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text" w:horzAnchor="margin" w:tblpXSpec="center" w:tblpY="1241"/>
        <w:tblW w:w="5493" w:type="dxa"/>
        <w:tblLook w:val="04A0" w:firstRow="1" w:lastRow="0" w:firstColumn="1" w:lastColumn="0" w:noHBand="0" w:noVBand="1"/>
      </w:tblPr>
      <w:tblGrid>
        <w:gridCol w:w="1156"/>
        <w:gridCol w:w="4356"/>
      </w:tblGrid>
      <w:tr w:rsidR="00C511F8" w14:paraId="2BBF8949" w14:textId="77777777">
        <w:trPr>
          <w:trHeight w:val="968"/>
        </w:trPr>
        <w:tc>
          <w:tcPr>
            <w:tcW w:w="1154" w:type="dxa"/>
            <w:vMerge w:val="restart"/>
            <w:vAlign w:val="center"/>
          </w:tcPr>
          <w:p w14:paraId="57C237B2" w14:textId="77777777" w:rsidR="00C511F8" w:rsidRDefault="00AF702B" w:rsidP="006621DD">
            <w:pPr>
              <w:widowControl/>
              <w:wordWrap w:val="0"/>
              <w:jc w:val="center"/>
              <w:rPr>
                <w:rFonts w:ascii="宋体" w:hAnsi="宋体" w:hint="eastAsia"/>
                <w:spacing w:val="15"/>
                <w:sz w:val="44"/>
                <w:szCs w:val="44"/>
              </w:rPr>
            </w:pPr>
            <w:r>
              <w:rPr>
                <w:rFonts w:ascii="宋体" w:hAnsi="宋体"/>
                <w:noProof/>
                <w:spacing w:val="15"/>
              </w:rPr>
              <w:drawing>
                <wp:inline distT="0" distB="0" distL="114300" distR="114300" wp14:anchorId="3BC10C70" wp14:editId="7806FFF2">
                  <wp:extent cx="594995" cy="608965"/>
                  <wp:effectExtent l="0" t="0" r="1905" b="635"/>
                  <wp:docPr id="1"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h"/>
                          <pic:cNvPicPr>
                            <a:picLocks noChangeAspect="1"/>
                          </pic:cNvPicPr>
                        </pic:nvPicPr>
                        <pic:blipFill>
                          <a:blip r:embed="rId9"/>
                          <a:stretch>
                            <a:fillRect/>
                          </a:stretch>
                        </pic:blipFill>
                        <pic:spPr>
                          <a:xfrm>
                            <a:off x="0" y="0"/>
                            <a:ext cx="594995" cy="608965"/>
                          </a:xfrm>
                          <a:prstGeom prst="rect">
                            <a:avLst/>
                          </a:prstGeom>
                          <a:noFill/>
                          <a:ln>
                            <a:noFill/>
                          </a:ln>
                        </pic:spPr>
                      </pic:pic>
                    </a:graphicData>
                  </a:graphic>
                </wp:inline>
              </w:drawing>
            </w:r>
          </w:p>
        </w:tc>
        <w:tc>
          <w:tcPr>
            <w:tcW w:w="4339" w:type="dxa"/>
          </w:tcPr>
          <w:p w14:paraId="50DF90B6" w14:textId="77777777" w:rsidR="00C511F8" w:rsidRDefault="00AF702B" w:rsidP="006621DD">
            <w:pPr>
              <w:widowControl/>
              <w:wordWrap w:val="0"/>
              <w:jc w:val="distribute"/>
              <w:rPr>
                <w:rFonts w:ascii="宋体" w:hAnsi="宋体" w:hint="eastAsia"/>
                <w:spacing w:val="15"/>
                <w:sz w:val="44"/>
                <w:szCs w:val="44"/>
              </w:rPr>
            </w:pPr>
            <w:r>
              <w:rPr>
                <w:rFonts w:ascii="宋体" w:hAnsi="宋体"/>
                <w:noProof/>
                <w:spacing w:val="15"/>
              </w:rPr>
              <w:drawing>
                <wp:inline distT="0" distB="0" distL="114300" distR="114300" wp14:anchorId="3F95F042" wp14:editId="762EEBDD">
                  <wp:extent cx="2617470" cy="457835"/>
                  <wp:effectExtent l="0" t="0" r="1143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617470" cy="457835"/>
                          </a:xfrm>
                          <a:prstGeom prst="rect">
                            <a:avLst/>
                          </a:prstGeom>
                          <a:noFill/>
                          <a:ln>
                            <a:noFill/>
                          </a:ln>
                        </pic:spPr>
                      </pic:pic>
                    </a:graphicData>
                  </a:graphic>
                </wp:inline>
              </w:drawing>
            </w:r>
          </w:p>
        </w:tc>
      </w:tr>
      <w:tr w:rsidR="00C511F8" w14:paraId="5E12B7FE" w14:textId="77777777">
        <w:trPr>
          <w:trHeight w:val="147"/>
        </w:trPr>
        <w:tc>
          <w:tcPr>
            <w:tcW w:w="1154" w:type="dxa"/>
            <w:vMerge/>
          </w:tcPr>
          <w:p w14:paraId="6E026FF6" w14:textId="77777777" w:rsidR="00C511F8" w:rsidRDefault="00C511F8" w:rsidP="006621DD">
            <w:pPr>
              <w:widowControl/>
              <w:wordWrap w:val="0"/>
              <w:jc w:val="center"/>
              <w:rPr>
                <w:rFonts w:ascii="宋体" w:hAnsi="宋体" w:hint="eastAsia"/>
                <w:spacing w:val="15"/>
                <w:sz w:val="44"/>
                <w:szCs w:val="44"/>
              </w:rPr>
            </w:pPr>
          </w:p>
        </w:tc>
        <w:tc>
          <w:tcPr>
            <w:tcW w:w="4339" w:type="dxa"/>
          </w:tcPr>
          <w:p w14:paraId="6E8E2447" w14:textId="77777777" w:rsidR="00C511F8" w:rsidRDefault="00AF702B" w:rsidP="006621DD">
            <w:pPr>
              <w:widowControl/>
              <w:wordWrap w:val="0"/>
              <w:jc w:val="distribute"/>
              <w:rPr>
                <w:rFonts w:ascii="宋体" w:hAnsi="宋体" w:hint="eastAsia"/>
                <w:w w:val="90"/>
                <w:sz w:val="44"/>
                <w:szCs w:val="21"/>
              </w:rPr>
            </w:pPr>
            <w:r w:rsidRPr="00802AA2">
              <w:rPr>
                <w:rFonts w:hint="eastAsia"/>
                <w:w w:val="90"/>
                <w:szCs w:val="21"/>
              </w:rPr>
              <w:t>University</w:t>
            </w:r>
            <w:r>
              <w:rPr>
                <w:rFonts w:ascii="宋体" w:hAnsi="宋体" w:hint="eastAsia"/>
                <w:w w:val="90"/>
                <w:szCs w:val="21"/>
              </w:rPr>
              <w:t xml:space="preserve"> </w:t>
            </w:r>
            <w:r w:rsidRPr="00802AA2">
              <w:rPr>
                <w:rFonts w:hint="eastAsia"/>
                <w:w w:val="90"/>
                <w:szCs w:val="21"/>
              </w:rPr>
              <w:t>of</w:t>
            </w:r>
            <w:r>
              <w:rPr>
                <w:rFonts w:ascii="宋体" w:hAnsi="宋体" w:hint="eastAsia"/>
                <w:w w:val="90"/>
                <w:szCs w:val="21"/>
              </w:rPr>
              <w:t xml:space="preserve"> </w:t>
            </w:r>
            <w:r w:rsidRPr="00802AA2">
              <w:rPr>
                <w:rFonts w:hint="eastAsia"/>
                <w:w w:val="90"/>
                <w:szCs w:val="21"/>
              </w:rPr>
              <w:t>Science</w:t>
            </w:r>
            <w:r>
              <w:rPr>
                <w:rFonts w:ascii="宋体" w:hAnsi="宋体" w:hint="eastAsia"/>
                <w:w w:val="90"/>
                <w:szCs w:val="21"/>
              </w:rPr>
              <w:t xml:space="preserve"> </w:t>
            </w:r>
            <w:r w:rsidRPr="00802AA2">
              <w:rPr>
                <w:rFonts w:hint="eastAsia"/>
                <w:w w:val="90"/>
                <w:szCs w:val="21"/>
              </w:rPr>
              <w:t>and</w:t>
            </w:r>
            <w:r>
              <w:rPr>
                <w:rFonts w:ascii="宋体" w:hAnsi="宋体" w:hint="eastAsia"/>
                <w:w w:val="90"/>
                <w:szCs w:val="21"/>
              </w:rPr>
              <w:t xml:space="preserve"> </w:t>
            </w:r>
            <w:r w:rsidRPr="00802AA2">
              <w:rPr>
                <w:rFonts w:hint="eastAsia"/>
                <w:w w:val="90"/>
                <w:szCs w:val="21"/>
              </w:rPr>
              <w:t>Technology</w:t>
            </w:r>
            <w:r>
              <w:rPr>
                <w:rFonts w:ascii="宋体" w:hAnsi="宋体" w:hint="eastAsia"/>
                <w:w w:val="90"/>
                <w:szCs w:val="21"/>
              </w:rPr>
              <w:t xml:space="preserve"> </w:t>
            </w:r>
            <w:r w:rsidRPr="00802AA2">
              <w:rPr>
                <w:rFonts w:hint="eastAsia"/>
                <w:w w:val="90"/>
                <w:szCs w:val="21"/>
              </w:rPr>
              <w:t>Liaoning</w:t>
            </w:r>
          </w:p>
        </w:tc>
      </w:tr>
    </w:tbl>
    <w:p w14:paraId="0F298363" w14:textId="77777777" w:rsidR="00C511F8" w:rsidRDefault="00C511F8" w:rsidP="006621DD">
      <w:pPr>
        <w:tabs>
          <w:tab w:val="left" w:pos="1904"/>
        </w:tabs>
        <w:wordWrap w:val="0"/>
        <w:jc w:val="center"/>
        <w:rPr>
          <w:rFonts w:ascii="宋体" w:hAnsi="宋体" w:hint="eastAsia"/>
          <w:w w:val="80"/>
          <w:sz w:val="100"/>
          <w:szCs w:val="100"/>
        </w:rPr>
      </w:pPr>
    </w:p>
    <w:p w14:paraId="46A226F6" w14:textId="77777777" w:rsidR="00C511F8" w:rsidRDefault="00C511F8" w:rsidP="006621DD">
      <w:pPr>
        <w:tabs>
          <w:tab w:val="left" w:pos="1904"/>
        </w:tabs>
        <w:wordWrap w:val="0"/>
        <w:jc w:val="center"/>
        <w:rPr>
          <w:rFonts w:ascii="宋体" w:hAnsi="宋体" w:hint="eastAsia"/>
          <w:w w:val="80"/>
          <w:sz w:val="24"/>
        </w:rPr>
      </w:pPr>
    </w:p>
    <w:p w14:paraId="55BD7578" w14:textId="77777777" w:rsidR="00C511F8" w:rsidRDefault="00C511F8" w:rsidP="006621DD">
      <w:pPr>
        <w:tabs>
          <w:tab w:val="left" w:pos="1904"/>
        </w:tabs>
        <w:wordWrap w:val="0"/>
        <w:jc w:val="center"/>
        <w:rPr>
          <w:rFonts w:ascii="宋体" w:hAnsi="宋体" w:hint="eastAsia"/>
          <w:w w:val="80"/>
          <w:sz w:val="40"/>
          <w:szCs w:val="40"/>
        </w:rPr>
      </w:pPr>
    </w:p>
    <w:p w14:paraId="60506F15" w14:textId="77777777" w:rsidR="00C511F8" w:rsidRDefault="00C511F8" w:rsidP="006621DD">
      <w:pPr>
        <w:tabs>
          <w:tab w:val="left" w:pos="1904"/>
        </w:tabs>
        <w:wordWrap w:val="0"/>
        <w:jc w:val="center"/>
        <w:rPr>
          <w:rFonts w:ascii="宋体" w:hAnsi="宋体" w:hint="eastAsia"/>
          <w:w w:val="80"/>
          <w:sz w:val="40"/>
          <w:szCs w:val="40"/>
        </w:rPr>
      </w:pPr>
    </w:p>
    <w:p w14:paraId="08C26774" w14:textId="77777777" w:rsidR="00C511F8" w:rsidRDefault="00AF702B" w:rsidP="006621DD">
      <w:pPr>
        <w:tabs>
          <w:tab w:val="left" w:pos="1904"/>
        </w:tabs>
        <w:wordWrap w:val="0"/>
        <w:jc w:val="center"/>
        <w:rPr>
          <w:rFonts w:ascii="宋体" w:hAnsi="宋体" w:hint="eastAsia"/>
          <w:w w:val="80"/>
          <w:sz w:val="100"/>
          <w:szCs w:val="100"/>
        </w:rPr>
      </w:pPr>
      <w:r>
        <w:rPr>
          <w:rFonts w:ascii="宋体" w:hAnsi="宋体" w:hint="eastAsia"/>
          <w:w w:val="80"/>
          <w:sz w:val="100"/>
          <w:szCs w:val="100"/>
        </w:rPr>
        <w:t>毕业设计论文</w:t>
      </w:r>
    </w:p>
    <w:p w14:paraId="2507730E" w14:textId="77777777" w:rsidR="00C511F8" w:rsidRDefault="00C511F8" w:rsidP="006621DD">
      <w:pPr>
        <w:tabs>
          <w:tab w:val="left" w:pos="1904"/>
        </w:tabs>
        <w:wordWrap w:val="0"/>
        <w:jc w:val="center"/>
        <w:rPr>
          <w:rFonts w:ascii="宋体" w:hAnsi="宋体" w:hint="eastAsia"/>
          <w:sz w:val="32"/>
          <w:szCs w:val="32"/>
        </w:rPr>
      </w:pPr>
    </w:p>
    <w:p w14:paraId="29D5B67B" w14:textId="77777777" w:rsidR="00C511F8" w:rsidRDefault="00C511F8" w:rsidP="006621DD">
      <w:pPr>
        <w:tabs>
          <w:tab w:val="left" w:pos="1904"/>
        </w:tabs>
        <w:wordWrap w:val="0"/>
        <w:jc w:val="center"/>
        <w:rPr>
          <w:rFonts w:ascii="宋体" w:hAnsi="宋体" w:hint="eastAsia"/>
          <w:sz w:val="32"/>
          <w:szCs w:val="32"/>
        </w:rPr>
      </w:pPr>
    </w:p>
    <w:p w14:paraId="06C650B9" w14:textId="77777777" w:rsidR="00C511F8" w:rsidRDefault="00C511F8" w:rsidP="006621DD">
      <w:pPr>
        <w:tabs>
          <w:tab w:val="left" w:pos="1800"/>
          <w:tab w:val="left" w:pos="1904"/>
          <w:tab w:val="left" w:pos="7200"/>
        </w:tabs>
        <w:wordWrap w:val="0"/>
        <w:jc w:val="center"/>
        <w:rPr>
          <w:rFonts w:ascii="宋体" w:hAnsi="宋体" w:hint="eastAsia"/>
          <w:sz w:val="32"/>
          <w:szCs w:val="32"/>
        </w:rPr>
      </w:pPr>
    </w:p>
    <w:p w14:paraId="011379FD" w14:textId="77777777" w:rsidR="00C511F8" w:rsidRDefault="00C511F8" w:rsidP="006621DD">
      <w:pPr>
        <w:tabs>
          <w:tab w:val="left" w:pos="1904"/>
        </w:tabs>
        <w:wordWrap w:val="0"/>
        <w:jc w:val="center"/>
        <w:rPr>
          <w:rFonts w:ascii="宋体" w:hAnsi="宋体" w:hint="eastAsia"/>
          <w:sz w:val="32"/>
          <w:szCs w:val="32"/>
        </w:rPr>
      </w:pPr>
    </w:p>
    <w:p w14:paraId="633B9BE6" w14:textId="77777777" w:rsidR="00C511F8" w:rsidRDefault="00C511F8" w:rsidP="006621DD">
      <w:pPr>
        <w:tabs>
          <w:tab w:val="left" w:pos="1904"/>
        </w:tabs>
        <w:wordWrap w:val="0"/>
        <w:jc w:val="center"/>
        <w:rPr>
          <w:rFonts w:ascii="宋体" w:hAnsi="宋体" w:hint="eastAsia"/>
          <w:sz w:val="32"/>
          <w:szCs w:val="32"/>
        </w:rPr>
      </w:pPr>
    </w:p>
    <w:p w14:paraId="00D8C138"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学    院：</w:t>
      </w:r>
      <w:r>
        <w:rPr>
          <w:rFonts w:ascii="宋体" w:hAnsi="宋体" w:hint="eastAsia"/>
          <w:sz w:val="32"/>
          <w:szCs w:val="32"/>
          <w:u w:val="single"/>
        </w:rPr>
        <w:t xml:space="preserve">   电子与信息工程学院   </w:t>
      </w:r>
    </w:p>
    <w:p w14:paraId="1679272F" w14:textId="0D30A61D"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专    业：</w:t>
      </w:r>
      <w:r>
        <w:rPr>
          <w:rFonts w:ascii="宋体" w:hAnsi="宋体" w:hint="eastAsia"/>
          <w:sz w:val="32"/>
          <w:szCs w:val="32"/>
          <w:u w:val="single"/>
        </w:rPr>
        <w:t xml:space="preserve">   </w:t>
      </w:r>
      <w:r w:rsidR="001D449E">
        <w:rPr>
          <w:rFonts w:ascii="宋体" w:hAnsi="宋体" w:hint="eastAsia"/>
          <w:sz w:val="32"/>
          <w:szCs w:val="32"/>
          <w:u w:val="single"/>
        </w:rPr>
        <w:t>电气工程及其</w:t>
      </w:r>
      <w:r>
        <w:rPr>
          <w:rFonts w:ascii="宋体" w:hAnsi="宋体" w:hint="eastAsia"/>
          <w:sz w:val="32"/>
          <w:szCs w:val="32"/>
          <w:u w:val="single"/>
        </w:rPr>
        <w:t xml:space="preserve">自动化   </w:t>
      </w:r>
    </w:p>
    <w:p w14:paraId="40E10580" w14:textId="231DF429"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班    级：</w:t>
      </w:r>
      <w:r>
        <w:rPr>
          <w:rFonts w:ascii="宋体" w:hAnsi="宋体" w:hint="eastAsia"/>
          <w:sz w:val="32"/>
          <w:szCs w:val="32"/>
          <w:u w:val="single"/>
        </w:rPr>
        <w:t xml:space="preserve">     </w:t>
      </w:r>
      <w:r w:rsidR="001D449E">
        <w:rPr>
          <w:rFonts w:ascii="宋体" w:hAnsi="宋体" w:hint="eastAsia"/>
          <w:sz w:val="32"/>
          <w:szCs w:val="32"/>
          <w:u w:val="single"/>
        </w:rPr>
        <w:t xml:space="preserve">电气211   </w:t>
      </w:r>
      <w:r>
        <w:rPr>
          <w:rFonts w:ascii="宋体" w:hAnsi="宋体" w:hint="eastAsia"/>
          <w:sz w:val="32"/>
          <w:szCs w:val="32"/>
          <w:u w:val="single"/>
        </w:rPr>
        <w:t xml:space="preserve">         </w:t>
      </w:r>
    </w:p>
    <w:p w14:paraId="139CD329" w14:textId="728B896A"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学生姓名：</w:t>
      </w:r>
      <w:r>
        <w:rPr>
          <w:rFonts w:ascii="宋体" w:hAnsi="宋体" w:hint="eastAsia"/>
          <w:sz w:val="32"/>
          <w:szCs w:val="32"/>
          <w:u w:val="single"/>
        </w:rPr>
        <w:t xml:space="preserve">      </w:t>
      </w:r>
      <w:r w:rsidR="001D449E">
        <w:rPr>
          <w:rFonts w:ascii="宋体" w:hAnsi="宋体" w:hint="eastAsia"/>
          <w:sz w:val="32"/>
          <w:szCs w:val="32"/>
          <w:u w:val="single"/>
        </w:rPr>
        <w:t xml:space="preserve">宋楠  </w:t>
      </w:r>
      <w:r>
        <w:rPr>
          <w:rFonts w:ascii="宋体" w:hAnsi="宋体" w:hint="eastAsia"/>
          <w:sz w:val="32"/>
          <w:szCs w:val="32"/>
          <w:u w:val="single"/>
        </w:rPr>
        <w:t xml:space="preserve">         </w:t>
      </w:r>
      <w:r>
        <w:rPr>
          <w:rFonts w:ascii="宋体" w:hAnsi="宋体"/>
          <w:sz w:val="32"/>
          <w:szCs w:val="32"/>
          <w:u w:val="single"/>
        </w:rPr>
        <w:t xml:space="preserve">   </w:t>
      </w:r>
    </w:p>
    <w:p w14:paraId="025D8AFD"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同 组 人：</w:t>
      </w:r>
      <w:r>
        <w:rPr>
          <w:rFonts w:ascii="宋体" w:hAnsi="宋体" w:hint="eastAsia"/>
          <w:sz w:val="32"/>
          <w:szCs w:val="32"/>
          <w:u w:val="single"/>
        </w:rPr>
        <w:t xml:space="preserve">                        </w:t>
      </w:r>
    </w:p>
    <w:p w14:paraId="59A9BD23"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指导教师：</w:t>
      </w:r>
      <w:r>
        <w:rPr>
          <w:rFonts w:ascii="宋体" w:hAnsi="宋体" w:hint="eastAsia"/>
          <w:sz w:val="32"/>
          <w:szCs w:val="32"/>
          <w:u w:val="single"/>
        </w:rPr>
        <w:t xml:space="preserve">       常凤筠           </w:t>
      </w:r>
    </w:p>
    <w:p w14:paraId="5FC9CE84" w14:textId="77777777" w:rsidR="00C511F8" w:rsidRDefault="00C511F8" w:rsidP="006621DD">
      <w:pPr>
        <w:tabs>
          <w:tab w:val="left" w:pos="1904"/>
        </w:tabs>
        <w:wordWrap w:val="0"/>
        <w:jc w:val="center"/>
        <w:rPr>
          <w:rFonts w:ascii="宋体" w:hAnsi="宋体" w:hint="eastAsia"/>
          <w:szCs w:val="21"/>
        </w:rPr>
      </w:pPr>
    </w:p>
    <w:p w14:paraId="5C0496E3" w14:textId="14E58D27" w:rsidR="00C511F8" w:rsidRDefault="00AF702B" w:rsidP="006621DD">
      <w:pPr>
        <w:tabs>
          <w:tab w:val="left" w:pos="1904"/>
        </w:tabs>
        <w:wordWrap w:val="0"/>
        <w:spacing w:line="480" w:lineRule="auto"/>
        <w:ind w:firstLineChars="550" w:firstLine="1760"/>
        <w:rPr>
          <w:rFonts w:ascii="宋体" w:hAnsi="宋体" w:hint="eastAsia"/>
          <w:sz w:val="32"/>
          <w:szCs w:val="32"/>
        </w:rPr>
      </w:pPr>
      <w:r>
        <w:rPr>
          <w:rFonts w:ascii="宋体" w:hAnsi="宋体" w:hint="eastAsia"/>
          <w:sz w:val="32"/>
          <w:szCs w:val="32"/>
        </w:rPr>
        <w:t xml:space="preserve">日 </w:t>
      </w:r>
      <w:r>
        <w:rPr>
          <w:rFonts w:ascii="宋体" w:hAnsi="宋体"/>
          <w:sz w:val="32"/>
          <w:szCs w:val="32"/>
        </w:rPr>
        <w:t xml:space="preserve">   </w:t>
      </w:r>
      <w:r>
        <w:rPr>
          <w:rFonts w:ascii="宋体" w:hAnsi="宋体" w:hint="eastAsia"/>
          <w:sz w:val="32"/>
          <w:szCs w:val="32"/>
        </w:rPr>
        <w:t>期：</w:t>
      </w:r>
      <w:r>
        <w:rPr>
          <w:rFonts w:ascii="宋体" w:hAnsi="宋体" w:hint="eastAsia"/>
          <w:sz w:val="32"/>
          <w:szCs w:val="32"/>
          <w:u w:val="single"/>
        </w:rPr>
        <w:t xml:space="preserve">       202</w:t>
      </w:r>
      <w:r w:rsidR="00A27C62">
        <w:rPr>
          <w:rFonts w:ascii="宋体" w:hAnsi="宋体"/>
          <w:sz w:val="32"/>
          <w:szCs w:val="32"/>
          <w:u w:val="single"/>
        </w:rPr>
        <w:t>5</w:t>
      </w:r>
      <w:r>
        <w:rPr>
          <w:rFonts w:ascii="宋体" w:hAnsi="宋体" w:hint="eastAsia"/>
          <w:sz w:val="32"/>
          <w:szCs w:val="32"/>
          <w:u w:val="single"/>
        </w:rPr>
        <w:t xml:space="preserve">年6月    </w:t>
      </w:r>
      <w:r>
        <w:rPr>
          <w:rFonts w:ascii="宋体" w:hAnsi="宋体"/>
          <w:sz w:val="32"/>
          <w:szCs w:val="32"/>
          <w:u w:val="single"/>
        </w:rPr>
        <w:t xml:space="preserve">   </w:t>
      </w:r>
    </w:p>
    <w:p w14:paraId="371D62C0" w14:textId="77777777" w:rsidR="00C511F8" w:rsidRDefault="00C511F8" w:rsidP="006621DD">
      <w:pPr>
        <w:tabs>
          <w:tab w:val="left" w:pos="1904"/>
        </w:tabs>
        <w:wordWrap w:val="0"/>
        <w:jc w:val="center"/>
        <w:rPr>
          <w:rFonts w:ascii="宋体" w:hAnsi="宋体" w:hint="eastAsia"/>
          <w:w w:val="90"/>
          <w:sz w:val="28"/>
          <w:szCs w:val="28"/>
        </w:rPr>
      </w:pPr>
    </w:p>
    <w:p w14:paraId="38E12EB7" w14:textId="6D25C630" w:rsidR="00C511F8" w:rsidRDefault="00AF702B" w:rsidP="006621DD">
      <w:pPr>
        <w:tabs>
          <w:tab w:val="left" w:pos="1904"/>
        </w:tabs>
        <w:wordWrap w:val="0"/>
        <w:spacing w:line="360" w:lineRule="auto"/>
        <w:jc w:val="center"/>
        <w:rPr>
          <w:rFonts w:ascii="宋体" w:hAnsi="宋体" w:hint="eastAsia"/>
          <w:w w:val="90"/>
          <w:sz w:val="28"/>
          <w:szCs w:val="28"/>
        </w:rPr>
      </w:pPr>
      <w:bookmarkStart w:id="0" w:name="_Toc167741139"/>
      <w:bookmarkStart w:id="1" w:name="_Toc9723"/>
      <w:r>
        <w:rPr>
          <w:rFonts w:ascii="宋体" w:hAnsi="宋体" w:hint="eastAsia"/>
          <w:w w:val="90"/>
          <w:sz w:val="28"/>
          <w:szCs w:val="28"/>
        </w:rPr>
        <w:t>辽技大学教务处制</w:t>
      </w:r>
      <w:bookmarkEnd w:id="0"/>
      <w:bookmarkEnd w:id="1"/>
    </w:p>
    <w:tbl>
      <w:tblPr>
        <w:tblW w:w="6116" w:type="dxa"/>
        <w:jc w:val="center"/>
        <w:tblLayout w:type="fixed"/>
        <w:tblLook w:val="04A0" w:firstRow="1" w:lastRow="0" w:firstColumn="1" w:lastColumn="0" w:noHBand="0" w:noVBand="1"/>
      </w:tblPr>
      <w:tblGrid>
        <w:gridCol w:w="1237"/>
        <w:gridCol w:w="4879"/>
      </w:tblGrid>
      <w:tr w:rsidR="00B417C9" w14:paraId="72BB62EC" w14:textId="77777777" w:rsidTr="001B49F0">
        <w:trPr>
          <w:trHeight w:val="570"/>
          <w:jc w:val="center"/>
        </w:trPr>
        <w:tc>
          <w:tcPr>
            <w:tcW w:w="1237" w:type="dxa"/>
            <w:vMerge w:val="restart"/>
            <w:noWrap/>
            <w:vAlign w:val="center"/>
          </w:tcPr>
          <w:p w14:paraId="5F41D339" w14:textId="77777777" w:rsidR="00B417C9" w:rsidRDefault="00B417C9" w:rsidP="006621DD">
            <w:pPr>
              <w:widowControl/>
              <w:wordWrap w:val="0"/>
              <w:rPr>
                <w:rFonts w:eastAsia="华文中宋"/>
                <w:spacing w:val="15"/>
                <w:position w:val="-6"/>
                <w:sz w:val="44"/>
                <w:szCs w:val="21"/>
              </w:rPr>
            </w:pPr>
            <w:r>
              <w:rPr>
                <w:spacing w:val="15"/>
                <w:position w:val="-6"/>
                <w:szCs w:val="21"/>
              </w:rPr>
              <w:lastRenderedPageBreak/>
              <w:fldChar w:fldCharType="begin"/>
            </w:r>
            <w:r>
              <w:rPr>
                <w:spacing w:val="15"/>
                <w:position w:val="-6"/>
                <w:szCs w:val="21"/>
              </w:rPr>
              <w:instrText xml:space="preserve"> INCLUDEPICTURE "http://www.ustl.edu.cn/images/xh.jpg" \* MERGEFORMATINET </w:instrText>
            </w:r>
            <w:r>
              <w:rPr>
                <w:spacing w:val="15"/>
                <w:position w:val="-6"/>
                <w:szCs w:val="21"/>
              </w:rPr>
              <w:fldChar w:fldCharType="separate"/>
            </w:r>
            <w:r>
              <w:fldChar w:fldCharType="begin"/>
            </w:r>
            <w:r>
              <w:instrText xml:space="preserve"> INCLUDEPICTURE  "http://www.ustl.edu.cn/images/xh.jpg" \* MERGEFORMATINET </w:instrText>
            </w:r>
            <w:r>
              <w:fldChar w:fldCharType="separate"/>
            </w:r>
            <w:r>
              <w:fldChar w:fldCharType="begin"/>
            </w:r>
            <w:r>
              <w:instrText xml:space="preserve"> INCLUDEPICTURE  "http://www.ustl.edu.cn/images/xh.jpg" \* MERGEFORMATINET </w:instrText>
            </w:r>
            <w:r>
              <w:fldChar w:fldCharType="separate"/>
            </w:r>
            <w:r>
              <w:rPr>
                <w:noProof/>
              </w:rPr>
              <w:drawing>
                <wp:inline distT="0" distB="0" distL="114300" distR="114300" wp14:anchorId="0543933F" wp14:editId="0C74934F">
                  <wp:extent cx="650240" cy="688340"/>
                  <wp:effectExtent l="0" t="0" r="16510" b="16510"/>
                  <wp:docPr id="7"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xh"/>
                          <pic:cNvPicPr>
                            <a:picLocks noChangeAspect="1"/>
                          </pic:cNvPicPr>
                        </pic:nvPicPr>
                        <pic:blipFill>
                          <a:blip r:embed="rId11"/>
                          <a:stretch>
                            <a:fillRect/>
                          </a:stretch>
                        </pic:blipFill>
                        <pic:spPr>
                          <a:xfrm>
                            <a:off x="0" y="0"/>
                            <a:ext cx="650240" cy="688340"/>
                          </a:xfrm>
                          <a:prstGeom prst="rect">
                            <a:avLst/>
                          </a:prstGeom>
                          <a:noFill/>
                          <a:ln>
                            <a:noFill/>
                          </a:ln>
                        </pic:spPr>
                      </pic:pic>
                    </a:graphicData>
                  </a:graphic>
                </wp:inline>
              </w:drawing>
            </w:r>
            <w:r>
              <w:fldChar w:fldCharType="end"/>
            </w:r>
            <w:r>
              <w:fldChar w:fldCharType="end"/>
            </w:r>
            <w:r>
              <w:rPr>
                <w:spacing w:val="15"/>
                <w:position w:val="-6"/>
                <w:szCs w:val="21"/>
              </w:rPr>
              <w:fldChar w:fldCharType="end"/>
            </w:r>
          </w:p>
        </w:tc>
        <w:tc>
          <w:tcPr>
            <w:tcW w:w="4879" w:type="dxa"/>
            <w:noWrap/>
          </w:tcPr>
          <w:p w14:paraId="7B512312" w14:textId="77777777" w:rsidR="00B417C9" w:rsidRDefault="00B417C9" w:rsidP="006621DD">
            <w:pPr>
              <w:widowControl/>
              <w:wordWrap w:val="0"/>
              <w:jc w:val="distribute"/>
              <w:rPr>
                <w:rFonts w:eastAsia="华文中宋"/>
                <w:spacing w:val="15"/>
                <w:sz w:val="44"/>
                <w:szCs w:val="44"/>
              </w:rPr>
            </w:pPr>
            <w:r>
              <w:rPr>
                <w:noProof/>
                <w:spacing w:val="15"/>
              </w:rPr>
              <w:drawing>
                <wp:inline distT="0" distB="0" distL="114300" distR="114300" wp14:anchorId="6F43F2BF" wp14:editId="1CC47A4E">
                  <wp:extent cx="2591435" cy="447040"/>
                  <wp:effectExtent l="0" t="0" r="1841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2"/>
                          <a:stretch>
                            <a:fillRect/>
                          </a:stretch>
                        </pic:blipFill>
                        <pic:spPr>
                          <a:xfrm>
                            <a:off x="0" y="0"/>
                            <a:ext cx="2591435" cy="447040"/>
                          </a:xfrm>
                          <a:prstGeom prst="rect">
                            <a:avLst/>
                          </a:prstGeom>
                          <a:noFill/>
                          <a:ln>
                            <a:noFill/>
                          </a:ln>
                        </pic:spPr>
                      </pic:pic>
                    </a:graphicData>
                  </a:graphic>
                </wp:inline>
              </w:drawing>
            </w:r>
          </w:p>
        </w:tc>
      </w:tr>
      <w:tr w:rsidR="00B417C9" w14:paraId="61EF19BA" w14:textId="77777777" w:rsidTr="001B49F0">
        <w:trPr>
          <w:trHeight w:val="226"/>
          <w:jc w:val="center"/>
        </w:trPr>
        <w:tc>
          <w:tcPr>
            <w:tcW w:w="1237" w:type="dxa"/>
            <w:vMerge/>
            <w:noWrap/>
          </w:tcPr>
          <w:p w14:paraId="19CEDB77" w14:textId="77777777" w:rsidR="00B417C9" w:rsidRDefault="00B417C9" w:rsidP="006621DD">
            <w:pPr>
              <w:widowControl/>
              <w:wordWrap w:val="0"/>
              <w:jc w:val="center"/>
              <w:rPr>
                <w:rFonts w:eastAsia="华文中宋"/>
                <w:spacing w:val="15"/>
                <w:sz w:val="44"/>
                <w:szCs w:val="44"/>
              </w:rPr>
            </w:pPr>
          </w:p>
        </w:tc>
        <w:tc>
          <w:tcPr>
            <w:tcW w:w="4879" w:type="dxa"/>
            <w:noWrap/>
          </w:tcPr>
          <w:p w14:paraId="2FC63514" w14:textId="77777777" w:rsidR="00B417C9" w:rsidRDefault="00B417C9" w:rsidP="006621DD">
            <w:pPr>
              <w:widowControl/>
              <w:wordWrap w:val="0"/>
              <w:jc w:val="distribute"/>
              <w:rPr>
                <w:rFonts w:eastAsia="Dotum"/>
                <w:w w:val="90"/>
                <w:szCs w:val="21"/>
              </w:rPr>
            </w:pPr>
            <w:r>
              <w:rPr>
                <w:rFonts w:eastAsia="Dotum"/>
                <w:w w:val="90"/>
              </w:rPr>
              <w:t>University</w:t>
            </w:r>
            <w:r>
              <w:rPr>
                <w:rFonts w:hint="eastAsia"/>
                <w:w w:val="90"/>
              </w:rPr>
              <w:t xml:space="preserve"> </w:t>
            </w:r>
            <w:r>
              <w:rPr>
                <w:rFonts w:eastAsia="Dotum"/>
                <w:w w:val="90"/>
              </w:rPr>
              <w:t>of Science</w:t>
            </w:r>
            <w:r>
              <w:rPr>
                <w:rFonts w:hint="eastAsia"/>
                <w:w w:val="90"/>
              </w:rPr>
              <w:t xml:space="preserve"> </w:t>
            </w:r>
            <w:r>
              <w:rPr>
                <w:rFonts w:eastAsia="Dotum"/>
                <w:w w:val="90"/>
              </w:rPr>
              <w:t>and Technology Liaoning</w:t>
            </w:r>
          </w:p>
        </w:tc>
      </w:tr>
    </w:tbl>
    <w:p w14:paraId="2CBAF021" w14:textId="77777777" w:rsidR="00B417C9" w:rsidRDefault="00B417C9" w:rsidP="006621DD">
      <w:pPr>
        <w:wordWrap w:val="0"/>
        <w:rPr>
          <w:b/>
          <w:sz w:val="84"/>
          <w:szCs w:val="84"/>
        </w:rPr>
      </w:pPr>
    </w:p>
    <w:p w14:paraId="1A9AE99F" w14:textId="77777777" w:rsidR="00B417C9" w:rsidRDefault="00B417C9" w:rsidP="006621DD">
      <w:pPr>
        <w:wordWrap w:val="0"/>
        <w:jc w:val="center"/>
        <w:rPr>
          <w:b/>
          <w:sz w:val="84"/>
          <w:szCs w:val="84"/>
        </w:rPr>
      </w:pPr>
      <w:r>
        <w:rPr>
          <w:b/>
          <w:sz w:val="84"/>
          <w:szCs w:val="84"/>
        </w:rPr>
        <w:t>毕业</w:t>
      </w:r>
      <w:r>
        <w:rPr>
          <w:rFonts w:hint="eastAsia"/>
          <w:b/>
          <w:sz w:val="84"/>
          <w:szCs w:val="84"/>
        </w:rPr>
        <w:t>设计（</w:t>
      </w:r>
      <w:r>
        <w:rPr>
          <w:b/>
          <w:sz w:val="84"/>
          <w:szCs w:val="84"/>
        </w:rPr>
        <w:t>论文</w:t>
      </w:r>
      <w:r>
        <w:rPr>
          <w:rFonts w:hint="eastAsia"/>
          <w:b/>
          <w:sz w:val="84"/>
          <w:szCs w:val="84"/>
        </w:rPr>
        <w:t>）</w:t>
      </w:r>
    </w:p>
    <w:p w14:paraId="4401451D" w14:textId="77777777" w:rsidR="00B417C9" w:rsidRDefault="00B417C9" w:rsidP="006621DD">
      <w:pPr>
        <w:wordWrap w:val="0"/>
        <w:jc w:val="center"/>
        <w:rPr>
          <w:sz w:val="44"/>
          <w:szCs w:val="44"/>
        </w:rPr>
      </w:pPr>
    </w:p>
    <w:p w14:paraId="7FC546E4" w14:textId="77777777" w:rsidR="00B417C9" w:rsidRDefault="00B417C9" w:rsidP="006621DD">
      <w:pPr>
        <w:wordWrap w:val="0"/>
        <w:jc w:val="center"/>
        <w:rPr>
          <w:sz w:val="44"/>
          <w:szCs w:val="44"/>
        </w:rPr>
      </w:pPr>
    </w:p>
    <w:p w14:paraId="4E3DA578" w14:textId="77777777" w:rsidR="00B417C9" w:rsidRDefault="00B417C9" w:rsidP="006621DD">
      <w:pPr>
        <w:wordWrap w:val="0"/>
        <w:jc w:val="center"/>
        <w:rPr>
          <w:sz w:val="44"/>
          <w:szCs w:val="44"/>
        </w:rPr>
      </w:pPr>
    </w:p>
    <w:tbl>
      <w:tblPr>
        <w:tblStyle w:val="af0"/>
        <w:tblpPr w:leftFromText="180" w:rightFromText="180" w:vertAnchor="text" w:horzAnchor="margin" w:tblpY="293"/>
        <w:tblW w:w="8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8"/>
        <w:gridCol w:w="6778"/>
      </w:tblGrid>
      <w:tr w:rsidR="00B417C9" w14:paraId="6AD507D3" w14:textId="77777777" w:rsidTr="00B417C9">
        <w:tc>
          <w:tcPr>
            <w:tcW w:w="1908" w:type="dxa"/>
          </w:tcPr>
          <w:p w14:paraId="1A059380" w14:textId="77777777" w:rsidR="00B417C9" w:rsidRDefault="00B417C9" w:rsidP="006621DD">
            <w:pPr>
              <w:pStyle w:val="TOC1"/>
              <w:wordWrap w:val="0"/>
              <w:rPr>
                <w:u w:val="single"/>
              </w:rPr>
            </w:pPr>
            <w:r>
              <w:rPr>
                <w:rFonts w:cs="宋体" w:hint="eastAsia"/>
                <w:sz w:val="32"/>
              </w:rPr>
              <w:t>课题名称</w:t>
            </w:r>
            <w:r>
              <w:rPr>
                <w:rFonts w:cs="宋体"/>
                <w:sz w:val="32"/>
              </w:rPr>
              <w:t>：</w:t>
            </w:r>
          </w:p>
        </w:tc>
        <w:tc>
          <w:tcPr>
            <w:tcW w:w="6778" w:type="dxa"/>
            <w:tcBorders>
              <w:bottom w:val="single" w:sz="4" w:space="0" w:color="auto"/>
            </w:tcBorders>
          </w:tcPr>
          <w:p w14:paraId="62F84DFE" w14:textId="4CCB8E09" w:rsidR="00B417C9" w:rsidRDefault="00B71864" w:rsidP="006621DD">
            <w:pPr>
              <w:wordWrap w:val="0"/>
              <w:spacing w:before="100" w:beforeAutospacing="1" w:after="100" w:afterAutospacing="1"/>
              <w:jc w:val="center"/>
              <w:rPr>
                <w:rFonts w:cs="宋体"/>
                <w:b/>
                <w:sz w:val="32"/>
              </w:rPr>
            </w:pPr>
            <w:r w:rsidRPr="00B71864">
              <w:rPr>
                <w:rFonts w:cs="宋体" w:hint="eastAsia"/>
                <w:b/>
                <w:sz w:val="32"/>
              </w:rPr>
              <w:t>基于</w:t>
            </w:r>
            <w:r w:rsidRPr="00B71864">
              <w:rPr>
                <w:rFonts w:cs="宋体" w:hint="eastAsia"/>
                <w:b/>
                <w:sz w:val="32"/>
              </w:rPr>
              <w:t>STM32</w:t>
            </w:r>
            <w:r w:rsidRPr="00B71864">
              <w:rPr>
                <w:rFonts w:cs="宋体" w:hint="eastAsia"/>
                <w:b/>
                <w:sz w:val="32"/>
              </w:rPr>
              <w:t>的云平台楼宇安防与光伏并网系统设计</w:t>
            </w:r>
          </w:p>
        </w:tc>
      </w:tr>
      <w:tr w:rsidR="00B417C9" w14:paraId="1ABCD686" w14:textId="77777777" w:rsidTr="00B417C9">
        <w:tc>
          <w:tcPr>
            <w:tcW w:w="1908" w:type="dxa"/>
          </w:tcPr>
          <w:p w14:paraId="099A21D7" w14:textId="77777777" w:rsidR="00B417C9" w:rsidRDefault="00B417C9" w:rsidP="006621DD">
            <w:pPr>
              <w:wordWrap w:val="0"/>
              <w:jc w:val="distribute"/>
              <w:rPr>
                <w:rFonts w:cs="宋体"/>
                <w:b/>
                <w:sz w:val="32"/>
                <w:u w:val="single"/>
              </w:rPr>
            </w:pPr>
            <w:r>
              <w:rPr>
                <w:rFonts w:cs="宋体" w:hint="eastAsia"/>
                <w:b/>
                <w:sz w:val="32"/>
              </w:rPr>
              <w:t>院</w:t>
            </w:r>
            <w:r>
              <w:rPr>
                <w:rFonts w:cs="宋体" w:hint="eastAsia"/>
                <w:b/>
                <w:sz w:val="32"/>
              </w:rPr>
              <w:t xml:space="preserve">  </w:t>
            </w:r>
            <w:r>
              <w:rPr>
                <w:rFonts w:cs="宋体" w:hint="eastAsia"/>
                <w:b/>
                <w:sz w:val="32"/>
              </w:rPr>
              <w:t>系：</w:t>
            </w:r>
          </w:p>
        </w:tc>
        <w:tc>
          <w:tcPr>
            <w:tcW w:w="6778" w:type="dxa"/>
            <w:tcBorders>
              <w:top w:val="single" w:sz="4" w:space="0" w:color="auto"/>
              <w:bottom w:val="single" w:sz="4" w:space="0" w:color="000000"/>
            </w:tcBorders>
          </w:tcPr>
          <w:p w14:paraId="7910F611"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电子与信息工程学院</w:t>
            </w:r>
          </w:p>
        </w:tc>
      </w:tr>
      <w:tr w:rsidR="00B417C9" w14:paraId="1F7A658C" w14:textId="77777777" w:rsidTr="00B417C9">
        <w:tc>
          <w:tcPr>
            <w:tcW w:w="1908" w:type="dxa"/>
          </w:tcPr>
          <w:p w14:paraId="597E9F55" w14:textId="77777777" w:rsidR="00B417C9" w:rsidRDefault="00B417C9" w:rsidP="006621DD">
            <w:pPr>
              <w:wordWrap w:val="0"/>
              <w:jc w:val="distribute"/>
              <w:rPr>
                <w:rFonts w:cs="宋体"/>
                <w:b/>
                <w:sz w:val="32"/>
                <w:u w:val="single"/>
              </w:rPr>
            </w:pPr>
            <w:r>
              <w:rPr>
                <w:rFonts w:cs="宋体" w:hint="eastAsia"/>
                <w:b/>
                <w:sz w:val="32"/>
              </w:rPr>
              <w:t>专业班级：</w:t>
            </w:r>
          </w:p>
        </w:tc>
        <w:tc>
          <w:tcPr>
            <w:tcW w:w="6778" w:type="dxa"/>
            <w:tcBorders>
              <w:top w:val="single" w:sz="4" w:space="0" w:color="000000"/>
              <w:bottom w:val="single" w:sz="4" w:space="0" w:color="000000"/>
            </w:tcBorders>
          </w:tcPr>
          <w:p w14:paraId="69B352BF"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电气</w:t>
            </w:r>
            <w:r>
              <w:rPr>
                <w:rFonts w:cs="宋体" w:hint="eastAsia"/>
                <w:b/>
                <w:sz w:val="32"/>
              </w:rPr>
              <w:t>211</w:t>
            </w:r>
          </w:p>
        </w:tc>
      </w:tr>
      <w:tr w:rsidR="00B417C9" w14:paraId="7F6B5899" w14:textId="77777777" w:rsidTr="00B417C9">
        <w:tc>
          <w:tcPr>
            <w:tcW w:w="1908" w:type="dxa"/>
          </w:tcPr>
          <w:p w14:paraId="35965E83" w14:textId="77777777" w:rsidR="00B417C9" w:rsidRDefault="00B417C9" w:rsidP="006621DD">
            <w:pPr>
              <w:wordWrap w:val="0"/>
              <w:jc w:val="distribute"/>
              <w:rPr>
                <w:rFonts w:cs="宋体"/>
                <w:b/>
                <w:sz w:val="32"/>
                <w:u w:val="single"/>
              </w:rPr>
            </w:pPr>
            <w:r>
              <w:rPr>
                <w:rFonts w:cs="宋体" w:hint="eastAsia"/>
                <w:b/>
                <w:sz w:val="32"/>
              </w:rPr>
              <w:t>学生姓名：</w:t>
            </w:r>
          </w:p>
        </w:tc>
        <w:tc>
          <w:tcPr>
            <w:tcW w:w="6778" w:type="dxa"/>
            <w:tcBorders>
              <w:top w:val="single" w:sz="4" w:space="0" w:color="000000"/>
              <w:bottom w:val="single" w:sz="4" w:space="0" w:color="000000"/>
            </w:tcBorders>
          </w:tcPr>
          <w:p w14:paraId="64B49956"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宋楠</w:t>
            </w:r>
          </w:p>
        </w:tc>
      </w:tr>
      <w:tr w:rsidR="00B417C9" w14:paraId="6DA75F85" w14:textId="77777777" w:rsidTr="00B417C9">
        <w:tc>
          <w:tcPr>
            <w:tcW w:w="1908" w:type="dxa"/>
          </w:tcPr>
          <w:p w14:paraId="5432D60C" w14:textId="77777777" w:rsidR="00B417C9" w:rsidRDefault="00B417C9" w:rsidP="006621DD">
            <w:pPr>
              <w:wordWrap w:val="0"/>
              <w:jc w:val="distribute"/>
              <w:rPr>
                <w:rFonts w:cs="宋体"/>
                <w:b/>
                <w:sz w:val="32"/>
                <w:u w:val="single"/>
              </w:rPr>
            </w:pPr>
            <w:r>
              <w:rPr>
                <w:rFonts w:cs="宋体" w:hint="eastAsia"/>
                <w:b/>
                <w:sz w:val="32"/>
              </w:rPr>
              <w:t>指导教师：</w:t>
            </w:r>
          </w:p>
        </w:tc>
        <w:tc>
          <w:tcPr>
            <w:tcW w:w="6778" w:type="dxa"/>
            <w:tcBorders>
              <w:top w:val="single" w:sz="4" w:space="0" w:color="000000"/>
              <w:bottom w:val="single" w:sz="4" w:space="0" w:color="000000"/>
            </w:tcBorders>
          </w:tcPr>
          <w:p w14:paraId="3D4A7CED"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常凤筠</w:t>
            </w:r>
          </w:p>
        </w:tc>
      </w:tr>
    </w:tbl>
    <w:p w14:paraId="2E01C430" w14:textId="77777777" w:rsidR="00B417C9" w:rsidRDefault="00B417C9" w:rsidP="006621DD">
      <w:pPr>
        <w:wordWrap w:val="0"/>
        <w:rPr>
          <w:b/>
          <w:sz w:val="32"/>
          <w:u w:val="single"/>
        </w:rPr>
      </w:pPr>
    </w:p>
    <w:p w14:paraId="1230EFF3" w14:textId="77777777" w:rsidR="00B417C9" w:rsidRDefault="00B417C9" w:rsidP="006621DD">
      <w:pPr>
        <w:wordWrap w:val="0"/>
        <w:spacing w:line="720" w:lineRule="auto"/>
        <w:jc w:val="left"/>
        <w:rPr>
          <w:rFonts w:eastAsia="黑体" w:cs="黑体"/>
          <w:szCs w:val="21"/>
        </w:rPr>
      </w:pPr>
    </w:p>
    <w:p w14:paraId="029DB1BA" w14:textId="77777777" w:rsidR="00B417C9" w:rsidRDefault="00B417C9" w:rsidP="006621DD">
      <w:pPr>
        <w:wordWrap w:val="0"/>
        <w:spacing w:line="720" w:lineRule="auto"/>
        <w:jc w:val="left"/>
        <w:rPr>
          <w:rFonts w:eastAsia="黑体" w:cs="黑体"/>
          <w:szCs w:val="21"/>
        </w:rPr>
      </w:pPr>
    </w:p>
    <w:p w14:paraId="76B7D3C1" w14:textId="77777777" w:rsidR="00B417C9" w:rsidRDefault="00B417C9" w:rsidP="006621DD">
      <w:pPr>
        <w:wordWrap w:val="0"/>
        <w:spacing w:line="720" w:lineRule="auto"/>
        <w:jc w:val="center"/>
        <w:rPr>
          <w:rFonts w:eastAsia="黑体" w:cs="黑体"/>
          <w:szCs w:val="21"/>
        </w:rPr>
      </w:pPr>
      <w:r>
        <w:rPr>
          <w:rFonts w:eastAsia="黑体" w:cs="黑体" w:hint="eastAsia"/>
          <w:szCs w:val="21"/>
        </w:rPr>
        <w:t>辽宁科技大学教务处制</w:t>
      </w:r>
    </w:p>
    <w:p w14:paraId="31C9EAA3" w14:textId="77777777" w:rsidR="00C511F8" w:rsidRDefault="00C511F8" w:rsidP="006621DD">
      <w:pPr>
        <w:wordWrap w:val="0"/>
        <w:jc w:val="center"/>
        <w:rPr>
          <w:rFonts w:ascii="黑体" w:eastAsia="黑体"/>
          <w:w w:val="90"/>
          <w:sz w:val="44"/>
          <w:szCs w:val="44"/>
        </w:rPr>
        <w:sectPr w:rsidR="00C511F8">
          <w:headerReference w:type="default" r:id="rId13"/>
          <w:type w:val="continuous"/>
          <w:pgSz w:w="11906" w:h="16838"/>
          <w:pgMar w:top="1701" w:right="1417" w:bottom="1417" w:left="1417" w:header="851" w:footer="992" w:gutter="0"/>
          <w:cols w:space="720"/>
          <w:docGrid w:type="lines" w:linePitch="312"/>
        </w:sectPr>
      </w:pPr>
    </w:p>
    <w:p w14:paraId="2A3B45FC" w14:textId="77777777" w:rsidR="00C511F8" w:rsidRDefault="00C511F8" w:rsidP="006621DD">
      <w:pPr>
        <w:wordWrap w:val="0"/>
        <w:jc w:val="center"/>
        <w:rPr>
          <w:rFonts w:ascii="黑体" w:eastAsia="黑体"/>
          <w:w w:val="90"/>
          <w:sz w:val="44"/>
          <w:szCs w:val="44"/>
        </w:rPr>
        <w:sectPr w:rsidR="00C511F8">
          <w:type w:val="continuous"/>
          <w:pgSz w:w="11906" w:h="16838"/>
          <w:pgMar w:top="1701" w:right="1417" w:bottom="1417" w:left="1417" w:header="851" w:footer="992" w:gutter="0"/>
          <w:cols w:space="720"/>
          <w:docGrid w:type="lines" w:linePitch="312"/>
        </w:sectPr>
      </w:pPr>
    </w:p>
    <w:p w14:paraId="3EF8950F" w14:textId="77777777" w:rsidR="00C511F8" w:rsidRDefault="00C511F8" w:rsidP="006621DD">
      <w:pPr>
        <w:wordWrap w:val="0"/>
        <w:jc w:val="center"/>
        <w:rPr>
          <w:rFonts w:ascii="黑体" w:eastAsia="黑体"/>
          <w:w w:val="90"/>
          <w:sz w:val="44"/>
          <w:szCs w:val="44"/>
        </w:rPr>
      </w:pPr>
    </w:p>
    <w:p w14:paraId="617B4959" w14:textId="77777777" w:rsidR="00C511F8" w:rsidRDefault="00C511F8" w:rsidP="006621DD">
      <w:pPr>
        <w:wordWrap w:val="0"/>
        <w:jc w:val="center"/>
        <w:rPr>
          <w:rFonts w:ascii="黑体" w:eastAsia="黑体"/>
          <w:w w:val="90"/>
          <w:sz w:val="44"/>
          <w:szCs w:val="44"/>
        </w:rPr>
      </w:pPr>
    </w:p>
    <w:p w14:paraId="51B9C08F" w14:textId="77777777" w:rsidR="00C511F8" w:rsidRDefault="00C511F8" w:rsidP="006621DD">
      <w:pPr>
        <w:wordWrap w:val="0"/>
        <w:jc w:val="center"/>
        <w:rPr>
          <w:rFonts w:ascii="黑体" w:eastAsia="黑体"/>
          <w:w w:val="90"/>
          <w:sz w:val="44"/>
          <w:szCs w:val="44"/>
        </w:rPr>
      </w:pPr>
    </w:p>
    <w:p w14:paraId="5E1D16FF" w14:textId="77777777" w:rsidR="00C511F8" w:rsidRDefault="00C511F8" w:rsidP="006621DD">
      <w:pPr>
        <w:wordWrap w:val="0"/>
        <w:jc w:val="center"/>
        <w:rPr>
          <w:rFonts w:ascii="黑体" w:eastAsia="黑体"/>
          <w:w w:val="90"/>
          <w:sz w:val="44"/>
          <w:szCs w:val="44"/>
        </w:rPr>
      </w:pPr>
    </w:p>
    <w:p w14:paraId="1D0827CE" w14:textId="77777777" w:rsidR="00C511F8" w:rsidRDefault="00C511F8" w:rsidP="006621DD">
      <w:pPr>
        <w:wordWrap w:val="0"/>
        <w:jc w:val="center"/>
        <w:rPr>
          <w:rFonts w:ascii="黑体" w:eastAsia="黑体"/>
          <w:w w:val="90"/>
          <w:sz w:val="44"/>
          <w:szCs w:val="44"/>
        </w:rPr>
      </w:pPr>
    </w:p>
    <w:p w14:paraId="5CEBC447" w14:textId="77777777" w:rsidR="00C511F8" w:rsidRDefault="00C511F8" w:rsidP="006621DD">
      <w:pPr>
        <w:wordWrap w:val="0"/>
        <w:jc w:val="center"/>
        <w:rPr>
          <w:rFonts w:ascii="黑体" w:eastAsia="黑体"/>
          <w:w w:val="90"/>
          <w:sz w:val="44"/>
          <w:szCs w:val="44"/>
        </w:rPr>
      </w:pPr>
    </w:p>
    <w:p w14:paraId="5BD5CBB5" w14:textId="77777777" w:rsidR="00C511F8" w:rsidRDefault="00C511F8" w:rsidP="006621DD">
      <w:pPr>
        <w:wordWrap w:val="0"/>
        <w:jc w:val="center"/>
        <w:rPr>
          <w:rFonts w:ascii="黑体" w:eastAsia="黑体"/>
          <w:w w:val="90"/>
          <w:sz w:val="44"/>
          <w:szCs w:val="44"/>
        </w:rPr>
      </w:pPr>
    </w:p>
    <w:p w14:paraId="33F4B885" w14:textId="77777777" w:rsidR="00C511F8" w:rsidRDefault="00C511F8" w:rsidP="006621DD">
      <w:pPr>
        <w:wordWrap w:val="0"/>
        <w:jc w:val="center"/>
        <w:rPr>
          <w:rFonts w:ascii="黑体" w:eastAsia="黑体"/>
          <w:w w:val="90"/>
          <w:sz w:val="44"/>
          <w:szCs w:val="44"/>
        </w:rPr>
      </w:pPr>
    </w:p>
    <w:p w14:paraId="4E579105" w14:textId="77777777" w:rsidR="00C511F8" w:rsidRDefault="00C511F8" w:rsidP="006621DD">
      <w:pPr>
        <w:wordWrap w:val="0"/>
        <w:jc w:val="center"/>
        <w:rPr>
          <w:rFonts w:ascii="黑体" w:eastAsia="黑体"/>
          <w:w w:val="90"/>
          <w:sz w:val="44"/>
          <w:szCs w:val="44"/>
        </w:rPr>
      </w:pPr>
    </w:p>
    <w:p w14:paraId="10634A55" w14:textId="77777777" w:rsidR="00C511F8" w:rsidRDefault="00C511F8" w:rsidP="006621DD">
      <w:pPr>
        <w:wordWrap w:val="0"/>
        <w:jc w:val="center"/>
        <w:rPr>
          <w:rFonts w:ascii="黑体" w:eastAsia="黑体"/>
          <w:w w:val="90"/>
          <w:sz w:val="44"/>
          <w:szCs w:val="44"/>
        </w:rPr>
      </w:pPr>
    </w:p>
    <w:p w14:paraId="4C27465E" w14:textId="77777777" w:rsidR="00C511F8" w:rsidRDefault="00C511F8" w:rsidP="006621DD">
      <w:pPr>
        <w:wordWrap w:val="0"/>
        <w:jc w:val="center"/>
        <w:rPr>
          <w:rFonts w:ascii="黑体" w:eastAsia="黑体"/>
          <w:w w:val="90"/>
          <w:sz w:val="44"/>
          <w:szCs w:val="44"/>
        </w:rPr>
      </w:pPr>
    </w:p>
    <w:p w14:paraId="19C3536D" w14:textId="77777777" w:rsidR="00C511F8" w:rsidRDefault="00C511F8" w:rsidP="006621DD">
      <w:pPr>
        <w:wordWrap w:val="0"/>
        <w:jc w:val="center"/>
        <w:rPr>
          <w:rFonts w:ascii="黑体" w:eastAsia="黑体"/>
          <w:w w:val="90"/>
          <w:sz w:val="44"/>
          <w:szCs w:val="44"/>
        </w:rPr>
      </w:pPr>
    </w:p>
    <w:p w14:paraId="756436D0" w14:textId="77777777" w:rsidR="00C511F8" w:rsidRDefault="00C511F8" w:rsidP="006621DD">
      <w:pPr>
        <w:wordWrap w:val="0"/>
        <w:jc w:val="center"/>
        <w:rPr>
          <w:rFonts w:ascii="黑体" w:eastAsia="黑体"/>
          <w:w w:val="90"/>
          <w:sz w:val="44"/>
          <w:szCs w:val="44"/>
        </w:rPr>
      </w:pPr>
    </w:p>
    <w:p w14:paraId="2097CEF0" w14:textId="77777777" w:rsidR="00C511F8" w:rsidRDefault="00C511F8" w:rsidP="006621DD">
      <w:pPr>
        <w:wordWrap w:val="0"/>
        <w:jc w:val="center"/>
        <w:rPr>
          <w:rFonts w:ascii="黑体" w:eastAsia="黑体"/>
          <w:w w:val="90"/>
          <w:sz w:val="44"/>
          <w:szCs w:val="44"/>
        </w:rPr>
      </w:pPr>
    </w:p>
    <w:p w14:paraId="7AEA8CF3" w14:textId="77777777" w:rsidR="00C511F8" w:rsidRDefault="00C511F8" w:rsidP="006621DD">
      <w:pPr>
        <w:wordWrap w:val="0"/>
        <w:jc w:val="center"/>
        <w:rPr>
          <w:rFonts w:ascii="黑体" w:eastAsia="黑体"/>
          <w:w w:val="90"/>
          <w:sz w:val="44"/>
          <w:szCs w:val="44"/>
        </w:rPr>
      </w:pPr>
    </w:p>
    <w:p w14:paraId="132E3639" w14:textId="77777777" w:rsidR="00C511F8" w:rsidRDefault="00C511F8" w:rsidP="006621DD">
      <w:pPr>
        <w:wordWrap w:val="0"/>
        <w:jc w:val="center"/>
        <w:rPr>
          <w:rFonts w:ascii="黑体" w:eastAsia="黑体"/>
          <w:w w:val="90"/>
          <w:sz w:val="44"/>
          <w:szCs w:val="44"/>
        </w:rPr>
      </w:pPr>
    </w:p>
    <w:p w14:paraId="6EE2EA91" w14:textId="77777777" w:rsidR="00C511F8" w:rsidRDefault="00C511F8" w:rsidP="006621DD">
      <w:pPr>
        <w:wordWrap w:val="0"/>
        <w:jc w:val="center"/>
        <w:rPr>
          <w:rFonts w:ascii="黑体" w:eastAsia="黑体"/>
          <w:w w:val="90"/>
          <w:sz w:val="44"/>
          <w:szCs w:val="44"/>
        </w:rPr>
      </w:pPr>
    </w:p>
    <w:p w14:paraId="124DAFEB" w14:textId="77777777" w:rsidR="00C511F8" w:rsidRDefault="00C511F8" w:rsidP="006621DD">
      <w:pPr>
        <w:wordWrap w:val="0"/>
        <w:jc w:val="center"/>
        <w:rPr>
          <w:rFonts w:ascii="黑体" w:eastAsia="黑体"/>
          <w:w w:val="90"/>
          <w:sz w:val="44"/>
          <w:szCs w:val="44"/>
        </w:rPr>
      </w:pPr>
    </w:p>
    <w:p w14:paraId="49628BEF" w14:textId="77777777" w:rsidR="00C511F8" w:rsidRPr="00B71864" w:rsidRDefault="00C511F8" w:rsidP="006621DD">
      <w:pPr>
        <w:wordWrap w:val="0"/>
        <w:jc w:val="center"/>
        <w:rPr>
          <w:rFonts w:ascii="黑体" w:eastAsia="黑体"/>
          <w:w w:val="90"/>
          <w:sz w:val="44"/>
          <w:szCs w:val="44"/>
        </w:rPr>
      </w:pPr>
    </w:p>
    <w:p w14:paraId="649F2730" w14:textId="77777777" w:rsidR="00C511F8" w:rsidRDefault="00C511F8" w:rsidP="006621DD">
      <w:pPr>
        <w:wordWrap w:val="0"/>
        <w:rPr>
          <w:rFonts w:ascii="黑体" w:eastAsia="黑体"/>
          <w:w w:val="90"/>
          <w:sz w:val="44"/>
          <w:szCs w:val="44"/>
        </w:rPr>
      </w:pPr>
    </w:p>
    <w:p w14:paraId="2E5F2D09" w14:textId="77777777" w:rsidR="00B71864" w:rsidRDefault="00B71864" w:rsidP="006621DD">
      <w:pPr>
        <w:pageBreakBefore/>
        <w:wordWrap w:val="0"/>
        <w:spacing w:line="360" w:lineRule="auto"/>
        <w:jc w:val="center"/>
        <w:rPr>
          <w:rFonts w:ascii="黑体" w:eastAsia="黑体"/>
          <w:w w:val="90"/>
          <w:sz w:val="44"/>
          <w:szCs w:val="44"/>
        </w:rPr>
      </w:pPr>
      <w:r w:rsidRPr="00B71864">
        <w:rPr>
          <w:rFonts w:ascii="黑体" w:eastAsia="黑体" w:hint="eastAsia"/>
          <w:w w:val="90"/>
          <w:sz w:val="44"/>
          <w:szCs w:val="44"/>
        </w:rPr>
        <w:lastRenderedPageBreak/>
        <w:t>基于STM32的云平台楼宇安防与光伏并网系统设计</w:t>
      </w:r>
    </w:p>
    <w:p w14:paraId="09511EF6" w14:textId="5C25BA0B" w:rsidR="00C511F8" w:rsidRDefault="00AF702B" w:rsidP="006621DD">
      <w:pPr>
        <w:wordWrap w:val="0"/>
        <w:spacing w:line="360" w:lineRule="auto"/>
        <w:jc w:val="center"/>
        <w:rPr>
          <w:rFonts w:ascii="黑体" w:eastAsia="黑体" w:hAnsi="黑体" w:cs="黑体" w:hint="eastAsia"/>
          <w:sz w:val="32"/>
          <w:szCs w:val="32"/>
        </w:rPr>
      </w:pPr>
      <w:r>
        <w:rPr>
          <w:rFonts w:ascii="黑体" w:eastAsia="黑体" w:hAnsi="黑体" w:cs="黑体" w:hint="eastAsia"/>
          <w:sz w:val="32"/>
          <w:szCs w:val="32"/>
        </w:rPr>
        <w:t>摘　　要</w:t>
      </w:r>
    </w:p>
    <w:p w14:paraId="081D853C" w14:textId="55867ABF" w:rsidR="00C511F8" w:rsidRDefault="00844D55" w:rsidP="006621DD">
      <w:pPr>
        <w:pStyle w:val="ad"/>
        <w:shd w:val="clear" w:color="auto" w:fill="FDFDFE"/>
        <w:wordWrap w:val="0"/>
        <w:spacing w:beforeLines="50" w:before="156" w:beforeAutospacing="0" w:afterLines="50" w:after="156" w:afterAutospacing="0" w:line="360" w:lineRule="auto"/>
        <w:ind w:firstLineChars="200" w:firstLine="480"/>
        <w:rPr>
          <w:rFonts w:ascii="楷体" w:eastAsia="楷体" w:hAnsi="楷体" w:cs="楷体" w:hint="eastAsia"/>
          <w:color w:val="05073B"/>
        </w:rPr>
      </w:pPr>
      <w:r w:rsidRPr="00F9516C">
        <w:rPr>
          <w:rFonts w:hint="eastAsia"/>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Pr>
          <w:rFonts w:hint="eastAsia"/>
          <w:szCs w:val="28"/>
        </w:rPr>
        <w:t>11111111111111111111111111111111111111111111111111111111111111111111111111111111111111111111111111111111111</w:t>
      </w:r>
      <w:r w:rsidR="00AF702B">
        <w:rPr>
          <w:rFonts w:ascii="楷体" w:eastAsia="楷体" w:hAnsi="楷体" w:cs="楷体" w:hint="eastAsia"/>
          <w:color w:val="05073B"/>
          <w:shd w:val="clear" w:color="auto" w:fill="FDFDFE"/>
        </w:rPr>
        <w:t>。</w:t>
      </w:r>
    </w:p>
    <w:p w14:paraId="6F8CF54F" w14:textId="1B2EB74C" w:rsidR="00C511F8" w:rsidRDefault="00AF702B" w:rsidP="006621DD">
      <w:pPr>
        <w:wordWrap w:val="0"/>
        <w:spacing w:line="360" w:lineRule="auto"/>
        <w:ind w:firstLineChars="200" w:firstLine="560"/>
        <w:rPr>
          <w:rFonts w:ascii="楷体" w:eastAsia="楷体" w:hAnsi="楷体" w:cs="楷体" w:hint="eastAsia"/>
          <w:sz w:val="24"/>
        </w:rPr>
        <w:sectPr w:rsidR="00C511F8">
          <w:headerReference w:type="default" r:id="rId14"/>
          <w:type w:val="continuous"/>
          <w:pgSz w:w="11906" w:h="16838"/>
          <w:pgMar w:top="1701" w:right="1417" w:bottom="1417" w:left="1417" w:header="851" w:footer="992" w:gutter="0"/>
          <w:cols w:space="720"/>
          <w:docGrid w:type="lines" w:linePitch="312"/>
        </w:sectPr>
      </w:pPr>
      <w:r>
        <w:rPr>
          <w:rFonts w:ascii="黑体" w:eastAsia="黑体" w:hAnsi="黑体" w:cs="黑体" w:hint="eastAsia"/>
          <w:sz w:val="28"/>
          <w:szCs w:val="28"/>
        </w:rPr>
        <w:t>关键词</w:t>
      </w:r>
      <w:r>
        <w:rPr>
          <w:rFonts w:ascii="黑体" w:eastAsia="黑体" w:hAnsi="黑体" w:cs="黑体" w:hint="eastAsia"/>
          <w:sz w:val="30"/>
          <w:szCs w:val="30"/>
        </w:rPr>
        <w:t>：</w:t>
      </w:r>
      <w:proofErr w:type="spellStart"/>
      <w:r w:rsidR="00C4128D" w:rsidRPr="00802AA2">
        <w:rPr>
          <w:rFonts w:eastAsia="楷体" w:hint="eastAsia"/>
          <w:sz w:val="24"/>
        </w:rPr>
        <w:t>qwertyuiop</w:t>
      </w:r>
      <w:proofErr w:type="spellEnd"/>
      <w:r w:rsidR="00C4128D">
        <w:rPr>
          <w:rFonts w:eastAsia="楷体" w:hint="eastAsia"/>
          <w:sz w:val="24"/>
        </w:rPr>
        <w:t>[</w:t>
      </w:r>
      <w:proofErr w:type="spellStart"/>
      <w:r w:rsidR="00C4128D" w:rsidRPr="00802AA2">
        <w:rPr>
          <w:rFonts w:eastAsia="楷体" w:hint="eastAsia"/>
          <w:sz w:val="24"/>
        </w:rPr>
        <w:t>poiuytre</w:t>
      </w:r>
      <w:proofErr w:type="spellEnd"/>
    </w:p>
    <w:p w14:paraId="0DABBF7A" w14:textId="77777777" w:rsidR="00C511F8" w:rsidRDefault="00C511F8" w:rsidP="006621DD">
      <w:pPr>
        <w:wordWrap w:val="0"/>
        <w:spacing w:line="360" w:lineRule="auto"/>
        <w:jc w:val="center"/>
        <w:rPr>
          <w:color w:val="333333"/>
          <w:sz w:val="44"/>
          <w:szCs w:val="44"/>
          <w:shd w:val="clear" w:color="auto" w:fill="FFFFFF"/>
        </w:rPr>
      </w:pPr>
    </w:p>
    <w:p w14:paraId="10DD74D4" w14:textId="77777777" w:rsidR="00C511F8" w:rsidRDefault="00C511F8" w:rsidP="006621DD">
      <w:pPr>
        <w:wordWrap w:val="0"/>
        <w:spacing w:line="360" w:lineRule="auto"/>
        <w:jc w:val="center"/>
        <w:rPr>
          <w:color w:val="333333"/>
          <w:sz w:val="44"/>
          <w:szCs w:val="44"/>
          <w:shd w:val="clear" w:color="auto" w:fill="FFFFFF"/>
        </w:rPr>
      </w:pPr>
    </w:p>
    <w:p w14:paraId="1AD7A3C3" w14:textId="77777777" w:rsidR="00C511F8" w:rsidRDefault="00C511F8" w:rsidP="006621DD">
      <w:pPr>
        <w:wordWrap w:val="0"/>
        <w:spacing w:line="360" w:lineRule="auto"/>
        <w:jc w:val="center"/>
        <w:rPr>
          <w:color w:val="333333"/>
          <w:sz w:val="44"/>
          <w:szCs w:val="44"/>
          <w:shd w:val="clear" w:color="auto" w:fill="FFFFFF"/>
        </w:rPr>
      </w:pPr>
    </w:p>
    <w:p w14:paraId="5DB232E6" w14:textId="77777777" w:rsidR="00C511F8" w:rsidRDefault="00C511F8" w:rsidP="006621DD">
      <w:pPr>
        <w:wordWrap w:val="0"/>
        <w:spacing w:line="360" w:lineRule="auto"/>
        <w:jc w:val="center"/>
        <w:rPr>
          <w:color w:val="333333"/>
          <w:sz w:val="44"/>
          <w:szCs w:val="44"/>
          <w:shd w:val="clear" w:color="auto" w:fill="FFFFFF"/>
        </w:rPr>
      </w:pPr>
    </w:p>
    <w:p w14:paraId="18579133" w14:textId="77777777" w:rsidR="00C511F8" w:rsidRDefault="00C511F8" w:rsidP="006621DD">
      <w:pPr>
        <w:wordWrap w:val="0"/>
        <w:spacing w:line="360" w:lineRule="auto"/>
        <w:jc w:val="center"/>
        <w:rPr>
          <w:color w:val="333333"/>
          <w:sz w:val="44"/>
          <w:szCs w:val="44"/>
          <w:shd w:val="clear" w:color="auto" w:fill="FFFFFF"/>
        </w:rPr>
      </w:pPr>
    </w:p>
    <w:p w14:paraId="726A1DBA" w14:textId="77777777" w:rsidR="00C511F8" w:rsidRDefault="00C511F8" w:rsidP="006621DD">
      <w:pPr>
        <w:wordWrap w:val="0"/>
        <w:spacing w:line="360" w:lineRule="auto"/>
        <w:jc w:val="center"/>
        <w:rPr>
          <w:color w:val="333333"/>
          <w:sz w:val="44"/>
          <w:szCs w:val="44"/>
          <w:shd w:val="clear" w:color="auto" w:fill="FFFFFF"/>
        </w:rPr>
      </w:pPr>
    </w:p>
    <w:p w14:paraId="6C035E5B" w14:textId="77777777" w:rsidR="00C511F8" w:rsidRDefault="00C511F8" w:rsidP="006621DD">
      <w:pPr>
        <w:wordWrap w:val="0"/>
        <w:spacing w:line="360" w:lineRule="auto"/>
        <w:jc w:val="center"/>
        <w:rPr>
          <w:color w:val="333333"/>
          <w:sz w:val="44"/>
          <w:szCs w:val="44"/>
          <w:shd w:val="clear" w:color="auto" w:fill="FFFFFF"/>
        </w:rPr>
      </w:pPr>
    </w:p>
    <w:p w14:paraId="5847B794" w14:textId="77777777" w:rsidR="00C511F8" w:rsidRDefault="00C511F8" w:rsidP="006621DD">
      <w:pPr>
        <w:wordWrap w:val="0"/>
        <w:spacing w:line="360" w:lineRule="auto"/>
        <w:jc w:val="center"/>
        <w:rPr>
          <w:color w:val="333333"/>
          <w:sz w:val="44"/>
          <w:szCs w:val="44"/>
          <w:shd w:val="clear" w:color="auto" w:fill="FFFFFF"/>
        </w:rPr>
      </w:pPr>
    </w:p>
    <w:p w14:paraId="525A7F9B" w14:textId="77777777" w:rsidR="00C511F8" w:rsidRDefault="00C511F8" w:rsidP="006621DD">
      <w:pPr>
        <w:wordWrap w:val="0"/>
        <w:spacing w:line="360" w:lineRule="auto"/>
        <w:rPr>
          <w:color w:val="333333"/>
          <w:sz w:val="44"/>
          <w:szCs w:val="44"/>
          <w:shd w:val="clear" w:color="auto" w:fill="FFFFFF"/>
        </w:rPr>
      </w:pPr>
    </w:p>
    <w:p w14:paraId="74DE4B27" w14:textId="1D1688B0" w:rsidR="00C511F8" w:rsidRDefault="00844D55" w:rsidP="006621DD">
      <w:pPr>
        <w:wordWrap w:val="0"/>
        <w:spacing w:line="360" w:lineRule="auto"/>
        <w:jc w:val="center"/>
        <w:rPr>
          <w:color w:val="333333"/>
          <w:sz w:val="44"/>
          <w:szCs w:val="44"/>
          <w:shd w:val="clear" w:color="auto" w:fill="FFFFFF"/>
        </w:rPr>
      </w:pPr>
      <w:proofErr w:type="spellStart"/>
      <w:r w:rsidRPr="00802AA2">
        <w:rPr>
          <w:color w:val="333333"/>
          <w:sz w:val="44"/>
          <w:szCs w:val="44"/>
          <w:shd w:val="clear" w:color="auto" w:fill="FFFFFF"/>
        </w:rPr>
        <w:lastRenderedPageBreak/>
        <w:t>Q</w:t>
      </w:r>
      <w:r w:rsidRPr="00802AA2">
        <w:rPr>
          <w:rFonts w:hint="eastAsia"/>
          <w:color w:val="333333"/>
          <w:sz w:val="44"/>
          <w:szCs w:val="44"/>
          <w:shd w:val="clear" w:color="auto" w:fill="FFFFFF"/>
        </w:rPr>
        <w:t>qqqqqqqqqqqqqqqqqq</w:t>
      </w:r>
      <w:proofErr w:type="spellEnd"/>
    </w:p>
    <w:p w14:paraId="0EF5FBF3" w14:textId="77777777" w:rsidR="00C511F8" w:rsidRDefault="00AF702B" w:rsidP="006621DD">
      <w:pPr>
        <w:wordWrap w:val="0"/>
        <w:spacing w:line="360" w:lineRule="auto"/>
        <w:jc w:val="center"/>
        <w:rPr>
          <w:color w:val="333333"/>
          <w:sz w:val="32"/>
          <w:szCs w:val="32"/>
          <w:shd w:val="clear" w:color="auto" w:fill="FFFFFF"/>
        </w:rPr>
      </w:pPr>
      <w:r w:rsidRPr="00802AA2">
        <w:rPr>
          <w:rFonts w:hint="eastAsia"/>
          <w:color w:val="333333"/>
          <w:sz w:val="32"/>
          <w:szCs w:val="32"/>
          <w:shd w:val="clear" w:color="auto" w:fill="FFFFFF"/>
        </w:rPr>
        <w:t>Abstract</w:t>
      </w:r>
    </w:p>
    <w:p w14:paraId="404D21F9" w14:textId="20460B83" w:rsidR="00844D55" w:rsidRPr="00844D55" w:rsidRDefault="00844D55" w:rsidP="006621DD">
      <w:pPr>
        <w:wordWrap w:val="0"/>
        <w:spacing w:line="360" w:lineRule="auto"/>
        <w:ind w:firstLineChars="200" w:firstLine="480"/>
        <w:rPr>
          <w:rFonts w:eastAsia="PingFang SC"/>
          <w:color w:val="000000"/>
          <w:sz w:val="24"/>
          <w:shd w:val="clear" w:color="auto" w:fill="FFFFFF"/>
        </w:rPr>
      </w:pPr>
      <w:r w:rsidRPr="00CD6AF6">
        <w:rPr>
          <w:rFonts w:eastAsia="PingFang SC" w:hint="eastAsia"/>
          <w:color w:val="000000"/>
          <w:sz w:val="24"/>
          <w:shd w:val="clear" w:color="auto" w:fill="FFFFFF"/>
        </w:rPr>
        <w:t>11111111111111111111111111111111111111111111</w:t>
      </w:r>
      <w:r w:rsidRPr="00802AA2">
        <w:rPr>
          <w:rFonts w:eastAsia="PingFang SC" w:hint="eastAsia"/>
          <w:color w:val="000000"/>
          <w:sz w:val="24"/>
          <w:shd w:val="clear" w:color="auto" w:fill="FFFFFF"/>
        </w:rPr>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p>
    <w:p w14:paraId="66868559" w14:textId="5476CE75" w:rsidR="00C511F8" w:rsidRDefault="00AF702B" w:rsidP="006621DD">
      <w:pPr>
        <w:wordWrap w:val="0"/>
        <w:spacing w:line="360" w:lineRule="auto"/>
        <w:ind w:firstLineChars="200" w:firstLine="560"/>
        <w:rPr>
          <w:color w:val="333333"/>
          <w:sz w:val="28"/>
          <w:szCs w:val="28"/>
          <w:shd w:val="clear" w:color="auto" w:fill="FFFFFF"/>
        </w:rPr>
      </w:pPr>
      <w:r w:rsidRPr="00802AA2">
        <w:rPr>
          <w:sz w:val="28"/>
          <w:szCs w:val="28"/>
        </w:rPr>
        <w:t>Key</w:t>
      </w:r>
      <w:r>
        <w:rPr>
          <w:sz w:val="28"/>
          <w:szCs w:val="28"/>
        </w:rPr>
        <w:t> </w:t>
      </w:r>
      <w:r w:rsidRPr="00802AA2">
        <w:rPr>
          <w:rFonts w:hint="eastAsia"/>
          <w:sz w:val="28"/>
          <w:szCs w:val="28"/>
        </w:rPr>
        <w:t>W</w:t>
      </w:r>
      <w:r w:rsidRPr="00802AA2">
        <w:rPr>
          <w:sz w:val="28"/>
          <w:szCs w:val="28"/>
        </w:rPr>
        <w:t>ords</w:t>
      </w:r>
      <w:r>
        <w:rPr>
          <w:sz w:val="28"/>
          <w:szCs w:val="28"/>
        </w:rPr>
        <w:t>: </w:t>
      </w:r>
      <w:proofErr w:type="spellStart"/>
      <w:r w:rsidR="00C4128D" w:rsidRPr="00802AA2">
        <w:rPr>
          <w:rFonts w:hint="eastAsia"/>
          <w:sz w:val="28"/>
          <w:szCs w:val="28"/>
        </w:rPr>
        <w:t>qwertyuiopoiuytrewq</w:t>
      </w:r>
      <w:proofErr w:type="spellEnd"/>
      <w:r w:rsidR="00C4128D">
        <w:rPr>
          <w:sz w:val="28"/>
          <w:szCs w:val="28"/>
        </w:rPr>
        <w:tab/>
      </w:r>
    </w:p>
    <w:p w14:paraId="51B6A822" w14:textId="77777777" w:rsidR="00C511F8" w:rsidRDefault="00C511F8" w:rsidP="006621DD">
      <w:pPr>
        <w:wordWrap w:val="0"/>
        <w:spacing w:line="360" w:lineRule="auto"/>
        <w:rPr>
          <w:rFonts w:ascii="楷体" w:eastAsia="楷体" w:hAnsi="楷体" w:cs="楷体" w:hint="eastAsia"/>
          <w:sz w:val="24"/>
        </w:rPr>
      </w:pPr>
    </w:p>
    <w:p w14:paraId="675D0368" w14:textId="77777777" w:rsidR="00C511F8" w:rsidRDefault="00C511F8" w:rsidP="006621DD">
      <w:pPr>
        <w:wordWrap w:val="0"/>
        <w:spacing w:line="360" w:lineRule="auto"/>
        <w:rPr>
          <w:rFonts w:ascii="楷体" w:eastAsia="楷体" w:hAnsi="楷体" w:cs="楷体" w:hint="eastAsia"/>
          <w:sz w:val="24"/>
        </w:rPr>
      </w:pPr>
    </w:p>
    <w:p w14:paraId="76588B90" w14:textId="77777777" w:rsidR="00C511F8" w:rsidRDefault="00C511F8" w:rsidP="006621DD">
      <w:pPr>
        <w:wordWrap w:val="0"/>
        <w:spacing w:line="360" w:lineRule="auto"/>
        <w:rPr>
          <w:rFonts w:ascii="楷体" w:eastAsia="楷体" w:hAnsi="楷体" w:cs="楷体" w:hint="eastAsia"/>
          <w:sz w:val="24"/>
        </w:rPr>
      </w:pPr>
    </w:p>
    <w:p w14:paraId="3DEF0AE6" w14:textId="77777777" w:rsidR="00C511F8" w:rsidRDefault="00C511F8" w:rsidP="006621DD">
      <w:pPr>
        <w:wordWrap w:val="0"/>
        <w:spacing w:line="360" w:lineRule="auto"/>
        <w:rPr>
          <w:rFonts w:ascii="楷体" w:eastAsia="楷体" w:hAnsi="楷体" w:cs="楷体" w:hint="eastAsia"/>
          <w:sz w:val="24"/>
        </w:rPr>
      </w:pPr>
    </w:p>
    <w:p w14:paraId="1681EF80" w14:textId="77777777" w:rsidR="00C511F8" w:rsidRDefault="00C511F8" w:rsidP="006621DD">
      <w:pPr>
        <w:pStyle w:val="TOC1"/>
        <w:tabs>
          <w:tab w:val="right" w:leader="dot" w:pos="9072"/>
        </w:tabs>
        <w:wordWrap w:val="0"/>
        <w:jc w:val="center"/>
        <w:rPr>
          <w:rFonts w:ascii="黑体" w:eastAsia="黑体" w:hAnsi="黑体" w:cs="黑体" w:hint="eastAsia"/>
          <w:sz w:val="32"/>
          <w:szCs w:val="32"/>
        </w:rPr>
        <w:sectPr w:rsidR="00C511F8">
          <w:headerReference w:type="default" r:id="rId15"/>
          <w:type w:val="continuous"/>
          <w:pgSz w:w="11906" w:h="16838"/>
          <w:pgMar w:top="1701" w:right="1417" w:bottom="1417" w:left="1417" w:header="851" w:footer="992" w:gutter="0"/>
          <w:pgNumType w:start="2"/>
          <w:cols w:space="720"/>
          <w:docGrid w:type="lines" w:linePitch="312"/>
        </w:sectPr>
      </w:pPr>
    </w:p>
    <w:p w14:paraId="11CDC217" w14:textId="77777777" w:rsidR="00C511F8" w:rsidRDefault="00AF702B" w:rsidP="006621DD">
      <w:pPr>
        <w:pStyle w:val="TOC1"/>
        <w:tabs>
          <w:tab w:val="right" w:leader="dot" w:pos="9072"/>
        </w:tabs>
        <w:wordWrap w:val="0"/>
        <w:spacing w:line="36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目　　录</w:t>
      </w:r>
    </w:p>
    <w:bookmarkStart w:id="2" w:name="_Toc17279"/>
    <w:bookmarkStart w:id="3" w:name="_Toc29546"/>
    <w:p w14:paraId="5F18F5B6" w14:textId="1E8E815F" w:rsidR="00675656" w:rsidRDefault="00AF702B">
      <w:pPr>
        <w:pStyle w:val="TOC1"/>
        <w:tabs>
          <w:tab w:val="right" w:leader="dot" w:pos="9062"/>
        </w:tabs>
        <w:rPr>
          <w:rFonts w:asciiTheme="minorHAnsi" w:eastAsiaTheme="minorEastAsia" w:hAnsiTheme="minorHAnsi" w:cstheme="minorBidi"/>
          <w:noProof/>
          <w:sz w:val="22"/>
          <w14:ligatures w14:val="standardContextual"/>
        </w:rPr>
      </w:pPr>
      <w:r>
        <w:rPr>
          <w:rFonts w:eastAsiaTheme="majorEastAsia"/>
          <w:sz w:val="24"/>
        </w:rPr>
        <w:fldChar w:fldCharType="begin"/>
      </w:r>
      <w:r>
        <w:rPr>
          <w:rFonts w:eastAsiaTheme="majorEastAsia"/>
          <w:sz w:val="24"/>
        </w:rPr>
        <w:instrText xml:space="preserve">TOC \o "1-3" \h \u </w:instrText>
      </w:r>
      <w:r>
        <w:rPr>
          <w:rFonts w:eastAsiaTheme="majorEastAsia"/>
          <w:sz w:val="24"/>
        </w:rPr>
        <w:fldChar w:fldCharType="separate"/>
      </w:r>
      <w:hyperlink w:anchor="_Toc198501286" w:history="1">
        <w:r w:rsidR="00675656" w:rsidRPr="007B0092">
          <w:rPr>
            <w:rStyle w:val="af3"/>
            <w:rFonts w:eastAsia="黑体" w:hint="eastAsia"/>
            <w:noProof/>
          </w:rPr>
          <w:t>1</w:t>
        </w:r>
        <w:r w:rsidR="00675656" w:rsidRPr="007B0092">
          <w:rPr>
            <w:rStyle w:val="af3"/>
            <w:rFonts w:eastAsia="黑体" w:hint="eastAsia"/>
            <w:noProof/>
          </w:rPr>
          <w:t xml:space="preserve">　</w:t>
        </w:r>
        <w:r w:rsidR="00675656" w:rsidRPr="007B0092">
          <w:rPr>
            <w:rStyle w:val="af3"/>
            <w:rFonts w:ascii="黑体" w:eastAsia="黑体" w:hAnsi="黑体" w:cs="黑体" w:hint="eastAsia"/>
            <w:noProof/>
          </w:rPr>
          <w:t>绪论</w:t>
        </w:r>
        <w:r w:rsidR="00675656">
          <w:rPr>
            <w:rFonts w:hint="eastAsia"/>
            <w:noProof/>
          </w:rPr>
          <w:tab/>
        </w:r>
        <w:r w:rsidR="00675656">
          <w:rPr>
            <w:rFonts w:hint="eastAsia"/>
            <w:noProof/>
          </w:rPr>
          <w:fldChar w:fldCharType="begin"/>
        </w:r>
        <w:r w:rsidR="00675656">
          <w:rPr>
            <w:rFonts w:hint="eastAsia"/>
            <w:noProof/>
          </w:rPr>
          <w:instrText xml:space="preserve"> </w:instrText>
        </w:r>
        <w:r w:rsidR="00675656">
          <w:rPr>
            <w:noProof/>
          </w:rPr>
          <w:instrText>PAGEREF _Toc198501286 \h</w:instrText>
        </w:r>
        <w:r w:rsidR="00675656">
          <w:rPr>
            <w:rFonts w:hint="eastAsia"/>
            <w:noProof/>
          </w:rPr>
          <w:instrText xml:space="preserve"> </w:instrText>
        </w:r>
        <w:r w:rsidR="00675656">
          <w:rPr>
            <w:rFonts w:hint="eastAsia"/>
            <w:noProof/>
          </w:rPr>
        </w:r>
        <w:r w:rsidR="00675656">
          <w:rPr>
            <w:rFonts w:hint="eastAsia"/>
            <w:noProof/>
          </w:rPr>
          <w:fldChar w:fldCharType="separate"/>
        </w:r>
        <w:r w:rsidR="00AB38DF">
          <w:rPr>
            <w:noProof/>
          </w:rPr>
          <w:t>1</w:t>
        </w:r>
        <w:r w:rsidR="00675656">
          <w:rPr>
            <w:rFonts w:hint="eastAsia"/>
            <w:noProof/>
          </w:rPr>
          <w:fldChar w:fldCharType="end"/>
        </w:r>
      </w:hyperlink>
    </w:p>
    <w:p w14:paraId="5B97284C" w14:textId="65455B33"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87" w:history="1">
        <w:r w:rsidRPr="007B0092">
          <w:rPr>
            <w:rStyle w:val="af3"/>
            <w:rFonts w:eastAsia="黑体" w:hint="eastAsia"/>
            <w:noProof/>
          </w:rPr>
          <w:t>1.1</w:t>
        </w:r>
        <w:r w:rsidRPr="007B0092">
          <w:rPr>
            <w:rStyle w:val="af3"/>
            <w:rFonts w:eastAsia="黑体" w:hint="eastAsia"/>
            <w:noProof/>
          </w:rPr>
          <w:t xml:space="preserve">　</w:t>
        </w:r>
        <w:r w:rsidRPr="007B0092">
          <w:rPr>
            <w:rStyle w:val="af3"/>
            <w:rFonts w:ascii="黑体" w:eastAsia="黑体" w:hAnsi="黑体" w:cs="黑体"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_Toc198501287 \h</w:instrText>
        </w:r>
        <w:r>
          <w:rPr>
            <w:rFonts w:hint="eastAsia"/>
            <w:noProof/>
          </w:rPr>
          <w:instrText xml:space="preserve"> </w:instrText>
        </w:r>
        <w:r>
          <w:rPr>
            <w:rFonts w:hint="eastAsia"/>
            <w:noProof/>
          </w:rPr>
        </w:r>
        <w:r>
          <w:rPr>
            <w:rFonts w:hint="eastAsia"/>
            <w:noProof/>
          </w:rPr>
          <w:fldChar w:fldCharType="separate"/>
        </w:r>
        <w:r w:rsidR="00AB38DF">
          <w:rPr>
            <w:noProof/>
          </w:rPr>
          <w:t>1</w:t>
        </w:r>
        <w:r>
          <w:rPr>
            <w:rFonts w:hint="eastAsia"/>
            <w:noProof/>
          </w:rPr>
          <w:fldChar w:fldCharType="end"/>
        </w:r>
      </w:hyperlink>
    </w:p>
    <w:p w14:paraId="50F1DC00" w14:textId="1E9E1EDE"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88" w:history="1">
        <w:r w:rsidRPr="007B0092">
          <w:rPr>
            <w:rStyle w:val="af3"/>
            <w:rFonts w:eastAsia="黑体" w:hint="eastAsia"/>
            <w:noProof/>
          </w:rPr>
          <w:t>1.2</w:t>
        </w:r>
        <w:r w:rsidRPr="007B0092">
          <w:rPr>
            <w:rStyle w:val="af3"/>
            <w:rFonts w:eastAsia="黑体" w:hint="eastAsia"/>
            <w:noProof/>
          </w:rPr>
          <w:t xml:space="preserve">　</w:t>
        </w:r>
        <w:r w:rsidRPr="007B0092">
          <w:rPr>
            <w:rStyle w:val="af3"/>
            <w:rFonts w:ascii="黑体" w:eastAsia="黑体" w:hAnsi="黑体" w:cs="黑体" w:hint="eastAsia"/>
            <w:noProof/>
          </w:rPr>
          <w:t>课题研究的背景及意义</w:t>
        </w:r>
        <w:r>
          <w:rPr>
            <w:rFonts w:hint="eastAsia"/>
            <w:noProof/>
          </w:rPr>
          <w:tab/>
        </w:r>
        <w:r>
          <w:rPr>
            <w:rFonts w:hint="eastAsia"/>
            <w:noProof/>
          </w:rPr>
          <w:fldChar w:fldCharType="begin"/>
        </w:r>
        <w:r>
          <w:rPr>
            <w:rFonts w:hint="eastAsia"/>
            <w:noProof/>
          </w:rPr>
          <w:instrText xml:space="preserve"> </w:instrText>
        </w:r>
        <w:r>
          <w:rPr>
            <w:noProof/>
          </w:rPr>
          <w:instrText>PAGEREF _Toc198501288 \h</w:instrText>
        </w:r>
        <w:r>
          <w:rPr>
            <w:rFonts w:hint="eastAsia"/>
            <w:noProof/>
          </w:rPr>
          <w:instrText xml:space="preserve"> </w:instrText>
        </w:r>
        <w:r>
          <w:rPr>
            <w:rFonts w:hint="eastAsia"/>
            <w:noProof/>
          </w:rPr>
        </w:r>
        <w:r>
          <w:rPr>
            <w:rFonts w:hint="eastAsia"/>
            <w:noProof/>
          </w:rPr>
          <w:fldChar w:fldCharType="separate"/>
        </w:r>
        <w:r w:rsidR="00AB38DF">
          <w:rPr>
            <w:noProof/>
          </w:rPr>
          <w:t>1</w:t>
        </w:r>
        <w:r>
          <w:rPr>
            <w:rFonts w:hint="eastAsia"/>
            <w:noProof/>
          </w:rPr>
          <w:fldChar w:fldCharType="end"/>
        </w:r>
      </w:hyperlink>
    </w:p>
    <w:p w14:paraId="6991D785" w14:textId="770B35D8"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89" w:history="1">
        <w:r w:rsidRPr="007B0092">
          <w:rPr>
            <w:rStyle w:val="af3"/>
            <w:rFonts w:eastAsia="黑体" w:hint="eastAsia"/>
            <w:noProof/>
          </w:rPr>
          <w:t>1.3</w:t>
        </w:r>
        <w:r w:rsidRPr="007B0092">
          <w:rPr>
            <w:rStyle w:val="af3"/>
            <w:rFonts w:eastAsia="黑体" w:hint="eastAsia"/>
            <w:noProof/>
          </w:rPr>
          <w:t xml:space="preserve">　</w:t>
        </w:r>
        <w:r w:rsidRPr="007B0092">
          <w:rPr>
            <w:rStyle w:val="af3"/>
            <w:rFonts w:ascii="黑体" w:eastAsia="黑体" w:hAnsi="黑体" w:cs="黑体"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_Toc198501289 \h</w:instrText>
        </w:r>
        <w:r>
          <w:rPr>
            <w:rFonts w:hint="eastAsia"/>
            <w:noProof/>
          </w:rPr>
          <w:instrText xml:space="preserve"> </w:instrText>
        </w:r>
        <w:r>
          <w:rPr>
            <w:rFonts w:hint="eastAsia"/>
            <w:noProof/>
          </w:rPr>
        </w:r>
        <w:r>
          <w:rPr>
            <w:rFonts w:hint="eastAsia"/>
            <w:noProof/>
          </w:rPr>
          <w:fldChar w:fldCharType="separate"/>
        </w:r>
        <w:r w:rsidR="00AB38DF">
          <w:rPr>
            <w:noProof/>
          </w:rPr>
          <w:t>2</w:t>
        </w:r>
        <w:r>
          <w:rPr>
            <w:rFonts w:hint="eastAsia"/>
            <w:noProof/>
          </w:rPr>
          <w:fldChar w:fldCharType="end"/>
        </w:r>
      </w:hyperlink>
    </w:p>
    <w:p w14:paraId="1B05FC42" w14:textId="7E752762"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90" w:history="1">
        <w:r w:rsidRPr="007B0092">
          <w:rPr>
            <w:rStyle w:val="af3"/>
            <w:rFonts w:eastAsia="黑体" w:hint="eastAsia"/>
            <w:noProof/>
          </w:rPr>
          <w:t>1.4</w:t>
        </w:r>
        <w:r w:rsidRPr="007B0092">
          <w:rPr>
            <w:rStyle w:val="af3"/>
            <w:rFonts w:eastAsia="黑体" w:hint="eastAsia"/>
            <w:noProof/>
          </w:rPr>
          <w:t xml:space="preserve">　本文的主要研究内容和论文结构安排</w:t>
        </w:r>
        <w:r>
          <w:rPr>
            <w:rFonts w:hint="eastAsia"/>
            <w:noProof/>
          </w:rPr>
          <w:tab/>
        </w:r>
        <w:r>
          <w:rPr>
            <w:rFonts w:hint="eastAsia"/>
            <w:noProof/>
          </w:rPr>
          <w:fldChar w:fldCharType="begin"/>
        </w:r>
        <w:r>
          <w:rPr>
            <w:rFonts w:hint="eastAsia"/>
            <w:noProof/>
          </w:rPr>
          <w:instrText xml:space="preserve"> </w:instrText>
        </w:r>
        <w:r>
          <w:rPr>
            <w:noProof/>
          </w:rPr>
          <w:instrText>PAGEREF _Toc198501290 \h</w:instrText>
        </w:r>
        <w:r>
          <w:rPr>
            <w:rFonts w:hint="eastAsia"/>
            <w:noProof/>
          </w:rPr>
          <w:instrText xml:space="preserve"> </w:instrText>
        </w:r>
        <w:r>
          <w:rPr>
            <w:rFonts w:hint="eastAsia"/>
            <w:noProof/>
          </w:rPr>
        </w:r>
        <w:r>
          <w:rPr>
            <w:rFonts w:hint="eastAsia"/>
            <w:noProof/>
          </w:rPr>
          <w:fldChar w:fldCharType="separate"/>
        </w:r>
        <w:r w:rsidR="00AB38DF">
          <w:rPr>
            <w:noProof/>
          </w:rPr>
          <w:t>4</w:t>
        </w:r>
        <w:r>
          <w:rPr>
            <w:rFonts w:hint="eastAsia"/>
            <w:noProof/>
          </w:rPr>
          <w:fldChar w:fldCharType="end"/>
        </w:r>
      </w:hyperlink>
    </w:p>
    <w:p w14:paraId="4FAB3BE1" w14:textId="7284B0CA"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291" w:history="1">
        <w:r w:rsidRPr="007B0092">
          <w:rPr>
            <w:rStyle w:val="af3"/>
            <w:rFonts w:eastAsia="黑体" w:hint="eastAsia"/>
            <w:noProof/>
          </w:rPr>
          <w:t>2</w:t>
        </w:r>
        <w:r w:rsidRPr="007B0092">
          <w:rPr>
            <w:rStyle w:val="af3"/>
            <w:rFonts w:eastAsia="黑体" w:hint="eastAsia"/>
            <w:noProof/>
          </w:rPr>
          <w:t xml:space="preserve">　系统总体设计方案</w:t>
        </w:r>
        <w:r>
          <w:rPr>
            <w:rFonts w:hint="eastAsia"/>
            <w:noProof/>
          </w:rPr>
          <w:tab/>
        </w:r>
        <w:r>
          <w:rPr>
            <w:rFonts w:hint="eastAsia"/>
            <w:noProof/>
          </w:rPr>
          <w:fldChar w:fldCharType="begin"/>
        </w:r>
        <w:r>
          <w:rPr>
            <w:rFonts w:hint="eastAsia"/>
            <w:noProof/>
          </w:rPr>
          <w:instrText xml:space="preserve"> </w:instrText>
        </w:r>
        <w:r>
          <w:rPr>
            <w:noProof/>
          </w:rPr>
          <w:instrText>PAGEREF _Toc198501291 \h</w:instrText>
        </w:r>
        <w:r>
          <w:rPr>
            <w:rFonts w:hint="eastAsia"/>
            <w:noProof/>
          </w:rPr>
          <w:instrText xml:space="preserve"> </w:instrText>
        </w:r>
        <w:r>
          <w:rPr>
            <w:rFonts w:hint="eastAsia"/>
            <w:noProof/>
          </w:rPr>
        </w:r>
        <w:r>
          <w:rPr>
            <w:rFonts w:hint="eastAsia"/>
            <w:noProof/>
          </w:rPr>
          <w:fldChar w:fldCharType="separate"/>
        </w:r>
        <w:r w:rsidR="00AB38DF">
          <w:rPr>
            <w:noProof/>
          </w:rPr>
          <w:t>5</w:t>
        </w:r>
        <w:r>
          <w:rPr>
            <w:rFonts w:hint="eastAsia"/>
            <w:noProof/>
          </w:rPr>
          <w:fldChar w:fldCharType="end"/>
        </w:r>
      </w:hyperlink>
    </w:p>
    <w:p w14:paraId="772500A6" w14:textId="120A3D5A"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92" w:history="1">
        <w:r w:rsidRPr="007B0092">
          <w:rPr>
            <w:rStyle w:val="af3"/>
            <w:rFonts w:eastAsia="黑体" w:hint="eastAsia"/>
            <w:noProof/>
          </w:rPr>
          <w:t>2.1</w:t>
        </w:r>
        <w:r w:rsidRPr="007B0092">
          <w:rPr>
            <w:rStyle w:val="af3"/>
            <w:rFonts w:eastAsia="黑体" w:hint="eastAsia"/>
            <w:noProof/>
          </w:rPr>
          <w:t xml:space="preserve">　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_Toc198501292 \h</w:instrText>
        </w:r>
        <w:r>
          <w:rPr>
            <w:rFonts w:hint="eastAsia"/>
            <w:noProof/>
          </w:rPr>
          <w:instrText xml:space="preserve"> </w:instrText>
        </w:r>
        <w:r>
          <w:rPr>
            <w:rFonts w:hint="eastAsia"/>
            <w:noProof/>
          </w:rPr>
        </w:r>
        <w:r>
          <w:rPr>
            <w:rFonts w:hint="eastAsia"/>
            <w:noProof/>
          </w:rPr>
          <w:fldChar w:fldCharType="separate"/>
        </w:r>
        <w:r w:rsidR="00AB38DF">
          <w:rPr>
            <w:noProof/>
          </w:rPr>
          <w:t>5</w:t>
        </w:r>
        <w:r>
          <w:rPr>
            <w:rFonts w:hint="eastAsia"/>
            <w:noProof/>
          </w:rPr>
          <w:fldChar w:fldCharType="end"/>
        </w:r>
      </w:hyperlink>
    </w:p>
    <w:p w14:paraId="6196DF4E" w14:textId="138A55FF"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293" w:history="1">
        <w:r w:rsidRPr="007B0092">
          <w:rPr>
            <w:rStyle w:val="af3"/>
            <w:rFonts w:eastAsia="黑体" w:hint="eastAsia"/>
            <w:noProof/>
          </w:rPr>
          <w:t>2.2</w:t>
        </w:r>
        <w:r w:rsidRPr="007B0092">
          <w:rPr>
            <w:rStyle w:val="af3"/>
            <w:rFonts w:eastAsia="黑体" w:hint="eastAsia"/>
            <w:noProof/>
          </w:rPr>
          <w:t xml:space="preserve">　系统方案选择（</w:t>
        </w:r>
        <w:r w:rsidRPr="007B0092">
          <w:rPr>
            <w:rStyle w:val="af3"/>
            <w:rFonts w:eastAsia="黑体" w:hint="eastAsia"/>
            <w:noProof/>
          </w:rPr>
          <w:t>n</w:t>
        </w:r>
        <w:r w:rsidRPr="007B0092">
          <w:rPr>
            <w:rStyle w:val="af3"/>
            <w:rFonts w:eastAsia="黑体" w:hint="eastAsia"/>
            <w:noProof/>
          </w:rPr>
          <w:t>可能修改）</w:t>
        </w:r>
        <w:r>
          <w:rPr>
            <w:rFonts w:hint="eastAsia"/>
            <w:noProof/>
          </w:rPr>
          <w:tab/>
        </w:r>
        <w:r>
          <w:rPr>
            <w:rFonts w:hint="eastAsia"/>
            <w:noProof/>
          </w:rPr>
          <w:fldChar w:fldCharType="begin"/>
        </w:r>
        <w:r>
          <w:rPr>
            <w:rFonts w:hint="eastAsia"/>
            <w:noProof/>
          </w:rPr>
          <w:instrText xml:space="preserve"> </w:instrText>
        </w:r>
        <w:r>
          <w:rPr>
            <w:noProof/>
          </w:rPr>
          <w:instrText>PAGEREF _Toc198501293 \h</w:instrText>
        </w:r>
        <w:r>
          <w:rPr>
            <w:rFonts w:hint="eastAsia"/>
            <w:noProof/>
          </w:rPr>
          <w:instrText xml:space="preserve"> </w:instrText>
        </w:r>
        <w:r>
          <w:rPr>
            <w:rFonts w:hint="eastAsia"/>
            <w:noProof/>
          </w:rPr>
        </w:r>
        <w:r>
          <w:rPr>
            <w:rFonts w:hint="eastAsia"/>
            <w:noProof/>
          </w:rPr>
          <w:fldChar w:fldCharType="separate"/>
        </w:r>
        <w:r w:rsidR="00AB38DF">
          <w:rPr>
            <w:noProof/>
          </w:rPr>
          <w:t>6</w:t>
        </w:r>
        <w:r>
          <w:rPr>
            <w:rFonts w:hint="eastAsia"/>
            <w:noProof/>
          </w:rPr>
          <w:fldChar w:fldCharType="end"/>
        </w:r>
      </w:hyperlink>
    </w:p>
    <w:p w14:paraId="7401AF0A" w14:textId="6D76570B"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4" w:history="1">
        <w:r w:rsidRPr="007B0092">
          <w:rPr>
            <w:rStyle w:val="af3"/>
            <w:rFonts w:eastAsia="黑体" w:hint="eastAsia"/>
            <w:noProof/>
          </w:rPr>
          <w:t>2.2.1</w:t>
        </w:r>
        <w:r w:rsidRPr="007B0092">
          <w:rPr>
            <w:rStyle w:val="af3"/>
            <w:rFonts w:eastAsia="黑体" w:hint="eastAsia"/>
            <w:noProof/>
          </w:rPr>
          <w:t xml:space="preserve">　主控（</w:t>
        </w:r>
        <w:r w:rsidRPr="007B0092">
          <w:rPr>
            <w:rStyle w:val="af3"/>
            <w:rFonts w:eastAsia="黑体" w:hint="eastAsia"/>
            <w:noProof/>
          </w:rPr>
          <w:t>CPU</w:t>
        </w:r>
        <w:r w:rsidRPr="007B0092">
          <w:rPr>
            <w:rStyle w:val="af3"/>
            <w:rFonts w:eastAsia="黑体" w:hint="eastAsia"/>
            <w:noProof/>
          </w:rPr>
          <w:t>）的选择（</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_Toc198501294 \h</w:instrText>
        </w:r>
        <w:r>
          <w:rPr>
            <w:rFonts w:hint="eastAsia"/>
            <w:noProof/>
          </w:rPr>
          <w:instrText xml:space="preserve"> </w:instrText>
        </w:r>
        <w:r>
          <w:rPr>
            <w:rFonts w:hint="eastAsia"/>
            <w:noProof/>
          </w:rPr>
        </w:r>
        <w:r>
          <w:rPr>
            <w:rFonts w:hint="eastAsia"/>
            <w:noProof/>
          </w:rPr>
          <w:fldChar w:fldCharType="separate"/>
        </w:r>
        <w:r w:rsidR="00AB38DF">
          <w:rPr>
            <w:noProof/>
          </w:rPr>
          <w:t>6</w:t>
        </w:r>
        <w:r>
          <w:rPr>
            <w:rFonts w:hint="eastAsia"/>
            <w:noProof/>
          </w:rPr>
          <w:fldChar w:fldCharType="end"/>
        </w:r>
      </w:hyperlink>
    </w:p>
    <w:p w14:paraId="7FA50E90" w14:textId="5236559F"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5" w:history="1">
        <w:r w:rsidRPr="007B0092">
          <w:rPr>
            <w:rStyle w:val="af3"/>
            <w:rFonts w:eastAsia="黑体" w:hint="eastAsia"/>
            <w:noProof/>
          </w:rPr>
          <w:t>2.2.2</w:t>
        </w:r>
        <w:r w:rsidRPr="007B0092">
          <w:rPr>
            <w:rStyle w:val="af3"/>
            <w:rFonts w:eastAsia="黑体" w:hint="eastAsia"/>
            <w:noProof/>
          </w:rPr>
          <w:t xml:space="preserve">　显示模块选择（</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_Toc198501295 \h</w:instrText>
        </w:r>
        <w:r>
          <w:rPr>
            <w:rFonts w:hint="eastAsia"/>
            <w:noProof/>
          </w:rPr>
          <w:instrText xml:space="preserve"> </w:instrText>
        </w:r>
        <w:r>
          <w:rPr>
            <w:rFonts w:hint="eastAsia"/>
            <w:noProof/>
          </w:rPr>
        </w:r>
        <w:r>
          <w:rPr>
            <w:rFonts w:hint="eastAsia"/>
            <w:noProof/>
          </w:rPr>
          <w:fldChar w:fldCharType="separate"/>
        </w:r>
        <w:r w:rsidR="00AB38DF">
          <w:rPr>
            <w:noProof/>
          </w:rPr>
          <w:t>7</w:t>
        </w:r>
        <w:r>
          <w:rPr>
            <w:rFonts w:hint="eastAsia"/>
            <w:noProof/>
          </w:rPr>
          <w:fldChar w:fldCharType="end"/>
        </w:r>
      </w:hyperlink>
    </w:p>
    <w:p w14:paraId="7A2C94EF" w14:textId="7C860783"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6" w:history="1">
        <w:r w:rsidRPr="007B0092">
          <w:rPr>
            <w:rStyle w:val="af3"/>
            <w:rFonts w:eastAsia="黑体" w:hint="eastAsia"/>
            <w:noProof/>
          </w:rPr>
          <w:t xml:space="preserve">2.2.3 </w:t>
        </w:r>
        <w:r w:rsidRPr="007B0092">
          <w:rPr>
            <w:rStyle w:val="af3"/>
            <w:rFonts w:eastAsia="黑体" w:hint="eastAsia"/>
            <w:noProof/>
          </w:rPr>
          <w:t>温湿度检测模块的选择（</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_Toc198501296 \h</w:instrText>
        </w:r>
        <w:r>
          <w:rPr>
            <w:rFonts w:hint="eastAsia"/>
            <w:noProof/>
          </w:rPr>
          <w:instrText xml:space="preserve"> </w:instrText>
        </w:r>
        <w:r>
          <w:rPr>
            <w:rFonts w:hint="eastAsia"/>
            <w:noProof/>
          </w:rPr>
        </w:r>
        <w:r>
          <w:rPr>
            <w:rFonts w:hint="eastAsia"/>
            <w:noProof/>
          </w:rPr>
          <w:fldChar w:fldCharType="separate"/>
        </w:r>
        <w:r w:rsidR="00AB38DF">
          <w:rPr>
            <w:noProof/>
          </w:rPr>
          <w:t>8</w:t>
        </w:r>
        <w:r>
          <w:rPr>
            <w:rFonts w:hint="eastAsia"/>
            <w:noProof/>
          </w:rPr>
          <w:fldChar w:fldCharType="end"/>
        </w:r>
      </w:hyperlink>
    </w:p>
    <w:p w14:paraId="1B5A80F3" w14:textId="3E948207"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7" w:history="1">
        <w:r w:rsidRPr="007B0092">
          <w:rPr>
            <w:rStyle w:val="af3"/>
            <w:rFonts w:eastAsia="黑体" w:hint="eastAsia"/>
            <w:noProof/>
          </w:rPr>
          <w:t xml:space="preserve">2.2.4 </w:t>
        </w:r>
        <w:r w:rsidRPr="007B0092">
          <w:rPr>
            <w:rStyle w:val="af3"/>
            <w:rFonts w:eastAsia="黑体" w:hint="eastAsia"/>
            <w:noProof/>
          </w:rPr>
          <w:t>云平台及</w:t>
        </w:r>
        <w:r w:rsidRPr="007B0092">
          <w:rPr>
            <w:rStyle w:val="af3"/>
            <w:rFonts w:eastAsia="黑体" w:hint="eastAsia"/>
            <w:noProof/>
          </w:rPr>
          <w:t>APP</w:t>
        </w:r>
        <w:r w:rsidRPr="007B0092">
          <w:rPr>
            <w:rStyle w:val="af3"/>
            <w:rFonts w:eastAsia="黑体" w:hint="eastAsia"/>
            <w:noProof/>
          </w:rPr>
          <w:t>选择（</w:t>
        </w:r>
        <w:r w:rsidRPr="007B0092">
          <w:rPr>
            <w:rStyle w:val="af3"/>
            <w:rFonts w:eastAsia="黑体" w:hint="eastAsia"/>
            <w:noProof/>
          </w:rPr>
          <w:t>gck</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_Toc198501297 \h</w:instrText>
        </w:r>
        <w:r>
          <w:rPr>
            <w:rFonts w:hint="eastAsia"/>
            <w:noProof/>
          </w:rPr>
          <w:instrText xml:space="preserve"> </w:instrText>
        </w:r>
        <w:r>
          <w:rPr>
            <w:rFonts w:hint="eastAsia"/>
            <w:noProof/>
          </w:rPr>
        </w:r>
        <w:r>
          <w:rPr>
            <w:rFonts w:hint="eastAsia"/>
            <w:noProof/>
          </w:rPr>
          <w:fldChar w:fldCharType="separate"/>
        </w:r>
        <w:r w:rsidR="00AB38DF">
          <w:rPr>
            <w:noProof/>
          </w:rPr>
          <w:t>8</w:t>
        </w:r>
        <w:r>
          <w:rPr>
            <w:rFonts w:hint="eastAsia"/>
            <w:noProof/>
          </w:rPr>
          <w:fldChar w:fldCharType="end"/>
        </w:r>
      </w:hyperlink>
    </w:p>
    <w:p w14:paraId="7A11A1F2" w14:textId="455E7013"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8" w:history="1">
        <w:r w:rsidRPr="007B0092">
          <w:rPr>
            <w:rStyle w:val="af3"/>
            <w:rFonts w:eastAsia="黑体" w:hint="eastAsia"/>
            <w:noProof/>
          </w:rPr>
          <w:t xml:space="preserve">2.2.5  </w:t>
        </w:r>
        <w:r w:rsidRPr="007B0092">
          <w:rPr>
            <w:rStyle w:val="af3"/>
            <w:rFonts w:eastAsia="黑体" w:hint="eastAsia"/>
            <w:noProof/>
          </w:rPr>
          <w:t>短信平台的选择（</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_Toc198501298 \h</w:instrText>
        </w:r>
        <w:r>
          <w:rPr>
            <w:rFonts w:hint="eastAsia"/>
            <w:noProof/>
          </w:rPr>
          <w:instrText xml:space="preserve"> </w:instrText>
        </w:r>
        <w:r>
          <w:rPr>
            <w:rFonts w:hint="eastAsia"/>
            <w:noProof/>
          </w:rPr>
        </w:r>
        <w:r>
          <w:rPr>
            <w:rFonts w:hint="eastAsia"/>
            <w:noProof/>
          </w:rPr>
          <w:fldChar w:fldCharType="separate"/>
        </w:r>
        <w:r w:rsidR="00AB38DF">
          <w:rPr>
            <w:noProof/>
          </w:rPr>
          <w:t>9</w:t>
        </w:r>
        <w:r>
          <w:rPr>
            <w:rFonts w:hint="eastAsia"/>
            <w:noProof/>
          </w:rPr>
          <w:fldChar w:fldCharType="end"/>
        </w:r>
      </w:hyperlink>
    </w:p>
    <w:p w14:paraId="117EBF8C" w14:textId="0267187C"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299" w:history="1">
        <w:r w:rsidRPr="007B0092">
          <w:rPr>
            <w:rStyle w:val="af3"/>
            <w:rFonts w:eastAsia="黑体" w:hint="eastAsia"/>
            <w:noProof/>
          </w:rPr>
          <w:t>2.2.6</w:t>
        </w:r>
        <w:r w:rsidRPr="007B0092">
          <w:rPr>
            <w:rStyle w:val="af3"/>
            <w:rFonts w:eastAsia="黑体" w:hint="eastAsia"/>
            <w:noProof/>
          </w:rPr>
          <w:t>人脸识别系统的选择（</w:t>
        </w:r>
        <w:r w:rsidRPr="007B0092">
          <w:rPr>
            <w:rStyle w:val="af3"/>
            <w:rFonts w:eastAsia="黑体" w:hint="eastAsia"/>
            <w:noProof/>
          </w:rPr>
          <w:t>g.5ck2</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_Toc198501299 \h</w:instrText>
        </w:r>
        <w:r>
          <w:rPr>
            <w:rFonts w:hint="eastAsia"/>
            <w:noProof/>
          </w:rPr>
          <w:instrText xml:space="preserve"> </w:instrText>
        </w:r>
        <w:r>
          <w:rPr>
            <w:rFonts w:hint="eastAsia"/>
            <w:noProof/>
          </w:rPr>
        </w:r>
        <w:r>
          <w:rPr>
            <w:rFonts w:hint="eastAsia"/>
            <w:noProof/>
          </w:rPr>
          <w:fldChar w:fldCharType="separate"/>
        </w:r>
        <w:r w:rsidR="00AB38DF">
          <w:rPr>
            <w:noProof/>
          </w:rPr>
          <w:t>10</w:t>
        </w:r>
        <w:r>
          <w:rPr>
            <w:rFonts w:hint="eastAsia"/>
            <w:noProof/>
          </w:rPr>
          <w:fldChar w:fldCharType="end"/>
        </w:r>
      </w:hyperlink>
    </w:p>
    <w:p w14:paraId="46871070" w14:textId="0447AA4B"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00" w:history="1">
        <w:r w:rsidRPr="007B0092">
          <w:rPr>
            <w:rStyle w:val="af3"/>
            <w:rFonts w:hint="eastAsia"/>
            <w:noProof/>
          </w:rPr>
          <w:t>3</w:t>
        </w:r>
        <w:r w:rsidRPr="007B0092">
          <w:rPr>
            <w:rStyle w:val="af3"/>
            <w:rFonts w:hint="eastAsia"/>
            <w:noProof/>
          </w:rPr>
          <w:t xml:space="preserve">　</w:t>
        </w:r>
        <w:r w:rsidRPr="007B0092">
          <w:rPr>
            <w:rStyle w:val="af3"/>
            <w:rFonts w:eastAsia="黑体" w:hint="eastAsia"/>
            <w:noProof/>
          </w:rPr>
          <w:t>系统硬件设计</w:t>
        </w:r>
        <w:r w:rsidRPr="007B0092">
          <w:rPr>
            <w:rStyle w:val="af3"/>
            <w:rFonts w:eastAsia="黑体" w:hint="eastAsia"/>
            <w:noProof/>
          </w:rPr>
          <w:t>(n)</w:t>
        </w:r>
        <w:r>
          <w:rPr>
            <w:rFonts w:hint="eastAsia"/>
            <w:noProof/>
          </w:rPr>
          <w:tab/>
        </w:r>
        <w:r>
          <w:rPr>
            <w:rFonts w:hint="eastAsia"/>
            <w:noProof/>
          </w:rPr>
          <w:fldChar w:fldCharType="begin"/>
        </w:r>
        <w:r>
          <w:rPr>
            <w:rFonts w:hint="eastAsia"/>
            <w:noProof/>
          </w:rPr>
          <w:instrText xml:space="preserve"> </w:instrText>
        </w:r>
        <w:r>
          <w:rPr>
            <w:noProof/>
          </w:rPr>
          <w:instrText>PAGEREF _Toc198501300 \h</w:instrText>
        </w:r>
        <w:r>
          <w:rPr>
            <w:rFonts w:hint="eastAsia"/>
            <w:noProof/>
          </w:rPr>
          <w:instrText xml:space="preserve"> </w:instrText>
        </w:r>
        <w:r>
          <w:rPr>
            <w:rFonts w:hint="eastAsia"/>
            <w:noProof/>
          </w:rPr>
        </w:r>
        <w:r>
          <w:rPr>
            <w:rFonts w:hint="eastAsia"/>
            <w:noProof/>
          </w:rPr>
          <w:fldChar w:fldCharType="separate"/>
        </w:r>
        <w:r w:rsidR="00AB38DF">
          <w:rPr>
            <w:noProof/>
          </w:rPr>
          <w:t>12</w:t>
        </w:r>
        <w:r>
          <w:rPr>
            <w:rFonts w:hint="eastAsia"/>
            <w:noProof/>
          </w:rPr>
          <w:fldChar w:fldCharType="end"/>
        </w:r>
      </w:hyperlink>
    </w:p>
    <w:p w14:paraId="468E6377" w14:textId="1CD96284"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1" w:history="1">
        <w:r w:rsidRPr="007B0092">
          <w:rPr>
            <w:rStyle w:val="af3"/>
            <w:rFonts w:eastAsia="黑体" w:hint="eastAsia"/>
            <w:noProof/>
          </w:rPr>
          <w:t>3.1</w:t>
        </w:r>
        <w:r w:rsidRPr="007B0092">
          <w:rPr>
            <w:rStyle w:val="af3"/>
            <w:rFonts w:eastAsia="黑体" w:hint="eastAsia"/>
            <w:noProof/>
          </w:rPr>
          <w:t xml:space="preserve">　系统硬件原理图（</w:t>
        </w:r>
        <w:r w:rsidRPr="007B0092">
          <w:rPr>
            <w:rStyle w:val="af3"/>
            <w:rFonts w:eastAsia="黑体" w:hint="eastAsia"/>
            <w:noProof/>
          </w:rPr>
          <w:t>g</w:t>
        </w:r>
        <w:r w:rsidRPr="007B0092">
          <w:rPr>
            <w:rStyle w:val="af3"/>
            <w:rFonts w:eastAsia="黑体" w:hint="eastAsia"/>
            <w:noProof/>
          </w:rPr>
          <w:t>添加实物图）</w:t>
        </w:r>
        <w:r>
          <w:rPr>
            <w:rFonts w:hint="eastAsia"/>
            <w:noProof/>
          </w:rPr>
          <w:tab/>
        </w:r>
        <w:r>
          <w:rPr>
            <w:rFonts w:hint="eastAsia"/>
            <w:noProof/>
          </w:rPr>
          <w:fldChar w:fldCharType="begin"/>
        </w:r>
        <w:r>
          <w:rPr>
            <w:rFonts w:hint="eastAsia"/>
            <w:noProof/>
          </w:rPr>
          <w:instrText xml:space="preserve"> </w:instrText>
        </w:r>
        <w:r>
          <w:rPr>
            <w:noProof/>
          </w:rPr>
          <w:instrText>PAGEREF _Toc198501301 \h</w:instrText>
        </w:r>
        <w:r>
          <w:rPr>
            <w:rFonts w:hint="eastAsia"/>
            <w:noProof/>
          </w:rPr>
          <w:instrText xml:space="preserve"> </w:instrText>
        </w:r>
        <w:r>
          <w:rPr>
            <w:rFonts w:hint="eastAsia"/>
            <w:noProof/>
          </w:rPr>
        </w:r>
        <w:r>
          <w:rPr>
            <w:rFonts w:hint="eastAsia"/>
            <w:noProof/>
          </w:rPr>
          <w:fldChar w:fldCharType="separate"/>
        </w:r>
        <w:r w:rsidR="00AB38DF">
          <w:rPr>
            <w:noProof/>
          </w:rPr>
          <w:t>12</w:t>
        </w:r>
        <w:r>
          <w:rPr>
            <w:rFonts w:hint="eastAsia"/>
            <w:noProof/>
          </w:rPr>
          <w:fldChar w:fldCharType="end"/>
        </w:r>
      </w:hyperlink>
    </w:p>
    <w:p w14:paraId="5F8AB0B5" w14:textId="0E6CBE02"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2" w:history="1">
        <w:r w:rsidRPr="007B0092">
          <w:rPr>
            <w:rStyle w:val="af3"/>
            <w:rFonts w:eastAsia="黑体" w:hint="eastAsia"/>
            <w:noProof/>
          </w:rPr>
          <w:t>3.2</w:t>
        </w:r>
        <w:r w:rsidRPr="007B0092">
          <w:rPr>
            <w:rStyle w:val="af3"/>
            <w:rFonts w:eastAsia="黑体" w:hint="eastAsia"/>
            <w:noProof/>
          </w:rPr>
          <w:t xml:space="preserve">　</w:t>
        </w:r>
        <w:r w:rsidRPr="007B0092">
          <w:rPr>
            <w:rStyle w:val="af3"/>
            <w:rFonts w:eastAsia="黑体" w:hint="eastAsia"/>
            <w:noProof/>
          </w:rPr>
          <w:t>STM32</w:t>
        </w:r>
        <w:r w:rsidRPr="007B0092">
          <w:rPr>
            <w:rStyle w:val="af3"/>
            <w:rFonts w:eastAsia="黑体" w:hint="eastAsia"/>
            <w:noProof/>
          </w:rPr>
          <w:t>控制器（</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_Toc198501302 \h</w:instrText>
        </w:r>
        <w:r>
          <w:rPr>
            <w:rFonts w:hint="eastAsia"/>
            <w:noProof/>
          </w:rPr>
          <w:instrText xml:space="preserve"> </w:instrText>
        </w:r>
        <w:r>
          <w:rPr>
            <w:rFonts w:hint="eastAsia"/>
            <w:noProof/>
          </w:rPr>
        </w:r>
        <w:r>
          <w:rPr>
            <w:rFonts w:hint="eastAsia"/>
            <w:noProof/>
          </w:rPr>
          <w:fldChar w:fldCharType="separate"/>
        </w:r>
        <w:r w:rsidR="00AB38DF">
          <w:rPr>
            <w:noProof/>
          </w:rPr>
          <w:t>15</w:t>
        </w:r>
        <w:r>
          <w:rPr>
            <w:rFonts w:hint="eastAsia"/>
            <w:noProof/>
          </w:rPr>
          <w:fldChar w:fldCharType="end"/>
        </w:r>
      </w:hyperlink>
    </w:p>
    <w:p w14:paraId="66A9FFD8" w14:textId="3DE462FD"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3" w:history="1">
        <w:r w:rsidRPr="007B0092">
          <w:rPr>
            <w:rStyle w:val="af3"/>
            <w:rFonts w:eastAsia="黑体" w:hint="eastAsia"/>
            <w:noProof/>
          </w:rPr>
          <w:t>3.3</w:t>
        </w:r>
        <w:r w:rsidRPr="007B0092">
          <w:rPr>
            <w:rStyle w:val="af3"/>
            <w:rFonts w:eastAsia="黑体" w:hint="eastAsia"/>
            <w:noProof/>
          </w:rPr>
          <w:t xml:space="preserve">　烟雾检测模块（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_Toc198501303 \h</w:instrText>
        </w:r>
        <w:r>
          <w:rPr>
            <w:rFonts w:hint="eastAsia"/>
            <w:noProof/>
          </w:rPr>
          <w:instrText xml:space="preserve"> </w:instrText>
        </w:r>
        <w:r>
          <w:rPr>
            <w:rFonts w:hint="eastAsia"/>
            <w:noProof/>
          </w:rPr>
        </w:r>
        <w:r>
          <w:rPr>
            <w:rFonts w:hint="eastAsia"/>
            <w:noProof/>
          </w:rPr>
          <w:fldChar w:fldCharType="separate"/>
        </w:r>
        <w:r w:rsidR="00AB38DF">
          <w:rPr>
            <w:noProof/>
          </w:rPr>
          <w:t>18</w:t>
        </w:r>
        <w:r>
          <w:rPr>
            <w:rFonts w:hint="eastAsia"/>
            <w:noProof/>
          </w:rPr>
          <w:fldChar w:fldCharType="end"/>
        </w:r>
      </w:hyperlink>
    </w:p>
    <w:p w14:paraId="22C8F77C" w14:textId="58E3D8A9"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4" w:history="1">
        <w:r w:rsidRPr="007B0092">
          <w:rPr>
            <w:rStyle w:val="af3"/>
            <w:rFonts w:eastAsia="黑体" w:hint="eastAsia"/>
            <w:noProof/>
          </w:rPr>
          <w:t>3.4</w:t>
        </w:r>
        <w:r w:rsidRPr="007B0092">
          <w:rPr>
            <w:rStyle w:val="af3"/>
            <w:rFonts w:eastAsia="黑体" w:hint="eastAsia"/>
            <w:noProof/>
          </w:rPr>
          <w:t xml:space="preserve">　火焰传感器检测模块（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_Toc198501304 \h</w:instrText>
        </w:r>
        <w:r>
          <w:rPr>
            <w:rFonts w:hint="eastAsia"/>
            <w:noProof/>
          </w:rPr>
          <w:instrText xml:space="preserve"> </w:instrText>
        </w:r>
        <w:r>
          <w:rPr>
            <w:rFonts w:hint="eastAsia"/>
            <w:noProof/>
          </w:rPr>
        </w:r>
        <w:r>
          <w:rPr>
            <w:rFonts w:hint="eastAsia"/>
            <w:noProof/>
          </w:rPr>
          <w:fldChar w:fldCharType="separate"/>
        </w:r>
        <w:r w:rsidR="00AB38DF">
          <w:rPr>
            <w:noProof/>
          </w:rPr>
          <w:t>19</w:t>
        </w:r>
        <w:r>
          <w:rPr>
            <w:rFonts w:hint="eastAsia"/>
            <w:noProof/>
          </w:rPr>
          <w:fldChar w:fldCharType="end"/>
        </w:r>
      </w:hyperlink>
    </w:p>
    <w:p w14:paraId="12CB06BF" w14:textId="4F239C42"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5" w:history="1">
        <w:r w:rsidRPr="007B0092">
          <w:rPr>
            <w:rStyle w:val="af3"/>
            <w:rFonts w:eastAsia="黑体" w:hint="eastAsia"/>
            <w:noProof/>
          </w:rPr>
          <w:t>3.5</w:t>
        </w:r>
        <w:r w:rsidRPr="007B0092">
          <w:rPr>
            <w:rStyle w:val="af3"/>
            <w:rFonts w:eastAsia="黑体" w:hint="eastAsia"/>
            <w:noProof/>
          </w:rPr>
          <w:t xml:space="preserve">　红外热释电传感器（</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_Toc198501305 \h</w:instrText>
        </w:r>
        <w:r>
          <w:rPr>
            <w:rFonts w:hint="eastAsia"/>
            <w:noProof/>
          </w:rPr>
          <w:instrText xml:space="preserve"> </w:instrText>
        </w:r>
        <w:r>
          <w:rPr>
            <w:rFonts w:hint="eastAsia"/>
            <w:noProof/>
          </w:rPr>
        </w:r>
        <w:r>
          <w:rPr>
            <w:rFonts w:hint="eastAsia"/>
            <w:noProof/>
          </w:rPr>
          <w:fldChar w:fldCharType="separate"/>
        </w:r>
        <w:r w:rsidR="00AB38DF">
          <w:rPr>
            <w:noProof/>
          </w:rPr>
          <w:t>20</w:t>
        </w:r>
        <w:r>
          <w:rPr>
            <w:rFonts w:hint="eastAsia"/>
            <w:noProof/>
          </w:rPr>
          <w:fldChar w:fldCharType="end"/>
        </w:r>
      </w:hyperlink>
    </w:p>
    <w:p w14:paraId="11CE97CB" w14:textId="231A0E8C"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6" w:history="1">
        <w:r w:rsidRPr="007B0092">
          <w:rPr>
            <w:rStyle w:val="af3"/>
            <w:rFonts w:eastAsia="黑体" w:hint="eastAsia"/>
            <w:noProof/>
          </w:rPr>
          <w:t>3.6</w:t>
        </w:r>
        <w:r w:rsidRPr="007B0092">
          <w:rPr>
            <w:rStyle w:val="af3"/>
            <w:rFonts w:eastAsia="黑体" w:hint="eastAsia"/>
            <w:noProof/>
          </w:rPr>
          <w:t xml:space="preserve">　</w:t>
        </w:r>
        <w:r w:rsidRPr="007B0092">
          <w:rPr>
            <w:rStyle w:val="af3"/>
            <w:rFonts w:eastAsia="黑体" w:hint="eastAsia"/>
            <w:noProof/>
          </w:rPr>
          <w:t>OLED</w:t>
        </w:r>
        <w:r w:rsidRPr="007B0092">
          <w:rPr>
            <w:rStyle w:val="af3"/>
            <w:rFonts w:eastAsia="黑体" w:hint="eastAsia"/>
            <w:noProof/>
          </w:rPr>
          <w:t>显示模块（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_Toc198501306 \h</w:instrText>
        </w:r>
        <w:r>
          <w:rPr>
            <w:rFonts w:hint="eastAsia"/>
            <w:noProof/>
          </w:rPr>
          <w:instrText xml:space="preserve"> </w:instrText>
        </w:r>
        <w:r>
          <w:rPr>
            <w:rFonts w:hint="eastAsia"/>
            <w:noProof/>
          </w:rPr>
        </w:r>
        <w:r>
          <w:rPr>
            <w:rFonts w:hint="eastAsia"/>
            <w:noProof/>
          </w:rPr>
          <w:fldChar w:fldCharType="separate"/>
        </w:r>
        <w:r w:rsidR="00AB38DF">
          <w:rPr>
            <w:noProof/>
          </w:rPr>
          <w:t>21</w:t>
        </w:r>
        <w:r>
          <w:rPr>
            <w:rFonts w:hint="eastAsia"/>
            <w:noProof/>
          </w:rPr>
          <w:fldChar w:fldCharType="end"/>
        </w:r>
      </w:hyperlink>
    </w:p>
    <w:p w14:paraId="3DA20862" w14:textId="394D2B5B"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7" w:history="1">
        <w:r w:rsidRPr="007B0092">
          <w:rPr>
            <w:rStyle w:val="af3"/>
            <w:rFonts w:eastAsia="黑体" w:hint="eastAsia"/>
            <w:noProof/>
          </w:rPr>
          <w:t>3.7</w:t>
        </w:r>
        <w:r w:rsidRPr="007B0092">
          <w:rPr>
            <w:rStyle w:val="af3"/>
            <w:rFonts w:eastAsia="黑体" w:hint="eastAsia"/>
            <w:noProof/>
          </w:rPr>
          <w:t xml:space="preserve">　</w:t>
        </w:r>
        <w:r w:rsidRPr="007B0092">
          <w:rPr>
            <w:rStyle w:val="af3"/>
            <w:rFonts w:eastAsia="黑体" w:hint="eastAsia"/>
            <w:noProof/>
          </w:rPr>
          <w:t>DHT11</w:t>
        </w:r>
        <w:r w:rsidRPr="007B0092">
          <w:rPr>
            <w:rStyle w:val="af3"/>
            <w:rFonts w:eastAsia="黑体" w:hint="eastAsia"/>
            <w:noProof/>
          </w:rPr>
          <w:t>温湿度检测模块（</w:t>
        </w:r>
        <w:r w:rsidRPr="007B0092">
          <w:rPr>
            <w:rStyle w:val="af3"/>
            <w:rFonts w:eastAsia="黑体" w:hint="eastAsia"/>
            <w:noProof/>
          </w:rPr>
          <w:t>g.5</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_Toc198501307 \h</w:instrText>
        </w:r>
        <w:r>
          <w:rPr>
            <w:rFonts w:hint="eastAsia"/>
            <w:noProof/>
          </w:rPr>
          <w:instrText xml:space="preserve"> </w:instrText>
        </w:r>
        <w:r>
          <w:rPr>
            <w:rFonts w:hint="eastAsia"/>
            <w:noProof/>
          </w:rPr>
        </w:r>
        <w:r>
          <w:rPr>
            <w:rFonts w:hint="eastAsia"/>
            <w:noProof/>
          </w:rPr>
          <w:fldChar w:fldCharType="separate"/>
        </w:r>
        <w:r w:rsidR="00AB38DF">
          <w:rPr>
            <w:noProof/>
          </w:rPr>
          <w:t>22</w:t>
        </w:r>
        <w:r>
          <w:rPr>
            <w:rFonts w:hint="eastAsia"/>
            <w:noProof/>
          </w:rPr>
          <w:fldChar w:fldCharType="end"/>
        </w:r>
      </w:hyperlink>
    </w:p>
    <w:p w14:paraId="0C2875F1" w14:textId="6CB761CB"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8" w:history="1">
        <w:r w:rsidRPr="007B0092">
          <w:rPr>
            <w:rStyle w:val="af3"/>
            <w:rFonts w:eastAsia="黑体" w:hint="eastAsia"/>
            <w:noProof/>
          </w:rPr>
          <w:t>3.8</w:t>
        </w:r>
        <w:r w:rsidRPr="007B0092">
          <w:rPr>
            <w:rStyle w:val="af3"/>
            <w:rFonts w:eastAsia="黑体" w:hint="eastAsia"/>
            <w:noProof/>
          </w:rPr>
          <w:t xml:space="preserve">　继电器模块（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_Toc198501308 \h</w:instrText>
        </w:r>
        <w:r>
          <w:rPr>
            <w:rFonts w:hint="eastAsia"/>
            <w:noProof/>
          </w:rPr>
          <w:instrText xml:space="preserve"> </w:instrText>
        </w:r>
        <w:r>
          <w:rPr>
            <w:rFonts w:hint="eastAsia"/>
            <w:noProof/>
          </w:rPr>
        </w:r>
        <w:r>
          <w:rPr>
            <w:rFonts w:hint="eastAsia"/>
            <w:noProof/>
          </w:rPr>
          <w:fldChar w:fldCharType="separate"/>
        </w:r>
        <w:r w:rsidR="00AB38DF">
          <w:rPr>
            <w:noProof/>
          </w:rPr>
          <w:t>23</w:t>
        </w:r>
        <w:r>
          <w:rPr>
            <w:rFonts w:hint="eastAsia"/>
            <w:noProof/>
          </w:rPr>
          <w:fldChar w:fldCharType="end"/>
        </w:r>
      </w:hyperlink>
    </w:p>
    <w:p w14:paraId="074145F8" w14:textId="0915482B"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09" w:history="1">
        <w:r w:rsidRPr="007B0092">
          <w:rPr>
            <w:rStyle w:val="af3"/>
            <w:rFonts w:eastAsia="黑体" w:hint="eastAsia"/>
            <w:noProof/>
          </w:rPr>
          <w:t>3.9</w:t>
        </w:r>
        <w:r w:rsidRPr="007B0092">
          <w:rPr>
            <w:rStyle w:val="af3"/>
            <w:rFonts w:eastAsia="黑体" w:hint="eastAsia"/>
            <w:noProof/>
          </w:rPr>
          <w:t xml:space="preserve">　水泵电机驱动模块（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_Toc198501309 \h</w:instrText>
        </w:r>
        <w:r>
          <w:rPr>
            <w:rFonts w:hint="eastAsia"/>
            <w:noProof/>
          </w:rPr>
          <w:instrText xml:space="preserve"> </w:instrText>
        </w:r>
        <w:r>
          <w:rPr>
            <w:rFonts w:hint="eastAsia"/>
            <w:noProof/>
          </w:rPr>
        </w:r>
        <w:r>
          <w:rPr>
            <w:rFonts w:hint="eastAsia"/>
            <w:noProof/>
          </w:rPr>
          <w:fldChar w:fldCharType="separate"/>
        </w:r>
        <w:r w:rsidR="00AB38DF">
          <w:rPr>
            <w:noProof/>
          </w:rPr>
          <w:t>25</w:t>
        </w:r>
        <w:r>
          <w:rPr>
            <w:rFonts w:hint="eastAsia"/>
            <w:noProof/>
          </w:rPr>
          <w:fldChar w:fldCharType="end"/>
        </w:r>
      </w:hyperlink>
    </w:p>
    <w:p w14:paraId="6E25DD09" w14:textId="561EC3BF"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0" w:history="1">
        <w:r w:rsidRPr="007B0092">
          <w:rPr>
            <w:rStyle w:val="af3"/>
            <w:rFonts w:eastAsia="黑体" w:hint="eastAsia"/>
            <w:noProof/>
          </w:rPr>
          <w:t>3.10</w:t>
        </w:r>
        <w:r w:rsidRPr="007B0092">
          <w:rPr>
            <w:rStyle w:val="af3"/>
            <w:rFonts w:eastAsia="黑体" w:hint="eastAsia"/>
            <w:noProof/>
          </w:rPr>
          <w:t xml:space="preserve">　报警模块（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_Toc198501310 \h</w:instrText>
        </w:r>
        <w:r>
          <w:rPr>
            <w:rFonts w:hint="eastAsia"/>
            <w:noProof/>
          </w:rPr>
          <w:instrText xml:space="preserve"> </w:instrText>
        </w:r>
        <w:r>
          <w:rPr>
            <w:rFonts w:hint="eastAsia"/>
            <w:noProof/>
          </w:rPr>
        </w:r>
        <w:r>
          <w:rPr>
            <w:rFonts w:hint="eastAsia"/>
            <w:noProof/>
          </w:rPr>
          <w:fldChar w:fldCharType="separate"/>
        </w:r>
        <w:r w:rsidR="00AB38DF">
          <w:rPr>
            <w:noProof/>
          </w:rPr>
          <w:t>26</w:t>
        </w:r>
        <w:r>
          <w:rPr>
            <w:rFonts w:hint="eastAsia"/>
            <w:noProof/>
          </w:rPr>
          <w:fldChar w:fldCharType="end"/>
        </w:r>
      </w:hyperlink>
    </w:p>
    <w:p w14:paraId="3D9D86F9" w14:textId="75904C54"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1" w:history="1">
        <w:r w:rsidRPr="007B0092">
          <w:rPr>
            <w:rStyle w:val="af3"/>
            <w:rFonts w:eastAsia="黑体" w:hint="eastAsia"/>
            <w:noProof/>
          </w:rPr>
          <w:t>3.11</w:t>
        </w:r>
        <w:r w:rsidRPr="007B0092">
          <w:rPr>
            <w:rStyle w:val="af3"/>
            <w:rFonts w:eastAsia="黑体" w:hint="eastAsia"/>
            <w:noProof/>
          </w:rPr>
          <w:t xml:space="preserve">　</w:t>
        </w:r>
        <w:r w:rsidRPr="007B0092">
          <w:rPr>
            <w:rStyle w:val="af3"/>
            <w:rFonts w:eastAsia="黑体" w:hint="eastAsia"/>
            <w:noProof/>
          </w:rPr>
          <w:t>AT24C02</w:t>
        </w:r>
        <w:r w:rsidRPr="007B0092">
          <w:rPr>
            <w:rStyle w:val="af3"/>
            <w:rFonts w:eastAsia="黑体" w:hint="eastAsia"/>
            <w:noProof/>
          </w:rPr>
          <w:t>存储模块（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_Toc198501311 \h</w:instrText>
        </w:r>
        <w:r>
          <w:rPr>
            <w:rFonts w:hint="eastAsia"/>
            <w:noProof/>
          </w:rPr>
          <w:instrText xml:space="preserve"> </w:instrText>
        </w:r>
        <w:r>
          <w:rPr>
            <w:rFonts w:hint="eastAsia"/>
            <w:noProof/>
          </w:rPr>
        </w:r>
        <w:r>
          <w:rPr>
            <w:rFonts w:hint="eastAsia"/>
            <w:noProof/>
          </w:rPr>
          <w:fldChar w:fldCharType="separate"/>
        </w:r>
        <w:r w:rsidR="00AB38DF">
          <w:rPr>
            <w:noProof/>
          </w:rPr>
          <w:t>27</w:t>
        </w:r>
        <w:r>
          <w:rPr>
            <w:rFonts w:hint="eastAsia"/>
            <w:noProof/>
          </w:rPr>
          <w:fldChar w:fldCharType="end"/>
        </w:r>
      </w:hyperlink>
    </w:p>
    <w:p w14:paraId="5F4FDD17" w14:textId="4A9E08E6"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2" w:history="1">
        <w:r w:rsidRPr="007B0092">
          <w:rPr>
            <w:rStyle w:val="af3"/>
            <w:rFonts w:eastAsia="黑体" w:hint="eastAsia"/>
            <w:noProof/>
          </w:rPr>
          <w:t>3.12</w:t>
        </w:r>
        <w:r w:rsidRPr="007B0092">
          <w:rPr>
            <w:rStyle w:val="af3"/>
            <w:rFonts w:eastAsia="黑体" w:hint="eastAsia"/>
            <w:noProof/>
          </w:rPr>
          <w:t xml:space="preserve">　楼宇人员信息检测系统控制器（</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_Toc198501312 \h</w:instrText>
        </w:r>
        <w:r>
          <w:rPr>
            <w:rFonts w:hint="eastAsia"/>
            <w:noProof/>
          </w:rPr>
          <w:instrText xml:space="preserve"> </w:instrText>
        </w:r>
        <w:r>
          <w:rPr>
            <w:rFonts w:hint="eastAsia"/>
            <w:noProof/>
          </w:rPr>
        </w:r>
        <w:r>
          <w:rPr>
            <w:rFonts w:hint="eastAsia"/>
            <w:noProof/>
          </w:rPr>
          <w:fldChar w:fldCharType="separate"/>
        </w:r>
        <w:r w:rsidR="00AB38DF">
          <w:rPr>
            <w:noProof/>
          </w:rPr>
          <w:t>28</w:t>
        </w:r>
        <w:r>
          <w:rPr>
            <w:rFonts w:hint="eastAsia"/>
            <w:noProof/>
          </w:rPr>
          <w:fldChar w:fldCharType="end"/>
        </w:r>
      </w:hyperlink>
    </w:p>
    <w:p w14:paraId="15E1A502" w14:textId="3DDB2C02"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3" w:history="1">
        <w:r w:rsidRPr="007B0092">
          <w:rPr>
            <w:rStyle w:val="af3"/>
            <w:rFonts w:eastAsia="黑体" w:hint="eastAsia"/>
            <w:noProof/>
          </w:rPr>
          <w:t>3.13</w:t>
        </w:r>
        <w:r w:rsidRPr="007B0092">
          <w:rPr>
            <w:rStyle w:val="af3"/>
            <w:rFonts w:eastAsia="黑体" w:hint="eastAsia"/>
            <w:noProof/>
          </w:rPr>
          <w:t xml:space="preserve">　</w:t>
        </w:r>
        <w:r w:rsidRPr="007B0092">
          <w:rPr>
            <w:rStyle w:val="af3"/>
            <w:rFonts w:eastAsia="黑体" w:hint="eastAsia"/>
            <w:noProof/>
          </w:rPr>
          <w:t>RFID RC522</w:t>
        </w:r>
        <w:r w:rsidRPr="007B0092">
          <w:rPr>
            <w:rStyle w:val="af3"/>
            <w:rFonts w:eastAsia="黑体" w:hint="eastAsia"/>
            <w:noProof/>
          </w:rPr>
          <w:t>刷卡模块（</w:t>
        </w:r>
        <w:r w:rsidRPr="007B0092">
          <w:rPr>
            <w:rStyle w:val="af3"/>
            <w:rFonts w:eastAsia="黑体" w:hint="eastAsia"/>
            <w:noProof/>
          </w:rPr>
          <w:t>g.5ck</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_Toc198501313 \h</w:instrText>
        </w:r>
        <w:r>
          <w:rPr>
            <w:rFonts w:hint="eastAsia"/>
            <w:noProof/>
          </w:rPr>
          <w:instrText xml:space="preserve"> </w:instrText>
        </w:r>
        <w:r>
          <w:rPr>
            <w:rFonts w:hint="eastAsia"/>
            <w:noProof/>
          </w:rPr>
        </w:r>
        <w:r>
          <w:rPr>
            <w:rFonts w:hint="eastAsia"/>
            <w:noProof/>
          </w:rPr>
          <w:fldChar w:fldCharType="separate"/>
        </w:r>
        <w:r w:rsidR="00AB38DF">
          <w:rPr>
            <w:noProof/>
          </w:rPr>
          <w:t>29</w:t>
        </w:r>
        <w:r>
          <w:rPr>
            <w:rFonts w:hint="eastAsia"/>
            <w:noProof/>
          </w:rPr>
          <w:fldChar w:fldCharType="end"/>
        </w:r>
      </w:hyperlink>
    </w:p>
    <w:p w14:paraId="0C83F58D" w14:textId="14D7609B"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4" w:history="1">
        <w:r w:rsidRPr="007B0092">
          <w:rPr>
            <w:rStyle w:val="af3"/>
            <w:rFonts w:eastAsia="黑体" w:hint="eastAsia"/>
            <w:noProof/>
          </w:rPr>
          <w:t>3.14</w:t>
        </w:r>
        <w:r w:rsidRPr="007B0092">
          <w:rPr>
            <w:rStyle w:val="af3"/>
            <w:rFonts w:eastAsia="黑体" w:hint="eastAsia"/>
            <w:noProof/>
          </w:rPr>
          <w:t xml:space="preserve">　</w:t>
        </w:r>
        <w:r w:rsidRPr="007B0092">
          <w:rPr>
            <w:rStyle w:val="af3"/>
            <w:rFonts w:eastAsia="黑体" w:hint="eastAsia"/>
            <w:noProof/>
          </w:rPr>
          <w:t>AS608</w:t>
        </w:r>
        <w:r w:rsidRPr="007B0092">
          <w:rPr>
            <w:rStyle w:val="af3"/>
            <w:rFonts w:eastAsia="黑体" w:hint="eastAsia"/>
            <w:noProof/>
          </w:rPr>
          <w:t>指纹模块（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_Toc198501314 \h</w:instrText>
        </w:r>
        <w:r>
          <w:rPr>
            <w:rFonts w:hint="eastAsia"/>
            <w:noProof/>
          </w:rPr>
          <w:instrText xml:space="preserve"> </w:instrText>
        </w:r>
        <w:r>
          <w:rPr>
            <w:rFonts w:hint="eastAsia"/>
            <w:noProof/>
          </w:rPr>
        </w:r>
        <w:r>
          <w:rPr>
            <w:rFonts w:hint="eastAsia"/>
            <w:noProof/>
          </w:rPr>
          <w:fldChar w:fldCharType="separate"/>
        </w:r>
        <w:r w:rsidR="00AB38DF">
          <w:rPr>
            <w:noProof/>
          </w:rPr>
          <w:t>30</w:t>
        </w:r>
        <w:r>
          <w:rPr>
            <w:rFonts w:hint="eastAsia"/>
            <w:noProof/>
          </w:rPr>
          <w:fldChar w:fldCharType="end"/>
        </w:r>
      </w:hyperlink>
    </w:p>
    <w:p w14:paraId="3D6FE210" w14:textId="4A329745"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5" w:history="1">
        <w:r w:rsidRPr="007B0092">
          <w:rPr>
            <w:rStyle w:val="af3"/>
            <w:rFonts w:eastAsia="黑体" w:hint="eastAsia"/>
            <w:noProof/>
          </w:rPr>
          <w:t>3.15</w:t>
        </w:r>
        <w:r w:rsidRPr="007B0092">
          <w:rPr>
            <w:rStyle w:val="af3"/>
            <w:rFonts w:eastAsia="黑体" w:hint="eastAsia"/>
            <w:noProof/>
          </w:rPr>
          <w:t xml:space="preserve">　</w:t>
        </w:r>
        <w:r w:rsidRPr="007B0092">
          <w:rPr>
            <w:rStyle w:val="af3"/>
            <w:rFonts w:eastAsia="黑体" w:hint="eastAsia"/>
            <w:noProof/>
          </w:rPr>
          <w:t>RDK X5</w:t>
        </w:r>
        <w:r w:rsidRPr="007B0092">
          <w:rPr>
            <w:rStyle w:val="af3"/>
            <w:rFonts w:eastAsia="黑体" w:hint="eastAsia"/>
            <w:noProof/>
          </w:rPr>
          <w:t>人脸识别模块（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_Toc198501315 \h</w:instrText>
        </w:r>
        <w:r>
          <w:rPr>
            <w:rFonts w:hint="eastAsia"/>
            <w:noProof/>
          </w:rPr>
          <w:instrText xml:space="preserve"> </w:instrText>
        </w:r>
        <w:r>
          <w:rPr>
            <w:rFonts w:hint="eastAsia"/>
            <w:noProof/>
          </w:rPr>
        </w:r>
        <w:r>
          <w:rPr>
            <w:rFonts w:hint="eastAsia"/>
            <w:noProof/>
          </w:rPr>
          <w:fldChar w:fldCharType="separate"/>
        </w:r>
        <w:r w:rsidR="00AB38DF">
          <w:rPr>
            <w:noProof/>
          </w:rPr>
          <w:t>31</w:t>
        </w:r>
        <w:r>
          <w:rPr>
            <w:rFonts w:hint="eastAsia"/>
            <w:noProof/>
          </w:rPr>
          <w:fldChar w:fldCharType="end"/>
        </w:r>
      </w:hyperlink>
    </w:p>
    <w:p w14:paraId="0840505D" w14:textId="2979633D"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6" w:history="1">
        <w:r w:rsidRPr="007B0092">
          <w:rPr>
            <w:rStyle w:val="af3"/>
            <w:rFonts w:eastAsia="黑体" w:hint="eastAsia"/>
            <w:noProof/>
          </w:rPr>
          <w:t>3.16</w:t>
        </w:r>
        <w:r w:rsidRPr="007B0092">
          <w:rPr>
            <w:rStyle w:val="af3"/>
            <w:rFonts w:eastAsia="黑体" w:hint="eastAsia"/>
            <w:noProof/>
          </w:rPr>
          <w:t xml:space="preserve">　按键检测电路（</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_Toc198501316 \h</w:instrText>
        </w:r>
        <w:r>
          <w:rPr>
            <w:rFonts w:hint="eastAsia"/>
            <w:noProof/>
          </w:rPr>
          <w:instrText xml:space="preserve"> </w:instrText>
        </w:r>
        <w:r>
          <w:rPr>
            <w:rFonts w:hint="eastAsia"/>
            <w:noProof/>
          </w:rPr>
        </w:r>
        <w:r>
          <w:rPr>
            <w:rFonts w:hint="eastAsia"/>
            <w:noProof/>
          </w:rPr>
          <w:fldChar w:fldCharType="separate"/>
        </w:r>
        <w:r w:rsidR="00AB38DF">
          <w:rPr>
            <w:noProof/>
          </w:rPr>
          <w:t>31</w:t>
        </w:r>
        <w:r>
          <w:rPr>
            <w:rFonts w:hint="eastAsia"/>
            <w:noProof/>
          </w:rPr>
          <w:fldChar w:fldCharType="end"/>
        </w:r>
      </w:hyperlink>
    </w:p>
    <w:p w14:paraId="2657BD61" w14:textId="3CF3A2E9"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7" w:history="1">
        <w:r w:rsidRPr="007B0092">
          <w:rPr>
            <w:rStyle w:val="af3"/>
            <w:rFonts w:eastAsia="黑体" w:hint="eastAsia"/>
            <w:noProof/>
          </w:rPr>
          <w:t>3.17</w:t>
        </w:r>
        <w:r w:rsidRPr="007B0092">
          <w:rPr>
            <w:rStyle w:val="af3"/>
            <w:rFonts w:eastAsia="黑体" w:hint="eastAsia"/>
            <w:noProof/>
          </w:rPr>
          <w:t xml:space="preserve">　</w:t>
        </w:r>
        <w:r w:rsidRPr="007B0092">
          <w:rPr>
            <w:rStyle w:val="af3"/>
            <w:rFonts w:eastAsia="黑体" w:hint="eastAsia"/>
            <w:noProof/>
          </w:rPr>
          <w:t>SG90</w:t>
        </w:r>
        <w:r w:rsidRPr="007B0092">
          <w:rPr>
            <w:rStyle w:val="af3"/>
            <w:rFonts w:eastAsia="黑体" w:hint="eastAsia"/>
            <w:noProof/>
          </w:rPr>
          <w:t>舵机模块（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_Toc198501317 \h</w:instrText>
        </w:r>
        <w:r>
          <w:rPr>
            <w:rFonts w:hint="eastAsia"/>
            <w:noProof/>
          </w:rPr>
          <w:instrText xml:space="preserve"> </w:instrText>
        </w:r>
        <w:r>
          <w:rPr>
            <w:rFonts w:hint="eastAsia"/>
            <w:noProof/>
          </w:rPr>
        </w:r>
        <w:r>
          <w:rPr>
            <w:rFonts w:hint="eastAsia"/>
            <w:noProof/>
          </w:rPr>
          <w:fldChar w:fldCharType="separate"/>
        </w:r>
        <w:r w:rsidR="00AB38DF">
          <w:rPr>
            <w:noProof/>
          </w:rPr>
          <w:t>32</w:t>
        </w:r>
        <w:r>
          <w:rPr>
            <w:rFonts w:hint="eastAsia"/>
            <w:noProof/>
          </w:rPr>
          <w:fldChar w:fldCharType="end"/>
        </w:r>
      </w:hyperlink>
    </w:p>
    <w:p w14:paraId="0F08F18E" w14:textId="2AC928F8"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8" w:history="1">
        <w:r w:rsidRPr="007B0092">
          <w:rPr>
            <w:rStyle w:val="af3"/>
            <w:rFonts w:eastAsia="黑体" w:hint="eastAsia"/>
            <w:noProof/>
          </w:rPr>
          <w:t>3.18</w:t>
        </w:r>
        <w:r w:rsidRPr="007B0092">
          <w:rPr>
            <w:rStyle w:val="af3"/>
            <w:rFonts w:eastAsia="黑体" w:hint="eastAsia"/>
            <w:noProof/>
          </w:rPr>
          <w:t xml:space="preserve">　太阳能并网逆变控制器（</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_Toc198501318 \h</w:instrText>
        </w:r>
        <w:r>
          <w:rPr>
            <w:rFonts w:hint="eastAsia"/>
            <w:noProof/>
          </w:rPr>
          <w:instrText xml:space="preserve"> </w:instrText>
        </w:r>
        <w:r>
          <w:rPr>
            <w:rFonts w:hint="eastAsia"/>
            <w:noProof/>
          </w:rPr>
        </w:r>
        <w:r>
          <w:rPr>
            <w:rFonts w:hint="eastAsia"/>
            <w:noProof/>
          </w:rPr>
          <w:fldChar w:fldCharType="separate"/>
        </w:r>
        <w:r w:rsidR="00AB38DF">
          <w:rPr>
            <w:noProof/>
          </w:rPr>
          <w:t>33</w:t>
        </w:r>
        <w:r>
          <w:rPr>
            <w:rFonts w:hint="eastAsia"/>
            <w:noProof/>
          </w:rPr>
          <w:fldChar w:fldCharType="end"/>
        </w:r>
      </w:hyperlink>
    </w:p>
    <w:p w14:paraId="65279AB8" w14:textId="5A8B49E7"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19" w:history="1">
        <w:r w:rsidRPr="007B0092">
          <w:rPr>
            <w:rStyle w:val="af3"/>
            <w:rFonts w:eastAsia="黑体" w:hint="eastAsia"/>
            <w:noProof/>
          </w:rPr>
          <w:t>3.19</w:t>
        </w:r>
        <w:r w:rsidRPr="007B0092">
          <w:rPr>
            <w:rStyle w:val="af3"/>
            <w:rFonts w:eastAsia="黑体" w:hint="eastAsia"/>
            <w:noProof/>
          </w:rPr>
          <w:t xml:space="preserve">　晶闸管有源逆变电路（</w:t>
        </w:r>
        <w:r w:rsidRPr="007B0092">
          <w:rPr>
            <w:rStyle w:val="af3"/>
            <w:rFonts w:eastAsia="黑体" w:hint="eastAsia"/>
            <w:noProof/>
          </w:rPr>
          <w:t>g.5</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_Toc198501319 \h</w:instrText>
        </w:r>
        <w:r>
          <w:rPr>
            <w:rFonts w:hint="eastAsia"/>
            <w:noProof/>
          </w:rPr>
          <w:instrText xml:space="preserve"> </w:instrText>
        </w:r>
        <w:r>
          <w:rPr>
            <w:rFonts w:hint="eastAsia"/>
            <w:noProof/>
          </w:rPr>
        </w:r>
        <w:r>
          <w:rPr>
            <w:rFonts w:hint="eastAsia"/>
            <w:noProof/>
          </w:rPr>
          <w:fldChar w:fldCharType="separate"/>
        </w:r>
        <w:r w:rsidR="00AB38DF">
          <w:rPr>
            <w:noProof/>
          </w:rPr>
          <w:t>33</w:t>
        </w:r>
        <w:r>
          <w:rPr>
            <w:rFonts w:hint="eastAsia"/>
            <w:noProof/>
          </w:rPr>
          <w:fldChar w:fldCharType="end"/>
        </w:r>
      </w:hyperlink>
    </w:p>
    <w:p w14:paraId="3B675F48" w14:textId="6A286917"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0" w:history="1">
        <w:r w:rsidRPr="007B0092">
          <w:rPr>
            <w:rStyle w:val="af3"/>
            <w:rFonts w:eastAsia="黑体" w:hint="eastAsia"/>
            <w:noProof/>
          </w:rPr>
          <w:t>3.20</w:t>
        </w:r>
        <w:r w:rsidRPr="007B0092">
          <w:rPr>
            <w:rStyle w:val="af3"/>
            <w:rFonts w:eastAsia="黑体" w:hint="eastAsia"/>
            <w:noProof/>
          </w:rPr>
          <w:t xml:space="preserve">　电能质量采集模块（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_Toc198501320 \h</w:instrText>
        </w:r>
        <w:r>
          <w:rPr>
            <w:rFonts w:hint="eastAsia"/>
            <w:noProof/>
          </w:rPr>
          <w:instrText xml:space="preserve"> </w:instrText>
        </w:r>
        <w:r>
          <w:rPr>
            <w:rFonts w:hint="eastAsia"/>
            <w:noProof/>
          </w:rPr>
        </w:r>
        <w:r>
          <w:rPr>
            <w:rFonts w:hint="eastAsia"/>
            <w:noProof/>
          </w:rPr>
          <w:fldChar w:fldCharType="separate"/>
        </w:r>
        <w:r w:rsidR="00AB38DF">
          <w:rPr>
            <w:noProof/>
          </w:rPr>
          <w:t>35</w:t>
        </w:r>
        <w:r>
          <w:rPr>
            <w:rFonts w:hint="eastAsia"/>
            <w:noProof/>
          </w:rPr>
          <w:fldChar w:fldCharType="end"/>
        </w:r>
      </w:hyperlink>
    </w:p>
    <w:p w14:paraId="07BF3037" w14:textId="639E04C8"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1" w:history="1">
        <w:r w:rsidRPr="007B0092">
          <w:rPr>
            <w:rStyle w:val="af3"/>
            <w:rFonts w:eastAsia="黑体" w:hint="eastAsia"/>
            <w:noProof/>
          </w:rPr>
          <w:t>3.21</w:t>
        </w:r>
        <w:r w:rsidRPr="007B0092">
          <w:rPr>
            <w:rStyle w:val="af3"/>
            <w:rFonts w:eastAsia="黑体" w:hint="eastAsia"/>
            <w:noProof/>
          </w:rPr>
          <w:t xml:space="preserve">　</w:t>
        </w:r>
        <w:r w:rsidRPr="007B0092">
          <w:rPr>
            <w:rStyle w:val="af3"/>
            <w:rFonts w:eastAsia="黑体" w:hint="eastAsia"/>
            <w:noProof/>
          </w:rPr>
          <w:t>TTL</w:t>
        </w:r>
        <w:r w:rsidRPr="007B0092">
          <w:rPr>
            <w:rStyle w:val="af3"/>
            <w:rFonts w:eastAsia="黑体" w:hint="eastAsia"/>
            <w:noProof/>
          </w:rPr>
          <w:t>转</w:t>
        </w:r>
        <w:r w:rsidRPr="007B0092">
          <w:rPr>
            <w:rStyle w:val="af3"/>
            <w:rFonts w:eastAsia="黑体" w:hint="eastAsia"/>
            <w:noProof/>
          </w:rPr>
          <w:t>RS485</w:t>
        </w:r>
        <w:r w:rsidRPr="007B0092">
          <w:rPr>
            <w:rStyle w:val="af3"/>
            <w:rFonts w:eastAsia="黑体" w:hint="eastAsia"/>
            <w:noProof/>
          </w:rPr>
          <w:t>通讯模块（</w:t>
        </w:r>
        <w:r w:rsidRPr="007B0092">
          <w:rPr>
            <w:rStyle w:val="af3"/>
            <w:rFonts w:eastAsia="黑体" w:hint="eastAsia"/>
            <w:noProof/>
          </w:rPr>
          <w:t>g</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_Toc198501321 \h</w:instrText>
        </w:r>
        <w:r>
          <w:rPr>
            <w:rFonts w:hint="eastAsia"/>
            <w:noProof/>
          </w:rPr>
          <w:instrText xml:space="preserve"> </w:instrText>
        </w:r>
        <w:r>
          <w:rPr>
            <w:rFonts w:hint="eastAsia"/>
            <w:noProof/>
          </w:rPr>
        </w:r>
        <w:r>
          <w:rPr>
            <w:rFonts w:hint="eastAsia"/>
            <w:noProof/>
          </w:rPr>
          <w:fldChar w:fldCharType="separate"/>
        </w:r>
        <w:r w:rsidR="00AB38DF">
          <w:rPr>
            <w:noProof/>
          </w:rPr>
          <w:t>37</w:t>
        </w:r>
        <w:r>
          <w:rPr>
            <w:rFonts w:hint="eastAsia"/>
            <w:noProof/>
          </w:rPr>
          <w:fldChar w:fldCharType="end"/>
        </w:r>
      </w:hyperlink>
    </w:p>
    <w:p w14:paraId="4CA96667" w14:textId="30EAC74B"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2" w:history="1">
        <w:r w:rsidRPr="007B0092">
          <w:rPr>
            <w:rStyle w:val="af3"/>
            <w:rFonts w:eastAsia="黑体" w:hint="eastAsia"/>
            <w:noProof/>
          </w:rPr>
          <w:t>3.22</w:t>
        </w:r>
        <w:r w:rsidRPr="007B0092">
          <w:rPr>
            <w:rStyle w:val="af3"/>
            <w:rFonts w:eastAsia="黑体" w:hint="eastAsia"/>
            <w:noProof/>
          </w:rPr>
          <w:t xml:space="preserve">　</w:t>
        </w:r>
        <w:r w:rsidRPr="007B0092">
          <w:rPr>
            <w:rStyle w:val="af3"/>
            <w:rFonts w:eastAsia="黑体" w:hint="eastAsia"/>
            <w:noProof/>
          </w:rPr>
          <w:t>Wi-Fi</w:t>
        </w:r>
        <w:r w:rsidRPr="007B0092">
          <w:rPr>
            <w:rStyle w:val="af3"/>
            <w:rFonts w:eastAsia="黑体" w:hint="eastAsia"/>
            <w:noProof/>
          </w:rPr>
          <w:t>模块（</w:t>
        </w:r>
        <w:r w:rsidRPr="007B0092">
          <w:rPr>
            <w:rStyle w:val="af3"/>
            <w:rFonts w:eastAsia="黑体" w:hint="eastAsia"/>
            <w:noProof/>
          </w:rPr>
          <w:t>gck1</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_Toc198501322 \h</w:instrText>
        </w:r>
        <w:r>
          <w:rPr>
            <w:rFonts w:hint="eastAsia"/>
            <w:noProof/>
          </w:rPr>
          <w:instrText xml:space="preserve"> </w:instrText>
        </w:r>
        <w:r>
          <w:rPr>
            <w:rFonts w:hint="eastAsia"/>
            <w:noProof/>
          </w:rPr>
        </w:r>
        <w:r>
          <w:rPr>
            <w:rFonts w:hint="eastAsia"/>
            <w:noProof/>
          </w:rPr>
          <w:fldChar w:fldCharType="separate"/>
        </w:r>
        <w:r w:rsidR="00AB38DF">
          <w:rPr>
            <w:noProof/>
          </w:rPr>
          <w:t>38</w:t>
        </w:r>
        <w:r>
          <w:rPr>
            <w:rFonts w:hint="eastAsia"/>
            <w:noProof/>
          </w:rPr>
          <w:fldChar w:fldCharType="end"/>
        </w:r>
      </w:hyperlink>
    </w:p>
    <w:p w14:paraId="19CA4EA5" w14:textId="39F214E4"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3" w:history="1">
        <w:r w:rsidRPr="007B0092">
          <w:rPr>
            <w:rStyle w:val="af3"/>
            <w:rFonts w:hint="eastAsia"/>
            <w:bCs/>
            <w:noProof/>
          </w:rPr>
          <w:t>3.23</w:t>
        </w:r>
        <w:r w:rsidRPr="007B0092">
          <w:rPr>
            <w:rStyle w:val="af3"/>
            <w:rFonts w:hint="eastAsia"/>
            <w:noProof/>
          </w:rPr>
          <w:t xml:space="preserve">　</w:t>
        </w:r>
        <w:r w:rsidRPr="007B0092">
          <w:rPr>
            <w:rStyle w:val="af3"/>
            <w:rFonts w:hint="eastAsia"/>
            <w:bCs/>
            <w:noProof/>
          </w:rPr>
          <w:t>AIR780E 4G</w:t>
        </w:r>
        <w:r w:rsidRPr="007B0092">
          <w:rPr>
            <w:rStyle w:val="af3"/>
            <w:rFonts w:ascii="黑体" w:hAnsi="黑体" w:cs="黑体" w:hint="eastAsia"/>
            <w:bCs/>
            <w:noProof/>
          </w:rPr>
          <w:t>模块（</w:t>
        </w:r>
        <w:r w:rsidRPr="007B0092">
          <w:rPr>
            <w:rStyle w:val="af3"/>
            <w:rFonts w:ascii="黑体" w:hAnsi="黑体" w:cs="黑体" w:hint="eastAsia"/>
            <w:bCs/>
            <w:noProof/>
          </w:rPr>
          <w:t>g.5</w:t>
        </w:r>
        <w:r w:rsidRPr="007B0092">
          <w:rPr>
            <w:rStyle w:val="af3"/>
            <w:rFonts w:ascii="黑体" w:hAnsi="黑体" w:cs="黑体" w:hint="eastAsia"/>
            <w:bCs/>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_Toc198501323 \h</w:instrText>
        </w:r>
        <w:r>
          <w:rPr>
            <w:rFonts w:hint="eastAsia"/>
            <w:noProof/>
          </w:rPr>
          <w:instrText xml:space="preserve"> </w:instrText>
        </w:r>
        <w:r>
          <w:rPr>
            <w:rFonts w:hint="eastAsia"/>
            <w:noProof/>
          </w:rPr>
        </w:r>
        <w:r>
          <w:rPr>
            <w:rFonts w:hint="eastAsia"/>
            <w:noProof/>
          </w:rPr>
          <w:fldChar w:fldCharType="separate"/>
        </w:r>
        <w:r w:rsidR="00AB38DF">
          <w:rPr>
            <w:noProof/>
          </w:rPr>
          <w:t>40</w:t>
        </w:r>
        <w:r>
          <w:rPr>
            <w:rFonts w:hint="eastAsia"/>
            <w:noProof/>
          </w:rPr>
          <w:fldChar w:fldCharType="end"/>
        </w:r>
      </w:hyperlink>
    </w:p>
    <w:p w14:paraId="0137BF86" w14:textId="1B2F8835"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4" w:history="1">
        <w:r w:rsidRPr="007B0092">
          <w:rPr>
            <w:rStyle w:val="af3"/>
            <w:rFonts w:eastAsia="黑体" w:hint="eastAsia"/>
            <w:noProof/>
          </w:rPr>
          <w:t>3.24</w:t>
        </w:r>
        <w:r w:rsidRPr="007B0092">
          <w:rPr>
            <w:rStyle w:val="af3"/>
            <w:rFonts w:eastAsia="黑体" w:hint="eastAsia"/>
            <w:noProof/>
          </w:rPr>
          <w:t xml:space="preserve">　楼宇云端安防监控系统（</w:t>
        </w:r>
        <w:r w:rsidRPr="007B0092">
          <w:rPr>
            <w:rStyle w:val="af3"/>
            <w:rFonts w:eastAsia="黑体" w:hint="eastAsia"/>
            <w:noProof/>
          </w:rPr>
          <w:t>n</w:t>
        </w:r>
        <w:r w:rsidRPr="007B0092">
          <w:rPr>
            <w:rStyle w:val="af3"/>
            <w:rFonts w:eastAsia="黑体" w:hint="eastAsia"/>
            <w:noProof/>
          </w:rPr>
          <w:t>附加，有空就写图</w:t>
        </w:r>
        <w:r w:rsidRPr="007B0092">
          <w:rPr>
            <w:rStyle w:val="af3"/>
            <w:rFonts w:eastAsia="黑体" w:hint="eastAsia"/>
            <w:noProof/>
          </w:rPr>
          <w:t>3.42</w:t>
        </w:r>
        <w:r w:rsidRPr="007B0092">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_Toc198501324 \h</w:instrText>
        </w:r>
        <w:r>
          <w:rPr>
            <w:rFonts w:hint="eastAsia"/>
            <w:noProof/>
          </w:rPr>
          <w:instrText xml:space="preserve"> </w:instrText>
        </w:r>
        <w:r>
          <w:rPr>
            <w:rFonts w:hint="eastAsia"/>
            <w:noProof/>
          </w:rPr>
        </w:r>
        <w:r>
          <w:rPr>
            <w:rFonts w:hint="eastAsia"/>
            <w:noProof/>
          </w:rPr>
          <w:fldChar w:fldCharType="separate"/>
        </w:r>
        <w:r w:rsidR="00AB38DF">
          <w:rPr>
            <w:noProof/>
          </w:rPr>
          <w:t>40</w:t>
        </w:r>
        <w:r>
          <w:rPr>
            <w:rFonts w:hint="eastAsia"/>
            <w:noProof/>
          </w:rPr>
          <w:fldChar w:fldCharType="end"/>
        </w:r>
      </w:hyperlink>
    </w:p>
    <w:p w14:paraId="52BB3844" w14:textId="6BE7DA84"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25" w:history="1">
        <w:r w:rsidRPr="007B0092">
          <w:rPr>
            <w:rStyle w:val="af3"/>
            <w:rFonts w:eastAsia="黑体" w:hint="eastAsia"/>
            <w:noProof/>
          </w:rPr>
          <w:t>4</w:t>
        </w:r>
        <w:r w:rsidRPr="007B0092">
          <w:rPr>
            <w:rStyle w:val="af3"/>
            <w:rFonts w:eastAsia="黑体" w:hint="eastAsia"/>
            <w:noProof/>
          </w:rPr>
          <w:t xml:space="preserve">　系统软件设计</w:t>
        </w:r>
        <w:r>
          <w:rPr>
            <w:rFonts w:hint="eastAsia"/>
            <w:noProof/>
          </w:rPr>
          <w:tab/>
        </w:r>
        <w:r>
          <w:rPr>
            <w:rFonts w:hint="eastAsia"/>
            <w:noProof/>
          </w:rPr>
          <w:fldChar w:fldCharType="begin"/>
        </w:r>
        <w:r>
          <w:rPr>
            <w:rFonts w:hint="eastAsia"/>
            <w:noProof/>
          </w:rPr>
          <w:instrText xml:space="preserve"> </w:instrText>
        </w:r>
        <w:r>
          <w:rPr>
            <w:noProof/>
          </w:rPr>
          <w:instrText>PAGEREF _Toc198501325 \h</w:instrText>
        </w:r>
        <w:r>
          <w:rPr>
            <w:rFonts w:hint="eastAsia"/>
            <w:noProof/>
          </w:rPr>
          <w:instrText xml:space="preserve"> </w:instrText>
        </w:r>
        <w:r>
          <w:rPr>
            <w:rFonts w:hint="eastAsia"/>
            <w:noProof/>
          </w:rPr>
        </w:r>
        <w:r>
          <w:rPr>
            <w:rFonts w:hint="eastAsia"/>
            <w:noProof/>
          </w:rPr>
          <w:fldChar w:fldCharType="separate"/>
        </w:r>
        <w:r w:rsidR="00AB38DF">
          <w:rPr>
            <w:noProof/>
          </w:rPr>
          <w:t>41</w:t>
        </w:r>
        <w:r>
          <w:rPr>
            <w:rFonts w:hint="eastAsia"/>
            <w:noProof/>
          </w:rPr>
          <w:fldChar w:fldCharType="end"/>
        </w:r>
      </w:hyperlink>
    </w:p>
    <w:p w14:paraId="736A7892" w14:textId="59C25AAA"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6" w:history="1">
        <w:r w:rsidRPr="007B0092">
          <w:rPr>
            <w:rStyle w:val="af3"/>
            <w:rFonts w:eastAsia="黑体" w:hint="eastAsia"/>
            <w:noProof/>
          </w:rPr>
          <w:t>4.1</w:t>
        </w:r>
        <w:r w:rsidRPr="007B0092">
          <w:rPr>
            <w:rStyle w:val="af3"/>
            <w:rFonts w:eastAsia="黑体" w:hint="eastAsia"/>
            <w:noProof/>
          </w:rPr>
          <w:t xml:space="preserve">　系统软件总体流程设计</w:t>
        </w:r>
        <w:r>
          <w:rPr>
            <w:rFonts w:hint="eastAsia"/>
            <w:noProof/>
          </w:rPr>
          <w:tab/>
        </w:r>
        <w:r>
          <w:rPr>
            <w:rFonts w:hint="eastAsia"/>
            <w:noProof/>
          </w:rPr>
          <w:fldChar w:fldCharType="begin"/>
        </w:r>
        <w:r>
          <w:rPr>
            <w:rFonts w:hint="eastAsia"/>
            <w:noProof/>
          </w:rPr>
          <w:instrText xml:space="preserve"> </w:instrText>
        </w:r>
        <w:r>
          <w:rPr>
            <w:noProof/>
          </w:rPr>
          <w:instrText>PAGEREF _Toc198501326 \h</w:instrText>
        </w:r>
        <w:r>
          <w:rPr>
            <w:rFonts w:hint="eastAsia"/>
            <w:noProof/>
          </w:rPr>
          <w:instrText xml:space="preserve"> </w:instrText>
        </w:r>
        <w:r>
          <w:rPr>
            <w:rFonts w:hint="eastAsia"/>
            <w:noProof/>
          </w:rPr>
        </w:r>
        <w:r>
          <w:rPr>
            <w:rFonts w:hint="eastAsia"/>
            <w:noProof/>
          </w:rPr>
          <w:fldChar w:fldCharType="separate"/>
        </w:r>
        <w:r w:rsidR="00AB38DF">
          <w:rPr>
            <w:noProof/>
          </w:rPr>
          <w:t>41</w:t>
        </w:r>
        <w:r>
          <w:rPr>
            <w:rFonts w:hint="eastAsia"/>
            <w:noProof/>
          </w:rPr>
          <w:fldChar w:fldCharType="end"/>
        </w:r>
      </w:hyperlink>
    </w:p>
    <w:p w14:paraId="56A0659C" w14:textId="44752FDE"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7" w:history="1">
        <w:r w:rsidRPr="007B0092">
          <w:rPr>
            <w:rStyle w:val="af3"/>
            <w:rFonts w:eastAsia="黑体" w:hint="eastAsia"/>
            <w:noProof/>
          </w:rPr>
          <w:t>4.2</w:t>
        </w:r>
        <w:r w:rsidRPr="007B0092">
          <w:rPr>
            <w:rStyle w:val="af3"/>
            <w:rFonts w:eastAsia="黑体" w:hint="eastAsia"/>
            <w:noProof/>
          </w:rPr>
          <w:t xml:space="preserve">　楼宇人员指纹检测系统流程设计</w:t>
        </w:r>
        <w:r>
          <w:rPr>
            <w:rFonts w:hint="eastAsia"/>
            <w:noProof/>
          </w:rPr>
          <w:tab/>
        </w:r>
        <w:r>
          <w:rPr>
            <w:rFonts w:hint="eastAsia"/>
            <w:noProof/>
          </w:rPr>
          <w:fldChar w:fldCharType="begin"/>
        </w:r>
        <w:r>
          <w:rPr>
            <w:rFonts w:hint="eastAsia"/>
            <w:noProof/>
          </w:rPr>
          <w:instrText xml:space="preserve"> </w:instrText>
        </w:r>
        <w:r>
          <w:rPr>
            <w:noProof/>
          </w:rPr>
          <w:instrText>PAGEREF _Toc198501327 \h</w:instrText>
        </w:r>
        <w:r>
          <w:rPr>
            <w:rFonts w:hint="eastAsia"/>
            <w:noProof/>
          </w:rPr>
          <w:instrText xml:space="preserve"> </w:instrText>
        </w:r>
        <w:r>
          <w:rPr>
            <w:rFonts w:hint="eastAsia"/>
            <w:noProof/>
          </w:rPr>
        </w:r>
        <w:r>
          <w:rPr>
            <w:rFonts w:hint="eastAsia"/>
            <w:noProof/>
          </w:rPr>
          <w:fldChar w:fldCharType="separate"/>
        </w:r>
        <w:r w:rsidR="00AB38DF">
          <w:rPr>
            <w:noProof/>
          </w:rPr>
          <w:t>42</w:t>
        </w:r>
        <w:r>
          <w:rPr>
            <w:rFonts w:hint="eastAsia"/>
            <w:noProof/>
          </w:rPr>
          <w:fldChar w:fldCharType="end"/>
        </w:r>
      </w:hyperlink>
    </w:p>
    <w:p w14:paraId="6266F327" w14:textId="261DD033"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8" w:history="1">
        <w:r w:rsidRPr="007B0092">
          <w:rPr>
            <w:rStyle w:val="af3"/>
            <w:rFonts w:eastAsia="黑体" w:hint="eastAsia"/>
            <w:noProof/>
          </w:rPr>
          <w:t>4.3</w:t>
        </w:r>
        <w:r w:rsidRPr="007B0092">
          <w:rPr>
            <w:rStyle w:val="af3"/>
            <w:rFonts w:eastAsia="黑体" w:hint="eastAsia"/>
            <w:noProof/>
          </w:rPr>
          <w:t xml:space="preserve">　</w:t>
        </w:r>
        <w:r w:rsidRPr="007B0092">
          <w:rPr>
            <w:rStyle w:val="af3"/>
            <w:rFonts w:eastAsia="黑体" w:hint="eastAsia"/>
            <w:noProof/>
          </w:rPr>
          <w:t>RFID RC522</w:t>
        </w:r>
        <w:r w:rsidRPr="007B0092">
          <w:rPr>
            <w:rStyle w:val="af3"/>
            <w:rFonts w:eastAsia="黑体" w:hint="eastAsia"/>
            <w:noProof/>
          </w:rPr>
          <w:t>刷卡模块工作流程设计</w:t>
        </w:r>
        <w:r>
          <w:rPr>
            <w:rFonts w:hint="eastAsia"/>
            <w:noProof/>
          </w:rPr>
          <w:tab/>
        </w:r>
        <w:r>
          <w:rPr>
            <w:rFonts w:hint="eastAsia"/>
            <w:noProof/>
          </w:rPr>
          <w:fldChar w:fldCharType="begin"/>
        </w:r>
        <w:r>
          <w:rPr>
            <w:rFonts w:hint="eastAsia"/>
            <w:noProof/>
          </w:rPr>
          <w:instrText xml:space="preserve"> </w:instrText>
        </w:r>
        <w:r>
          <w:rPr>
            <w:noProof/>
          </w:rPr>
          <w:instrText>PAGEREF _Toc198501328 \h</w:instrText>
        </w:r>
        <w:r>
          <w:rPr>
            <w:rFonts w:hint="eastAsia"/>
            <w:noProof/>
          </w:rPr>
          <w:instrText xml:space="preserve"> </w:instrText>
        </w:r>
        <w:r>
          <w:rPr>
            <w:rFonts w:hint="eastAsia"/>
            <w:noProof/>
          </w:rPr>
        </w:r>
        <w:r>
          <w:rPr>
            <w:rFonts w:hint="eastAsia"/>
            <w:noProof/>
          </w:rPr>
          <w:fldChar w:fldCharType="separate"/>
        </w:r>
        <w:r w:rsidR="00AB38DF">
          <w:rPr>
            <w:noProof/>
          </w:rPr>
          <w:t>43</w:t>
        </w:r>
        <w:r>
          <w:rPr>
            <w:rFonts w:hint="eastAsia"/>
            <w:noProof/>
          </w:rPr>
          <w:fldChar w:fldCharType="end"/>
        </w:r>
      </w:hyperlink>
    </w:p>
    <w:p w14:paraId="228B0513" w14:textId="1887485F"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29" w:history="1">
        <w:r w:rsidRPr="007B0092">
          <w:rPr>
            <w:rStyle w:val="af3"/>
            <w:rFonts w:eastAsia="黑体" w:hint="eastAsia"/>
            <w:noProof/>
          </w:rPr>
          <w:t>4.4</w:t>
        </w:r>
        <w:r w:rsidRPr="007B0092">
          <w:rPr>
            <w:rStyle w:val="af3"/>
            <w:rFonts w:eastAsia="黑体" w:hint="eastAsia"/>
            <w:noProof/>
          </w:rPr>
          <w:t xml:space="preserve">　人脸识别流程设计</w:t>
        </w:r>
        <w:r>
          <w:rPr>
            <w:rFonts w:hint="eastAsia"/>
            <w:noProof/>
          </w:rPr>
          <w:tab/>
        </w:r>
        <w:r>
          <w:rPr>
            <w:rFonts w:hint="eastAsia"/>
            <w:noProof/>
          </w:rPr>
          <w:fldChar w:fldCharType="begin"/>
        </w:r>
        <w:r>
          <w:rPr>
            <w:rFonts w:hint="eastAsia"/>
            <w:noProof/>
          </w:rPr>
          <w:instrText xml:space="preserve"> </w:instrText>
        </w:r>
        <w:r>
          <w:rPr>
            <w:noProof/>
          </w:rPr>
          <w:instrText>PAGEREF _Toc198501329 \h</w:instrText>
        </w:r>
        <w:r>
          <w:rPr>
            <w:rFonts w:hint="eastAsia"/>
            <w:noProof/>
          </w:rPr>
          <w:instrText xml:space="preserve"> </w:instrText>
        </w:r>
        <w:r>
          <w:rPr>
            <w:rFonts w:hint="eastAsia"/>
            <w:noProof/>
          </w:rPr>
        </w:r>
        <w:r>
          <w:rPr>
            <w:rFonts w:hint="eastAsia"/>
            <w:noProof/>
          </w:rPr>
          <w:fldChar w:fldCharType="separate"/>
        </w:r>
        <w:r w:rsidR="00AB38DF">
          <w:rPr>
            <w:noProof/>
          </w:rPr>
          <w:t>45</w:t>
        </w:r>
        <w:r>
          <w:rPr>
            <w:rFonts w:hint="eastAsia"/>
            <w:noProof/>
          </w:rPr>
          <w:fldChar w:fldCharType="end"/>
        </w:r>
      </w:hyperlink>
    </w:p>
    <w:p w14:paraId="4A4E5E94" w14:textId="4FBAE0BA"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30" w:history="1">
        <w:r w:rsidRPr="007B0092">
          <w:rPr>
            <w:rStyle w:val="af3"/>
            <w:rFonts w:eastAsia="黑体" w:hint="eastAsia"/>
            <w:noProof/>
          </w:rPr>
          <w:t>4.5</w:t>
        </w:r>
        <w:r w:rsidRPr="007B0092">
          <w:rPr>
            <w:rStyle w:val="af3"/>
            <w:rFonts w:eastAsia="黑体" w:hint="eastAsia"/>
            <w:noProof/>
          </w:rPr>
          <w:t xml:space="preserve">　晶闸管有源逆变流程设计</w:t>
        </w:r>
        <w:r>
          <w:rPr>
            <w:rFonts w:hint="eastAsia"/>
            <w:noProof/>
          </w:rPr>
          <w:tab/>
        </w:r>
        <w:r>
          <w:rPr>
            <w:rFonts w:hint="eastAsia"/>
            <w:noProof/>
          </w:rPr>
          <w:fldChar w:fldCharType="begin"/>
        </w:r>
        <w:r>
          <w:rPr>
            <w:rFonts w:hint="eastAsia"/>
            <w:noProof/>
          </w:rPr>
          <w:instrText xml:space="preserve"> </w:instrText>
        </w:r>
        <w:r>
          <w:rPr>
            <w:noProof/>
          </w:rPr>
          <w:instrText>PAGEREF _Toc198501330 \h</w:instrText>
        </w:r>
        <w:r>
          <w:rPr>
            <w:rFonts w:hint="eastAsia"/>
            <w:noProof/>
          </w:rPr>
          <w:instrText xml:space="preserve"> </w:instrText>
        </w:r>
        <w:r>
          <w:rPr>
            <w:rFonts w:hint="eastAsia"/>
            <w:noProof/>
          </w:rPr>
        </w:r>
        <w:r>
          <w:rPr>
            <w:rFonts w:hint="eastAsia"/>
            <w:noProof/>
          </w:rPr>
          <w:fldChar w:fldCharType="separate"/>
        </w:r>
        <w:r w:rsidR="00AB38DF">
          <w:rPr>
            <w:noProof/>
          </w:rPr>
          <w:t>48</w:t>
        </w:r>
        <w:r>
          <w:rPr>
            <w:rFonts w:hint="eastAsia"/>
            <w:noProof/>
          </w:rPr>
          <w:fldChar w:fldCharType="end"/>
        </w:r>
      </w:hyperlink>
    </w:p>
    <w:p w14:paraId="3B8F21D7" w14:textId="34834DCF"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31" w:history="1">
        <w:r w:rsidRPr="007B0092">
          <w:rPr>
            <w:rStyle w:val="af3"/>
            <w:rFonts w:eastAsia="黑体" w:hint="eastAsia"/>
            <w:noProof/>
          </w:rPr>
          <w:t>4.6</w:t>
        </w:r>
        <w:r w:rsidRPr="007B0092">
          <w:rPr>
            <w:rStyle w:val="af3"/>
            <w:rFonts w:eastAsia="黑体" w:hint="eastAsia"/>
            <w:noProof/>
          </w:rPr>
          <w:t xml:space="preserve">　点灯科技云平台与心知天气功能介绍</w:t>
        </w:r>
        <w:r>
          <w:rPr>
            <w:rFonts w:hint="eastAsia"/>
            <w:noProof/>
          </w:rPr>
          <w:tab/>
        </w:r>
        <w:r>
          <w:rPr>
            <w:rFonts w:hint="eastAsia"/>
            <w:noProof/>
          </w:rPr>
          <w:fldChar w:fldCharType="begin"/>
        </w:r>
        <w:r>
          <w:rPr>
            <w:rFonts w:hint="eastAsia"/>
            <w:noProof/>
          </w:rPr>
          <w:instrText xml:space="preserve"> </w:instrText>
        </w:r>
        <w:r>
          <w:rPr>
            <w:noProof/>
          </w:rPr>
          <w:instrText>PAGEREF _Toc198501331 \h</w:instrText>
        </w:r>
        <w:r>
          <w:rPr>
            <w:rFonts w:hint="eastAsia"/>
            <w:noProof/>
          </w:rPr>
          <w:instrText xml:space="preserve"> </w:instrText>
        </w:r>
        <w:r>
          <w:rPr>
            <w:rFonts w:hint="eastAsia"/>
            <w:noProof/>
          </w:rPr>
        </w:r>
        <w:r>
          <w:rPr>
            <w:rFonts w:hint="eastAsia"/>
            <w:noProof/>
          </w:rPr>
          <w:fldChar w:fldCharType="separate"/>
        </w:r>
        <w:r w:rsidR="00AB38DF">
          <w:rPr>
            <w:noProof/>
          </w:rPr>
          <w:t>52</w:t>
        </w:r>
        <w:r>
          <w:rPr>
            <w:rFonts w:hint="eastAsia"/>
            <w:noProof/>
          </w:rPr>
          <w:fldChar w:fldCharType="end"/>
        </w:r>
      </w:hyperlink>
    </w:p>
    <w:p w14:paraId="7D121948" w14:textId="1BB8216B"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32" w:history="1">
        <w:r w:rsidRPr="007B0092">
          <w:rPr>
            <w:rStyle w:val="af3"/>
            <w:rFonts w:eastAsia="黑体" w:hint="eastAsia"/>
            <w:noProof/>
          </w:rPr>
          <w:t>4.7</w:t>
        </w:r>
        <w:r w:rsidRPr="007B0092">
          <w:rPr>
            <w:rStyle w:val="af3"/>
            <w:rFonts w:eastAsia="黑体" w:hint="eastAsia"/>
            <w:noProof/>
          </w:rPr>
          <w:t xml:space="preserve">　</w:t>
        </w:r>
        <w:r w:rsidRPr="007B0092">
          <w:rPr>
            <w:rStyle w:val="af3"/>
            <w:rFonts w:eastAsia="黑体" w:hint="eastAsia"/>
            <w:noProof/>
          </w:rPr>
          <w:t>AIR780E</w:t>
        </w:r>
        <w:r w:rsidRPr="007B0092">
          <w:rPr>
            <w:rStyle w:val="af3"/>
            <w:rFonts w:eastAsia="黑体" w:hint="eastAsia"/>
            <w:noProof/>
          </w:rPr>
          <w:t>模块工作原理介绍</w:t>
        </w:r>
        <w:r>
          <w:rPr>
            <w:rFonts w:hint="eastAsia"/>
            <w:noProof/>
          </w:rPr>
          <w:tab/>
        </w:r>
        <w:r>
          <w:rPr>
            <w:rFonts w:hint="eastAsia"/>
            <w:noProof/>
          </w:rPr>
          <w:fldChar w:fldCharType="begin"/>
        </w:r>
        <w:r>
          <w:rPr>
            <w:rFonts w:hint="eastAsia"/>
            <w:noProof/>
          </w:rPr>
          <w:instrText xml:space="preserve"> </w:instrText>
        </w:r>
        <w:r>
          <w:rPr>
            <w:noProof/>
          </w:rPr>
          <w:instrText>PAGEREF _Toc198501332 \h</w:instrText>
        </w:r>
        <w:r>
          <w:rPr>
            <w:rFonts w:hint="eastAsia"/>
            <w:noProof/>
          </w:rPr>
          <w:instrText xml:space="preserve"> </w:instrText>
        </w:r>
        <w:r>
          <w:rPr>
            <w:rFonts w:hint="eastAsia"/>
            <w:noProof/>
          </w:rPr>
        </w:r>
        <w:r>
          <w:rPr>
            <w:rFonts w:hint="eastAsia"/>
            <w:noProof/>
          </w:rPr>
          <w:fldChar w:fldCharType="separate"/>
        </w:r>
        <w:r w:rsidR="00AB38DF">
          <w:rPr>
            <w:noProof/>
          </w:rPr>
          <w:t>56</w:t>
        </w:r>
        <w:r>
          <w:rPr>
            <w:rFonts w:hint="eastAsia"/>
            <w:noProof/>
          </w:rPr>
          <w:fldChar w:fldCharType="end"/>
        </w:r>
      </w:hyperlink>
    </w:p>
    <w:p w14:paraId="3A60D9BD" w14:textId="0DE2602B"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33" w:history="1">
        <w:r w:rsidRPr="007B0092">
          <w:rPr>
            <w:rStyle w:val="af3"/>
            <w:rFonts w:eastAsia="黑体" w:hint="eastAsia"/>
            <w:noProof/>
          </w:rPr>
          <w:t>5</w:t>
        </w:r>
        <w:r w:rsidRPr="007B0092">
          <w:rPr>
            <w:rStyle w:val="af3"/>
            <w:rFonts w:eastAsia="黑体" w:hint="eastAsia"/>
            <w:noProof/>
          </w:rPr>
          <w:t xml:space="preserve">　系统实现与调试</w:t>
        </w:r>
        <w:r>
          <w:rPr>
            <w:rFonts w:hint="eastAsia"/>
            <w:noProof/>
          </w:rPr>
          <w:tab/>
        </w:r>
        <w:r>
          <w:rPr>
            <w:rFonts w:hint="eastAsia"/>
            <w:noProof/>
          </w:rPr>
          <w:fldChar w:fldCharType="begin"/>
        </w:r>
        <w:r>
          <w:rPr>
            <w:rFonts w:hint="eastAsia"/>
            <w:noProof/>
          </w:rPr>
          <w:instrText xml:space="preserve"> </w:instrText>
        </w:r>
        <w:r>
          <w:rPr>
            <w:noProof/>
          </w:rPr>
          <w:instrText>PAGEREF _Toc198501333 \h</w:instrText>
        </w:r>
        <w:r>
          <w:rPr>
            <w:rFonts w:hint="eastAsia"/>
            <w:noProof/>
          </w:rPr>
          <w:instrText xml:space="preserve"> </w:instrText>
        </w:r>
        <w:r>
          <w:rPr>
            <w:rFonts w:hint="eastAsia"/>
            <w:noProof/>
          </w:rPr>
        </w:r>
        <w:r>
          <w:rPr>
            <w:rFonts w:hint="eastAsia"/>
            <w:noProof/>
          </w:rPr>
          <w:fldChar w:fldCharType="separate"/>
        </w:r>
        <w:r w:rsidR="00AB38DF">
          <w:rPr>
            <w:noProof/>
          </w:rPr>
          <w:t>57</w:t>
        </w:r>
        <w:r>
          <w:rPr>
            <w:rFonts w:hint="eastAsia"/>
            <w:noProof/>
          </w:rPr>
          <w:fldChar w:fldCharType="end"/>
        </w:r>
      </w:hyperlink>
    </w:p>
    <w:p w14:paraId="308E07CB" w14:textId="7051568E"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34" w:history="1">
        <w:r w:rsidRPr="007B0092">
          <w:rPr>
            <w:rStyle w:val="af3"/>
            <w:rFonts w:eastAsia="黑体" w:hint="eastAsia"/>
            <w:noProof/>
          </w:rPr>
          <w:t>5.1</w:t>
        </w:r>
        <w:r w:rsidRPr="007B0092">
          <w:rPr>
            <w:rStyle w:val="af3"/>
            <w:rFonts w:eastAsia="黑体" w:hint="eastAsia"/>
            <w:noProof/>
          </w:rPr>
          <w:t xml:space="preserve">　系统功能设计</w:t>
        </w:r>
        <w:r>
          <w:rPr>
            <w:rFonts w:hint="eastAsia"/>
            <w:noProof/>
          </w:rPr>
          <w:tab/>
        </w:r>
        <w:r>
          <w:rPr>
            <w:rFonts w:hint="eastAsia"/>
            <w:noProof/>
          </w:rPr>
          <w:fldChar w:fldCharType="begin"/>
        </w:r>
        <w:r>
          <w:rPr>
            <w:rFonts w:hint="eastAsia"/>
            <w:noProof/>
          </w:rPr>
          <w:instrText xml:space="preserve"> </w:instrText>
        </w:r>
        <w:r>
          <w:rPr>
            <w:noProof/>
          </w:rPr>
          <w:instrText>PAGEREF _Toc198501334 \h</w:instrText>
        </w:r>
        <w:r>
          <w:rPr>
            <w:rFonts w:hint="eastAsia"/>
            <w:noProof/>
          </w:rPr>
          <w:instrText xml:space="preserve"> </w:instrText>
        </w:r>
        <w:r>
          <w:rPr>
            <w:rFonts w:hint="eastAsia"/>
            <w:noProof/>
          </w:rPr>
        </w:r>
        <w:r>
          <w:rPr>
            <w:rFonts w:hint="eastAsia"/>
            <w:noProof/>
          </w:rPr>
          <w:fldChar w:fldCharType="separate"/>
        </w:r>
        <w:r w:rsidR="00AB38DF">
          <w:rPr>
            <w:noProof/>
          </w:rPr>
          <w:t>57</w:t>
        </w:r>
        <w:r>
          <w:rPr>
            <w:rFonts w:hint="eastAsia"/>
            <w:noProof/>
          </w:rPr>
          <w:fldChar w:fldCharType="end"/>
        </w:r>
      </w:hyperlink>
    </w:p>
    <w:p w14:paraId="53CDD24F" w14:textId="73162D0B" w:rsidR="00675656" w:rsidRDefault="00675656">
      <w:pPr>
        <w:pStyle w:val="TOC2"/>
        <w:tabs>
          <w:tab w:val="right" w:leader="dot" w:pos="9062"/>
        </w:tabs>
        <w:rPr>
          <w:rFonts w:asciiTheme="minorHAnsi" w:eastAsiaTheme="minorEastAsia" w:hAnsiTheme="minorHAnsi" w:cstheme="minorBidi"/>
          <w:noProof/>
          <w:sz w:val="22"/>
          <w14:ligatures w14:val="standardContextual"/>
        </w:rPr>
      </w:pPr>
      <w:hyperlink w:anchor="_Toc198501335" w:history="1">
        <w:r w:rsidRPr="007B0092">
          <w:rPr>
            <w:rStyle w:val="af3"/>
            <w:rFonts w:eastAsia="黑体" w:hint="eastAsia"/>
            <w:noProof/>
          </w:rPr>
          <w:t>5.2</w:t>
        </w:r>
        <w:r w:rsidRPr="007B0092">
          <w:rPr>
            <w:rStyle w:val="af3"/>
            <w:rFonts w:eastAsia="黑体" w:hint="eastAsia"/>
            <w:noProof/>
          </w:rPr>
          <w:t xml:space="preserve">　系统测试</w:t>
        </w:r>
        <w:r>
          <w:rPr>
            <w:rFonts w:hint="eastAsia"/>
            <w:noProof/>
          </w:rPr>
          <w:tab/>
        </w:r>
        <w:r>
          <w:rPr>
            <w:rFonts w:hint="eastAsia"/>
            <w:noProof/>
          </w:rPr>
          <w:fldChar w:fldCharType="begin"/>
        </w:r>
        <w:r>
          <w:rPr>
            <w:rFonts w:hint="eastAsia"/>
            <w:noProof/>
          </w:rPr>
          <w:instrText xml:space="preserve"> </w:instrText>
        </w:r>
        <w:r>
          <w:rPr>
            <w:noProof/>
          </w:rPr>
          <w:instrText>PAGEREF _Toc198501335 \h</w:instrText>
        </w:r>
        <w:r>
          <w:rPr>
            <w:rFonts w:hint="eastAsia"/>
            <w:noProof/>
          </w:rPr>
          <w:instrText xml:space="preserve"> </w:instrText>
        </w:r>
        <w:r>
          <w:rPr>
            <w:rFonts w:hint="eastAsia"/>
            <w:noProof/>
          </w:rPr>
        </w:r>
        <w:r>
          <w:rPr>
            <w:rFonts w:hint="eastAsia"/>
            <w:noProof/>
          </w:rPr>
          <w:fldChar w:fldCharType="separate"/>
        </w:r>
        <w:r w:rsidR="00AB38DF">
          <w:rPr>
            <w:noProof/>
          </w:rPr>
          <w:t>58</w:t>
        </w:r>
        <w:r>
          <w:rPr>
            <w:rFonts w:hint="eastAsia"/>
            <w:noProof/>
          </w:rPr>
          <w:fldChar w:fldCharType="end"/>
        </w:r>
      </w:hyperlink>
    </w:p>
    <w:p w14:paraId="1A09F931" w14:textId="66630AAD"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36" w:history="1">
        <w:r w:rsidRPr="007B0092">
          <w:rPr>
            <w:rStyle w:val="af3"/>
            <w:rFonts w:eastAsia="黑体" w:hint="eastAsia"/>
            <w:noProof/>
          </w:rPr>
          <w:t>5.2.1</w:t>
        </w:r>
        <w:r w:rsidRPr="007B0092">
          <w:rPr>
            <w:rStyle w:val="af3"/>
            <w:rFonts w:eastAsia="黑体" w:hint="eastAsia"/>
            <w:noProof/>
          </w:rPr>
          <w:t xml:space="preserve">　行人感应自动灯光功能</w:t>
        </w:r>
        <w:r>
          <w:rPr>
            <w:rFonts w:hint="eastAsia"/>
            <w:noProof/>
          </w:rPr>
          <w:tab/>
        </w:r>
        <w:r>
          <w:rPr>
            <w:rFonts w:hint="eastAsia"/>
            <w:noProof/>
          </w:rPr>
          <w:fldChar w:fldCharType="begin"/>
        </w:r>
        <w:r>
          <w:rPr>
            <w:rFonts w:hint="eastAsia"/>
            <w:noProof/>
          </w:rPr>
          <w:instrText xml:space="preserve"> </w:instrText>
        </w:r>
        <w:r>
          <w:rPr>
            <w:noProof/>
          </w:rPr>
          <w:instrText>PAGEREF _Toc198501336 \h</w:instrText>
        </w:r>
        <w:r>
          <w:rPr>
            <w:rFonts w:hint="eastAsia"/>
            <w:noProof/>
          </w:rPr>
          <w:instrText xml:space="preserve"> </w:instrText>
        </w:r>
        <w:r>
          <w:rPr>
            <w:rFonts w:hint="eastAsia"/>
            <w:noProof/>
          </w:rPr>
        </w:r>
        <w:r>
          <w:rPr>
            <w:rFonts w:hint="eastAsia"/>
            <w:noProof/>
          </w:rPr>
          <w:fldChar w:fldCharType="separate"/>
        </w:r>
        <w:r w:rsidR="00AB38DF">
          <w:rPr>
            <w:noProof/>
          </w:rPr>
          <w:t>59</w:t>
        </w:r>
        <w:r>
          <w:rPr>
            <w:rFonts w:hint="eastAsia"/>
            <w:noProof/>
          </w:rPr>
          <w:fldChar w:fldCharType="end"/>
        </w:r>
      </w:hyperlink>
    </w:p>
    <w:p w14:paraId="0BA99423" w14:textId="32F3CC08"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37" w:history="1">
        <w:r w:rsidRPr="007B0092">
          <w:rPr>
            <w:rStyle w:val="af3"/>
            <w:rFonts w:eastAsia="黑体" w:hint="eastAsia"/>
            <w:noProof/>
          </w:rPr>
          <w:t>5.2.2</w:t>
        </w:r>
        <w:r w:rsidRPr="007B0092">
          <w:rPr>
            <w:rStyle w:val="af3"/>
            <w:rFonts w:eastAsia="黑体" w:hint="eastAsia"/>
            <w:noProof/>
          </w:rPr>
          <w:t xml:space="preserve">　中央屏幕显示和中央空调功能</w:t>
        </w:r>
        <w:r>
          <w:rPr>
            <w:rFonts w:hint="eastAsia"/>
            <w:noProof/>
          </w:rPr>
          <w:tab/>
        </w:r>
        <w:r>
          <w:rPr>
            <w:rFonts w:hint="eastAsia"/>
            <w:noProof/>
          </w:rPr>
          <w:fldChar w:fldCharType="begin"/>
        </w:r>
        <w:r>
          <w:rPr>
            <w:rFonts w:hint="eastAsia"/>
            <w:noProof/>
          </w:rPr>
          <w:instrText xml:space="preserve"> </w:instrText>
        </w:r>
        <w:r>
          <w:rPr>
            <w:noProof/>
          </w:rPr>
          <w:instrText>PAGEREF _Toc198501337 \h</w:instrText>
        </w:r>
        <w:r>
          <w:rPr>
            <w:rFonts w:hint="eastAsia"/>
            <w:noProof/>
          </w:rPr>
          <w:instrText xml:space="preserve"> </w:instrText>
        </w:r>
        <w:r>
          <w:rPr>
            <w:rFonts w:hint="eastAsia"/>
            <w:noProof/>
          </w:rPr>
        </w:r>
        <w:r>
          <w:rPr>
            <w:rFonts w:hint="eastAsia"/>
            <w:noProof/>
          </w:rPr>
          <w:fldChar w:fldCharType="separate"/>
        </w:r>
        <w:r w:rsidR="00AB38DF">
          <w:rPr>
            <w:noProof/>
          </w:rPr>
          <w:t>59</w:t>
        </w:r>
        <w:r>
          <w:rPr>
            <w:rFonts w:hint="eastAsia"/>
            <w:noProof/>
          </w:rPr>
          <w:fldChar w:fldCharType="end"/>
        </w:r>
      </w:hyperlink>
    </w:p>
    <w:p w14:paraId="03A4B333" w14:textId="3666B7D5"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38" w:history="1">
        <w:r w:rsidRPr="007B0092">
          <w:rPr>
            <w:rStyle w:val="af3"/>
            <w:rFonts w:eastAsia="黑体" w:hint="eastAsia"/>
            <w:noProof/>
          </w:rPr>
          <w:t>5.2.3</w:t>
        </w:r>
        <w:r w:rsidRPr="007B0092">
          <w:rPr>
            <w:rStyle w:val="af3"/>
            <w:rFonts w:eastAsia="黑体" w:hint="eastAsia"/>
            <w:noProof/>
          </w:rPr>
          <w:t xml:space="preserve">　火灾报警检测与云平台操控、显示报警功能</w:t>
        </w:r>
        <w:r>
          <w:rPr>
            <w:rFonts w:hint="eastAsia"/>
            <w:noProof/>
          </w:rPr>
          <w:tab/>
        </w:r>
        <w:r>
          <w:rPr>
            <w:rFonts w:hint="eastAsia"/>
            <w:noProof/>
          </w:rPr>
          <w:fldChar w:fldCharType="begin"/>
        </w:r>
        <w:r>
          <w:rPr>
            <w:rFonts w:hint="eastAsia"/>
            <w:noProof/>
          </w:rPr>
          <w:instrText xml:space="preserve"> </w:instrText>
        </w:r>
        <w:r>
          <w:rPr>
            <w:noProof/>
          </w:rPr>
          <w:instrText>PAGEREF _Toc198501338 \h</w:instrText>
        </w:r>
        <w:r>
          <w:rPr>
            <w:rFonts w:hint="eastAsia"/>
            <w:noProof/>
          </w:rPr>
          <w:instrText xml:space="preserve"> </w:instrText>
        </w:r>
        <w:r>
          <w:rPr>
            <w:rFonts w:hint="eastAsia"/>
            <w:noProof/>
          </w:rPr>
        </w:r>
        <w:r>
          <w:rPr>
            <w:rFonts w:hint="eastAsia"/>
            <w:noProof/>
          </w:rPr>
          <w:fldChar w:fldCharType="separate"/>
        </w:r>
        <w:r w:rsidR="00AB38DF">
          <w:rPr>
            <w:noProof/>
          </w:rPr>
          <w:t>60</w:t>
        </w:r>
        <w:r>
          <w:rPr>
            <w:rFonts w:hint="eastAsia"/>
            <w:noProof/>
          </w:rPr>
          <w:fldChar w:fldCharType="end"/>
        </w:r>
      </w:hyperlink>
    </w:p>
    <w:p w14:paraId="607B4CA5" w14:textId="30C27F46"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39" w:history="1">
        <w:r w:rsidRPr="007B0092">
          <w:rPr>
            <w:rStyle w:val="af3"/>
            <w:rFonts w:eastAsia="黑体" w:hint="eastAsia"/>
            <w:noProof/>
          </w:rPr>
          <w:t>5.2.4</w:t>
        </w:r>
        <w:r w:rsidRPr="007B0092">
          <w:rPr>
            <w:rStyle w:val="af3"/>
            <w:rFonts w:eastAsia="黑体" w:hint="eastAsia"/>
            <w:noProof/>
          </w:rPr>
          <w:t xml:space="preserve">　楼宇人员指纹检测功能</w:t>
        </w:r>
        <w:r>
          <w:rPr>
            <w:rFonts w:hint="eastAsia"/>
            <w:noProof/>
          </w:rPr>
          <w:tab/>
        </w:r>
        <w:r>
          <w:rPr>
            <w:rFonts w:hint="eastAsia"/>
            <w:noProof/>
          </w:rPr>
          <w:fldChar w:fldCharType="begin"/>
        </w:r>
        <w:r>
          <w:rPr>
            <w:rFonts w:hint="eastAsia"/>
            <w:noProof/>
          </w:rPr>
          <w:instrText xml:space="preserve"> </w:instrText>
        </w:r>
        <w:r>
          <w:rPr>
            <w:noProof/>
          </w:rPr>
          <w:instrText>PAGEREF _Toc198501339 \h</w:instrText>
        </w:r>
        <w:r>
          <w:rPr>
            <w:rFonts w:hint="eastAsia"/>
            <w:noProof/>
          </w:rPr>
          <w:instrText xml:space="preserve"> </w:instrText>
        </w:r>
        <w:r>
          <w:rPr>
            <w:rFonts w:hint="eastAsia"/>
            <w:noProof/>
          </w:rPr>
        </w:r>
        <w:r>
          <w:rPr>
            <w:rFonts w:hint="eastAsia"/>
            <w:noProof/>
          </w:rPr>
          <w:fldChar w:fldCharType="separate"/>
        </w:r>
        <w:r w:rsidR="00AB38DF">
          <w:rPr>
            <w:noProof/>
          </w:rPr>
          <w:t>61</w:t>
        </w:r>
        <w:r>
          <w:rPr>
            <w:rFonts w:hint="eastAsia"/>
            <w:noProof/>
          </w:rPr>
          <w:fldChar w:fldCharType="end"/>
        </w:r>
      </w:hyperlink>
    </w:p>
    <w:p w14:paraId="75383AB8" w14:textId="06AD4C04"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40" w:history="1">
        <w:r w:rsidRPr="007B0092">
          <w:rPr>
            <w:rStyle w:val="af3"/>
            <w:rFonts w:eastAsia="黑体" w:hint="eastAsia"/>
            <w:noProof/>
          </w:rPr>
          <w:t>5.2.6</w:t>
        </w:r>
        <w:r w:rsidRPr="007B0092">
          <w:rPr>
            <w:rStyle w:val="af3"/>
            <w:rFonts w:eastAsia="黑体" w:hint="eastAsia"/>
            <w:noProof/>
          </w:rPr>
          <w:t xml:space="preserve">　楼宇人员进出远程控制功能</w:t>
        </w:r>
        <w:r>
          <w:rPr>
            <w:rFonts w:hint="eastAsia"/>
            <w:noProof/>
          </w:rPr>
          <w:tab/>
        </w:r>
        <w:r>
          <w:rPr>
            <w:rFonts w:hint="eastAsia"/>
            <w:noProof/>
          </w:rPr>
          <w:fldChar w:fldCharType="begin"/>
        </w:r>
        <w:r>
          <w:rPr>
            <w:rFonts w:hint="eastAsia"/>
            <w:noProof/>
          </w:rPr>
          <w:instrText xml:space="preserve"> </w:instrText>
        </w:r>
        <w:r>
          <w:rPr>
            <w:noProof/>
          </w:rPr>
          <w:instrText>PAGEREF _Toc198501340 \h</w:instrText>
        </w:r>
        <w:r>
          <w:rPr>
            <w:rFonts w:hint="eastAsia"/>
            <w:noProof/>
          </w:rPr>
          <w:instrText xml:space="preserve"> </w:instrText>
        </w:r>
        <w:r>
          <w:rPr>
            <w:rFonts w:hint="eastAsia"/>
            <w:noProof/>
          </w:rPr>
        </w:r>
        <w:r>
          <w:rPr>
            <w:rFonts w:hint="eastAsia"/>
            <w:noProof/>
          </w:rPr>
          <w:fldChar w:fldCharType="separate"/>
        </w:r>
        <w:r w:rsidR="00AB38DF">
          <w:rPr>
            <w:noProof/>
          </w:rPr>
          <w:t>62</w:t>
        </w:r>
        <w:r>
          <w:rPr>
            <w:rFonts w:hint="eastAsia"/>
            <w:noProof/>
          </w:rPr>
          <w:fldChar w:fldCharType="end"/>
        </w:r>
      </w:hyperlink>
    </w:p>
    <w:p w14:paraId="09318A73" w14:textId="4AFE29B2"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41" w:history="1">
        <w:r w:rsidRPr="007B0092">
          <w:rPr>
            <w:rStyle w:val="af3"/>
            <w:rFonts w:eastAsia="黑体" w:hint="eastAsia"/>
            <w:noProof/>
          </w:rPr>
          <w:t>5.2.7</w:t>
        </w:r>
        <w:r w:rsidRPr="007B0092">
          <w:rPr>
            <w:rStyle w:val="af3"/>
            <w:rFonts w:eastAsia="黑体" w:hint="eastAsia"/>
            <w:noProof/>
          </w:rPr>
          <w:t xml:space="preserve">　太阳能逆变并网功能</w:t>
        </w:r>
        <w:r>
          <w:rPr>
            <w:rFonts w:hint="eastAsia"/>
            <w:noProof/>
          </w:rPr>
          <w:tab/>
        </w:r>
        <w:r>
          <w:rPr>
            <w:rFonts w:hint="eastAsia"/>
            <w:noProof/>
          </w:rPr>
          <w:fldChar w:fldCharType="begin"/>
        </w:r>
        <w:r>
          <w:rPr>
            <w:rFonts w:hint="eastAsia"/>
            <w:noProof/>
          </w:rPr>
          <w:instrText xml:space="preserve"> </w:instrText>
        </w:r>
        <w:r>
          <w:rPr>
            <w:noProof/>
          </w:rPr>
          <w:instrText>PAGEREF _Toc198501341 \h</w:instrText>
        </w:r>
        <w:r>
          <w:rPr>
            <w:rFonts w:hint="eastAsia"/>
            <w:noProof/>
          </w:rPr>
          <w:instrText xml:space="preserve"> </w:instrText>
        </w:r>
        <w:r>
          <w:rPr>
            <w:rFonts w:hint="eastAsia"/>
            <w:noProof/>
          </w:rPr>
        </w:r>
        <w:r>
          <w:rPr>
            <w:rFonts w:hint="eastAsia"/>
            <w:noProof/>
          </w:rPr>
          <w:fldChar w:fldCharType="separate"/>
        </w:r>
        <w:r w:rsidR="00AB38DF">
          <w:rPr>
            <w:noProof/>
          </w:rPr>
          <w:t>65</w:t>
        </w:r>
        <w:r>
          <w:rPr>
            <w:rFonts w:hint="eastAsia"/>
            <w:noProof/>
          </w:rPr>
          <w:fldChar w:fldCharType="end"/>
        </w:r>
      </w:hyperlink>
    </w:p>
    <w:p w14:paraId="4C991CF1" w14:textId="70F13F87" w:rsidR="00675656" w:rsidRDefault="00675656">
      <w:pPr>
        <w:pStyle w:val="TOC3"/>
        <w:tabs>
          <w:tab w:val="right" w:leader="dot" w:pos="9062"/>
        </w:tabs>
        <w:rPr>
          <w:rFonts w:asciiTheme="minorHAnsi" w:eastAsiaTheme="minorEastAsia" w:hAnsiTheme="minorHAnsi" w:cstheme="minorBidi"/>
          <w:noProof/>
          <w:sz w:val="22"/>
          <w14:ligatures w14:val="standardContextual"/>
        </w:rPr>
      </w:pPr>
      <w:hyperlink w:anchor="_Toc198501342" w:history="1">
        <w:r w:rsidRPr="007B0092">
          <w:rPr>
            <w:rStyle w:val="af3"/>
            <w:rFonts w:eastAsia="黑体" w:hint="eastAsia"/>
            <w:noProof/>
          </w:rPr>
          <w:t>5.2.8</w:t>
        </w:r>
        <w:r w:rsidRPr="007B0092">
          <w:rPr>
            <w:rStyle w:val="af3"/>
            <w:rFonts w:eastAsia="黑体" w:hint="eastAsia"/>
            <w:noProof/>
          </w:rPr>
          <w:t xml:space="preserve">　断电自动电源切换功能</w:t>
        </w:r>
        <w:r>
          <w:rPr>
            <w:rFonts w:hint="eastAsia"/>
            <w:noProof/>
          </w:rPr>
          <w:tab/>
        </w:r>
        <w:r>
          <w:rPr>
            <w:rFonts w:hint="eastAsia"/>
            <w:noProof/>
          </w:rPr>
          <w:fldChar w:fldCharType="begin"/>
        </w:r>
        <w:r>
          <w:rPr>
            <w:rFonts w:hint="eastAsia"/>
            <w:noProof/>
          </w:rPr>
          <w:instrText xml:space="preserve"> </w:instrText>
        </w:r>
        <w:r>
          <w:rPr>
            <w:noProof/>
          </w:rPr>
          <w:instrText>PAGEREF _Toc198501342 \h</w:instrText>
        </w:r>
        <w:r>
          <w:rPr>
            <w:rFonts w:hint="eastAsia"/>
            <w:noProof/>
          </w:rPr>
          <w:instrText xml:space="preserve"> </w:instrText>
        </w:r>
        <w:r>
          <w:rPr>
            <w:rFonts w:hint="eastAsia"/>
            <w:noProof/>
          </w:rPr>
        </w:r>
        <w:r>
          <w:rPr>
            <w:rFonts w:hint="eastAsia"/>
            <w:noProof/>
          </w:rPr>
          <w:fldChar w:fldCharType="separate"/>
        </w:r>
        <w:r w:rsidR="00AB38DF">
          <w:rPr>
            <w:noProof/>
          </w:rPr>
          <w:t>67</w:t>
        </w:r>
        <w:r>
          <w:rPr>
            <w:rFonts w:hint="eastAsia"/>
            <w:noProof/>
          </w:rPr>
          <w:fldChar w:fldCharType="end"/>
        </w:r>
      </w:hyperlink>
    </w:p>
    <w:p w14:paraId="28F8281D" w14:textId="2C6E245D"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43" w:history="1">
        <w:r w:rsidRPr="007B0092">
          <w:rPr>
            <w:rStyle w:val="af3"/>
            <w:rFonts w:ascii="黑体" w:eastAsia="黑体" w:hAnsi="黑体" w:cs="黑体" w:hint="eastAsia"/>
            <w:noProof/>
          </w:rPr>
          <w:t xml:space="preserve">结　　</w:t>
        </w:r>
        <w:r w:rsidRPr="007B0092">
          <w:rPr>
            <w:rStyle w:val="af3"/>
            <w:rFonts w:ascii="黑体" w:eastAsia="黑体" w:hAnsi="黑体" w:cs="黑体" w:hint="eastAsia"/>
            <w:noProof/>
          </w:rPr>
          <w:t>论</w:t>
        </w:r>
        <w:r>
          <w:rPr>
            <w:rFonts w:hint="eastAsia"/>
            <w:noProof/>
          </w:rPr>
          <w:tab/>
        </w:r>
        <w:r>
          <w:rPr>
            <w:rFonts w:hint="eastAsia"/>
            <w:noProof/>
          </w:rPr>
          <w:fldChar w:fldCharType="begin"/>
        </w:r>
        <w:r>
          <w:rPr>
            <w:rFonts w:hint="eastAsia"/>
            <w:noProof/>
          </w:rPr>
          <w:instrText xml:space="preserve"> </w:instrText>
        </w:r>
        <w:r>
          <w:rPr>
            <w:noProof/>
          </w:rPr>
          <w:instrText>PAGEREF _Toc198501343 \h</w:instrText>
        </w:r>
        <w:r>
          <w:rPr>
            <w:rFonts w:hint="eastAsia"/>
            <w:noProof/>
          </w:rPr>
          <w:instrText xml:space="preserve"> </w:instrText>
        </w:r>
        <w:r>
          <w:rPr>
            <w:rFonts w:hint="eastAsia"/>
            <w:noProof/>
          </w:rPr>
        </w:r>
        <w:r>
          <w:rPr>
            <w:rFonts w:hint="eastAsia"/>
            <w:noProof/>
          </w:rPr>
          <w:fldChar w:fldCharType="separate"/>
        </w:r>
        <w:r w:rsidR="00AB38DF">
          <w:rPr>
            <w:noProof/>
          </w:rPr>
          <w:t>68</w:t>
        </w:r>
        <w:r>
          <w:rPr>
            <w:rFonts w:hint="eastAsia"/>
            <w:noProof/>
          </w:rPr>
          <w:fldChar w:fldCharType="end"/>
        </w:r>
      </w:hyperlink>
    </w:p>
    <w:p w14:paraId="53279CDA" w14:textId="7D428F1A"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44" w:history="1">
        <w:r w:rsidRPr="007B0092">
          <w:rPr>
            <w:rStyle w:val="af3"/>
            <w:rFonts w:ascii="黑体" w:eastAsia="黑体" w:hAnsi="黑体" w:cs="黑体" w:hint="eastAsia"/>
            <w:noProof/>
          </w:rPr>
          <w:t xml:space="preserve">致　　</w:t>
        </w:r>
        <w:r w:rsidRPr="007B0092">
          <w:rPr>
            <w:rStyle w:val="af3"/>
            <w:rFonts w:ascii="黑体" w:eastAsia="黑体" w:hAnsi="黑体" w:cs="黑体" w:hint="eastAsia"/>
            <w:noProof/>
          </w:rPr>
          <w:t>谢</w:t>
        </w:r>
        <w:r>
          <w:rPr>
            <w:rFonts w:hint="eastAsia"/>
            <w:noProof/>
          </w:rPr>
          <w:tab/>
        </w:r>
        <w:r>
          <w:rPr>
            <w:rFonts w:hint="eastAsia"/>
            <w:noProof/>
          </w:rPr>
          <w:fldChar w:fldCharType="begin"/>
        </w:r>
        <w:r>
          <w:rPr>
            <w:rFonts w:hint="eastAsia"/>
            <w:noProof/>
          </w:rPr>
          <w:instrText xml:space="preserve"> </w:instrText>
        </w:r>
        <w:r>
          <w:rPr>
            <w:noProof/>
          </w:rPr>
          <w:instrText>PAGEREF _Toc198501344 \h</w:instrText>
        </w:r>
        <w:r>
          <w:rPr>
            <w:rFonts w:hint="eastAsia"/>
            <w:noProof/>
          </w:rPr>
          <w:instrText xml:space="preserve"> </w:instrText>
        </w:r>
        <w:r>
          <w:rPr>
            <w:rFonts w:hint="eastAsia"/>
            <w:noProof/>
          </w:rPr>
        </w:r>
        <w:r>
          <w:rPr>
            <w:rFonts w:hint="eastAsia"/>
            <w:noProof/>
          </w:rPr>
          <w:fldChar w:fldCharType="separate"/>
        </w:r>
        <w:r w:rsidR="00AB38DF">
          <w:rPr>
            <w:noProof/>
          </w:rPr>
          <w:t>69</w:t>
        </w:r>
        <w:r>
          <w:rPr>
            <w:rFonts w:hint="eastAsia"/>
            <w:noProof/>
          </w:rPr>
          <w:fldChar w:fldCharType="end"/>
        </w:r>
      </w:hyperlink>
    </w:p>
    <w:p w14:paraId="31B93981" w14:textId="219D58B9"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45" w:history="1">
        <w:r w:rsidRPr="007B0092">
          <w:rPr>
            <w:rStyle w:val="af3"/>
            <w:rFonts w:ascii="黑体" w:eastAsia="黑体" w:hAnsi="黑体" w:cs="黑体"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_Toc198501345 \h</w:instrText>
        </w:r>
        <w:r>
          <w:rPr>
            <w:rFonts w:hint="eastAsia"/>
            <w:noProof/>
          </w:rPr>
          <w:instrText xml:space="preserve"> </w:instrText>
        </w:r>
        <w:r>
          <w:rPr>
            <w:rFonts w:hint="eastAsia"/>
            <w:noProof/>
          </w:rPr>
        </w:r>
        <w:r>
          <w:rPr>
            <w:rFonts w:hint="eastAsia"/>
            <w:noProof/>
          </w:rPr>
          <w:fldChar w:fldCharType="separate"/>
        </w:r>
        <w:r w:rsidR="00AB38DF">
          <w:rPr>
            <w:noProof/>
          </w:rPr>
          <w:t>70</w:t>
        </w:r>
        <w:r>
          <w:rPr>
            <w:rFonts w:hint="eastAsia"/>
            <w:noProof/>
          </w:rPr>
          <w:fldChar w:fldCharType="end"/>
        </w:r>
      </w:hyperlink>
    </w:p>
    <w:p w14:paraId="29DFC954" w14:textId="33D86BC7" w:rsidR="00675656" w:rsidRDefault="00675656">
      <w:pPr>
        <w:pStyle w:val="TOC1"/>
        <w:tabs>
          <w:tab w:val="right" w:leader="dot" w:pos="9062"/>
        </w:tabs>
        <w:rPr>
          <w:rFonts w:asciiTheme="minorHAnsi" w:eastAsiaTheme="minorEastAsia" w:hAnsiTheme="minorHAnsi" w:cstheme="minorBidi"/>
          <w:noProof/>
          <w:sz w:val="22"/>
          <w14:ligatures w14:val="standardContextual"/>
        </w:rPr>
      </w:pPr>
      <w:hyperlink w:anchor="_Toc198501346" w:history="1">
        <w:r w:rsidRPr="007B0092">
          <w:rPr>
            <w:rStyle w:val="af3"/>
            <w:rFonts w:ascii="黑体" w:eastAsia="黑体" w:hAnsi="黑体" w:cs="黑体" w:hint="eastAsia"/>
            <w:noProof/>
          </w:rPr>
          <w:t xml:space="preserve">附　</w:t>
        </w:r>
        <w:r w:rsidRPr="007B0092">
          <w:rPr>
            <w:rStyle w:val="af3"/>
            <w:rFonts w:ascii="黑体" w:eastAsia="黑体" w:hAnsi="黑体" w:cs="黑体" w:hint="eastAsia"/>
            <w:noProof/>
          </w:rPr>
          <w:t xml:space="preserve">　</w:t>
        </w:r>
        <w:r w:rsidRPr="007B0092">
          <w:rPr>
            <w:rStyle w:val="af3"/>
            <w:rFonts w:ascii="黑体" w:eastAsia="黑体" w:hAnsi="黑体" w:cs="黑体" w:hint="eastAsia"/>
            <w:noProof/>
          </w:rPr>
          <w:t>录</w:t>
        </w:r>
        <w:r>
          <w:rPr>
            <w:rFonts w:hint="eastAsia"/>
            <w:noProof/>
          </w:rPr>
          <w:tab/>
        </w:r>
        <w:r>
          <w:rPr>
            <w:rFonts w:hint="eastAsia"/>
            <w:noProof/>
          </w:rPr>
          <w:fldChar w:fldCharType="begin"/>
        </w:r>
        <w:r>
          <w:rPr>
            <w:rFonts w:hint="eastAsia"/>
            <w:noProof/>
          </w:rPr>
          <w:instrText xml:space="preserve"> </w:instrText>
        </w:r>
        <w:r>
          <w:rPr>
            <w:noProof/>
          </w:rPr>
          <w:instrText>PAGEREF _Toc198501346 \h</w:instrText>
        </w:r>
        <w:r>
          <w:rPr>
            <w:rFonts w:hint="eastAsia"/>
            <w:noProof/>
          </w:rPr>
          <w:instrText xml:space="preserve"> </w:instrText>
        </w:r>
        <w:r>
          <w:rPr>
            <w:rFonts w:hint="eastAsia"/>
            <w:noProof/>
          </w:rPr>
        </w:r>
        <w:r>
          <w:rPr>
            <w:rFonts w:hint="eastAsia"/>
            <w:noProof/>
          </w:rPr>
          <w:fldChar w:fldCharType="separate"/>
        </w:r>
        <w:r w:rsidR="00AB38DF">
          <w:rPr>
            <w:noProof/>
          </w:rPr>
          <w:t>72</w:t>
        </w:r>
        <w:r>
          <w:rPr>
            <w:rFonts w:hint="eastAsia"/>
            <w:noProof/>
          </w:rPr>
          <w:fldChar w:fldCharType="end"/>
        </w:r>
      </w:hyperlink>
    </w:p>
    <w:p w14:paraId="3FF0873F" w14:textId="093B6F97" w:rsidR="00C511F8" w:rsidRDefault="00AF702B" w:rsidP="006621DD">
      <w:pPr>
        <w:wordWrap w:val="0"/>
        <w:spacing w:line="360" w:lineRule="auto"/>
        <w:rPr>
          <w:rFonts w:ascii="黑体" w:eastAsia="黑体" w:hAnsi="黑体" w:cs="黑体" w:hint="eastAsia"/>
          <w:sz w:val="24"/>
        </w:rPr>
      </w:pPr>
      <w:r>
        <w:rPr>
          <w:rFonts w:eastAsiaTheme="majorEastAsia"/>
        </w:rPr>
        <w:fldChar w:fldCharType="end"/>
      </w:r>
    </w:p>
    <w:p w14:paraId="098151AF" w14:textId="77777777" w:rsidR="00C511F8" w:rsidRDefault="00C511F8" w:rsidP="006621DD">
      <w:pPr>
        <w:wordWrap w:val="0"/>
        <w:rPr>
          <w:rFonts w:ascii="黑体" w:eastAsia="黑体" w:hAnsi="黑体" w:cs="黑体" w:hint="eastAsia"/>
          <w:sz w:val="24"/>
        </w:rPr>
      </w:pPr>
    </w:p>
    <w:p w14:paraId="4127593A" w14:textId="77777777" w:rsidR="00C511F8" w:rsidRDefault="00AF702B" w:rsidP="006621DD">
      <w:pPr>
        <w:tabs>
          <w:tab w:val="left" w:pos="1236"/>
        </w:tabs>
        <w:wordWrap w:val="0"/>
        <w:rPr>
          <w:rFonts w:ascii="黑体" w:eastAsia="黑体" w:hAnsi="黑体" w:cs="黑体" w:hint="eastAsia"/>
          <w:sz w:val="24"/>
        </w:rPr>
      </w:pPr>
      <w:r>
        <w:rPr>
          <w:rFonts w:ascii="黑体" w:eastAsia="黑体" w:hAnsi="黑体" w:cs="黑体" w:hint="eastAsia"/>
          <w:sz w:val="24"/>
        </w:rPr>
        <w:tab/>
      </w:r>
    </w:p>
    <w:p w14:paraId="1D96D7D2" w14:textId="77777777" w:rsidR="00C511F8" w:rsidRDefault="00C511F8" w:rsidP="006621DD">
      <w:pPr>
        <w:wordWrap w:val="0"/>
        <w:rPr>
          <w:rFonts w:ascii="黑体" w:eastAsia="黑体" w:hAnsi="黑体" w:cs="黑体" w:hint="eastAsia"/>
          <w:sz w:val="24"/>
        </w:rPr>
      </w:pPr>
    </w:p>
    <w:p w14:paraId="3EE24D49" w14:textId="77777777" w:rsidR="00C511F8" w:rsidRDefault="00C511F8" w:rsidP="006621DD">
      <w:pPr>
        <w:wordWrap w:val="0"/>
        <w:rPr>
          <w:rFonts w:ascii="黑体" w:eastAsia="黑体" w:hAnsi="黑体" w:cs="黑体" w:hint="eastAsia"/>
          <w:sz w:val="24"/>
        </w:rPr>
      </w:pPr>
    </w:p>
    <w:p w14:paraId="0ABBB3A1" w14:textId="77777777" w:rsidR="00C511F8" w:rsidRDefault="00C511F8" w:rsidP="006621DD">
      <w:pPr>
        <w:wordWrap w:val="0"/>
        <w:rPr>
          <w:rFonts w:ascii="黑体" w:eastAsia="黑体" w:hAnsi="黑体" w:cs="黑体" w:hint="eastAsia"/>
          <w:sz w:val="24"/>
        </w:rPr>
        <w:sectPr w:rsidR="00C511F8">
          <w:headerReference w:type="default" r:id="rId16"/>
          <w:footerReference w:type="default" r:id="rId17"/>
          <w:pgSz w:w="11906" w:h="16838"/>
          <w:pgMar w:top="1701" w:right="1417" w:bottom="1417" w:left="1417" w:header="851" w:footer="992" w:gutter="0"/>
          <w:pgNumType w:start="4"/>
          <w:cols w:space="720"/>
          <w:docGrid w:type="lines" w:linePitch="312"/>
        </w:sectPr>
      </w:pPr>
    </w:p>
    <w:p w14:paraId="5DE6CD40" w14:textId="67E85B8D" w:rsidR="00C511F8" w:rsidRPr="008261B4" w:rsidRDefault="00A74D56" w:rsidP="006621DD">
      <w:pPr>
        <w:pageBreakBefore/>
        <w:wordWrap w:val="0"/>
        <w:spacing w:beforeLines="50" w:before="156" w:afterLines="50" w:after="156" w:line="360" w:lineRule="auto"/>
        <w:jc w:val="center"/>
        <w:rPr>
          <w:rStyle w:val="afd"/>
          <w:rFonts w:cstheme="minorBidi"/>
          <w:kern w:val="44"/>
        </w:rPr>
      </w:pPr>
      <w:bookmarkStart w:id="4" w:name="_Toc627"/>
      <w:bookmarkStart w:id="5" w:name="_Toc31103"/>
      <w:bookmarkEnd w:id="2"/>
      <w:bookmarkEnd w:id="3"/>
      <w:r w:rsidRPr="008261B4">
        <w:rPr>
          <w:rStyle w:val="afd"/>
          <w:rFonts w:cstheme="minorBidi" w:hint="eastAsia"/>
          <w:kern w:val="44"/>
          <w:sz w:val="44"/>
          <w:szCs w:val="44"/>
        </w:rPr>
        <w:lastRenderedPageBreak/>
        <w:t>基于</w:t>
      </w:r>
      <w:r w:rsidRPr="008261B4">
        <w:rPr>
          <w:rStyle w:val="afd"/>
          <w:rFonts w:cstheme="minorBidi" w:hint="eastAsia"/>
          <w:kern w:val="44"/>
          <w:sz w:val="44"/>
          <w:szCs w:val="44"/>
        </w:rPr>
        <w:t>STM32</w:t>
      </w:r>
      <w:r w:rsidRPr="008261B4">
        <w:rPr>
          <w:rStyle w:val="afd"/>
          <w:rFonts w:cstheme="minorBidi" w:hint="eastAsia"/>
          <w:kern w:val="44"/>
          <w:sz w:val="44"/>
          <w:szCs w:val="44"/>
        </w:rPr>
        <w:t>的云平台楼宇安防与光伏并网系统设计</w:t>
      </w:r>
    </w:p>
    <w:p w14:paraId="7A5CFF11" w14:textId="6664B3C7" w:rsidR="00C511F8" w:rsidRDefault="00AF702B" w:rsidP="006621DD">
      <w:pPr>
        <w:wordWrap w:val="0"/>
        <w:spacing w:beforeLines="50" w:before="156" w:afterLines="50" w:after="156" w:line="360" w:lineRule="auto"/>
        <w:outlineLvl w:val="0"/>
        <w:rPr>
          <w:rFonts w:ascii="黑体" w:eastAsia="黑体" w:hAnsi="黑体" w:cs="黑体" w:hint="eastAsia"/>
          <w:sz w:val="32"/>
          <w:szCs w:val="32"/>
        </w:rPr>
      </w:pPr>
      <w:bookmarkStart w:id="6" w:name="_Toc17750"/>
      <w:bookmarkStart w:id="7" w:name="_Toc198501286"/>
      <w:r w:rsidRPr="00CD6AF6">
        <w:rPr>
          <w:rFonts w:eastAsia="黑体"/>
          <w:sz w:val="32"/>
          <w:szCs w:val="32"/>
        </w:rPr>
        <w:t>1</w:t>
      </w:r>
      <w:r>
        <w:rPr>
          <w:rFonts w:eastAsia="黑体" w:hint="eastAsia"/>
          <w:sz w:val="32"/>
          <w:szCs w:val="32"/>
        </w:rPr>
        <w:t xml:space="preserve">　</w:t>
      </w:r>
      <w:r>
        <w:rPr>
          <w:rFonts w:ascii="黑体" w:eastAsia="黑体" w:hAnsi="黑体" w:cs="黑体" w:hint="eastAsia"/>
          <w:sz w:val="32"/>
          <w:szCs w:val="32"/>
        </w:rPr>
        <w:t>绪论</w:t>
      </w:r>
      <w:bookmarkEnd w:id="4"/>
      <w:bookmarkEnd w:id="6"/>
      <w:bookmarkEnd w:id="7"/>
      <w:r w:rsidR="004256A7">
        <w:rPr>
          <w:rFonts w:ascii="黑体" w:eastAsia="黑体" w:hAnsi="黑体" w:cs="黑体" w:hint="eastAsia"/>
          <w:sz w:val="32"/>
          <w:szCs w:val="32"/>
        </w:rPr>
        <w:fldChar w:fldCharType="begin"/>
      </w:r>
      <w:r w:rsidR="004256A7">
        <w:rPr>
          <w:rFonts w:ascii="黑体" w:eastAsia="黑体" w:hAnsi="黑体" w:cs="黑体" w:hint="eastAsia"/>
          <w:sz w:val="32"/>
          <w:szCs w:val="32"/>
        </w:rPr>
        <w:instrText xml:space="preserve"> </w:instrText>
      </w:r>
      <w:r w:rsidR="00EF7F56" w:rsidRPr="00EF7F56">
        <w:rPr>
          <w:rFonts w:ascii="黑体" w:eastAsia="黑体" w:hAnsi="黑体" w:cs="黑体"/>
          <w:sz w:val="32"/>
          <w:szCs w:val="32"/>
        </w:rPr>
        <w:instrText>Seq eq \h</w:instrText>
      </w:r>
      <w:r w:rsidR="004256A7">
        <w:rPr>
          <w:rFonts w:ascii="黑体" w:eastAsia="黑体" w:hAnsi="黑体" w:cs="黑体" w:hint="eastAsia"/>
          <w:sz w:val="32"/>
          <w:szCs w:val="32"/>
        </w:rPr>
        <w:instrText xml:space="preserve"> </w:instrText>
      </w:r>
      <w:r w:rsidR="004256A7">
        <w:rPr>
          <w:rFonts w:ascii="黑体" w:eastAsia="黑体" w:hAnsi="黑体" w:cs="黑体" w:hint="eastAsia"/>
          <w:sz w:val="32"/>
          <w:szCs w:val="32"/>
        </w:rPr>
        <w:fldChar w:fldCharType="end"/>
      </w:r>
      <w:r w:rsidR="00EF7F56">
        <w:rPr>
          <w:rFonts w:ascii="黑体" w:eastAsia="黑体" w:hAnsi="黑体" w:cs="黑体" w:hint="eastAsia"/>
          <w:sz w:val="32"/>
          <w:szCs w:val="32"/>
        </w:rPr>
        <w:fldChar w:fldCharType="begin"/>
      </w:r>
      <w:r w:rsidR="00EF7F56">
        <w:rPr>
          <w:rFonts w:ascii="黑体" w:eastAsia="黑体" w:hAnsi="黑体" w:cs="黑体" w:hint="eastAsia"/>
          <w:sz w:val="32"/>
          <w:szCs w:val="32"/>
        </w:rPr>
        <w:instrText xml:space="preserve"> </w:instrText>
      </w:r>
      <w:r w:rsidR="002150B0" w:rsidRPr="002150B0">
        <w:rPr>
          <w:rFonts w:ascii="黑体" w:eastAsia="黑体" w:hAnsi="黑体" w:cs="黑体"/>
          <w:sz w:val="32"/>
          <w:szCs w:val="32"/>
        </w:rPr>
        <w:instrText>Seq list \r \h</w:instrText>
      </w:r>
      <w:r w:rsidR="00EF7F56">
        <w:rPr>
          <w:rFonts w:ascii="黑体" w:eastAsia="黑体" w:hAnsi="黑体" w:cs="黑体" w:hint="eastAsia"/>
          <w:sz w:val="32"/>
          <w:szCs w:val="32"/>
        </w:rPr>
        <w:instrText xml:space="preserve"> </w:instrText>
      </w:r>
      <w:r w:rsidR="00EF7F56">
        <w:rPr>
          <w:rFonts w:ascii="黑体" w:eastAsia="黑体" w:hAnsi="黑体" w:cs="黑体" w:hint="eastAsia"/>
          <w:sz w:val="32"/>
          <w:szCs w:val="32"/>
        </w:rPr>
        <w:fldChar w:fldCharType="end"/>
      </w:r>
    </w:p>
    <w:p w14:paraId="5CB221D1"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8" w:name="_Toc68"/>
      <w:bookmarkStart w:id="9" w:name="_Toc8722"/>
      <w:bookmarkStart w:id="10" w:name="_Toc10046"/>
      <w:bookmarkStart w:id="11" w:name="_Toc29834"/>
      <w:bookmarkStart w:id="12" w:name="_Toc198501287"/>
      <w:r w:rsidRPr="00CD6AF6">
        <w:rPr>
          <w:rFonts w:eastAsia="黑体"/>
          <w:sz w:val="28"/>
          <w:szCs w:val="28"/>
        </w:rPr>
        <w:t>1</w:t>
      </w:r>
      <w:r>
        <w:rPr>
          <w:rFonts w:eastAsia="黑体"/>
          <w:sz w:val="28"/>
          <w:szCs w:val="28"/>
        </w:rPr>
        <w:t>.</w:t>
      </w:r>
      <w:r w:rsidRPr="00CD6AF6">
        <w:rPr>
          <w:rFonts w:eastAsia="黑体"/>
          <w:sz w:val="28"/>
          <w:szCs w:val="28"/>
        </w:rPr>
        <w:t>1</w:t>
      </w:r>
      <w:bookmarkEnd w:id="8"/>
      <w:bookmarkEnd w:id="9"/>
      <w:r>
        <w:rPr>
          <w:rFonts w:eastAsia="黑体" w:hint="eastAsia"/>
          <w:sz w:val="28"/>
          <w:szCs w:val="28"/>
        </w:rPr>
        <w:t xml:space="preserve">　</w:t>
      </w:r>
      <w:r>
        <w:rPr>
          <w:rFonts w:ascii="黑体" w:eastAsia="黑体" w:hAnsi="黑体" w:cs="黑体" w:hint="eastAsia"/>
          <w:sz w:val="28"/>
          <w:szCs w:val="28"/>
        </w:rPr>
        <w:t>引言</w:t>
      </w:r>
      <w:bookmarkEnd w:id="10"/>
      <w:bookmarkEnd w:id="11"/>
      <w:bookmarkEnd w:id="12"/>
    </w:p>
    <w:p w14:paraId="6B1260C2" w14:textId="5EC1E407" w:rsidR="00D52FA9" w:rsidRDefault="00F60707" w:rsidP="006621DD">
      <w:pPr>
        <w:wordWrap w:val="0"/>
        <w:spacing w:line="360" w:lineRule="auto"/>
        <w:ind w:firstLineChars="200" w:firstLine="480"/>
        <w:rPr>
          <w:sz w:val="24"/>
          <w:szCs w:val="28"/>
        </w:rPr>
      </w:pPr>
      <w:bookmarkStart w:id="13" w:name="_Toc32505"/>
      <w:bookmarkStart w:id="14" w:name="_Toc23993"/>
      <w:r w:rsidRPr="00F60707">
        <w:rPr>
          <w:rFonts w:hint="eastAsia"/>
          <w:sz w:val="24"/>
          <w:szCs w:val="28"/>
        </w:rPr>
        <w:t>我国城市化进程加剧，截至</w:t>
      </w:r>
      <w:r w:rsidRPr="00F60707">
        <w:rPr>
          <w:rFonts w:hint="eastAsia"/>
          <w:sz w:val="24"/>
          <w:szCs w:val="28"/>
        </w:rPr>
        <w:t>2024</w:t>
      </w:r>
      <w:r w:rsidRPr="00F60707">
        <w:rPr>
          <w:rFonts w:hint="eastAsia"/>
          <w:sz w:val="24"/>
          <w:szCs w:val="28"/>
        </w:rPr>
        <w:t>年，中国的城市化率达到约</w:t>
      </w:r>
      <w:r w:rsidRPr="00F60707">
        <w:rPr>
          <w:rFonts w:hint="eastAsia"/>
          <w:sz w:val="24"/>
          <w:szCs w:val="28"/>
        </w:rPr>
        <w:t>66.16%</w:t>
      </w:r>
      <w:r w:rsidRPr="00F60707">
        <w:rPr>
          <w:rFonts w:hint="eastAsia"/>
          <w:sz w:val="24"/>
          <w:szCs w:val="28"/>
        </w:rPr>
        <w:t>左右。</w:t>
      </w:r>
      <w:r w:rsidR="000D7FB8" w:rsidRPr="000D7FB8">
        <w:rPr>
          <w:sz w:val="24"/>
          <w:szCs w:val="28"/>
        </w:rPr>
        <w:t>在这股浪潮中</w:t>
      </w:r>
      <w:r w:rsidR="000D7FB8">
        <w:rPr>
          <w:rFonts w:hint="eastAsia"/>
          <w:sz w:val="24"/>
          <w:szCs w:val="28"/>
        </w:rPr>
        <w:t>，</w:t>
      </w:r>
      <w:r w:rsidRPr="00F60707">
        <w:rPr>
          <w:rFonts w:hint="eastAsia"/>
          <w:sz w:val="24"/>
          <w:szCs w:val="28"/>
        </w:rPr>
        <w:t>各类写字楼、百货大厦、超高层建筑</w:t>
      </w:r>
      <w:r w:rsidR="00A0121F" w:rsidRPr="00A0121F">
        <w:rPr>
          <w:sz w:val="24"/>
          <w:szCs w:val="28"/>
        </w:rPr>
        <w:t>如雨后春笋般涌现</w:t>
      </w:r>
      <w:r w:rsidRPr="00F60707">
        <w:rPr>
          <w:rFonts w:hint="eastAsia"/>
          <w:sz w:val="24"/>
          <w:szCs w:val="28"/>
        </w:rPr>
        <w:t>，</w:t>
      </w:r>
      <w:r w:rsidR="00AC07B7">
        <w:rPr>
          <w:rFonts w:hint="eastAsia"/>
          <w:sz w:val="24"/>
          <w:szCs w:val="28"/>
        </w:rPr>
        <w:t>随之而来的</w:t>
      </w:r>
      <w:r w:rsidRPr="00F60707">
        <w:rPr>
          <w:rFonts w:hint="eastAsia"/>
          <w:sz w:val="24"/>
          <w:szCs w:val="28"/>
        </w:rPr>
        <w:t>安全</w:t>
      </w:r>
      <w:r w:rsidR="00AC07B7">
        <w:rPr>
          <w:rFonts w:hint="eastAsia"/>
          <w:sz w:val="24"/>
          <w:szCs w:val="28"/>
        </w:rPr>
        <w:t>问题</w:t>
      </w:r>
      <w:r w:rsidRPr="00F60707">
        <w:rPr>
          <w:rFonts w:hint="eastAsia"/>
          <w:sz w:val="24"/>
          <w:szCs w:val="28"/>
        </w:rPr>
        <w:t>，</w:t>
      </w:r>
      <w:r w:rsidR="00AC07B7">
        <w:rPr>
          <w:rFonts w:hint="eastAsia"/>
          <w:sz w:val="24"/>
          <w:szCs w:val="28"/>
        </w:rPr>
        <w:t>尤其是</w:t>
      </w:r>
      <w:r w:rsidRPr="00F60707">
        <w:rPr>
          <w:rFonts w:hint="eastAsia"/>
          <w:sz w:val="24"/>
          <w:szCs w:val="28"/>
        </w:rPr>
        <w:t>消防安全更是首要的问题之一</w:t>
      </w:r>
      <w:r w:rsidR="008B398D">
        <w:rPr>
          <w:rFonts w:hint="eastAsia"/>
          <w:sz w:val="24"/>
          <w:szCs w:val="28"/>
        </w:rPr>
        <w:t>。</w:t>
      </w:r>
    </w:p>
    <w:p w14:paraId="4EAC206A" w14:textId="2CDA6003" w:rsidR="005A1F4F" w:rsidRPr="00F245B2" w:rsidRDefault="00EA7AB7" w:rsidP="006621DD">
      <w:pPr>
        <w:wordWrap w:val="0"/>
        <w:spacing w:line="360" w:lineRule="auto"/>
        <w:ind w:firstLineChars="200" w:firstLine="480"/>
        <w:rPr>
          <w:sz w:val="24"/>
        </w:rPr>
      </w:pPr>
      <w:r w:rsidRPr="00F245B2">
        <w:rPr>
          <w:sz w:val="24"/>
          <w:szCs w:val="28"/>
        </w:rPr>
        <w:t>目前，我国主要依赖化石燃料，尤其是煤炭，来满足电力需求。在发达的南方地区，夏季制冷用电量巨大，给电网带来了沉重负担。与此同时，大片闲置的楼顶区域不仅造成了太阳能的浪费，还加剧了城市热岛效应。</w:t>
      </w:r>
    </w:p>
    <w:p w14:paraId="706235C7" w14:textId="34E0D22B" w:rsidR="00F60707" w:rsidRPr="00E2590B" w:rsidRDefault="005A1F4F" w:rsidP="006621DD">
      <w:pPr>
        <w:wordWrap w:val="0"/>
        <w:spacing w:line="360" w:lineRule="auto"/>
        <w:ind w:firstLineChars="200" w:firstLine="480"/>
        <w:rPr>
          <w:sz w:val="24"/>
          <w:szCs w:val="28"/>
        </w:rPr>
      </w:pPr>
      <w:r w:rsidRPr="00E2590B">
        <w:rPr>
          <w:rFonts w:hint="eastAsia"/>
          <w:sz w:val="24"/>
        </w:rPr>
        <w:t>本系统旨在设计一个</w:t>
      </w:r>
      <w:r w:rsidR="00E2590B" w:rsidRPr="00E2590B">
        <w:rPr>
          <w:sz w:val="24"/>
        </w:rPr>
        <w:t>环保、节能且安全的数字化楼宇</w:t>
      </w:r>
      <w:r w:rsidR="00E2590B" w:rsidRPr="00E2590B">
        <w:rPr>
          <w:rFonts w:hint="eastAsia"/>
          <w:sz w:val="24"/>
        </w:rPr>
        <w:t>系统</w:t>
      </w:r>
      <w:r w:rsidRPr="00E2590B">
        <w:rPr>
          <w:rFonts w:hint="eastAsia"/>
          <w:sz w:val="24"/>
        </w:rPr>
        <w:t>。实现全自动化的出入人员身份检测</w:t>
      </w:r>
      <w:r w:rsidR="00EF400B">
        <w:rPr>
          <w:rFonts w:hint="eastAsia"/>
          <w:sz w:val="24"/>
        </w:rPr>
        <w:t>、</w:t>
      </w:r>
      <w:r w:rsidRPr="00E2590B">
        <w:rPr>
          <w:rFonts w:hint="eastAsia"/>
          <w:sz w:val="24"/>
        </w:rPr>
        <w:t>楼宇内火灾报警</w:t>
      </w:r>
      <w:r w:rsidR="00EF400B">
        <w:rPr>
          <w:rFonts w:hint="eastAsia"/>
          <w:sz w:val="24"/>
        </w:rPr>
        <w:t>、</w:t>
      </w:r>
      <w:r w:rsidRPr="00E2590B">
        <w:rPr>
          <w:rFonts w:hint="eastAsia"/>
          <w:sz w:val="24"/>
        </w:rPr>
        <w:t>太阳能逆变等功能</w:t>
      </w:r>
      <w:r w:rsidR="00EF400B">
        <w:rPr>
          <w:rFonts w:hint="eastAsia"/>
          <w:sz w:val="24"/>
        </w:rPr>
        <w:t>，</w:t>
      </w:r>
      <w:r w:rsidR="00EF400B" w:rsidRPr="00EF400B">
        <w:rPr>
          <w:sz w:val="24"/>
        </w:rPr>
        <w:t>为现代城市建筑注入智慧与绿色的新活力。</w:t>
      </w:r>
    </w:p>
    <w:p w14:paraId="71523E90"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15" w:name="_Toc374"/>
      <w:bookmarkStart w:id="16" w:name="_Toc198501288"/>
      <w:r w:rsidRPr="00CD6AF6">
        <w:rPr>
          <w:rFonts w:eastAsia="黑体"/>
          <w:sz w:val="24"/>
        </w:rPr>
        <w:t>1</w:t>
      </w:r>
      <w:r>
        <w:rPr>
          <w:rFonts w:eastAsia="黑体"/>
          <w:sz w:val="24"/>
        </w:rPr>
        <w:t>.</w:t>
      </w:r>
      <w:r w:rsidRPr="00CD6AF6">
        <w:rPr>
          <w:rFonts w:eastAsia="黑体"/>
          <w:sz w:val="24"/>
        </w:rPr>
        <w:t>2</w:t>
      </w:r>
      <w:bookmarkEnd w:id="13"/>
      <w:r>
        <w:rPr>
          <w:rFonts w:eastAsia="黑体" w:hint="eastAsia"/>
          <w:sz w:val="24"/>
        </w:rPr>
        <w:t xml:space="preserve">　</w:t>
      </w:r>
      <w:r>
        <w:rPr>
          <w:rFonts w:ascii="黑体" w:eastAsia="黑体" w:hAnsi="黑体" w:cs="黑体" w:hint="eastAsia"/>
          <w:sz w:val="28"/>
          <w:szCs w:val="28"/>
        </w:rPr>
        <w:t>课题研究的背景及意义</w:t>
      </w:r>
      <w:bookmarkEnd w:id="14"/>
      <w:bookmarkEnd w:id="15"/>
      <w:bookmarkEnd w:id="16"/>
    </w:p>
    <w:p w14:paraId="4D9FCDBC" w14:textId="4FB0E6DA" w:rsidR="005A1F4F" w:rsidRPr="00F60707" w:rsidRDefault="005A1F4F" w:rsidP="006621DD">
      <w:pPr>
        <w:wordWrap w:val="0"/>
        <w:spacing w:line="360" w:lineRule="auto"/>
        <w:ind w:firstLineChars="200" w:firstLine="480"/>
        <w:rPr>
          <w:sz w:val="24"/>
          <w:szCs w:val="28"/>
        </w:rPr>
      </w:pPr>
      <w:bookmarkStart w:id="17" w:name="_Toc29989"/>
      <w:bookmarkStart w:id="18" w:name="_Toc28101"/>
      <w:bookmarkEnd w:id="5"/>
      <w:r w:rsidRPr="00F60707">
        <w:rPr>
          <w:rFonts w:hint="eastAsia"/>
          <w:sz w:val="24"/>
          <w:szCs w:val="28"/>
        </w:rPr>
        <w:t>现代楼宇存在的问题主要是房间数量多，走廊通道长，火灾问题隐蔽，很难依靠人工巡楼发现。而超高层建筑又因为楼层过高，消防人员难以第一时间到达</w:t>
      </w:r>
      <w:r w:rsidR="00D85B34">
        <w:rPr>
          <w:rFonts w:hint="eastAsia"/>
          <w:sz w:val="24"/>
          <w:szCs w:val="28"/>
        </w:rPr>
        <w:t>，</w:t>
      </w:r>
      <w:r w:rsidR="00892D22" w:rsidRPr="00892D22">
        <w:rPr>
          <w:sz w:val="24"/>
          <w:szCs w:val="28"/>
        </w:rPr>
        <w:t>对火场内的情况缺乏了解，这无疑增加了救援的难度和风险</w:t>
      </w:r>
      <w:r w:rsidRPr="00F60707">
        <w:rPr>
          <w:rFonts w:hint="eastAsia"/>
          <w:sz w:val="24"/>
          <w:szCs w:val="28"/>
        </w:rPr>
        <w:t>。</w:t>
      </w:r>
      <w:r w:rsidR="00F160D2" w:rsidRPr="00A95264">
        <w:rPr>
          <w:rFonts w:hint="eastAsia"/>
          <w:color w:val="FF0000"/>
          <w:sz w:val="24"/>
          <w:szCs w:val="28"/>
        </w:rPr>
        <w:t>传统的防火系统一般采用</w:t>
      </w:r>
      <w:r w:rsidR="005C0A7A">
        <w:rPr>
          <w:rFonts w:hint="eastAsia"/>
          <w:color w:val="FF0000"/>
          <w:sz w:val="24"/>
          <w:szCs w:val="28"/>
        </w:rPr>
        <w:t>单一的</w:t>
      </w:r>
      <w:r w:rsidR="005C0A7A" w:rsidRPr="005C0A7A">
        <w:rPr>
          <w:rFonts w:hint="eastAsia"/>
          <w:color w:val="FF0000"/>
          <w:sz w:val="24"/>
          <w:szCs w:val="28"/>
        </w:rPr>
        <w:t>离子式烟雾传感器</w:t>
      </w:r>
      <w:r w:rsidR="00F160D2" w:rsidRPr="00A95264">
        <w:rPr>
          <w:rFonts w:hint="eastAsia"/>
          <w:color w:val="FF0000"/>
          <w:sz w:val="24"/>
          <w:szCs w:val="28"/>
        </w:rPr>
        <w:t>，在有人吸烟或</w:t>
      </w:r>
      <w:r w:rsidR="00267BA1">
        <w:rPr>
          <w:rFonts w:hint="eastAsia"/>
          <w:color w:val="FF0000"/>
          <w:sz w:val="24"/>
          <w:szCs w:val="28"/>
        </w:rPr>
        <w:t>工作</w:t>
      </w:r>
      <w:r w:rsidR="00402C29">
        <w:rPr>
          <w:rFonts w:hint="eastAsia"/>
          <w:color w:val="FF0000"/>
          <w:sz w:val="24"/>
          <w:szCs w:val="28"/>
        </w:rPr>
        <w:t>过程中</w:t>
      </w:r>
      <w:r w:rsidR="00F160D2" w:rsidRPr="00A95264">
        <w:rPr>
          <w:rFonts w:hint="eastAsia"/>
          <w:color w:val="FF0000"/>
          <w:sz w:val="24"/>
          <w:szCs w:val="28"/>
        </w:rPr>
        <w:t>使用焊烙铁造成烟尘较大的情况，容易造成误报警，而当浓度过低时</w:t>
      </w:r>
      <w:r w:rsidR="004B7008">
        <w:rPr>
          <w:rFonts w:hint="eastAsia"/>
          <w:color w:val="FF0000"/>
          <w:sz w:val="24"/>
          <w:szCs w:val="28"/>
        </w:rPr>
        <w:t>又</w:t>
      </w:r>
      <w:r w:rsidR="004B7008" w:rsidRPr="004B7008">
        <w:rPr>
          <w:color w:val="FF0000"/>
          <w:sz w:val="24"/>
          <w:szCs w:val="28"/>
        </w:rPr>
        <w:t>无法进行有效检测。</w:t>
      </w:r>
      <w:r w:rsidR="00F160D2" w:rsidRPr="00A95264">
        <w:rPr>
          <w:rFonts w:hint="eastAsia"/>
          <w:color w:val="FF0000"/>
          <w:sz w:val="24"/>
          <w:szCs w:val="28"/>
        </w:rPr>
        <w:t>（参考文献：</w:t>
      </w:r>
      <w:r w:rsidR="00A95264" w:rsidRPr="00A95264">
        <w:rPr>
          <w:rFonts w:hint="eastAsia"/>
          <w:color w:val="FF0000"/>
          <w:sz w:val="24"/>
          <w:szCs w:val="28"/>
        </w:rPr>
        <w:t>基于</w:t>
      </w:r>
      <w:r w:rsidR="00A95264" w:rsidRPr="00A95264">
        <w:rPr>
          <w:rFonts w:hint="eastAsia"/>
          <w:color w:val="FF0000"/>
          <w:sz w:val="24"/>
          <w:szCs w:val="28"/>
        </w:rPr>
        <w:t>STM32</w:t>
      </w:r>
      <w:r w:rsidR="00A95264" w:rsidRPr="00A95264">
        <w:rPr>
          <w:rFonts w:hint="eastAsia"/>
          <w:color w:val="FF0000"/>
          <w:sz w:val="24"/>
          <w:szCs w:val="28"/>
        </w:rPr>
        <w:t>与机智云的楼宇火灾</w:t>
      </w:r>
      <w:r w:rsidR="000F4CEA">
        <w:rPr>
          <w:rFonts w:hint="eastAsia"/>
          <w:color w:val="FF0000"/>
          <w:sz w:val="24"/>
          <w:szCs w:val="28"/>
        </w:rPr>
        <w:t>，</w:t>
      </w:r>
      <w:r w:rsidR="00491432">
        <w:rPr>
          <w:rFonts w:hint="eastAsia"/>
          <w:color w:val="FF0000"/>
          <w:sz w:val="24"/>
          <w:szCs w:val="28"/>
        </w:rPr>
        <w:t>参考文献：</w:t>
      </w:r>
      <w:r w:rsidR="007A6C2B" w:rsidRPr="007A6C2B">
        <w:rPr>
          <w:rFonts w:hint="eastAsia"/>
          <w:color w:val="FF0000"/>
          <w:sz w:val="24"/>
          <w:szCs w:val="28"/>
        </w:rPr>
        <w:t>基于物联网技术的楼宇智能化综合安防监控系统设计</w:t>
      </w:r>
      <w:r w:rsidR="007A6C2B" w:rsidRPr="007A6C2B">
        <w:rPr>
          <w:rFonts w:hint="eastAsia"/>
          <w:color w:val="FF0000"/>
          <w:sz w:val="24"/>
          <w:szCs w:val="28"/>
        </w:rPr>
        <w:t>_</w:t>
      </w:r>
      <w:r w:rsidR="007A6C2B" w:rsidRPr="007A6C2B">
        <w:rPr>
          <w:rFonts w:hint="eastAsia"/>
          <w:color w:val="FF0000"/>
          <w:sz w:val="24"/>
          <w:szCs w:val="28"/>
        </w:rPr>
        <w:t>秦健勇</w:t>
      </w:r>
      <w:r w:rsidR="00F160D2" w:rsidRPr="00A95264">
        <w:rPr>
          <w:rFonts w:hint="eastAsia"/>
          <w:color w:val="FF0000"/>
          <w:sz w:val="24"/>
          <w:szCs w:val="28"/>
        </w:rPr>
        <w:t>）</w:t>
      </w:r>
      <w:r w:rsidR="00F42E52" w:rsidRPr="00F42E52">
        <w:rPr>
          <w:sz w:val="24"/>
          <w:szCs w:val="28"/>
        </w:rPr>
        <w:t>大大降低了系统的可靠性和有效性</w:t>
      </w:r>
      <w:r w:rsidR="00F42E52" w:rsidRPr="00F42E52">
        <w:rPr>
          <w:rFonts w:hint="eastAsia"/>
          <w:sz w:val="24"/>
          <w:szCs w:val="28"/>
        </w:rPr>
        <w:t>。</w:t>
      </w:r>
      <w:r w:rsidR="00EA54CE" w:rsidRPr="00EA54CE">
        <w:rPr>
          <w:sz w:val="24"/>
          <w:szCs w:val="28"/>
        </w:rPr>
        <w:t>同时，现代楼宇内人口密集，人员流动频繁，对于上下班和进出楼宇的人员难以进行有效监管，</w:t>
      </w:r>
      <w:r w:rsidRPr="00F60707">
        <w:rPr>
          <w:rFonts w:hint="eastAsia"/>
          <w:sz w:val="24"/>
          <w:szCs w:val="28"/>
        </w:rPr>
        <w:t>也容易造成安全隐患。</w:t>
      </w:r>
    </w:p>
    <w:p w14:paraId="7B370F92" w14:textId="5A9BE193" w:rsidR="00C511F8" w:rsidRPr="008152C5" w:rsidRDefault="005A1F4F" w:rsidP="006621DD">
      <w:pPr>
        <w:wordWrap w:val="0"/>
        <w:spacing w:line="360" w:lineRule="auto"/>
        <w:ind w:firstLineChars="200" w:firstLine="480"/>
        <w:rPr>
          <w:sz w:val="24"/>
          <w:szCs w:val="28"/>
        </w:rPr>
      </w:pPr>
      <w:r w:rsidRPr="00F60707">
        <w:rPr>
          <w:rFonts w:hint="eastAsia"/>
          <w:sz w:val="24"/>
          <w:szCs w:val="28"/>
        </w:rPr>
        <w:t>因此，开发一种能够监控楼宇安防状态的智能系统就尤为重要</w:t>
      </w:r>
      <w:r w:rsidR="00E9279F">
        <w:rPr>
          <w:rFonts w:hint="eastAsia"/>
          <w:sz w:val="24"/>
          <w:szCs w:val="28"/>
        </w:rPr>
        <w:t>。</w:t>
      </w:r>
      <w:r w:rsidR="00E9279F" w:rsidRPr="00E9279F">
        <w:rPr>
          <w:sz w:val="24"/>
          <w:szCs w:val="28"/>
        </w:rPr>
        <w:t>这样的系统不仅可以实时监测楼宇内的火灾隐患，减少误报和漏报现象，还可以对人员流动进行有效监管，及时发现并处理安全隐患。此外，</w:t>
      </w:r>
      <w:r w:rsidR="00356F61">
        <w:rPr>
          <w:rFonts w:hint="eastAsia"/>
          <w:sz w:val="24"/>
          <w:szCs w:val="28"/>
        </w:rPr>
        <w:t>它能实时</w:t>
      </w:r>
      <w:r w:rsidR="00E9279F" w:rsidRPr="00E9279F">
        <w:rPr>
          <w:sz w:val="24"/>
          <w:szCs w:val="28"/>
        </w:rPr>
        <w:t>与消防部门实现联动，一旦发生火灾，可以</w:t>
      </w:r>
      <w:r w:rsidR="00E9279F" w:rsidRPr="00E9279F">
        <w:rPr>
          <w:sz w:val="24"/>
          <w:szCs w:val="28"/>
        </w:rPr>
        <w:lastRenderedPageBreak/>
        <w:t>迅速提供准确的火场信息，为消防人员制定救援方案提供有力支持</w:t>
      </w:r>
      <w:r w:rsidRPr="00F60707">
        <w:rPr>
          <w:rFonts w:hint="eastAsia"/>
          <w:sz w:val="24"/>
          <w:szCs w:val="28"/>
        </w:rPr>
        <w:t>。</w:t>
      </w:r>
    </w:p>
    <w:p w14:paraId="0A5D5E96"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19" w:name="_Toc32399"/>
      <w:bookmarkStart w:id="20" w:name="_Toc198501289"/>
      <w:r w:rsidRPr="00CD6AF6">
        <w:rPr>
          <w:rFonts w:eastAsia="黑体"/>
          <w:sz w:val="28"/>
          <w:szCs w:val="28"/>
        </w:rPr>
        <w:t>1</w:t>
      </w:r>
      <w:r>
        <w:rPr>
          <w:rFonts w:eastAsia="黑体"/>
          <w:sz w:val="28"/>
          <w:szCs w:val="28"/>
        </w:rPr>
        <w:t>.</w:t>
      </w:r>
      <w:r w:rsidRPr="00CD6AF6">
        <w:rPr>
          <w:rFonts w:eastAsia="黑体"/>
          <w:sz w:val="28"/>
          <w:szCs w:val="28"/>
        </w:rPr>
        <w:t>3</w:t>
      </w:r>
      <w:r>
        <w:rPr>
          <w:rFonts w:eastAsia="黑体" w:hint="eastAsia"/>
          <w:sz w:val="28"/>
          <w:szCs w:val="28"/>
        </w:rPr>
        <w:t xml:space="preserve">　</w:t>
      </w:r>
      <w:r>
        <w:rPr>
          <w:rFonts w:ascii="黑体" w:eastAsia="黑体" w:hAnsi="黑体" w:cs="黑体" w:hint="eastAsia"/>
          <w:sz w:val="28"/>
          <w:szCs w:val="28"/>
        </w:rPr>
        <w:t>国内外研究现状</w:t>
      </w:r>
      <w:bookmarkEnd w:id="17"/>
      <w:bookmarkEnd w:id="19"/>
      <w:bookmarkEnd w:id="20"/>
    </w:p>
    <w:p w14:paraId="6570240E" w14:textId="6D196AAA" w:rsidR="006C2148" w:rsidRPr="006C2148" w:rsidRDefault="00AF702B" w:rsidP="006621DD">
      <w:pPr>
        <w:wordWrap w:val="0"/>
        <w:spacing w:line="360" w:lineRule="auto"/>
        <w:ind w:firstLineChars="200" w:firstLine="480"/>
        <w:rPr>
          <w:sz w:val="24"/>
          <w:szCs w:val="28"/>
        </w:rPr>
      </w:pPr>
      <w:bookmarkStart w:id="21" w:name="_Toc30003"/>
      <w:bookmarkStart w:id="22" w:name="_Toc16888"/>
      <w:r>
        <w:rPr>
          <w:rFonts w:hint="eastAsia"/>
          <w:sz w:val="24"/>
        </w:rPr>
        <w:t>在</w:t>
      </w:r>
      <w:r w:rsidR="00132D64">
        <w:rPr>
          <w:rFonts w:hint="eastAsia"/>
          <w:sz w:val="24"/>
          <w:szCs w:val="28"/>
        </w:rPr>
        <w:t>（楼宇</w:t>
      </w:r>
      <w:r w:rsidR="00132D64">
        <w:rPr>
          <w:rFonts w:hint="eastAsia"/>
          <w:sz w:val="24"/>
          <w:szCs w:val="28"/>
        </w:rPr>
        <w:t>/</w:t>
      </w:r>
      <w:r w:rsidR="00132D64">
        <w:rPr>
          <w:rFonts w:hint="eastAsia"/>
          <w:sz w:val="24"/>
          <w:szCs w:val="28"/>
        </w:rPr>
        <w:t>人脸</w:t>
      </w:r>
      <w:r w:rsidR="00132D64">
        <w:rPr>
          <w:rFonts w:hint="eastAsia"/>
          <w:sz w:val="24"/>
          <w:szCs w:val="28"/>
        </w:rPr>
        <w:t>/</w:t>
      </w:r>
      <w:r w:rsidR="00132D64">
        <w:rPr>
          <w:rFonts w:hint="eastAsia"/>
          <w:sz w:val="24"/>
          <w:szCs w:val="28"/>
        </w:rPr>
        <w:t>太阳能，留个参考文献）</w:t>
      </w:r>
      <w:r w:rsidR="009E352E" w:rsidRPr="00F60707">
        <w:rPr>
          <w:rFonts w:hint="eastAsia"/>
          <w:sz w:val="24"/>
          <w:szCs w:val="28"/>
        </w:rPr>
        <w:t>。</w:t>
      </w:r>
      <w:r w:rsidR="006C2148" w:rsidRPr="006C2148">
        <w:rPr>
          <w:rFonts w:hint="eastAsia"/>
          <w:sz w:val="24"/>
          <w:szCs w:val="28"/>
        </w:rPr>
        <w:t>我国最新发布的国家标准</w:t>
      </w:r>
      <w:r w:rsidR="006C2148" w:rsidRPr="006C2148">
        <w:rPr>
          <w:rFonts w:hint="eastAsia"/>
          <w:sz w:val="24"/>
          <w:szCs w:val="28"/>
        </w:rPr>
        <w:t>GB 17945-202X</w:t>
      </w:r>
      <w:r w:rsidR="006C2148" w:rsidRPr="006C2148">
        <w:rPr>
          <w:rFonts w:hint="eastAsia"/>
          <w:sz w:val="24"/>
          <w:szCs w:val="28"/>
        </w:rPr>
        <w:t>对消防系统结构</w:t>
      </w:r>
      <w:r w:rsidR="00BE0AE6">
        <w:rPr>
          <w:rFonts w:hint="eastAsia"/>
          <w:sz w:val="24"/>
          <w:szCs w:val="28"/>
        </w:rPr>
        <w:t>、</w:t>
      </w:r>
      <w:r w:rsidR="006C2148" w:rsidRPr="006C2148">
        <w:rPr>
          <w:rFonts w:hint="eastAsia"/>
          <w:sz w:val="24"/>
          <w:szCs w:val="28"/>
        </w:rPr>
        <w:t>设备功能进行了</w:t>
      </w:r>
      <w:r w:rsidR="006C2148" w:rsidRPr="008251F5">
        <w:rPr>
          <w:rFonts w:hint="eastAsia"/>
          <w:sz w:val="24"/>
          <w:szCs w:val="28"/>
        </w:rPr>
        <w:t>改进和完善，但绝大多数写字楼仍采用传统的报警</w:t>
      </w:r>
      <w:r w:rsidR="006C2148" w:rsidRPr="008251F5">
        <w:rPr>
          <w:rFonts w:hint="eastAsia"/>
          <w:sz w:val="24"/>
          <w:szCs w:val="28"/>
        </w:rPr>
        <w:t>-</w:t>
      </w:r>
      <w:r w:rsidR="006C2148" w:rsidRPr="008251F5">
        <w:rPr>
          <w:rFonts w:hint="eastAsia"/>
          <w:sz w:val="24"/>
          <w:szCs w:val="28"/>
        </w:rPr>
        <w:t>判断</w:t>
      </w:r>
      <w:r w:rsidR="006C2148" w:rsidRPr="008251F5">
        <w:rPr>
          <w:rFonts w:hint="eastAsia"/>
          <w:sz w:val="24"/>
          <w:szCs w:val="28"/>
        </w:rPr>
        <w:t>-</w:t>
      </w:r>
      <w:r w:rsidR="006C2148" w:rsidRPr="008251F5">
        <w:rPr>
          <w:rFonts w:hint="eastAsia"/>
          <w:sz w:val="24"/>
          <w:szCs w:val="28"/>
        </w:rPr>
        <w:t>逃生模式，依</w:t>
      </w:r>
      <w:r w:rsidR="006C2148" w:rsidRPr="006C2148">
        <w:rPr>
          <w:rFonts w:hint="eastAsia"/>
          <w:sz w:val="24"/>
          <w:szCs w:val="28"/>
        </w:rPr>
        <w:t>赖单一烟感探头探测火灾，通过人工到达现场判断火灾发展，</w:t>
      </w:r>
      <w:r w:rsidR="0094565D">
        <w:rPr>
          <w:rFonts w:hint="eastAsia"/>
          <w:sz w:val="24"/>
          <w:szCs w:val="28"/>
        </w:rPr>
        <w:t>然后通过喊话、电话等方式</w:t>
      </w:r>
      <w:r w:rsidR="006C2148" w:rsidRPr="006C2148">
        <w:rPr>
          <w:rFonts w:hint="eastAsia"/>
          <w:sz w:val="24"/>
          <w:szCs w:val="28"/>
        </w:rPr>
        <w:t>通知并疏散人群，这种模式通知速度慢，容易造成火势大范围蔓延。同时，采用离子式烟雾传感器对大颗粒烟雾反应较慢，且许多楼宇并未安装自动消防装置，需要依赖消防人员手动开启。仅有少数重要企业和数据中心配备的应急供电和备用电源装置。</w:t>
      </w:r>
    </w:p>
    <w:p w14:paraId="5A59934E" w14:textId="09A910D0" w:rsidR="005D645B" w:rsidRDefault="006C2148" w:rsidP="006621DD">
      <w:pPr>
        <w:wordWrap w:val="0"/>
        <w:spacing w:line="360" w:lineRule="auto"/>
        <w:ind w:firstLineChars="200" w:firstLine="480"/>
        <w:rPr>
          <w:sz w:val="24"/>
          <w:szCs w:val="28"/>
        </w:rPr>
      </w:pPr>
      <w:r w:rsidRPr="00146089">
        <w:rPr>
          <w:rFonts w:hint="eastAsia"/>
          <w:color w:val="FF0000"/>
          <w:sz w:val="24"/>
          <w:szCs w:val="28"/>
        </w:rPr>
        <w:t>传统的楼宇建筑过程中，也建立了室内监控系统，发挥</w:t>
      </w:r>
      <w:r w:rsidR="00BE0AE6">
        <w:rPr>
          <w:rFonts w:hint="eastAsia"/>
          <w:color w:val="FF0000"/>
          <w:sz w:val="24"/>
          <w:szCs w:val="28"/>
        </w:rPr>
        <w:t>了一定的</w:t>
      </w:r>
      <w:r w:rsidRPr="00146089">
        <w:rPr>
          <w:rFonts w:hint="eastAsia"/>
          <w:color w:val="FF0000"/>
          <w:sz w:val="24"/>
          <w:szCs w:val="28"/>
        </w:rPr>
        <w:t>作用。但是，大多数的监控设备都集中在室内，并且需要有人巡视。（参考文献：物联网技术在楼宇智能化系统中的应用。郭进）</w:t>
      </w:r>
      <w:r w:rsidRPr="006C2148">
        <w:rPr>
          <w:rFonts w:hint="eastAsia"/>
          <w:sz w:val="24"/>
          <w:szCs w:val="28"/>
        </w:rPr>
        <w:t>现代城市高层建筑林立，人口密集，一旦发生火灾，疏散难度大，现有消防系统难以完全满足快速，安全疏散的需求，急需更加智能化的消防系统和应急预案。利用物联网、大数据等技术，实现早期预警、快速响应和智能疏散，最大程度保障人民生命财产安全。</w:t>
      </w:r>
    </w:p>
    <w:p w14:paraId="637563C9" w14:textId="7C5A1F94" w:rsidR="00411993" w:rsidRPr="00B46E1F" w:rsidRDefault="00411993" w:rsidP="006621DD">
      <w:pPr>
        <w:wordWrap w:val="0"/>
        <w:spacing w:line="360" w:lineRule="auto"/>
        <w:ind w:firstLineChars="200" w:firstLine="480"/>
        <w:rPr>
          <w:color w:val="FF0000"/>
          <w:sz w:val="24"/>
          <w:szCs w:val="28"/>
        </w:rPr>
      </w:pPr>
      <w:r w:rsidRPr="00B46E1F">
        <w:rPr>
          <w:rFonts w:hint="eastAsia"/>
          <w:color w:val="FF0000"/>
          <w:sz w:val="24"/>
          <w:szCs w:val="28"/>
        </w:rPr>
        <w:t>国外对于智能化消防应急疏散系统的研究很早。目前的资料认为，</w:t>
      </w:r>
      <w:r w:rsidRPr="00B46E1F">
        <w:rPr>
          <w:rFonts w:hint="eastAsia"/>
          <w:color w:val="FF0000"/>
          <w:sz w:val="24"/>
          <w:szCs w:val="28"/>
        </w:rPr>
        <w:t>1942</w:t>
      </w:r>
      <w:r w:rsidRPr="00B46E1F">
        <w:rPr>
          <w:rFonts w:hint="eastAsia"/>
          <w:color w:val="FF0000"/>
          <w:sz w:val="24"/>
          <w:szCs w:val="28"/>
        </w:rPr>
        <w:t>年瑞士希伯勒斯公司，率先使用火灾报警器是最早接触智能消防安全和应急系统的公司。后续，日本也对疏散指示灯做了具体的规定，美国引入了模型来搭建建筑模拟人员疏散并计算最短疏散时间。</w:t>
      </w:r>
      <w:r w:rsidR="00D76A5A" w:rsidRPr="00B46E1F">
        <w:rPr>
          <w:rFonts w:hint="eastAsia"/>
          <w:color w:val="FF0000"/>
          <w:sz w:val="24"/>
          <w:szCs w:val="28"/>
        </w:rPr>
        <w:t>（参考文献：</w:t>
      </w:r>
      <w:r w:rsidR="00B46E1F" w:rsidRPr="00B46E1F">
        <w:rPr>
          <w:rFonts w:hint="eastAsia"/>
          <w:color w:val="FF0000"/>
          <w:sz w:val="24"/>
          <w:szCs w:val="28"/>
        </w:rPr>
        <w:t>智慧楼宇消防应急与联动控制系统研究</w:t>
      </w:r>
      <w:r w:rsidR="00B46E1F" w:rsidRPr="00B46E1F">
        <w:rPr>
          <w:rFonts w:hint="eastAsia"/>
          <w:color w:val="FF0000"/>
          <w:sz w:val="24"/>
          <w:szCs w:val="28"/>
        </w:rPr>
        <w:t>_</w:t>
      </w:r>
      <w:r w:rsidR="00B46E1F" w:rsidRPr="00B46E1F">
        <w:rPr>
          <w:rFonts w:hint="eastAsia"/>
          <w:color w:val="FF0000"/>
          <w:sz w:val="24"/>
          <w:szCs w:val="28"/>
        </w:rPr>
        <w:t>刘文浩</w:t>
      </w:r>
      <w:r w:rsidR="00D76A5A" w:rsidRPr="00B46E1F">
        <w:rPr>
          <w:rFonts w:hint="eastAsia"/>
          <w:color w:val="FF0000"/>
          <w:sz w:val="24"/>
          <w:szCs w:val="28"/>
        </w:rPr>
        <w:t>）</w:t>
      </w:r>
    </w:p>
    <w:p w14:paraId="5ED2F0B4" w14:textId="77777777" w:rsidR="00D76A5A" w:rsidRDefault="00411993" w:rsidP="006621DD">
      <w:pPr>
        <w:wordWrap w:val="0"/>
        <w:spacing w:line="360" w:lineRule="auto"/>
        <w:ind w:firstLineChars="200" w:firstLine="480"/>
        <w:rPr>
          <w:sz w:val="24"/>
          <w:szCs w:val="28"/>
        </w:rPr>
      </w:pPr>
      <w:r w:rsidRPr="00411993">
        <w:rPr>
          <w:rFonts w:hint="eastAsia"/>
          <w:sz w:val="24"/>
          <w:szCs w:val="28"/>
        </w:rPr>
        <w:t>欧盟的</w:t>
      </w:r>
      <w:r w:rsidRPr="00411993">
        <w:rPr>
          <w:rFonts w:hint="eastAsia"/>
          <w:sz w:val="24"/>
          <w:szCs w:val="28"/>
        </w:rPr>
        <w:t>ISO/TC90</w:t>
      </w:r>
      <w:r w:rsidRPr="00411993">
        <w:rPr>
          <w:rFonts w:hint="eastAsia"/>
          <w:sz w:val="24"/>
          <w:szCs w:val="28"/>
        </w:rPr>
        <w:t>标准是明确的消防标准</w:t>
      </w:r>
      <w:r w:rsidR="00D76A5A">
        <w:rPr>
          <w:rFonts w:hint="eastAsia"/>
          <w:sz w:val="24"/>
          <w:szCs w:val="28"/>
        </w:rPr>
        <w:t>，</w:t>
      </w:r>
      <w:r w:rsidRPr="00411993">
        <w:rPr>
          <w:rFonts w:hint="eastAsia"/>
          <w:sz w:val="24"/>
          <w:szCs w:val="28"/>
        </w:rPr>
        <w:t>涵盖了系统的设计</w:t>
      </w:r>
      <w:r w:rsidR="00D76A5A">
        <w:rPr>
          <w:rFonts w:hint="eastAsia"/>
          <w:sz w:val="24"/>
          <w:szCs w:val="28"/>
        </w:rPr>
        <w:t>、</w:t>
      </w:r>
      <w:r w:rsidRPr="00411993">
        <w:rPr>
          <w:rFonts w:hint="eastAsia"/>
          <w:sz w:val="24"/>
          <w:szCs w:val="28"/>
        </w:rPr>
        <w:t>安装</w:t>
      </w:r>
      <w:r w:rsidR="00D76A5A">
        <w:rPr>
          <w:rFonts w:hint="eastAsia"/>
          <w:sz w:val="24"/>
          <w:szCs w:val="28"/>
        </w:rPr>
        <w:t>、</w:t>
      </w:r>
      <w:r w:rsidRPr="00411993">
        <w:rPr>
          <w:rFonts w:hint="eastAsia"/>
          <w:sz w:val="24"/>
          <w:szCs w:val="28"/>
        </w:rPr>
        <w:t>测试和维护等方面。为确保系统的有效性提供了强有力的保障。</w:t>
      </w:r>
    </w:p>
    <w:p w14:paraId="115548AC" w14:textId="59925BA7" w:rsidR="00146089" w:rsidRDefault="00D76A5A" w:rsidP="006621DD">
      <w:pPr>
        <w:wordWrap w:val="0"/>
        <w:spacing w:line="360" w:lineRule="auto"/>
        <w:ind w:firstLineChars="200" w:firstLine="480"/>
        <w:rPr>
          <w:sz w:val="24"/>
          <w:szCs w:val="28"/>
        </w:rPr>
      </w:pPr>
      <w:r w:rsidRPr="00D76A5A">
        <w:rPr>
          <w:rFonts w:hint="eastAsia"/>
          <w:sz w:val="24"/>
          <w:szCs w:val="28"/>
        </w:rPr>
        <w:t>近几年，国内外的消防都得到了快速的发展，将研究的重点集中在物联网，传感器，机器识别等技术上，逐渐向智能化，高效化发展。</w:t>
      </w:r>
    </w:p>
    <w:p w14:paraId="463701DF" w14:textId="54590856" w:rsidR="00F80867" w:rsidRPr="00F80867" w:rsidRDefault="00F80867" w:rsidP="006621DD">
      <w:pPr>
        <w:wordWrap w:val="0"/>
        <w:spacing w:line="360" w:lineRule="auto"/>
        <w:ind w:firstLineChars="200" w:firstLine="480"/>
        <w:rPr>
          <w:sz w:val="24"/>
          <w:szCs w:val="28"/>
        </w:rPr>
      </w:pPr>
      <w:r w:rsidRPr="00146089">
        <w:rPr>
          <w:rFonts w:hint="eastAsia"/>
          <w:color w:val="FF0000"/>
          <w:sz w:val="24"/>
          <w:szCs w:val="28"/>
        </w:rPr>
        <w:t>国内的人脸识别门禁行业发展迅猛，但大多以中小型企业为主，产品良莠不齐。而且由于缺乏强制性的标准，导致市场十分混乱。（参考文献。人脸识别门禁产品质量安全现状与状态风险分析，叶子）</w:t>
      </w:r>
      <w:r w:rsidRPr="00F80867">
        <w:rPr>
          <w:rFonts w:hint="eastAsia"/>
          <w:sz w:val="24"/>
          <w:szCs w:val="28"/>
        </w:rPr>
        <w:t>很多价格低的门禁设备采集失败率高，识别精准防假体攻击的设备价格较高，大多被应用在地铁站等场所，用于监测行人和寻找违法人员，在前几年疫情期间还被用在公共场所智能测温等方面。在这方面制作的比较好的是海康威</w:t>
      </w:r>
      <w:r w:rsidRPr="00F80867">
        <w:rPr>
          <w:rFonts w:hint="eastAsia"/>
          <w:sz w:val="24"/>
          <w:szCs w:val="28"/>
        </w:rPr>
        <w:lastRenderedPageBreak/>
        <w:t>视、阿里平台等。辽宁科技大学和沈阳农业大学均采用的海康威视公司的人脸门禁系统，目前效果较好，在疫情期间还实现了测温，但当学生戴上帽子或光线较强时仍然会出现验证失败的情况。</w:t>
      </w:r>
    </w:p>
    <w:p w14:paraId="450A20FE" w14:textId="474F9B68" w:rsidR="00F80867" w:rsidRDefault="00F80867" w:rsidP="006621DD">
      <w:pPr>
        <w:wordWrap w:val="0"/>
        <w:spacing w:line="360" w:lineRule="auto"/>
        <w:ind w:firstLineChars="200" w:firstLine="480"/>
        <w:rPr>
          <w:sz w:val="24"/>
          <w:szCs w:val="28"/>
        </w:rPr>
      </w:pPr>
      <w:r w:rsidRPr="00146089">
        <w:rPr>
          <w:rFonts w:hint="eastAsia"/>
          <w:color w:val="FF0000"/>
          <w:sz w:val="24"/>
          <w:szCs w:val="28"/>
        </w:rPr>
        <w:t>国外人脸技术发展较早，被应用于机场海关和支付方面（参考文献：</w:t>
      </w:r>
      <w:proofErr w:type="spellStart"/>
      <w:r w:rsidRPr="00146089">
        <w:rPr>
          <w:rFonts w:hint="eastAsia"/>
          <w:color w:val="FF0000"/>
          <w:sz w:val="24"/>
          <w:szCs w:val="28"/>
        </w:rPr>
        <w:t>faical</w:t>
      </w:r>
      <w:proofErr w:type="spellEnd"/>
      <w:r w:rsidRPr="00146089">
        <w:rPr>
          <w:rFonts w:hint="eastAsia"/>
          <w:color w:val="FF0000"/>
          <w:sz w:val="24"/>
          <w:szCs w:val="28"/>
        </w:rPr>
        <w:t xml:space="preserve"> recognition xxx</w:t>
      </w:r>
      <w:r w:rsidRPr="00146089">
        <w:rPr>
          <w:rFonts w:hint="eastAsia"/>
          <w:color w:val="FF0000"/>
          <w:sz w:val="24"/>
          <w:szCs w:val="28"/>
        </w:rPr>
        <w:t>很酷）</w:t>
      </w:r>
      <w:r w:rsidRPr="00F80867">
        <w:rPr>
          <w:rFonts w:hint="eastAsia"/>
          <w:sz w:val="24"/>
          <w:szCs w:val="28"/>
        </w:rPr>
        <w:t>，但同样也有识别准确率低等问题，并且由于国外监管法律不全面，还会出现人脸信息泄露滥用的问题。在这方面做的较好的是苹果的</w:t>
      </w:r>
      <w:r w:rsidRPr="00F80867">
        <w:rPr>
          <w:rFonts w:hint="eastAsia"/>
          <w:sz w:val="24"/>
          <w:szCs w:val="28"/>
        </w:rPr>
        <w:t>Face ID</w:t>
      </w:r>
      <w:r w:rsidRPr="00F80867">
        <w:rPr>
          <w:rFonts w:hint="eastAsia"/>
          <w:sz w:val="24"/>
          <w:szCs w:val="28"/>
        </w:rPr>
        <w:t>，它采用的是</w:t>
      </w:r>
      <w:r w:rsidRPr="00F80867">
        <w:rPr>
          <w:rFonts w:hint="eastAsia"/>
          <w:sz w:val="24"/>
          <w:szCs w:val="28"/>
        </w:rPr>
        <w:t>3D</w:t>
      </w:r>
      <w:r w:rsidRPr="00F80867">
        <w:rPr>
          <w:rFonts w:hint="eastAsia"/>
          <w:sz w:val="24"/>
          <w:szCs w:val="28"/>
        </w:rPr>
        <w:t>识别，使用激光扫描面部和眼睛，被应用于</w:t>
      </w:r>
      <w:r w:rsidRPr="00F80867">
        <w:rPr>
          <w:rFonts w:hint="eastAsia"/>
          <w:sz w:val="24"/>
          <w:szCs w:val="28"/>
        </w:rPr>
        <w:t>iPhone</w:t>
      </w:r>
      <w:r w:rsidRPr="00F80867">
        <w:rPr>
          <w:rFonts w:hint="eastAsia"/>
          <w:sz w:val="24"/>
          <w:szCs w:val="28"/>
        </w:rPr>
        <w:t>手机和</w:t>
      </w:r>
      <w:r w:rsidRPr="00F80867">
        <w:rPr>
          <w:rFonts w:hint="eastAsia"/>
          <w:sz w:val="24"/>
          <w:szCs w:val="28"/>
        </w:rPr>
        <w:t>iPad</w:t>
      </w:r>
      <w:r w:rsidRPr="00F80867">
        <w:rPr>
          <w:rFonts w:hint="eastAsia"/>
          <w:sz w:val="24"/>
          <w:szCs w:val="28"/>
        </w:rPr>
        <w:t>。</w:t>
      </w:r>
    </w:p>
    <w:p w14:paraId="75469E16" w14:textId="1D8C9D2A" w:rsidR="00B32694" w:rsidRPr="00B32694" w:rsidRDefault="00B32694" w:rsidP="006621DD">
      <w:pPr>
        <w:wordWrap w:val="0"/>
        <w:spacing w:line="360" w:lineRule="auto"/>
        <w:ind w:firstLineChars="177" w:firstLine="425"/>
        <w:rPr>
          <w:sz w:val="24"/>
          <w:szCs w:val="28"/>
        </w:rPr>
      </w:pPr>
      <w:r w:rsidRPr="00B32694">
        <w:rPr>
          <w:rFonts w:hint="eastAsia"/>
          <w:color w:val="FF0000"/>
          <w:sz w:val="24"/>
          <w:szCs w:val="28"/>
        </w:rPr>
        <w:t>太阳能在全世界范围内都被认为是一种最理想的绿色能源，特别是太阳能在发电方面有很大的优势。它具有可再生，无污染等优点，是未来新兴产业的重要组成。（参考文献：户用光伏并网系统及其控制方法的研究）</w:t>
      </w:r>
      <w:r w:rsidRPr="00B32694">
        <w:rPr>
          <w:rFonts w:hint="eastAsia"/>
          <w:sz w:val="24"/>
          <w:szCs w:val="28"/>
        </w:rPr>
        <w:t>国内光伏发电并网发展迅速，尤其是西部地区太阳能资源丰富，推广分散光伏发电，不仅可以解决能源短缺的问题，还能促进经济社会发展。例如，在我国甘肃等光照丰富的地区，许多家庭已经在屋顶和院内安装光伏并网系统，不仅能满足自身的用电需求，还能将多余的电输送到电网，获得额外的经济效益。该系统主要由太阳能电池板，蓄电池，逆变器等部分组成。目前现在常用的并网逆变器都是采用</w:t>
      </w:r>
      <w:r w:rsidRPr="00B32694">
        <w:rPr>
          <w:rFonts w:hint="eastAsia"/>
          <w:sz w:val="24"/>
          <w:szCs w:val="28"/>
        </w:rPr>
        <w:t>MOSFET</w:t>
      </w:r>
      <w:r w:rsidRPr="00B32694">
        <w:rPr>
          <w:rFonts w:hint="eastAsia"/>
          <w:sz w:val="24"/>
          <w:szCs w:val="28"/>
        </w:rPr>
        <w:t>等全控器件，它需要在控制算法上实现电网电压同步锁相和锁频率等。</w:t>
      </w:r>
      <w:r w:rsidRPr="00B32694">
        <w:rPr>
          <w:rFonts w:hint="eastAsia"/>
          <w:color w:val="FF0000"/>
          <w:sz w:val="24"/>
          <w:szCs w:val="28"/>
        </w:rPr>
        <w:t>在离网运转时，也采用可控硅有源逆变，例如在某些电力机车上，由于车轮电机是阻感性负载，常使三相桥式全控整流电路工作在逆变状态实现反接制动回馈电网。（参考文献：基于整流有源，逆变电路的电力机车节能调速系统黄元明）</w:t>
      </w:r>
      <w:r w:rsidRPr="00B32694">
        <w:rPr>
          <w:rFonts w:hint="eastAsia"/>
          <w:sz w:val="24"/>
          <w:szCs w:val="28"/>
        </w:rPr>
        <w:t>除了太阳能光伏板发电之外，还有塔式太阳能发电，它是通过将太阳光反射到加热塔顶部，利用集中的热能烧开水，推动汽轮机旋转实现发电，冶炼等。在中国光伏发电并网前景广阔，不断推动着新能源产业的健康发展。</w:t>
      </w:r>
    </w:p>
    <w:p w14:paraId="312BAC5A" w14:textId="77777777" w:rsidR="00B32694" w:rsidRPr="00B32694" w:rsidRDefault="00B32694" w:rsidP="006621DD">
      <w:pPr>
        <w:wordWrap w:val="0"/>
        <w:spacing w:line="360" w:lineRule="auto"/>
        <w:ind w:firstLineChars="200" w:firstLine="480"/>
        <w:rPr>
          <w:sz w:val="24"/>
          <w:szCs w:val="28"/>
        </w:rPr>
      </w:pPr>
      <w:r w:rsidRPr="00B32694">
        <w:rPr>
          <w:rFonts w:hint="eastAsia"/>
          <w:sz w:val="24"/>
          <w:szCs w:val="28"/>
        </w:rPr>
        <w:t>国外光伏并网的应用场景也非常的多。</w:t>
      </w:r>
      <w:r w:rsidRPr="00B32694">
        <w:rPr>
          <w:rFonts w:hint="eastAsia"/>
          <w:color w:val="FF0000"/>
          <w:sz w:val="24"/>
          <w:szCs w:val="28"/>
        </w:rPr>
        <w:t>例如，沙特阿拉伯地区由于常年气候干旱，他们采用在住宅建筑中集成并网太阳能光伏来减轻电网的压力</w:t>
      </w:r>
      <w:r w:rsidRPr="00B32694">
        <w:rPr>
          <w:rFonts w:hint="eastAsia"/>
          <w:color w:val="FF0000"/>
          <w:sz w:val="24"/>
          <w:szCs w:val="28"/>
        </w:rPr>
        <w:t xml:space="preserve"> </w:t>
      </w:r>
      <w:r w:rsidRPr="00B32694">
        <w:rPr>
          <w:rFonts w:hint="eastAsia"/>
          <w:color w:val="FF0000"/>
          <w:sz w:val="24"/>
          <w:szCs w:val="28"/>
        </w:rPr>
        <w:t>尤其是在夏季用电高峰时，可以大大减少电网的能源消耗。（参考文献：</w:t>
      </w:r>
      <w:proofErr w:type="spellStart"/>
      <w:r w:rsidRPr="00B32694">
        <w:rPr>
          <w:rFonts w:hint="eastAsia"/>
          <w:color w:val="FF0000"/>
          <w:sz w:val="24"/>
          <w:szCs w:val="28"/>
        </w:rPr>
        <w:t>technoccxxx</w:t>
      </w:r>
      <w:proofErr w:type="spellEnd"/>
      <w:r w:rsidRPr="00B32694">
        <w:rPr>
          <w:rFonts w:hint="eastAsia"/>
          <w:color w:val="FF0000"/>
          <w:sz w:val="24"/>
          <w:szCs w:val="28"/>
        </w:rPr>
        <w:t>沙特阿拉伯地区）</w:t>
      </w:r>
    </w:p>
    <w:p w14:paraId="737FC3FF" w14:textId="77777777" w:rsidR="00B32694" w:rsidRPr="00B32694" w:rsidRDefault="00B32694" w:rsidP="006621DD">
      <w:pPr>
        <w:wordWrap w:val="0"/>
        <w:spacing w:line="360" w:lineRule="auto"/>
        <w:ind w:firstLineChars="200" w:firstLine="480"/>
        <w:rPr>
          <w:sz w:val="24"/>
          <w:szCs w:val="28"/>
        </w:rPr>
      </w:pPr>
      <w:r w:rsidRPr="00B32694">
        <w:rPr>
          <w:rFonts w:hint="eastAsia"/>
          <w:sz w:val="24"/>
          <w:szCs w:val="28"/>
        </w:rPr>
        <w:t>美国是全球第二大太阳能市场，它的晶体硅薄膜太阳能电池等技术在世界上遥遥领先，但是他们的太阳能市场大多数都是用于公益性的事业、商业等，但是各个州的发展情况都不同。</w:t>
      </w:r>
    </w:p>
    <w:p w14:paraId="0D8562DE" w14:textId="19CEF5EE" w:rsidR="00C511F8" w:rsidRPr="00B32694" w:rsidRDefault="00B32694" w:rsidP="006621DD">
      <w:pPr>
        <w:wordWrap w:val="0"/>
        <w:spacing w:line="360" w:lineRule="auto"/>
        <w:ind w:firstLineChars="200" w:firstLine="480"/>
        <w:rPr>
          <w:color w:val="FF0000"/>
          <w:sz w:val="24"/>
          <w:szCs w:val="28"/>
        </w:rPr>
      </w:pPr>
      <w:r w:rsidRPr="00B32694">
        <w:rPr>
          <w:rFonts w:hint="eastAsia"/>
          <w:sz w:val="24"/>
          <w:szCs w:val="28"/>
        </w:rPr>
        <w:t>澳大利亚政府在太阳能方面制定了目标，并且提供了补贴和支持，同时，积极推广储能系统，以解决太阳能发电的间歇性问题。</w:t>
      </w:r>
    </w:p>
    <w:p w14:paraId="512E88E8" w14:textId="0A92B090" w:rsidR="00C511F8" w:rsidRDefault="00AF702B" w:rsidP="006621DD">
      <w:pPr>
        <w:wordWrap w:val="0"/>
        <w:spacing w:beforeLines="50" w:before="156" w:afterLines="50" w:after="156" w:line="360" w:lineRule="auto"/>
        <w:outlineLvl w:val="1"/>
        <w:rPr>
          <w:rFonts w:eastAsia="黑体"/>
          <w:sz w:val="28"/>
          <w:szCs w:val="28"/>
        </w:rPr>
      </w:pPr>
      <w:bookmarkStart w:id="23" w:name="_Toc198501290"/>
      <w:r w:rsidRPr="00CD6AF6">
        <w:rPr>
          <w:rFonts w:eastAsia="黑体"/>
          <w:sz w:val="28"/>
          <w:szCs w:val="28"/>
        </w:rPr>
        <w:lastRenderedPageBreak/>
        <w:t>1</w:t>
      </w:r>
      <w:r>
        <w:rPr>
          <w:rFonts w:eastAsia="黑体"/>
          <w:sz w:val="28"/>
          <w:szCs w:val="28"/>
        </w:rPr>
        <w:t>.</w:t>
      </w:r>
      <w:r w:rsidRPr="00CD6AF6">
        <w:rPr>
          <w:rFonts w:eastAsia="黑体" w:hint="eastAsia"/>
          <w:sz w:val="28"/>
          <w:szCs w:val="28"/>
        </w:rPr>
        <w:t>4</w:t>
      </w:r>
      <w:r>
        <w:rPr>
          <w:rFonts w:eastAsia="黑体" w:hint="eastAsia"/>
          <w:sz w:val="28"/>
          <w:szCs w:val="28"/>
        </w:rPr>
        <w:t xml:space="preserve">　本文的主要研究内容和论文结构安排</w:t>
      </w:r>
      <w:bookmarkEnd w:id="23"/>
    </w:p>
    <w:p w14:paraId="01471735" w14:textId="406C1997"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第一章主要讲述了选题背景和课题的意义，对比了新型的云平台安防系统的优势，以及国内外关于楼宇安防、人脸门禁、太阳能发电等方面的现状</w:t>
      </w:r>
      <w:r>
        <w:rPr>
          <w:rFonts w:asciiTheme="minorEastAsia" w:eastAsiaTheme="minorEastAsia" w:hAnsiTheme="minorEastAsia" w:cstheme="minorEastAsia" w:hint="eastAsia"/>
          <w:sz w:val="24"/>
        </w:rPr>
        <w:t>。</w:t>
      </w:r>
    </w:p>
    <w:p w14:paraId="1F520773" w14:textId="2FCB3635"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第二章主要描述了系统的总体方案和功能，以及</w:t>
      </w:r>
      <w:r>
        <w:rPr>
          <w:rFonts w:asciiTheme="minorEastAsia" w:eastAsiaTheme="minorEastAsia" w:hAnsiTheme="minorEastAsia" w:cstheme="minorEastAsia" w:hint="eastAsia"/>
          <w:sz w:val="24"/>
        </w:rPr>
        <w:t>部分</w:t>
      </w:r>
      <w:r w:rsidRPr="009233AF">
        <w:rPr>
          <w:rFonts w:asciiTheme="minorEastAsia" w:eastAsiaTheme="minorEastAsia" w:hAnsiTheme="minorEastAsia" w:cstheme="minorEastAsia" w:hint="eastAsia"/>
          <w:sz w:val="24"/>
        </w:rPr>
        <w:t>方案的选择</w:t>
      </w:r>
      <w:r w:rsidR="00AF702B">
        <w:rPr>
          <w:rFonts w:asciiTheme="minorEastAsia" w:eastAsiaTheme="minorEastAsia" w:hAnsiTheme="minorEastAsia" w:cstheme="minorEastAsia" w:hint="eastAsia"/>
          <w:sz w:val="24"/>
        </w:rPr>
        <w:t>。</w:t>
      </w:r>
    </w:p>
    <w:p w14:paraId="28F48D4A" w14:textId="402596A0"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第三章主要介绍了硬件电路，描述了各个模块和各部分的硬件电路设计</w:t>
      </w:r>
      <w:r w:rsidR="00AF702B">
        <w:rPr>
          <w:rFonts w:asciiTheme="minorEastAsia" w:eastAsiaTheme="minorEastAsia" w:hAnsiTheme="minorEastAsia" w:cstheme="minorEastAsia" w:hint="eastAsia"/>
          <w:sz w:val="24"/>
        </w:rPr>
        <w:t>。</w:t>
      </w:r>
    </w:p>
    <w:p w14:paraId="48DD0BF0" w14:textId="418CAEE7"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第四章主要介绍了软件的编写和程序的逻辑</w:t>
      </w:r>
      <w:r w:rsidR="00AF702B">
        <w:rPr>
          <w:rFonts w:asciiTheme="minorEastAsia" w:eastAsiaTheme="minorEastAsia" w:hAnsiTheme="minorEastAsia" w:cstheme="minorEastAsia" w:hint="eastAsia"/>
          <w:sz w:val="24"/>
        </w:rPr>
        <w:t>。</w:t>
      </w:r>
    </w:p>
    <w:p w14:paraId="523BFF3C" w14:textId="3E9B4C0E" w:rsidR="00C4128D" w:rsidRPr="006C2712" w:rsidRDefault="009233AF" w:rsidP="006621DD">
      <w:pPr>
        <w:wordWrap w:val="0"/>
        <w:spacing w:line="360" w:lineRule="auto"/>
        <w:ind w:firstLineChars="200" w:firstLine="480"/>
        <w:rPr>
          <w:rFonts w:eastAsia="黑体"/>
          <w:sz w:val="28"/>
          <w:szCs w:val="28"/>
        </w:rPr>
      </w:pPr>
      <w:r w:rsidRPr="009233AF">
        <w:rPr>
          <w:rFonts w:asciiTheme="minorEastAsia" w:eastAsiaTheme="minorEastAsia" w:hAnsiTheme="minorEastAsia" w:cstheme="minorEastAsia" w:hint="eastAsia"/>
          <w:sz w:val="24"/>
        </w:rPr>
        <w:t>第五章介绍了实物的调试和整体系统的测试，以及最终的实现效果</w:t>
      </w:r>
      <w:r w:rsidR="00AF702B">
        <w:rPr>
          <w:rFonts w:asciiTheme="minorEastAsia" w:eastAsiaTheme="minorEastAsia" w:hAnsiTheme="minorEastAsia" w:cstheme="minorEastAsia" w:hint="eastAsia"/>
          <w:sz w:val="24"/>
        </w:rPr>
        <w:t>。</w:t>
      </w:r>
      <w:bookmarkStart w:id="24" w:name="_Toc10586559"/>
      <w:bookmarkStart w:id="25" w:name="_Toc5926"/>
      <w:bookmarkStart w:id="26" w:name="_Toc502"/>
      <w:bookmarkEnd w:id="18"/>
      <w:bookmarkEnd w:id="21"/>
      <w:bookmarkEnd w:id="22"/>
    </w:p>
    <w:p w14:paraId="621B821B" w14:textId="480EC4EC" w:rsidR="00C511F8" w:rsidRDefault="00AF702B" w:rsidP="006621DD">
      <w:pPr>
        <w:pageBreakBefore/>
        <w:wordWrap w:val="0"/>
        <w:spacing w:beforeLines="50" w:before="156" w:afterLines="50" w:after="156" w:line="360" w:lineRule="auto"/>
        <w:outlineLvl w:val="0"/>
        <w:rPr>
          <w:rFonts w:eastAsia="黑体"/>
          <w:sz w:val="32"/>
          <w:szCs w:val="32"/>
        </w:rPr>
      </w:pPr>
      <w:bookmarkStart w:id="27" w:name="_Toc198501291"/>
      <w:r w:rsidRPr="00CD6AF6">
        <w:rPr>
          <w:rFonts w:eastAsia="黑体"/>
          <w:sz w:val="32"/>
          <w:szCs w:val="32"/>
        </w:rPr>
        <w:lastRenderedPageBreak/>
        <w:t>2</w:t>
      </w:r>
      <w:bookmarkEnd w:id="24"/>
      <w:bookmarkEnd w:id="25"/>
      <w:bookmarkEnd w:id="26"/>
      <w:r>
        <w:rPr>
          <w:rFonts w:eastAsia="黑体" w:hint="eastAsia"/>
          <w:sz w:val="32"/>
          <w:szCs w:val="32"/>
        </w:rPr>
        <w:t xml:space="preserve">　系统总体设计方案</w:t>
      </w:r>
      <w:bookmarkEnd w:id="27"/>
      <w:r w:rsidR="002150B0">
        <w:rPr>
          <w:rFonts w:ascii="黑体" w:eastAsia="黑体" w:hAnsi="黑体" w:cs="黑体" w:hint="eastAsia"/>
          <w:sz w:val="32"/>
          <w:szCs w:val="32"/>
        </w:rPr>
        <w:fldChar w:fldCharType="begin"/>
      </w:r>
      <w:r w:rsidR="002150B0">
        <w:rPr>
          <w:rFonts w:ascii="黑体" w:eastAsia="黑体" w:hAnsi="黑体" w:cs="黑体" w:hint="eastAsia"/>
          <w:sz w:val="32"/>
          <w:szCs w:val="32"/>
        </w:rPr>
        <w:instrText xml:space="preserve"> </w:instrText>
      </w:r>
      <w:r w:rsidR="002150B0" w:rsidRPr="00EF7F56">
        <w:rPr>
          <w:rFonts w:ascii="黑体" w:eastAsia="黑体" w:hAnsi="黑体" w:cs="黑体"/>
          <w:sz w:val="32"/>
          <w:szCs w:val="32"/>
        </w:rPr>
        <w:instrText>Seq eq \h</w:instrText>
      </w:r>
      <w:r w:rsidR="002150B0">
        <w:rPr>
          <w:rFonts w:ascii="黑体" w:eastAsia="黑体" w:hAnsi="黑体" w:cs="黑体" w:hint="eastAsia"/>
          <w:sz w:val="32"/>
          <w:szCs w:val="32"/>
        </w:rPr>
        <w:instrText xml:space="preserve"> </w:instrText>
      </w:r>
      <w:r w:rsidR="002150B0">
        <w:rPr>
          <w:rFonts w:ascii="黑体" w:eastAsia="黑体" w:hAnsi="黑体" w:cs="黑体" w:hint="eastAsia"/>
          <w:sz w:val="32"/>
          <w:szCs w:val="32"/>
        </w:rPr>
        <w:fldChar w:fldCharType="end"/>
      </w:r>
      <w:r w:rsidR="002150B0">
        <w:rPr>
          <w:rFonts w:ascii="黑体" w:eastAsia="黑体" w:hAnsi="黑体" w:cs="黑体" w:hint="eastAsia"/>
          <w:sz w:val="32"/>
          <w:szCs w:val="32"/>
        </w:rPr>
        <w:fldChar w:fldCharType="begin"/>
      </w:r>
      <w:r w:rsidR="002150B0">
        <w:rPr>
          <w:rFonts w:ascii="黑体" w:eastAsia="黑体" w:hAnsi="黑体" w:cs="黑体" w:hint="eastAsia"/>
          <w:sz w:val="32"/>
          <w:szCs w:val="32"/>
        </w:rPr>
        <w:instrText xml:space="preserve"> </w:instrText>
      </w:r>
      <w:r w:rsidR="002150B0" w:rsidRPr="002150B0">
        <w:rPr>
          <w:rFonts w:ascii="黑体" w:eastAsia="黑体" w:hAnsi="黑体" w:cs="黑体"/>
          <w:sz w:val="32"/>
          <w:szCs w:val="32"/>
        </w:rPr>
        <w:instrText>Seq list \r \h</w:instrText>
      </w:r>
      <w:r w:rsidR="002150B0">
        <w:rPr>
          <w:rFonts w:ascii="黑体" w:eastAsia="黑体" w:hAnsi="黑体" w:cs="黑体" w:hint="eastAsia"/>
          <w:sz w:val="32"/>
          <w:szCs w:val="32"/>
        </w:rPr>
        <w:instrText xml:space="preserve"> </w:instrText>
      </w:r>
      <w:r w:rsidR="002150B0">
        <w:rPr>
          <w:rFonts w:ascii="黑体" w:eastAsia="黑体" w:hAnsi="黑体" w:cs="黑体" w:hint="eastAsia"/>
          <w:sz w:val="32"/>
          <w:szCs w:val="32"/>
        </w:rPr>
        <w:fldChar w:fldCharType="end"/>
      </w:r>
    </w:p>
    <w:p w14:paraId="545B25A4" w14:textId="77777777" w:rsidR="00C511F8" w:rsidRDefault="00AF702B" w:rsidP="006621DD">
      <w:pPr>
        <w:wordWrap w:val="0"/>
        <w:spacing w:beforeLines="50" w:before="156" w:afterLines="50" w:after="156" w:line="360" w:lineRule="auto"/>
        <w:outlineLvl w:val="1"/>
        <w:rPr>
          <w:rFonts w:eastAsia="黑体"/>
          <w:sz w:val="24"/>
        </w:rPr>
      </w:pPr>
      <w:bookmarkStart w:id="28" w:name="_Toc353352043"/>
      <w:bookmarkStart w:id="29" w:name="_Toc71660318"/>
      <w:bookmarkStart w:id="30" w:name="_Toc198501292"/>
      <w:r w:rsidRPr="00CD6AF6">
        <w:rPr>
          <w:rFonts w:eastAsia="黑体" w:hint="eastAsia"/>
          <w:sz w:val="28"/>
          <w:szCs w:val="28"/>
        </w:rPr>
        <w:t>2</w:t>
      </w:r>
      <w:r>
        <w:rPr>
          <w:rFonts w:eastAsia="黑体" w:hint="eastAsia"/>
          <w:sz w:val="28"/>
          <w:szCs w:val="28"/>
        </w:rPr>
        <w:t>.</w:t>
      </w:r>
      <w:bookmarkEnd w:id="28"/>
      <w:r w:rsidRPr="00CD6AF6">
        <w:rPr>
          <w:rFonts w:eastAsia="黑体" w:hint="eastAsia"/>
          <w:sz w:val="28"/>
          <w:szCs w:val="28"/>
        </w:rPr>
        <w:t>1</w:t>
      </w:r>
      <w:r>
        <w:rPr>
          <w:rFonts w:eastAsia="黑体" w:hint="eastAsia"/>
          <w:sz w:val="28"/>
          <w:szCs w:val="28"/>
        </w:rPr>
        <w:t xml:space="preserve">　系统总体设计</w:t>
      </w:r>
      <w:bookmarkEnd w:id="29"/>
      <w:bookmarkEnd w:id="30"/>
    </w:p>
    <w:p w14:paraId="287078E9" w14:textId="7A0E79EA" w:rsidR="00AE7462" w:rsidRPr="00AE7462" w:rsidRDefault="001B658C" w:rsidP="006621DD">
      <w:pPr>
        <w:wordWrap w:val="0"/>
        <w:spacing w:line="360" w:lineRule="auto"/>
        <w:ind w:firstLineChars="200" w:firstLine="480"/>
        <w:rPr>
          <w:sz w:val="24"/>
          <w:szCs w:val="28"/>
        </w:rPr>
      </w:pPr>
      <w:r w:rsidRPr="00FD0519">
        <w:rPr>
          <w:rFonts w:hint="eastAsia"/>
          <w:color w:val="FF0000"/>
          <w:sz w:val="24"/>
          <w:szCs w:val="28"/>
          <w:highlight w:val="yellow"/>
        </w:rPr>
        <w:t>（参考文献</w:t>
      </w:r>
      <w:r w:rsidR="00FD0519" w:rsidRPr="00FD0519">
        <w:rPr>
          <w:rFonts w:hint="eastAsia"/>
          <w:color w:val="FF0000"/>
          <w:sz w:val="24"/>
          <w:szCs w:val="28"/>
          <w:highlight w:val="yellow"/>
        </w:rPr>
        <w:t>：</w:t>
      </w:r>
      <w:r w:rsidRPr="00FD0519">
        <w:rPr>
          <w:rFonts w:hint="eastAsia"/>
          <w:color w:val="FF0000"/>
          <w:sz w:val="24"/>
          <w:szCs w:val="28"/>
          <w:highlight w:val="yellow"/>
        </w:rPr>
        <w:t>物联网技术在楼宇智能化系统中的应用</w:t>
      </w:r>
      <w:r w:rsidR="002857B9">
        <w:rPr>
          <w:rFonts w:hint="eastAsia"/>
          <w:color w:val="FF0000"/>
          <w:sz w:val="24"/>
          <w:szCs w:val="28"/>
          <w:highlight w:val="yellow"/>
        </w:rPr>
        <w:t>，其中引用：物联设计</w:t>
      </w:r>
      <w:r w:rsidR="00564CCF">
        <w:rPr>
          <w:rFonts w:hint="eastAsia"/>
          <w:color w:val="FF0000"/>
          <w:sz w:val="24"/>
          <w:szCs w:val="28"/>
          <w:highlight w:val="yellow"/>
        </w:rPr>
        <w:t>、智能报警</w:t>
      </w:r>
      <w:r w:rsidRPr="00FD0519">
        <w:rPr>
          <w:rFonts w:hint="eastAsia"/>
          <w:color w:val="FF0000"/>
          <w:sz w:val="24"/>
          <w:szCs w:val="28"/>
          <w:highlight w:val="yellow"/>
        </w:rPr>
        <w:t>）</w:t>
      </w:r>
      <w:r w:rsidR="00AE7462" w:rsidRPr="00AE7462">
        <w:rPr>
          <w:rFonts w:hint="eastAsia"/>
          <w:sz w:val="24"/>
          <w:szCs w:val="28"/>
        </w:rPr>
        <w:t>该系统由</w:t>
      </w:r>
      <w:r w:rsidR="00AE7462" w:rsidRPr="00AE7462">
        <w:rPr>
          <w:rFonts w:hint="eastAsia"/>
          <w:sz w:val="24"/>
          <w:szCs w:val="28"/>
        </w:rPr>
        <w:t>STM32F103VCT6</w:t>
      </w:r>
      <w:r w:rsidR="00AE7462" w:rsidRPr="00AE7462">
        <w:rPr>
          <w:rFonts w:hint="eastAsia"/>
          <w:sz w:val="24"/>
          <w:szCs w:val="28"/>
        </w:rPr>
        <w:t>单片机电路、</w:t>
      </w:r>
      <w:r w:rsidR="00AE7462" w:rsidRPr="00AE7462">
        <w:rPr>
          <w:rFonts w:hint="eastAsia"/>
          <w:sz w:val="24"/>
          <w:szCs w:val="28"/>
        </w:rPr>
        <w:t>HC-SR505</w:t>
      </w:r>
      <w:r w:rsidR="00AE7462" w:rsidRPr="00AE7462">
        <w:rPr>
          <w:rFonts w:hint="eastAsia"/>
          <w:sz w:val="24"/>
          <w:szCs w:val="28"/>
        </w:rPr>
        <w:t>红外热释电传感器电路、</w:t>
      </w:r>
      <w:r w:rsidR="00AE7462" w:rsidRPr="00AE7462">
        <w:rPr>
          <w:rFonts w:hint="eastAsia"/>
          <w:sz w:val="24"/>
          <w:szCs w:val="28"/>
        </w:rPr>
        <w:t>MQ2</w:t>
      </w:r>
      <w:r w:rsidR="00AE7462" w:rsidRPr="00AE7462">
        <w:rPr>
          <w:rFonts w:hint="eastAsia"/>
          <w:sz w:val="24"/>
          <w:szCs w:val="28"/>
        </w:rPr>
        <w:t>烟雾传感器电路、</w:t>
      </w:r>
      <w:r w:rsidR="00AE7462" w:rsidRPr="00AE7462">
        <w:rPr>
          <w:rFonts w:hint="eastAsia"/>
          <w:sz w:val="24"/>
          <w:szCs w:val="28"/>
        </w:rPr>
        <w:t>HY-01</w:t>
      </w:r>
      <w:r w:rsidR="00AE7462" w:rsidRPr="00AE7462">
        <w:rPr>
          <w:rFonts w:hint="eastAsia"/>
          <w:sz w:val="24"/>
          <w:szCs w:val="28"/>
        </w:rPr>
        <w:t>火焰传感器电路、</w:t>
      </w:r>
      <w:r w:rsidR="00AE7462" w:rsidRPr="00AE7462">
        <w:rPr>
          <w:rFonts w:hint="eastAsia"/>
          <w:sz w:val="24"/>
          <w:szCs w:val="28"/>
        </w:rPr>
        <w:t>OLED</w:t>
      </w:r>
      <w:r w:rsidR="00AE7462" w:rsidRPr="00AE7462">
        <w:rPr>
          <w:rFonts w:hint="eastAsia"/>
          <w:sz w:val="24"/>
          <w:szCs w:val="28"/>
        </w:rPr>
        <w:t>屏幕显示电路、指纹、刷卡、摄像头人脸识别电路、</w:t>
      </w:r>
      <w:r w:rsidR="00AE7462" w:rsidRPr="00AE7462">
        <w:rPr>
          <w:rFonts w:hint="eastAsia"/>
          <w:sz w:val="24"/>
          <w:szCs w:val="28"/>
        </w:rPr>
        <w:t>ESP8266</w:t>
      </w:r>
      <w:r w:rsidR="00AE7462" w:rsidRPr="00AE7462">
        <w:rPr>
          <w:rFonts w:hint="eastAsia"/>
          <w:sz w:val="24"/>
          <w:szCs w:val="28"/>
        </w:rPr>
        <w:t>物联网电路等一系列电路组成。</w:t>
      </w:r>
    </w:p>
    <w:p w14:paraId="7DDB3DD6" w14:textId="02E3CB76" w:rsidR="00AE7462" w:rsidRPr="00AE7462" w:rsidRDefault="00AE7462" w:rsidP="006621DD">
      <w:pPr>
        <w:wordWrap w:val="0"/>
        <w:spacing w:line="360" w:lineRule="auto"/>
        <w:ind w:firstLineChars="200" w:firstLine="480"/>
        <w:rPr>
          <w:sz w:val="24"/>
          <w:szCs w:val="28"/>
        </w:rPr>
      </w:pPr>
      <w:r w:rsidRPr="00AE7462">
        <w:rPr>
          <w:rFonts w:hint="eastAsia"/>
          <w:sz w:val="24"/>
          <w:szCs w:val="28"/>
        </w:rPr>
        <w:t>系统可以将烟雾火焰信息发送给主控</w:t>
      </w:r>
      <w:r w:rsidRPr="00AE7462">
        <w:rPr>
          <w:rFonts w:hint="eastAsia"/>
          <w:sz w:val="24"/>
          <w:szCs w:val="28"/>
        </w:rPr>
        <w:t>STM32F103VCT6</w:t>
      </w:r>
      <w:r w:rsidRPr="00AE7462">
        <w:rPr>
          <w:rFonts w:hint="eastAsia"/>
          <w:sz w:val="24"/>
          <w:szCs w:val="28"/>
        </w:rPr>
        <w:t>进行处理，并在</w:t>
      </w:r>
      <w:r w:rsidRPr="00AE7462">
        <w:rPr>
          <w:rFonts w:hint="eastAsia"/>
          <w:sz w:val="24"/>
          <w:szCs w:val="28"/>
        </w:rPr>
        <w:t>OLED</w:t>
      </w:r>
      <w:r w:rsidRPr="00AE7462">
        <w:rPr>
          <w:rFonts w:hint="eastAsia"/>
          <w:sz w:val="24"/>
          <w:szCs w:val="28"/>
        </w:rPr>
        <w:t>显示屏上显示出来。如果烟雾和火焰传感器同时</w:t>
      </w:r>
      <w:r w:rsidR="002C1504">
        <w:rPr>
          <w:rFonts w:hint="eastAsia"/>
          <w:sz w:val="24"/>
          <w:szCs w:val="28"/>
        </w:rPr>
        <w:t>感应到信号</w:t>
      </w:r>
      <w:r w:rsidRPr="00AE7462">
        <w:rPr>
          <w:rFonts w:hint="eastAsia"/>
          <w:sz w:val="24"/>
          <w:szCs w:val="28"/>
        </w:rPr>
        <w:t>，系统会判断已经发生火灾，此时系统会发命令给水泵，并开启对应区域的电磁阀，启动喷水灭火。此外，该系统还能够准确的感知行人的移动。</w:t>
      </w:r>
      <w:r w:rsidR="00CB0F98">
        <w:rPr>
          <w:rFonts w:hint="eastAsia"/>
          <w:sz w:val="24"/>
          <w:szCs w:val="28"/>
        </w:rPr>
        <w:t>白天</w:t>
      </w:r>
      <w:r w:rsidR="00B31FD8">
        <w:rPr>
          <w:rFonts w:hint="eastAsia"/>
          <w:sz w:val="24"/>
          <w:szCs w:val="28"/>
        </w:rPr>
        <w:t>（</w:t>
      </w:r>
      <w:r w:rsidR="00B31FD8">
        <w:rPr>
          <w:rFonts w:hint="eastAsia"/>
          <w:sz w:val="24"/>
          <w:szCs w:val="28"/>
        </w:rPr>
        <w:t>6-18</w:t>
      </w:r>
      <w:r w:rsidR="00B31FD8">
        <w:rPr>
          <w:rFonts w:hint="eastAsia"/>
          <w:sz w:val="24"/>
          <w:szCs w:val="28"/>
        </w:rPr>
        <w:t>时）</w:t>
      </w:r>
      <w:r w:rsidR="00CB0F98">
        <w:rPr>
          <w:rFonts w:hint="eastAsia"/>
          <w:sz w:val="24"/>
          <w:szCs w:val="28"/>
        </w:rPr>
        <w:t>楼内灯光会自动关闭，晚上</w:t>
      </w:r>
      <w:r w:rsidR="00B31FD8">
        <w:rPr>
          <w:rFonts w:hint="eastAsia"/>
          <w:sz w:val="24"/>
          <w:szCs w:val="28"/>
        </w:rPr>
        <w:t>（</w:t>
      </w:r>
      <w:r w:rsidR="00297237">
        <w:rPr>
          <w:rFonts w:hint="eastAsia"/>
          <w:sz w:val="24"/>
          <w:szCs w:val="28"/>
        </w:rPr>
        <w:t>18</w:t>
      </w:r>
      <w:r w:rsidR="00B31FD8">
        <w:rPr>
          <w:rFonts w:hint="eastAsia"/>
          <w:sz w:val="24"/>
          <w:szCs w:val="28"/>
        </w:rPr>
        <w:t>-</w:t>
      </w:r>
      <w:r w:rsidR="00B31FD8">
        <w:rPr>
          <w:rFonts w:hint="eastAsia"/>
          <w:sz w:val="24"/>
          <w:szCs w:val="28"/>
        </w:rPr>
        <w:t>次日</w:t>
      </w:r>
      <w:r w:rsidR="00297237">
        <w:rPr>
          <w:rFonts w:hint="eastAsia"/>
          <w:sz w:val="24"/>
          <w:szCs w:val="28"/>
        </w:rPr>
        <w:t>6</w:t>
      </w:r>
      <w:r w:rsidR="00B31FD8">
        <w:rPr>
          <w:rFonts w:hint="eastAsia"/>
          <w:sz w:val="24"/>
          <w:szCs w:val="28"/>
        </w:rPr>
        <w:t>时）</w:t>
      </w:r>
      <w:r w:rsidRPr="00AE7462">
        <w:rPr>
          <w:rFonts w:hint="eastAsia"/>
          <w:sz w:val="24"/>
          <w:szCs w:val="28"/>
        </w:rPr>
        <w:t>当有人经过时，红外热释电传感器会</w:t>
      </w:r>
      <w:r w:rsidR="00CB0F98">
        <w:rPr>
          <w:rFonts w:hint="eastAsia"/>
          <w:sz w:val="24"/>
          <w:szCs w:val="28"/>
        </w:rPr>
        <w:t>自动感应</w:t>
      </w:r>
      <w:r w:rsidRPr="00AE7462">
        <w:rPr>
          <w:rFonts w:hint="eastAsia"/>
          <w:sz w:val="24"/>
          <w:szCs w:val="28"/>
        </w:rPr>
        <w:t>，开启灯光，为行人提供照明。当行人离开后，灯光则会自动熄灭，从而实现节能效果。</w:t>
      </w:r>
      <w:r w:rsidR="00EA680E">
        <w:rPr>
          <w:rFonts w:hint="eastAsia"/>
          <w:sz w:val="24"/>
          <w:szCs w:val="28"/>
        </w:rPr>
        <w:t>当开启入侵功能后，</w:t>
      </w:r>
      <w:r w:rsidR="00EA680E">
        <w:rPr>
          <w:rFonts w:hint="eastAsia"/>
          <w:sz w:val="24"/>
          <w:szCs w:val="28"/>
        </w:rPr>
        <w:t>CAM</w:t>
      </w:r>
      <w:r w:rsidR="00EA680E">
        <w:rPr>
          <w:rFonts w:hint="eastAsia"/>
          <w:sz w:val="24"/>
          <w:szCs w:val="28"/>
        </w:rPr>
        <w:t>摄像头会自动打开，进入移动侦测功能，检测到</w:t>
      </w:r>
      <w:r w:rsidR="006E1CBB">
        <w:rPr>
          <w:rFonts w:hint="eastAsia"/>
          <w:sz w:val="24"/>
          <w:szCs w:val="28"/>
        </w:rPr>
        <w:t>画面有物品移动即会抓拍，并闪烁灯光警报。</w:t>
      </w:r>
      <w:r w:rsidRPr="00AE7462">
        <w:rPr>
          <w:rFonts w:hint="eastAsia"/>
          <w:sz w:val="24"/>
          <w:szCs w:val="28"/>
        </w:rPr>
        <w:t>温湿度传感器也会检测室内</w:t>
      </w:r>
      <w:r w:rsidR="00297237">
        <w:rPr>
          <w:rFonts w:hint="eastAsia"/>
          <w:sz w:val="24"/>
          <w:szCs w:val="28"/>
        </w:rPr>
        <w:t>外</w:t>
      </w:r>
      <w:r w:rsidRPr="00AE7462">
        <w:rPr>
          <w:rFonts w:hint="eastAsia"/>
          <w:sz w:val="24"/>
          <w:szCs w:val="28"/>
        </w:rPr>
        <w:t>温湿度，并根据</w:t>
      </w:r>
      <w:r w:rsidR="00AB147E">
        <w:rPr>
          <w:rFonts w:hint="eastAsia"/>
          <w:sz w:val="24"/>
          <w:szCs w:val="28"/>
        </w:rPr>
        <w:t>云</w:t>
      </w:r>
      <w:r w:rsidR="0067713A">
        <w:rPr>
          <w:rFonts w:hint="eastAsia"/>
          <w:sz w:val="24"/>
          <w:szCs w:val="28"/>
        </w:rPr>
        <w:t>端</w:t>
      </w:r>
      <w:r w:rsidR="00B31FD8">
        <w:rPr>
          <w:rFonts w:hint="eastAsia"/>
          <w:sz w:val="24"/>
          <w:szCs w:val="28"/>
        </w:rPr>
        <w:t>设定</w:t>
      </w:r>
      <w:r w:rsidRPr="00AE7462">
        <w:rPr>
          <w:rFonts w:hint="eastAsia"/>
          <w:sz w:val="24"/>
          <w:szCs w:val="28"/>
        </w:rPr>
        <w:t>温度自动调节空调设备。</w:t>
      </w:r>
    </w:p>
    <w:p w14:paraId="47BFEAA1" w14:textId="198F31F3" w:rsidR="00C511F8" w:rsidRDefault="00AE7462" w:rsidP="006621DD">
      <w:pPr>
        <w:wordWrap w:val="0"/>
        <w:spacing w:line="360" w:lineRule="auto"/>
        <w:ind w:firstLineChars="200" w:firstLine="480"/>
        <w:rPr>
          <w:sz w:val="24"/>
          <w:szCs w:val="28"/>
        </w:rPr>
      </w:pPr>
      <w:r w:rsidRPr="00AE7462">
        <w:rPr>
          <w:rFonts w:hint="eastAsia"/>
          <w:sz w:val="24"/>
          <w:szCs w:val="28"/>
        </w:rPr>
        <w:t>系统还会通过</w:t>
      </w:r>
      <w:r w:rsidR="00DA1876">
        <w:rPr>
          <w:rFonts w:hint="eastAsia"/>
          <w:sz w:val="24"/>
          <w:szCs w:val="28"/>
        </w:rPr>
        <w:t>Wi-Fi</w:t>
      </w:r>
      <w:r w:rsidRPr="00AE7462">
        <w:rPr>
          <w:rFonts w:hint="eastAsia"/>
          <w:sz w:val="24"/>
          <w:szCs w:val="28"/>
        </w:rPr>
        <w:t>和以太网将异常信息发送到云平台，该系统还与</w:t>
      </w:r>
      <w:r w:rsidR="008C2E4D">
        <w:rPr>
          <w:rFonts w:hint="eastAsia"/>
          <w:sz w:val="24"/>
          <w:szCs w:val="28"/>
        </w:rPr>
        <w:t>企业</w:t>
      </w:r>
      <w:r w:rsidRPr="00AE7462">
        <w:rPr>
          <w:rFonts w:hint="eastAsia"/>
          <w:sz w:val="24"/>
          <w:szCs w:val="28"/>
        </w:rPr>
        <w:t>微信平台对接，一旦检测到火灾，会立即通过公众号平台和企业微信通知楼宇管理人员和楼内的办公人员。确保他们能够迅速采取应对措施，逃生以确保安全。</w:t>
      </w:r>
      <w:r w:rsidR="006E1CBB">
        <w:rPr>
          <w:rFonts w:hint="eastAsia"/>
          <w:sz w:val="24"/>
          <w:szCs w:val="28"/>
        </w:rPr>
        <w:t>CAM</w:t>
      </w:r>
      <w:r w:rsidR="006E1CBB">
        <w:rPr>
          <w:rFonts w:hint="eastAsia"/>
          <w:sz w:val="24"/>
          <w:szCs w:val="28"/>
        </w:rPr>
        <w:t>摄像头也会辅助</w:t>
      </w:r>
      <w:r w:rsidR="00E1428E">
        <w:rPr>
          <w:rFonts w:hint="eastAsia"/>
          <w:sz w:val="24"/>
          <w:szCs w:val="28"/>
        </w:rPr>
        <w:t>拍摄火灾现场的图片和视频，为楼外消防人员</w:t>
      </w:r>
      <w:r w:rsidR="007746C4">
        <w:rPr>
          <w:rFonts w:hint="eastAsia"/>
          <w:sz w:val="24"/>
          <w:szCs w:val="28"/>
        </w:rPr>
        <w:t>给予救援参考。</w:t>
      </w:r>
      <w:r w:rsidRPr="00AE7462">
        <w:rPr>
          <w:rFonts w:hint="eastAsia"/>
          <w:sz w:val="24"/>
          <w:szCs w:val="28"/>
        </w:rPr>
        <w:t>4G</w:t>
      </w:r>
      <w:r w:rsidRPr="00AE7462">
        <w:rPr>
          <w:rFonts w:hint="eastAsia"/>
          <w:sz w:val="24"/>
          <w:szCs w:val="28"/>
        </w:rPr>
        <w:t>模块</w:t>
      </w:r>
      <w:r w:rsidR="008C2E4D">
        <w:rPr>
          <w:rFonts w:hint="eastAsia"/>
          <w:sz w:val="24"/>
          <w:szCs w:val="28"/>
        </w:rPr>
        <w:t>也会作为</w:t>
      </w:r>
      <w:r w:rsidR="009879D2">
        <w:rPr>
          <w:rFonts w:hint="eastAsia"/>
          <w:sz w:val="24"/>
          <w:szCs w:val="28"/>
        </w:rPr>
        <w:t>冗余措施，</w:t>
      </w:r>
      <w:r w:rsidR="009879D2" w:rsidRPr="00AE7462">
        <w:rPr>
          <w:rFonts w:hint="eastAsia"/>
          <w:sz w:val="24"/>
          <w:szCs w:val="28"/>
        </w:rPr>
        <w:t>当楼宇内的</w:t>
      </w:r>
      <w:r w:rsidR="00DA1876">
        <w:rPr>
          <w:rFonts w:hint="eastAsia"/>
          <w:sz w:val="24"/>
          <w:szCs w:val="28"/>
        </w:rPr>
        <w:t>Wi-Fi</w:t>
      </w:r>
      <w:r w:rsidR="009879D2" w:rsidRPr="00AE7462">
        <w:rPr>
          <w:rFonts w:hint="eastAsia"/>
          <w:sz w:val="24"/>
          <w:szCs w:val="28"/>
        </w:rPr>
        <w:t>和互联网断开时</w:t>
      </w:r>
      <w:r w:rsidR="009879D2">
        <w:rPr>
          <w:rFonts w:hint="eastAsia"/>
          <w:sz w:val="24"/>
          <w:szCs w:val="28"/>
        </w:rPr>
        <w:t>可以</w:t>
      </w:r>
      <w:r w:rsidRPr="00AE7462">
        <w:rPr>
          <w:rFonts w:hint="eastAsia"/>
          <w:sz w:val="24"/>
          <w:szCs w:val="28"/>
        </w:rPr>
        <w:t>将火灾的信息发送到楼宇管理员的手中。</w:t>
      </w:r>
    </w:p>
    <w:p w14:paraId="1A3F0A82" w14:textId="231E7F10" w:rsidR="00AB147E" w:rsidRDefault="004375DD" w:rsidP="006621DD">
      <w:pPr>
        <w:wordWrap w:val="0"/>
        <w:spacing w:line="360" w:lineRule="auto"/>
        <w:ind w:firstLineChars="200" w:firstLine="480"/>
        <w:rPr>
          <w:sz w:val="24"/>
          <w:szCs w:val="28"/>
        </w:rPr>
      </w:pPr>
      <w:r>
        <w:rPr>
          <w:rFonts w:hint="eastAsia"/>
          <w:sz w:val="24"/>
          <w:szCs w:val="28"/>
        </w:rPr>
        <w:t>楼宇人员出入复杂，</w:t>
      </w:r>
      <w:r w:rsidR="006348A6">
        <w:rPr>
          <w:rFonts w:hint="eastAsia"/>
          <w:sz w:val="24"/>
          <w:szCs w:val="28"/>
        </w:rPr>
        <w:t>该系统还具</w:t>
      </w:r>
      <w:r w:rsidR="001824A2">
        <w:rPr>
          <w:rFonts w:hint="eastAsia"/>
          <w:sz w:val="24"/>
          <w:szCs w:val="28"/>
        </w:rPr>
        <w:t>有</w:t>
      </w:r>
      <w:r w:rsidR="006348A6">
        <w:rPr>
          <w:rFonts w:hint="eastAsia"/>
          <w:sz w:val="24"/>
          <w:szCs w:val="28"/>
        </w:rPr>
        <w:t>人脸识别身份认证和指纹认证功能</w:t>
      </w:r>
      <w:r w:rsidR="00B07CD2">
        <w:rPr>
          <w:rFonts w:hint="eastAsia"/>
          <w:sz w:val="24"/>
          <w:szCs w:val="28"/>
        </w:rPr>
        <w:t>。</w:t>
      </w:r>
      <w:r w:rsidR="009A49FF">
        <w:rPr>
          <w:rFonts w:hint="eastAsia"/>
          <w:sz w:val="24"/>
          <w:szCs w:val="28"/>
        </w:rPr>
        <w:t>这部分由</w:t>
      </w:r>
      <w:r w:rsidR="009A49FF">
        <w:rPr>
          <w:rFonts w:hint="eastAsia"/>
          <w:sz w:val="24"/>
          <w:szCs w:val="28"/>
        </w:rPr>
        <w:t>RDK-X5</w:t>
      </w:r>
      <w:r w:rsidR="009A49FF">
        <w:rPr>
          <w:rFonts w:hint="eastAsia"/>
          <w:sz w:val="24"/>
          <w:szCs w:val="28"/>
        </w:rPr>
        <w:t>开发板和</w:t>
      </w:r>
      <w:r w:rsidR="009A49FF">
        <w:rPr>
          <w:rFonts w:hint="eastAsia"/>
          <w:sz w:val="24"/>
          <w:szCs w:val="28"/>
        </w:rPr>
        <w:t>STM32F103C8T6</w:t>
      </w:r>
      <w:r w:rsidR="009A49FF">
        <w:rPr>
          <w:rFonts w:hint="eastAsia"/>
          <w:sz w:val="24"/>
          <w:szCs w:val="28"/>
        </w:rPr>
        <w:t>做冗余</w:t>
      </w:r>
      <w:r w:rsidR="00596FF1">
        <w:rPr>
          <w:rFonts w:hint="eastAsia"/>
          <w:sz w:val="24"/>
          <w:szCs w:val="28"/>
        </w:rPr>
        <w:t>备份，一般情况下用户可以方便的使用人脸识别来进行身份认证，</w:t>
      </w:r>
      <w:r w:rsidR="00DD0A75">
        <w:rPr>
          <w:rFonts w:hint="eastAsia"/>
          <w:sz w:val="24"/>
          <w:szCs w:val="28"/>
        </w:rPr>
        <w:t>HMI</w:t>
      </w:r>
      <w:r w:rsidR="00DD0A75">
        <w:rPr>
          <w:rFonts w:hint="eastAsia"/>
          <w:sz w:val="24"/>
          <w:szCs w:val="28"/>
        </w:rPr>
        <w:t>显示屏上</w:t>
      </w:r>
      <w:r w:rsidR="00B6338A">
        <w:rPr>
          <w:rFonts w:hint="eastAsia"/>
          <w:sz w:val="24"/>
          <w:szCs w:val="28"/>
        </w:rPr>
        <w:t>会</w:t>
      </w:r>
      <w:r w:rsidR="00DD0A75">
        <w:rPr>
          <w:rFonts w:hint="eastAsia"/>
          <w:sz w:val="24"/>
          <w:szCs w:val="28"/>
        </w:rPr>
        <w:t>实时显示摄像头画面</w:t>
      </w:r>
      <w:r w:rsidR="002C26D7">
        <w:rPr>
          <w:rFonts w:hint="eastAsia"/>
          <w:sz w:val="24"/>
          <w:szCs w:val="28"/>
        </w:rPr>
        <w:t>。</w:t>
      </w:r>
      <w:r w:rsidR="006348A6">
        <w:rPr>
          <w:rFonts w:hint="eastAsia"/>
          <w:sz w:val="24"/>
          <w:szCs w:val="28"/>
        </w:rPr>
        <w:t>当</w:t>
      </w:r>
      <w:r w:rsidR="00B07CD2">
        <w:rPr>
          <w:rFonts w:hint="eastAsia"/>
          <w:sz w:val="24"/>
          <w:szCs w:val="28"/>
        </w:rPr>
        <w:t>有人出现在人脸摄像头前时，</w:t>
      </w:r>
      <w:r w:rsidR="009E3831">
        <w:rPr>
          <w:rFonts w:hint="eastAsia"/>
          <w:sz w:val="24"/>
          <w:szCs w:val="28"/>
        </w:rPr>
        <w:t>会自动识别</w:t>
      </w:r>
      <w:r w:rsidR="00886A58">
        <w:rPr>
          <w:rFonts w:hint="eastAsia"/>
          <w:sz w:val="24"/>
          <w:szCs w:val="28"/>
        </w:rPr>
        <w:t>身份</w:t>
      </w:r>
      <w:r w:rsidR="002C26D7">
        <w:rPr>
          <w:rFonts w:hint="eastAsia"/>
          <w:sz w:val="24"/>
          <w:szCs w:val="28"/>
        </w:rPr>
        <w:t>并执行开关门操作</w:t>
      </w:r>
      <w:r w:rsidR="00B83561">
        <w:rPr>
          <w:rFonts w:hint="eastAsia"/>
          <w:sz w:val="24"/>
          <w:szCs w:val="28"/>
        </w:rPr>
        <w:t>和播报检测结果</w:t>
      </w:r>
      <w:r w:rsidR="00886A58">
        <w:rPr>
          <w:rFonts w:hint="eastAsia"/>
          <w:sz w:val="24"/>
          <w:szCs w:val="28"/>
        </w:rPr>
        <w:t>。系统还有指纹冗余验证，当人脸光线过强或</w:t>
      </w:r>
      <w:r w:rsidR="001F7533">
        <w:rPr>
          <w:rFonts w:hint="eastAsia"/>
          <w:sz w:val="24"/>
          <w:szCs w:val="28"/>
        </w:rPr>
        <w:t>X5</w:t>
      </w:r>
      <w:r w:rsidR="00886A58">
        <w:rPr>
          <w:rFonts w:hint="eastAsia"/>
          <w:sz w:val="24"/>
          <w:szCs w:val="28"/>
        </w:rPr>
        <w:t>死机的情况，</w:t>
      </w:r>
      <w:r w:rsidR="001F7533">
        <w:rPr>
          <w:rFonts w:hint="eastAsia"/>
          <w:sz w:val="24"/>
          <w:szCs w:val="28"/>
        </w:rPr>
        <w:t>可以使用指纹识别来实现身份认证等功能。</w:t>
      </w:r>
      <w:r w:rsidR="001B5F61">
        <w:rPr>
          <w:rFonts w:hint="eastAsia"/>
          <w:sz w:val="24"/>
          <w:szCs w:val="28"/>
        </w:rPr>
        <w:t>进一步增强了稳定性。</w:t>
      </w:r>
      <w:r w:rsidR="002C5451">
        <w:rPr>
          <w:rFonts w:hint="eastAsia"/>
          <w:sz w:val="24"/>
          <w:szCs w:val="28"/>
        </w:rPr>
        <w:t>系统还可以</w:t>
      </w:r>
      <w:r w:rsidR="007D7D75">
        <w:rPr>
          <w:rFonts w:hint="eastAsia"/>
          <w:sz w:val="24"/>
          <w:szCs w:val="28"/>
        </w:rPr>
        <w:t>实现添加删除指纹和录入人脸功能</w:t>
      </w:r>
      <w:r w:rsidR="003E366C">
        <w:rPr>
          <w:rFonts w:hint="eastAsia"/>
          <w:sz w:val="24"/>
          <w:szCs w:val="28"/>
        </w:rPr>
        <w:t>，当</w:t>
      </w:r>
      <w:r w:rsidR="00AA45C3">
        <w:rPr>
          <w:rFonts w:hint="eastAsia"/>
          <w:sz w:val="24"/>
          <w:szCs w:val="28"/>
        </w:rPr>
        <w:t>系统识别到</w:t>
      </w:r>
      <w:r w:rsidR="003E366C">
        <w:rPr>
          <w:rFonts w:hint="eastAsia"/>
          <w:sz w:val="24"/>
          <w:szCs w:val="28"/>
        </w:rPr>
        <w:t>管理员</w:t>
      </w:r>
      <w:r w:rsidR="003E366C">
        <w:rPr>
          <w:rFonts w:hint="eastAsia"/>
          <w:sz w:val="24"/>
          <w:szCs w:val="28"/>
        </w:rPr>
        <w:t>ID</w:t>
      </w:r>
      <w:r w:rsidR="003E366C">
        <w:rPr>
          <w:rFonts w:hint="eastAsia"/>
          <w:sz w:val="24"/>
          <w:szCs w:val="28"/>
        </w:rPr>
        <w:t>卡</w:t>
      </w:r>
      <w:r w:rsidR="00AA45C3">
        <w:rPr>
          <w:rFonts w:hint="eastAsia"/>
          <w:sz w:val="24"/>
          <w:szCs w:val="28"/>
        </w:rPr>
        <w:t>，此时解锁管理员模式，可以进行指纹的录入和删除</w:t>
      </w:r>
      <w:r w:rsidR="007D7D75">
        <w:rPr>
          <w:rFonts w:hint="eastAsia"/>
          <w:sz w:val="24"/>
          <w:szCs w:val="28"/>
        </w:rPr>
        <w:t>。</w:t>
      </w:r>
      <w:r w:rsidR="00AA45C3">
        <w:rPr>
          <w:rFonts w:hint="eastAsia"/>
          <w:sz w:val="24"/>
          <w:szCs w:val="28"/>
        </w:rPr>
        <w:t>在电脑端也可以实现人脸图片的添加。</w:t>
      </w:r>
    </w:p>
    <w:p w14:paraId="7FBAE18D" w14:textId="3514CA29" w:rsidR="008C2E4D" w:rsidRDefault="008C2E4D" w:rsidP="006621DD">
      <w:pPr>
        <w:wordWrap w:val="0"/>
        <w:spacing w:line="360" w:lineRule="auto"/>
        <w:ind w:firstLineChars="200" w:firstLine="480"/>
        <w:rPr>
          <w:sz w:val="24"/>
        </w:rPr>
      </w:pPr>
      <w:r>
        <w:rPr>
          <w:rFonts w:hint="eastAsia"/>
          <w:sz w:val="24"/>
        </w:rPr>
        <w:lastRenderedPageBreak/>
        <w:t>该</w:t>
      </w:r>
      <w:r w:rsidRPr="00945977">
        <w:rPr>
          <w:rFonts w:hint="eastAsia"/>
          <w:sz w:val="24"/>
        </w:rPr>
        <w:t>系统还具有太阳能光伏储能逆变并网功能，可以在白天实现发电并网，</w:t>
      </w:r>
      <w:r w:rsidR="007D7D75">
        <w:rPr>
          <w:rFonts w:hint="eastAsia"/>
          <w:sz w:val="24"/>
        </w:rPr>
        <w:t>针对太阳光不稳定的情况，设计了闭环调节，</w:t>
      </w:r>
      <w:r w:rsidR="002A6956">
        <w:rPr>
          <w:rFonts w:hint="eastAsia"/>
          <w:sz w:val="24"/>
        </w:rPr>
        <w:t>系统会根据太阳能板的电压自动调节发电功率。并计算发电量，</w:t>
      </w:r>
      <w:r w:rsidR="00A77633">
        <w:rPr>
          <w:rFonts w:hint="eastAsia"/>
          <w:sz w:val="24"/>
        </w:rPr>
        <w:t>并在云端显示出来。</w:t>
      </w:r>
    </w:p>
    <w:p w14:paraId="28990B77" w14:textId="5315D1D9" w:rsidR="00C511F8" w:rsidRDefault="00AF702B" w:rsidP="006621DD">
      <w:pPr>
        <w:wordWrap w:val="0"/>
        <w:spacing w:beforeLines="50" w:before="156" w:afterLines="50" w:after="156" w:line="360" w:lineRule="auto"/>
        <w:outlineLvl w:val="1"/>
        <w:rPr>
          <w:rFonts w:eastAsia="黑体"/>
          <w:sz w:val="24"/>
        </w:rPr>
      </w:pPr>
      <w:bookmarkStart w:id="31" w:name="_Toc71660319"/>
      <w:bookmarkStart w:id="32" w:name="_Toc198501293"/>
      <w:r w:rsidRPr="00CD6AF6">
        <w:rPr>
          <w:rFonts w:eastAsia="黑体" w:hint="eastAsia"/>
          <w:sz w:val="28"/>
          <w:szCs w:val="28"/>
        </w:rPr>
        <w:t>2</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系统方案选择</w:t>
      </w:r>
      <w:bookmarkEnd w:id="31"/>
      <w:r w:rsidR="005E74FC">
        <w:rPr>
          <w:rFonts w:eastAsia="黑体" w:hint="eastAsia"/>
          <w:sz w:val="28"/>
          <w:szCs w:val="28"/>
        </w:rPr>
        <w:t>（</w:t>
      </w:r>
      <w:r w:rsidR="000129DB">
        <w:rPr>
          <w:rFonts w:eastAsia="黑体" w:hint="eastAsia"/>
          <w:sz w:val="28"/>
          <w:szCs w:val="28"/>
        </w:rPr>
        <w:t>n</w:t>
      </w:r>
      <w:r w:rsidR="000129DB">
        <w:rPr>
          <w:rFonts w:eastAsia="黑体" w:hint="eastAsia"/>
          <w:sz w:val="28"/>
          <w:szCs w:val="28"/>
        </w:rPr>
        <w:t>可能修改</w:t>
      </w:r>
      <w:r w:rsidR="005E74FC">
        <w:rPr>
          <w:rFonts w:eastAsia="黑体" w:hint="eastAsia"/>
          <w:sz w:val="28"/>
          <w:szCs w:val="28"/>
        </w:rPr>
        <w:t>）</w:t>
      </w:r>
      <w:bookmarkEnd w:id="32"/>
    </w:p>
    <w:p w14:paraId="12783CBE" w14:textId="1890499B" w:rsidR="00C511F8" w:rsidRDefault="005A3238" w:rsidP="006621DD">
      <w:pPr>
        <w:pStyle w:val="afa"/>
        <w:wordWrap w:val="0"/>
        <w:ind w:firstLine="480"/>
      </w:pPr>
      <w:r>
        <w:rPr>
          <w:rFonts w:hint="eastAsia"/>
        </w:rPr>
        <w:t>完成系统总体功能分析后</w:t>
      </w:r>
      <w:r w:rsidRPr="00507DA2">
        <w:rPr>
          <w:rFonts w:ascii="Calibri" w:hAnsi="Calibri" w:hint="eastAsia"/>
          <w:kern w:val="2"/>
          <w:szCs w:val="24"/>
        </w:rPr>
        <w:t>，对系统的整体功能实现方案进行设计</w:t>
      </w:r>
      <w:r w:rsidR="00FE7AB2">
        <w:rPr>
          <w:rFonts w:ascii="Calibri" w:hAnsi="Calibri" w:hint="eastAsia"/>
          <w:kern w:val="2"/>
          <w:szCs w:val="24"/>
        </w:rPr>
        <w:t>。</w:t>
      </w:r>
      <w:r w:rsidRPr="00507DA2">
        <w:rPr>
          <w:rFonts w:ascii="Calibri" w:hAnsi="Calibri" w:hint="eastAsia"/>
          <w:kern w:val="2"/>
          <w:szCs w:val="24"/>
        </w:rPr>
        <w:t>系统使用</w:t>
      </w:r>
      <w:r w:rsidR="00420F33">
        <w:rPr>
          <w:rFonts w:hint="eastAsia"/>
          <w:kern w:val="2"/>
          <w:szCs w:val="24"/>
        </w:rPr>
        <w:t>STM</w:t>
      </w:r>
      <w:r w:rsidRPr="00420F33">
        <w:rPr>
          <w:rFonts w:hint="eastAsia"/>
          <w:kern w:val="2"/>
          <w:szCs w:val="24"/>
        </w:rPr>
        <w:t>32</w:t>
      </w:r>
      <w:r w:rsidRPr="00420F33">
        <w:rPr>
          <w:rFonts w:hint="eastAsia"/>
          <w:kern w:val="2"/>
          <w:szCs w:val="24"/>
        </w:rPr>
        <w:t>单片机作为主控芯片，温湿度传感器可以获取室内的温湿度并根据设定值开关制</w:t>
      </w:r>
      <w:r>
        <w:rPr>
          <w:rFonts w:hint="eastAsia"/>
        </w:rPr>
        <w:t>冷设备</w:t>
      </w:r>
      <w:r w:rsidRPr="00274E07">
        <w:rPr>
          <w:rFonts w:hint="eastAsia"/>
        </w:rPr>
        <w:t>，</w:t>
      </w:r>
      <w:r w:rsidRPr="00195F4B">
        <w:rPr>
          <w:rFonts w:hint="eastAsia"/>
        </w:rPr>
        <w:t>火焰传感器可以检测每个区域的火警值，烟雾传感器可以检测室内浓烟的含量，</w:t>
      </w:r>
      <w:r w:rsidR="00D90E0E">
        <w:rPr>
          <w:rFonts w:hint="eastAsia"/>
        </w:rPr>
        <w:t>红外热释电</w:t>
      </w:r>
      <w:r w:rsidRPr="00195F4B">
        <w:rPr>
          <w:rFonts w:hint="eastAsia"/>
        </w:rPr>
        <w:t>传感器可以检测是否有人经过并执行开灯指令</w:t>
      </w:r>
      <w:r w:rsidR="00FE7AB2">
        <w:rPr>
          <w:rFonts w:hint="eastAsia"/>
        </w:rPr>
        <w:t>，</w:t>
      </w:r>
      <w:r w:rsidR="00B21B8B" w:rsidRPr="00802AA2">
        <w:rPr>
          <w:rFonts w:hint="eastAsia"/>
        </w:rPr>
        <w:t>ESP</w:t>
      </w:r>
      <w:r w:rsidR="00B21B8B">
        <w:rPr>
          <w:rFonts w:hint="eastAsia"/>
        </w:rPr>
        <w:t>-</w:t>
      </w:r>
      <w:r w:rsidR="00B21B8B" w:rsidRPr="00802AA2">
        <w:rPr>
          <w:rFonts w:hint="eastAsia"/>
        </w:rPr>
        <w:t>CAM</w:t>
      </w:r>
      <w:r w:rsidR="00B21B8B">
        <w:rPr>
          <w:rFonts w:hint="eastAsia"/>
        </w:rPr>
        <w:t>摄像头可以实时监视楼内情况并将视频发到手机端。</w:t>
      </w:r>
      <w:r w:rsidR="00FE7AB2" w:rsidRPr="00195F4B">
        <w:rPr>
          <w:rFonts w:hint="eastAsia"/>
        </w:rPr>
        <w:t>这些数据也将实时显示在显示屏上</w:t>
      </w:r>
      <w:r w:rsidR="00FE7AB2">
        <w:rPr>
          <w:rFonts w:hint="eastAsia"/>
        </w:rPr>
        <w:t>。刷卡、指纹、人脸识别模块可以对进入楼宇的人员进行身份认证</w:t>
      </w:r>
      <w:r w:rsidR="00D90E0E">
        <w:rPr>
          <w:rFonts w:hint="eastAsia"/>
        </w:rPr>
        <w:t>。</w:t>
      </w:r>
      <w:r w:rsidR="00CF587C" w:rsidRPr="00802AA2">
        <w:rPr>
          <w:rFonts w:hint="eastAsia"/>
        </w:rPr>
        <w:t>RS</w:t>
      </w:r>
      <w:r w:rsidR="00CF587C" w:rsidRPr="00CD6AF6">
        <w:rPr>
          <w:rFonts w:hint="eastAsia"/>
        </w:rPr>
        <w:t>485</w:t>
      </w:r>
      <w:r w:rsidR="00CF587C">
        <w:rPr>
          <w:rFonts w:hint="eastAsia"/>
        </w:rPr>
        <w:t>通讯模块也可以连接太阳能发电设备，将发电量和工作状态实时回传到单片机</w:t>
      </w:r>
      <w:r w:rsidR="00FE7AB2">
        <w:rPr>
          <w:rFonts w:hint="eastAsia"/>
        </w:rPr>
        <w:t>。</w:t>
      </w:r>
      <w:r w:rsidRPr="00195F4B">
        <w:rPr>
          <w:rFonts w:hint="eastAsia"/>
        </w:rPr>
        <w:t>同时</w:t>
      </w:r>
      <w:r w:rsidRPr="00274E07">
        <w:rPr>
          <w:rFonts w:hint="eastAsia"/>
        </w:rPr>
        <w:t>，将这些数据通过无线传输发送到云端平台</w:t>
      </w:r>
      <w:r w:rsidR="00AE7911">
        <w:rPr>
          <w:rFonts w:hint="eastAsia"/>
        </w:rPr>
        <w:t>，</w:t>
      </w:r>
      <w:r w:rsidR="00AE7911" w:rsidRPr="00802AA2">
        <w:rPr>
          <w:rFonts w:hint="eastAsia"/>
        </w:rPr>
        <w:t>ESP</w:t>
      </w:r>
      <w:r w:rsidR="00AE7911" w:rsidRPr="00CD6AF6">
        <w:rPr>
          <w:rFonts w:hint="eastAsia"/>
        </w:rPr>
        <w:t>8266</w:t>
      </w:r>
      <w:r w:rsidR="00AE7911">
        <w:rPr>
          <w:rFonts w:hint="eastAsia"/>
        </w:rPr>
        <w:t>物联网模块也可以获取实时的时钟和天气预报</w:t>
      </w:r>
      <w:r>
        <w:rPr>
          <w:rFonts w:hint="eastAsia"/>
        </w:rPr>
        <w:t>。据此分析系统的整体设计方案如图</w:t>
      </w:r>
      <w:r w:rsidR="007675BE" w:rsidRPr="00CD6AF6">
        <w:rPr>
          <w:rFonts w:hint="eastAsia"/>
        </w:rPr>
        <w:t>2</w:t>
      </w:r>
      <w:r w:rsidR="007675BE">
        <w:rPr>
          <w:rFonts w:hint="eastAsia"/>
        </w:rPr>
        <w:t>.</w:t>
      </w:r>
      <w:r w:rsidR="007675BE" w:rsidRPr="00CD6AF6">
        <w:rPr>
          <w:rFonts w:hint="eastAsia"/>
        </w:rPr>
        <w:t>1</w:t>
      </w:r>
      <w:r>
        <w:rPr>
          <w:rFonts w:hint="eastAsia"/>
        </w:rPr>
        <w:t>所示。</w:t>
      </w:r>
    </w:p>
    <w:p w14:paraId="29BF1234" w14:textId="0FFC087A" w:rsidR="00C511F8" w:rsidRDefault="00BA6A4C" w:rsidP="006621DD">
      <w:pPr>
        <w:wordWrap w:val="0"/>
        <w:spacing w:line="360" w:lineRule="auto"/>
        <w:jc w:val="center"/>
        <w:rPr>
          <w:sz w:val="24"/>
        </w:rPr>
      </w:pPr>
      <w:r>
        <w:rPr>
          <w:noProof/>
        </w:rPr>
        <w:drawing>
          <wp:inline distT="0" distB="0" distL="0" distR="0" wp14:anchorId="573CAD11" wp14:editId="66B2244C">
            <wp:extent cx="5753100" cy="3663950"/>
            <wp:effectExtent l="0" t="0" r="0" b="0"/>
            <wp:docPr id="11849730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3663950"/>
                    </a:xfrm>
                    <a:prstGeom prst="rect">
                      <a:avLst/>
                    </a:prstGeom>
                    <a:noFill/>
                    <a:ln>
                      <a:noFill/>
                    </a:ln>
                  </pic:spPr>
                </pic:pic>
              </a:graphicData>
            </a:graphic>
          </wp:inline>
        </w:drawing>
      </w:r>
    </w:p>
    <w:p w14:paraId="222A0BD1" w14:textId="49E5D01A" w:rsidR="00C511F8" w:rsidRPr="000129DB" w:rsidRDefault="00AF702B" w:rsidP="006621DD">
      <w:pPr>
        <w:pStyle w:val="a5"/>
        <w:wordWrap w:val="0"/>
        <w:spacing w:line="360" w:lineRule="auto"/>
        <w:ind w:firstLine="643"/>
        <w:jc w:val="center"/>
        <w:rPr>
          <w:rFonts w:ascii="Times New Roman" w:eastAsia="宋体" w:hAnsi="Times New Roman"/>
          <w:color w:val="FF0000"/>
        </w:rPr>
      </w:pPr>
      <w:r w:rsidRPr="000129DB">
        <w:rPr>
          <w:rFonts w:hint="eastAsia"/>
          <w:color w:val="FF0000"/>
          <w:sz w:val="21"/>
          <w:szCs w:val="21"/>
        </w:rPr>
        <w:t>图</w:t>
      </w:r>
      <w:r w:rsidRPr="000129DB">
        <w:rPr>
          <w:rFonts w:ascii="Times New Roman" w:hAnsi="Times New Roman"/>
          <w:color w:val="FF0000"/>
          <w:sz w:val="21"/>
          <w:szCs w:val="21"/>
        </w:rPr>
        <w:t>2.</w:t>
      </w:r>
      <w:r w:rsidRPr="000129DB">
        <w:rPr>
          <w:rFonts w:ascii="Times New Roman" w:hAnsi="Times New Roman" w:hint="eastAsia"/>
          <w:color w:val="FF0000"/>
          <w:sz w:val="21"/>
          <w:szCs w:val="21"/>
        </w:rPr>
        <w:t>1</w:t>
      </w:r>
      <w:r w:rsidRPr="000129DB">
        <w:rPr>
          <w:rFonts w:ascii="Times New Roman" w:hAnsi="Times New Roman" w:hint="eastAsia"/>
          <w:color w:val="FF0000"/>
          <w:sz w:val="21"/>
          <w:szCs w:val="21"/>
        </w:rPr>
        <w:t xml:space="preserve">　</w:t>
      </w:r>
      <w:r w:rsidRPr="000129DB">
        <w:rPr>
          <w:color w:val="FF0000"/>
          <w:sz w:val="21"/>
          <w:szCs w:val="21"/>
        </w:rPr>
        <w:t>系统</w:t>
      </w:r>
      <w:r w:rsidRPr="000129DB">
        <w:rPr>
          <w:rFonts w:hint="eastAsia"/>
          <w:color w:val="FF0000"/>
          <w:sz w:val="21"/>
          <w:szCs w:val="21"/>
        </w:rPr>
        <w:t>框图</w:t>
      </w:r>
      <w:r w:rsidR="000129DB" w:rsidRPr="000129DB">
        <w:rPr>
          <w:rFonts w:hint="eastAsia"/>
          <w:color w:val="FF0000"/>
          <w:sz w:val="21"/>
          <w:szCs w:val="21"/>
        </w:rPr>
        <w:t>（可能修改）</w:t>
      </w:r>
    </w:p>
    <w:p w14:paraId="421409DF" w14:textId="661411E8" w:rsidR="00C511F8" w:rsidRDefault="00AF702B" w:rsidP="006621DD">
      <w:pPr>
        <w:wordWrap w:val="0"/>
        <w:spacing w:beforeLines="50" w:before="156" w:afterLines="50" w:after="156" w:line="360" w:lineRule="auto"/>
        <w:outlineLvl w:val="2"/>
        <w:rPr>
          <w:rFonts w:eastAsia="黑体"/>
          <w:sz w:val="24"/>
        </w:rPr>
      </w:pPr>
      <w:bookmarkStart w:id="33" w:name="_Toc69680612"/>
      <w:bookmarkStart w:id="34" w:name="_Toc70791166"/>
      <w:bookmarkStart w:id="35" w:name="_Toc69680092"/>
      <w:bookmarkStart w:id="36" w:name="_Toc69679964"/>
      <w:bookmarkStart w:id="37" w:name="_Toc71660320"/>
      <w:bookmarkStart w:id="38" w:name="_Toc198501294"/>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w:t>
      </w:r>
      <w:r w:rsidR="00A46920">
        <w:rPr>
          <w:rFonts w:eastAsia="黑体" w:hint="eastAsia"/>
          <w:sz w:val="24"/>
        </w:rPr>
        <w:t>主控</w:t>
      </w:r>
      <w:r>
        <w:rPr>
          <w:rFonts w:eastAsia="黑体" w:hint="eastAsia"/>
          <w:sz w:val="24"/>
        </w:rPr>
        <w:t>（</w:t>
      </w:r>
      <w:r w:rsidRPr="00802AA2">
        <w:rPr>
          <w:rFonts w:eastAsia="黑体" w:hint="eastAsia"/>
          <w:sz w:val="24"/>
        </w:rPr>
        <w:t>CPU</w:t>
      </w:r>
      <w:r>
        <w:rPr>
          <w:rFonts w:eastAsia="黑体" w:hint="eastAsia"/>
          <w:sz w:val="24"/>
        </w:rPr>
        <w:t>）</w:t>
      </w:r>
      <w:bookmarkEnd w:id="33"/>
      <w:bookmarkEnd w:id="34"/>
      <w:bookmarkEnd w:id="35"/>
      <w:bookmarkEnd w:id="36"/>
      <w:r>
        <w:rPr>
          <w:rFonts w:eastAsia="黑体" w:hint="eastAsia"/>
          <w:sz w:val="24"/>
        </w:rPr>
        <w:t>的选择</w:t>
      </w:r>
      <w:bookmarkEnd w:id="37"/>
      <w:r w:rsidR="00CA597C">
        <w:rPr>
          <w:rFonts w:eastAsia="黑体" w:hint="eastAsia"/>
          <w:sz w:val="24"/>
        </w:rPr>
        <w:t>（</w:t>
      </w:r>
      <w:r w:rsidR="000911BB" w:rsidRPr="00802AA2">
        <w:rPr>
          <w:rFonts w:eastAsia="黑体" w:hint="eastAsia"/>
          <w:sz w:val="24"/>
        </w:rPr>
        <w:t>g</w:t>
      </w:r>
      <w:r w:rsidR="00CA597C">
        <w:rPr>
          <w:rFonts w:eastAsia="黑体" w:hint="eastAsia"/>
          <w:sz w:val="24"/>
        </w:rPr>
        <w:t>）</w:t>
      </w:r>
      <w:bookmarkEnd w:id="38"/>
    </w:p>
    <w:p w14:paraId="15CB8BA7" w14:textId="4D749879" w:rsidR="00C511F8" w:rsidRDefault="00491932" w:rsidP="006621DD">
      <w:pPr>
        <w:wordWrap w:val="0"/>
        <w:spacing w:line="360" w:lineRule="auto"/>
        <w:ind w:firstLineChars="200" w:firstLine="480"/>
        <w:rPr>
          <w:sz w:val="24"/>
        </w:rPr>
      </w:pPr>
      <w:r>
        <w:rPr>
          <w:rFonts w:hint="eastAsia"/>
          <w:sz w:val="24"/>
        </w:rPr>
        <w:lastRenderedPageBreak/>
        <w:t>目前市面上单片机的生产厂家有很多，例如国内的</w:t>
      </w:r>
      <w:r w:rsidR="005D2069" w:rsidRPr="00802AA2">
        <w:rPr>
          <w:rFonts w:hint="eastAsia"/>
          <w:sz w:val="24"/>
        </w:rPr>
        <w:t>STC</w:t>
      </w:r>
      <w:r w:rsidR="00321AE9">
        <w:rPr>
          <w:rFonts w:hint="eastAsia"/>
          <w:sz w:val="24"/>
        </w:rPr>
        <w:t>宏晶</w:t>
      </w:r>
      <w:r w:rsidR="005A0DE2">
        <w:rPr>
          <w:rFonts w:hint="eastAsia"/>
          <w:sz w:val="24"/>
        </w:rPr>
        <w:t>科技的</w:t>
      </w:r>
      <w:r w:rsidR="005D2069" w:rsidRPr="00802AA2">
        <w:rPr>
          <w:rFonts w:hint="eastAsia"/>
          <w:sz w:val="24"/>
        </w:rPr>
        <w:t>STC</w:t>
      </w:r>
      <w:r w:rsidR="005D2069" w:rsidRPr="00CD6AF6">
        <w:rPr>
          <w:rFonts w:hint="eastAsia"/>
          <w:sz w:val="24"/>
        </w:rPr>
        <w:t>89</w:t>
      </w:r>
      <w:r w:rsidR="005D2069" w:rsidRPr="00802AA2">
        <w:rPr>
          <w:rFonts w:hint="eastAsia"/>
          <w:sz w:val="24"/>
        </w:rPr>
        <w:t>XX</w:t>
      </w:r>
      <w:r w:rsidR="005D2069">
        <w:rPr>
          <w:rFonts w:hint="eastAsia"/>
          <w:sz w:val="24"/>
        </w:rPr>
        <w:t>和</w:t>
      </w:r>
      <w:r w:rsidR="005D2069" w:rsidRPr="00802AA2">
        <w:rPr>
          <w:rFonts w:hint="eastAsia"/>
          <w:sz w:val="24"/>
        </w:rPr>
        <w:t>STC</w:t>
      </w:r>
      <w:r w:rsidR="005D2069" w:rsidRPr="00CD6AF6">
        <w:rPr>
          <w:rFonts w:hint="eastAsia"/>
          <w:sz w:val="24"/>
        </w:rPr>
        <w:t>15</w:t>
      </w:r>
      <w:r w:rsidR="005A0DE2">
        <w:rPr>
          <w:rFonts w:hint="eastAsia"/>
          <w:sz w:val="24"/>
        </w:rPr>
        <w:t>系列单片机</w:t>
      </w:r>
      <w:r w:rsidR="007B51E4">
        <w:rPr>
          <w:rFonts w:hint="eastAsia"/>
          <w:sz w:val="24"/>
        </w:rPr>
        <w:t>，沁恒</w:t>
      </w:r>
      <w:r w:rsidR="005A0DE2">
        <w:rPr>
          <w:rFonts w:hint="eastAsia"/>
          <w:sz w:val="24"/>
        </w:rPr>
        <w:t>的</w:t>
      </w:r>
      <w:r w:rsidR="005D2069" w:rsidRPr="00802AA2">
        <w:rPr>
          <w:rFonts w:hint="eastAsia"/>
          <w:sz w:val="24"/>
        </w:rPr>
        <w:t>C</w:t>
      </w:r>
      <w:r w:rsidR="00534D3C" w:rsidRPr="00802AA2">
        <w:rPr>
          <w:rFonts w:hint="eastAsia"/>
          <w:sz w:val="24"/>
        </w:rPr>
        <w:t>H</w:t>
      </w:r>
      <w:r w:rsidR="005D2069" w:rsidRPr="00CD6AF6">
        <w:rPr>
          <w:rFonts w:hint="eastAsia"/>
          <w:sz w:val="24"/>
        </w:rPr>
        <w:t>32</w:t>
      </w:r>
      <w:r w:rsidR="005D2069" w:rsidRPr="00802AA2">
        <w:rPr>
          <w:rFonts w:hint="eastAsia"/>
          <w:sz w:val="24"/>
        </w:rPr>
        <w:t>XX</w:t>
      </w:r>
      <w:r w:rsidR="005A0DE2">
        <w:rPr>
          <w:rFonts w:hint="eastAsia"/>
          <w:sz w:val="24"/>
        </w:rPr>
        <w:t>系列的单片机。国外英飞凌</w:t>
      </w:r>
      <w:r w:rsidR="00B13783">
        <w:rPr>
          <w:rFonts w:hint="eastAsia"/>
          <w:sz w:val="24"/>
        </w:rPr>
        <w:t>公司</w:t>
      </w:r>
      <w:r w:rsidR="00BC74EF">
        <w:rPr>
          <w:rFonts w:hint="eastAsia"/>
          <w:sz w:val="24"/>
        </w:rPr>
        <w:t>生产的</w:t>
      </w:r>
      <w:r w:rsidR="003B62E0" w:rsidRPr="00802AA2">
        <w:rPr>
          <w:rFonts w:hint="eastAsia"/>
          <w:sz w:val="24"/>
        </w:rPr>
        <w:t>TC</w:t>
      </w:r>
      <w:r w:rsidR="00BC74EF" w:rsidRPr="00CD6AF6">
        <w:rPr>
          <w:rFonts w:hint="eastAsia"/>
          <w:sz w:val="24"/>
        </w:rPr>
        <w:t>2</w:t>
      </w:r>
      <w:r w:rsidR="003B62E0" w:rsidRPr="00802AA2">
        <w:rPr>
          <w:rFonts w:hint="eastAsia"/>
          <w:sz w:val="24"/>
        </w:rPr>
        <w:t>XX</w:t>
      </w:r>
      <w:r w:rsidR="00BC74EF">
        <w:rPr>
          <w:rFonts w:hint="eastAsia"/>
          <w:sz w:val="24"/>
        </w:rPr>
        <w:t>系列单片机，</w:t>
      </w:r>
      <w:r w:rsidR="003B62E0" w:rsidRPr="00802AA2">
        <w:rPr>
          <w:rFonts w:hint="eastAsia"/>
          <w:sz w:val="24"/>
        </w:rPr>
        <w:t>ST</w:t>
      </w:r>
      <w:r w:rsidR="003B62E0">
        <w:rPr>
          <w:rFonts w:hint="eastAsia"/>
          <w:sz w:val="24"/>
        </w:rPr>
        <w:t>意法半导体</w:t>
      </w:r>
      <w:r w:rsidR="00BC74EF">
        <w:rPr>
          <w:rFonts w:hint="eastAsia"/>
          <w:sz w:val="24"/>
        </w:rPr>
        <w:t>公司生产的</w:t>
      </w:r>
      <w:r w:rsidR="006E0FBD">
        <w:rPr>
          <w:rFonts w:hint="eastAsia"/>
          <w:sz w:val="24"/>
        </w:rPr>
        <w:t>STM</w:t>
      </w:r>
      <w:r w:rsidR="00BE42ED" w:rsidRPr="00CD6AF6">
        <w:rPr>
          <w:rFonts w:hint="eastAsia"/>
          <w:sz w:val="24"/>
        </w:rPr>
        <w:t>32</w:t>
      </w:r>
      <w:r w:rsidR="00BE42ED">
        <w:rPr>
          <w:rFonts w:hint="eastAsia"/>
          <w:sz w:val="24"/>
        </w:rPr>
        <w:t>单片机</w:t>
      </w:r>
      <w:r w:rsidR="00201EE8">
        <w:rPr>
          <w:rFonts w:hint="eastAsia"/>
          <w:sz w:val="24"/>
        </w:rPr>
        <w:t>，</w:t>
      </w:r>
      <w:r w:rsidR="00201EE8" w:rsidRPr="00802AA2">
        <w:rPr>
          <w:rFonts w:hint="eastAsia"/>
          <w:sz w:val="24"/>
        </w:rPr>
        <w:t>TI</w:t>
      </w:r>
      <w:r w:rsidR="00201EE8">
        <w:rPr>
          <w:rFonts w:hint="eastAsia"/>
          <w:sz w:val="24"/>
        </w:rPr>
        <w:t>德州仪器生产的</w:t>
      </w:r>
      <w:r w:rsidR="00B13783" w:rsidRPr="00802AA2">
        <w:rPr>
          <w:rFonts w:hint="eastAsia"/>
          <w:sz w:val="24"/>
        </w:rPr>
        <w:t>TI</w:t>
      </w:r>
      <w:r w:rsidR="00483B2C">
        <w:rPr>
          <w:rFonts w:hint="eastAsia"/>
          <w:sz w:val="24"/>
        </w:rPr>
        <w:t>-</w:t>
      </w:r>
      <w:r w:rsidR="00B13783" w:rsidRPr="00802AA2">
        <w:rPr>
          <w:rFonts w:hint="eastAsia"/>
          <w:sz w:val="24"/>
        </w:rPr>
        <w:t>MSPXX</w:t>
      </w:r>
      <w:r w:rsidR="00B13783">
        <w:rPr>
          <w:rFonts w:hint="eastAsia"/>
          <w:sz w:val="24"/>
        </w:rPr>
        <w:t>系列的单片机</w:t>
      </w:r>
      <w:r w:rsidR="00AF702B">
        <w:rPr>
          <w:rFonts w:hint="eastAsia"/>
          <w:sz w:val="24"/>
        </w:rPr>
        <w:t>。</w:t>
      </w:r>
      <w:r w:rsidR="00796434">
        <w:rPr>
          <w:rFonts w:hint="eastAsia"/>
          <w:sz w:val="24"/>
        </w:rPr>
        <w:t>据此分析如下：</w:t>
      </w:r>
    </w:p>
    <w:p w14:paraId="0344AE44" w14:textId="3593F144" w:rsidR="00535941" w:rsidRPr="00535941" w:rsidRDefault="00AF702B" w:rsidP="006621DD">
      <w:pPr>
        <w:wordWrap w:val="0"/>
        <w:spacing w:line="360" w:lineRule="auto"/>
        <w:ind w:firstLineChars="200" w:firstLine="480"/>
        <w:rPr>
          <w:sz w:val="24"/>
        </w:rPr>
      </w:pPr>
      <w:r w:rsidRPr="00802AA2">
        <w:rPr>
          <w:rFonts w:hint="eastAsia"/>
          <w:sz w:val="24"/>
        </w:rPr>
        <w:t>ST</w:t>
      </w:r>
      <w:r w:rsidR="00535941" w:rsidRPr="00802AA2">
        <w:rPr>
          <w:rFonts w:hint="eastAsia"/>
          <w:sz w:val="24"/>
        </w:rPr>
        <w:t>C</w:t>
      </w:r>
      <w:r w:rsidR="00535941" w:rsidRPr="00535941">
        <w:rPr>
          <w:rFonts w:hint="eastAsia"/>
          <w:sz w:val="24"/>
        </w:rPr>
        <w:t>系列的单片机成本低，易于学习，一些型号内置驱动和</w:t>
      </w:r>
      <w:r w:rsidR="00535941" w:rsidRPr="00802AA2">
        <w:rPr>
          <w:rFonts w:hint="eastAsia"/>
          <w:sz w:val="24"/>
        </w:rPr>
        <w:t>ADC</w:t>
      </w:r>
      <w:r w:rsidR="00535941" w:rsidRPr="00535941">
        <w:rPr>
          <w:rFonts w:hint="eastAsia"/>
          <w:sz w:val="24"/>
        </w:rPr>
        <w:t>对外部组件要求少。但相较于高性能的单片机处理能力和内存资源有限，并且在极端环境下不如工业级单片机稳定</w:t>
      </w:r>
    </w:p>
    <w:p w14:paraId="7CDE172E" w14:textId="1EB1894E" w:rsidR="00535941" w:rsidRPr="00535941" w:rsidRDefault="00535941" w:rsidP="006621DD">
      <w:pPr>
        <w:wordWrap w:val="0"/>
        <w:spacing w:line="360" w:lineRule="auto"/>
        <w:ind w:firstLineChars="200" w:firstLine="480"/>
        <w:rPr>
          <w:sz w:val="24"/>
        </w:rPr>
      </w:pPr>
      <w:r w:rsidRPr="00802AA2">
        <w:rPr>
          <w:rFonts w:hint="eastAsia"/>
          <w:sz w:val="24"/>
        </w:rPr>
        <w:t>CH</w:t>
      </w:r>
      <w:r w:rsidRPr="00CD6AF6">
        <w:rPr>
          <w:rFonts w:hint="eastAsia"/>
          <w:sz w:val="24"/>
        </w:rPr>
        <w:t>32</w:t>
      </w:r>
      <w:r w:rsidRPr="00535941">
        <w:rPr>
          <w:rFonts w:hint="eastAsia"/>
          <w:sz w:val="24"/>
        </w:rPr>
        <w:t>系列单片机提供较高的性能和丰富的外设，并且内核基于</w:t>
      </w:r>
      <w:r w:rsidRPr="00802AA2">
        <w:rPr>
          <w:rFonts w:hint="eastAsia"/>
          <w:sz w:val="24"/>
        </w:rPr>
        <w:t>ARM</w:t>
      </w:r>
      <w:r w:rsidRPr="00535941">
        <w:rPr>
          <w:rFonts w:hint="eastAsia"/>
          <w:sz w:val="24"/>
        </w:rPr>
        <w:t>，能效控制好。一些</w:t>
      </w:r>
      <w:r w:rsidRPr="00802AA2">
        <w:rPr>
          <w:rFonts w:hint="eastAsia"/>
          <w:sz w:val="24"/>
        </w:rPr>
        <w:t>CH</w:t>
      </w:r>
      <w:r w:rsidRPr="00CD6AF6">
        <w:rPr>
          <w:rFonts w:hint="eastAsia"/>
          <w:sz w:val="24"/>
        </w:rPr>
        <w:t>32</w:t>
      </w:r>
      <w:r w:rsidRPr="00802AA2">
        <w:rPr>
          <w:rFonts w:hint="eastAsia"/>
          <w:sz w:val="24"/>
        </w:rPr>
        <w:t>V</w:t>
      </w:r>
      <w:r w:rsidRPr="00535941">
        <w:rPr>
          <w:rFonts w:hint="eastAsia"/>
          <w:sz w:val="24"/>
        </w:rPr>
        <w:t>系列的单片机还包含</w:t>
      </w:r>
      <w:r w:rsidRPr="00802AA2">
        <w:rPr>
          <w:rFonts w:hint="eastAsia"/>
          <w:sz w:val="24"/>
        </w:rPr>
        <w:t>USB</w:t>
      </w:r>
      <w:r w:rsidRPr="00535941">
        <w:rPr>
          <w:rFonts w:hint="eastAsia"/>
          <w:sz w:val="24"/>
        </w:rPr>
        <w:t>，</w:t>
      </w:r>
      <w:r w:rsidR="005F37DB" w:rsidRPr="00802AA2">
        <w:rPr>
          <w:rFonts w:hint="eastAsia"/>
          <w:sz w:val="24"/>
        </w:rPr>
        <w:t>CAN</w:t>
      </w:r>
      <w:r w:rsidRPr="00535941">
        <w:rPr>
          <w:rFonts w:hint="eastAsia"/>
          <w:sz w:val="24"/>
        </w:rPr>
        <w:t>和以太网等高级通讯接口。缺点是沁恒系列市场份额小，社区支持少，开发较为困难。</w:t>
      </w:r>
    </w:p>
    <w:p w14:paraId="6F2C2D8E" w14:textId="77777777" w:rsidR="00535941" w:rsidRPr="00535941" w:rsidRDefault="00535941" w:rsidP="006621DD">
      <w:pPr>
        <w:wordWrap w:val="0"/>
        <w:spacing w:line="360" w:lineRule="auto"/>
        <w:ind w:firstLineChars="200" w:firstLine="480"/>
        <w:rPr>
          <w:sz w:val="24"/>
        </w:rPr>
      </w:pPr>
      <w:r w:rsidRPr="00535941">
        <w:rPr>
          <w:rFonts w:hint="eastAsia"/>
          <w:sz w:val="24"/>
        </w:rPr>
        <w:t>英飞凌系列的单片机大多适用于汽车和工业领域，稳定性和可靠性强，处理能力强大。但正因为强大价格较高，而且开发需要专业的知识和开发工具，难度很大</w:t>
      </w:r>
    </w:p>
    <w:p w14:paraId="0CDC9C72" w14:textId="5A3DB08B" w:rsidR="00535941" w:rsidRPr="00535941" w:rsidRDefault="00535941" w:rsidP="006621DD">
      <w:pPr>
        <w:wordWrap w:val="0"/>
        <w:spacing w:line="360" w:lineRule="auto"/>
        <w:ind w:firstLineChars="200" w:firstLine="480"/>
        <w:rPr>
          <w:sz w:val="24"/>
        </w:rPr>
      </w:pPr>
      <w:r w:rsidRPr="00802AA2">
        <w:rPr>
          <w:rFonts w:hint="eastAsia"/>
          <w:sz w:val="24"/>
        </w:rPr>
        <w:t>STM</w:t>
      </w:r>
      <w:r w:rsidRPr="00CD6AF6">
        <w:rPr>
          <w:rFonts w:hint="eastAsia"/>
          <w:sz w:val="24"/>
        </w:rPr>
        <w:t>32</w:t>
      </w:r>
      <w:r w:rsidRPr="00535941">
        <w:rPr>
          <w:rFonts w:hint="eastAsia"/>
          <w:sz w:val="24"/>
        </w:rPr>
        <w:t>系列单片机性价比和功能高，拥有强大的开发工具支持，能耗成本较低，外设也很丰富。</w:t>
      </w:r>
      <w:r w:rsidR="00A46920">
        <w:rPr>
          <w:rFonts w:hint="eastAsia"/>
          <w:sz w:val="24"/>
        </w:rPr>
        <w:t>但有时</w:t>
      </w:r>
      <w:r w:rsidRPr="00535941">
        <w:rPr>
          <w:rFonts w:hint="eastAsia"/>
          <w:sz w:val="24"/>
        </w:rPr>
        <w:t>在市场紧张时容易出现断货的情况。</w:t>
      </w:r>
    </w:p>
    <w:p w14:paraId="066A7EA2" w14:textId="3149529A" w:rsidR="00535941" w:rsidRPr="00535941" w:rsidRDefault="00535941" w:rsidP="006621DD">
      <w:pPr>
        <w:wordWrap w:val="0"/>
        <w:spacing w:line="360" w:lineRule="auto"/>
        <w:ind w:firstLineChars="200" w:firstLine="480"/>
        <w:rPr>
          <w:sz w:val="24"/>
        </w:rPr>
      </w:pPr>
      <w:r w:rsidRPr="00802AA2">
        <w:rPr>
          <w:rFonts w:hint="eastAsia"/>
          <w:sz w:val="24"/>
        </w:rPr>
        <w:t>T</w:t>
      </w:r>
      <w:r w:rsidR="00BA0B07">
        <w:rPr>
          <w:rFonts w:hint="eastAsia"/>
          <w:sz w:val="24"/>
        </w:rPr>
        <w:t>I</w:t>
      </w:r>
      <w:r w:rsidRPr="00535941">
        <w:rPr>
          <w:rFonts w:hint="eastAsia"/>
          <w:sz w:val="24"/>
        </w:rPr>
        <w:t>系列单片机功耗低，稳定性强，外设丰富，但相对于</w:t>
      </w:r>
      <w:r w:rsidRPr="00802AA2">
        <w:rPr>
          <w:rFonts w:hint="eastAsia"/>
          <w:sz w:val="24"/>
        </w:rPr>
        <w:t>STM</w:t>
      </w:r>
      <w:r w:rsidRPr="00CD6AF6">
        <w:rPr>
          <w:rFonts w:hint="eastAsia"/>
          <w:sz w:val="24"/>
        </w:rPr>
        <w:t>32</w:t>
      </w:r>
      <w:r w:rsidRPr="00535941">
        <w:rPr>
          <w:rFonts w:hint="eastAsia"/>
          <w:sz w:val="24"/>
        </w:rPr>
        <w:t>完善的生态系统，</w:t>
      </w:r>
      <w:r w:rsidRPr="00802AA2">
        <w:rPr>
          <w:rFonts w:hint="eastAsia"/>
          <w:sz w:val="24"/>
        </w:rPr>
        <w:t>TI</w:t>
      </w:r>
      <w:r w:rsidRPr="00535941">
        <w:rPr>
          <w:rFonts w:hint="eastAsia"/>
          <w:sz w:val="24"/>
        </w:rPr>
        <w:t>的生态较差</w:t>
      </w:r>
      <w:r w:rsidR="005F37DB">
        <w:rPr>
          <w:rFonts w:hint="eastAsia"/>
          <w:sz w:val="24"/>
        </w:rPr>
        <w:t>，</w:t>
      </w:r>
      <w:r w:rsidR="00F41E71">
        <w:rPr>
          <w:rFonts w:hint="eastAsia"/>
          <w:sz w:val="24"/>
        </w:rPr>
        <w:t>编写程序较为困难</w:t>
      </w:r>
      <w:r w:rsidRPr="00535941">
        <w:rPr>
          <w:rFonts w:hint="eastAsia"/>
          <w:sz w:val="24"/>
        </w:rPr>
        <w:t>。</w:t>
      </w:r>
    </w:p>
    <w:p w14:paraId="29A9A86A" w14:textId="43665312" w:rsidR="00C511F8" w:rsidRDefault="00535941" w:rsidP="006621DD">
      <w:pPr>
        <w:wordWrap w:val="0"/>
        <w:spacing w:line="360" w:lineRule="auto"/>
        <w:ind w:firstLineChars="200" w:firstLine="480"/>
        <w:rPr>
          <w:sz w:val="24"/>
        </w:rPr>
      </w:pPr>
      <w:r w:rsidRPr="00535941">
        <w:rPr>
          <w:rFonts w:hint="eastAsia"/>
          <w:sz w:val="24"/>
        </w:rPr>
        <w:t>本系统只需要检测数字量信号的高低电平，并且对对应的信号进行输出，同时也需要进行多路串口通讯</w:t>
      </w:r>
      <w:r w:rsidR="00A46920">
        <w:rPr>
          <w:rFonts w:hint="eastAsia"/>
          <w:sz w:val="24"/>
        </w:rPr>
        <w:t>、</w:t>
      </w:r>
      <w:r w:rsidR="00BA0B07">
        <w:rPr>
          <w:rFonts w:hint="eastAsia"/>
          <w:sz w:val="24"/>
        </w:rPr>
        <w:t>I2C</w:t>
      </w:r>
      <w:r w:rsidR="00A46920">
        <w:rPr>
          <w:rFonts w:hint="eastAsia"/>
          <w:sz w:val="24"/>
        </w:rPr>
        <w:t>通讯等，</w:t>
      </w:r>
      <w:r w:rsidRPr="00535941">
        <w:rPr>
          <w:rFonts w:hint="eastAsia"/>
          <w:sz w:val="24"/>
        </w:rPr>
        <w:t>需要对单片机的性能有要求。</w:t>
      </w:r>
      <w:r w:rsidR="00A46920">
        <w:rPr>
          <w:rFonts w:hint="eastAsia"/>
          <w:sz w:val="24"/>
        </w:rPr>
        <w:t>所以主控</w:t>
      </w:r>
      <w:r w:rsidRPr="00535941">
        <w:rPr>
          <w:rFonts w:hint="eastAsia"/>
          <w:sz w:val="24"/>
        </w:rPr>
        <w:t>选择了</w:t>
      </w:r>
      <w:r w:rsidRPr="00802AA2">
        <w:rPr>
          <w:rFonts w:hint="eastAsia"/>
          <w:sz w:val="24"/>
        </w:rPr>
        <w:t>STM</w:t>
      </w:r>
      <w:r w:rsidRPr="00CD6AF6">
        <w:rPr>
          <w:rFonts w:hint="eastAsia"/>
          <w:sz w:val="24"/>
        </w:rPr>
        <w:t>32</w:t>
      </w:r>
      <w:r w:rsidRPr="00802AA2">
        <w:rPr>
          <w:rFonts w:hint="eastAsia"/>
          <w:sz w:val="24"/>
        </w:rPr>
        <w:t>F</w:t>
      </w:r>
      <w:r w:rsidRPr="00CD6AF6">
        <w:rPr>
          <w:rFonts w:hint="eastAsia"/>
          <w:sz w:val="24"/>
        </w:rPr>
        <w:t>103</w:t>
      </w:r>
      <w:r w:rsidRPr="00802AA2">
        <w:rPr>
          <w:rFonts w:hint="eastAsia"/>
          <w:sz w:val="24"/>
        </w:rPr>
        <w:t>VCT</w:t>
      </w:r>
      <w:r w:rsidRPr="00CD6AF6">
        <w:rPr>
          <w:rFonts w:hint="eastAsia"/>
          <w:sz w:val="24"/>
        </w:rPr>
        <w:t>6</w:t>
      </w:r>
      <w:r w:rsidRPr="00535941">
        <w:rPr>
          <w:rFonts w:hint="eastAsia"/>
          <w:sz w:val="24"/>
        </w:rPr>
        <w:t>芯片。</w:t>
      </w:r>
    </w:p>
    <w:p w14:paraId="6CAEC1B9" w14:textId="280D8B1D" w:rsidR="00C511F8" w:rsidRDefault="00AF702B" w:rsidP="006621DD">
      <w:pPr>
        <w:wordWrap w:val="0"/>
        <w:spacing w:beforeLines="50" w:before="156" w:afterLines="50" w:after="156" w:line="360" w:lineRule="auto"/>
        <w:outlineLvl w:val="2"/>
        <w:rPr>
          <w:rFonts w:eastAsia="黑体"/>
          <w:sz w:val="24"/>
        </w:rPr>
      </w:pPr>
      <w:bookmarkStart w:id="39" w:name="_Toc70791168"/>
      <w:bookmarkStart w:id="40" w:name="_Toc69680614"/>
      <w:bookmarkStart w:id="41" w:name="_Toc69680094"/>
      <w:bookmarkStart w:id="42" w:name="_Toc69679966"/>
      <w:bookmarkStart w:id="43" w:name="_Toc71660322"/>
      <w:bookmarkStart w:id="44" w:name="_Toc198501295"/>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 xml:space="preserve">　显示模块</w:t>
      </w:r>
      <w:bookmarkEnd w:id="39"/>
      <w:bookmarkEnd w:id="40"/>
      <w:bookmarkEnd w:id="41"/>
      <w:bookmarkEnd w:id="42"/>
      <w:r>
        <w:rPr>
          <w:rFonts w:eastAsia="黑体" w:hint="eastAsia"/>
          <w:sz w:val="24"/>
        </w:rPr>
        <w:t>选择</w:t>
      </w:r>
      <w:bookmarkEnd w:id="43"/>
      <w:r w:rsidR="00894C72">
        <w:rPr>
          <w:rFonts w:eastAsia="黑体" w:hint="eastAsia"/>
          <w:sz w:val="24"/>
        </w:rPr>
        <w:t>（</w:t>
      </w:r>
      <w:r w:rsidR="00CA597C" w:rsidRPr="00802AA2">
        <w:rPr>
          <w:rFonts w:eastAsia="黑体" w:hint="eastAsia"/>
          <w:sz w:val="24"/>
        </w:rPr>
        <w:t>g</w:t>
      </w:r>
      <w:r w:rsidR="00894C72">
        <w:rPr>
          <w:rFonts w:eastAsia="黑体" w:hint="eastAsia"/>
          <w:sz w:val="24"/>
        </w:rPr>
        <w:t>）</w:t>
      </w:r>
      <w:bookmarkEnd w:id="44"/>
    </w:p>
    <w:p w14:paraId="43D3926B" w14:textId="77777777" w:rsidR="00894C72" w:rsidRPr="00CD5893" w:rsidRDefault="00894C72" w:rsidP="006621DD">
      <w:pPr>
        <w:wordWrap w:val="0"/>
        <w:spacing w:line="360" w:lineRule="auto"/>
        <w:ind w:firstLineChars="200" w:firstLine="480"/>
        <w:rPr>
          <w:sz w:val="24"/>
        </w:rPr>
      </w:pPr>
      <w:r>
        <w:rPr>
          <w:rFonts w:hint="eastAsia"/>
          <w:sz w:val="24"/>
        </w:rPr>
        <w:t>在显示方面，目前市面上有如下几种显示方式：</w:t>
      </w:r>
      <w:r w:rsidRPr="00CD5893">
        <w:rPr>
          <w:rFonts w:hint="eastAsia"/>
          <w:sz w:val="24"/>
        </w:rPr>
        <w:t>使用</w:t>
      </w:r>
      <w:r w:rsidRPr="00802AA2">
        <w:rPr>
          <w:rFonts w:hint="eastAsia"/>
          <w:sz w:val="24"/>
        </w:rPr>
        <w:t>LCD</w:t>
      </w:r>
      <w:r w:rsidRPr="00CD6AF6">
        <w:rPr>
          <w:rFonts w:hint="eastAsia"/>
          <w:sz w:val="24"/>
        </w:rPr>
        <w:t>1602</w:t>
      </w:r>
      <w:r w:rsidRPr="00CD5893">
        <w:rPr>
          <w:rFonts w:hint="eastAsia"/>
          <w:sz w:val="24"/>
        </w:rPr>
        <w:t>，使用</w:t>
      </w:r>
      <w:r w:rsidRPr="00802AA2">
        <w:rPr>
          <w:rFonts w:hint="eastAsia"/>
          <w:sz w:val="24"/>
        </w:rPr>
        <w:t>OLED</w:t>
      </w:r>
      <w:r w:rsidRPr="00CD5893">
        <w:rPr>
          <w:rFonts w:hint="eastAsia"/>
          <w:sz w:val="24"/>
        </w:rPr>
        <w:t>，使用</w:t>
      </w:r>
      <w:r w:rsidRPr="00802AA2">
        <w:rPr>
          <w:rFonts w:hint="eastAsia"/>
          <w:sz w:val="24"/>
        </w:rPr>
        <w:t>LCD</w:t>
      </w:r>
      <w:r w:rsidRPr="00CD6AF6">
        <w:rPr>
          <w:rFonts w:hint="eastAsia"/>
          <w:sz w:val="24"/>
        </w:rPr>
        <w:t>12864</w:t>
      </w:r>
      <w:r w:rsidRPr="00CD5893">
        <w:rPr>
          <w:rFonts w:hint="eastAsia"/>
          <w:sz w:val="24"/>
        </w:rPr>
        <w:t>。</w:t>
      </w:r>
    </w:p>
    <w:p w14:paraId="26A4F6D4" w14:textId="77777777" w:rsidR="00894C72" w:rsidRPr="00CD5893" w:rsidRDefault="00894C72" w:rsidP="006621DD">
      <w:pPr>
        <w:wordWrap w:val="0"/>
        <w:spacing w:line="360" w:lineRule="auto"/>
        <w:ind w:firstLineChars="200" w:firstLine="480"/>
        <w:rPr>
          <w:sz w:val="24"/>
        </w:rPr>
      </w:pPr>
      <w:r w:rsidRPr="00CD6AF6">
        <w:rPr>
          <w:rFonts w:hint="eastAsia"/>
          <w:sz w:val="24"/>
        </w:rPr>
        <w:t>1</w:t>
      </w:r>
      <w:r w:rsidRPr="00CD5893">
        <w:rPr>
          <w:rFonts w:hint="eastAsia"/>
          <w:sz w:val="24"/>
        </w:rPr>
        <w:t>、</w:t>
      </w:r>
      <w:r w:rsidRPr="00802AA2">
        <w:rPr>
          <w:rFonts w:hint="eastAsia"/>
          <w:sz w:val="24"/>
        </w:rPr>
        <w:t>LCD</w:t>
      </w:r>
      <w:r w:rsidRPr="00CD6AF6">
        <w:rPr>
          <w:rFonts w:hint="eastAsia"/>
          <w:sz w:val="24"/>
        </w:rPr>
        <w:t>1602</w:t>
      </w:r>
    </w:p>
    <w:p w14:paraId="219DE255" w14:textId="77777777" w:rsidR="00894C72" w:rsidRPr="00CD5893" w:rsidRDefault="00894C72" w:rsidP="006621DD">
      <w:pPr>
        <w:wordWrap w:val="0"/>
        <w:spacing w:line="360" w:lineRule="auto"/>
        <w:ind w:firstLineChars="200" w:firstLine="480"/>
        <w:rPr>
          <w:sz w:val="24"/>
        </w:rPr>
      </w:pPr>
      <w:r w:rsidRPr="00CD5893">
        <w:rPr>
          <w:rFonts w:hint="eastAsia"/>
          <w:sz w:val="24"/>
        </w:rPr>
        <w:t>优点：具有</w:t>
      </w:r>
      <w:r w:rsidRPr="00CD6AF6">
        <w:rPr>
          <w:rFonts w:hint="eastAsia"/>
          <w:sz w:val="24"/>
        </w:rPr>
        <w:t>16</w:t>
      </w:r>
      <w:r w:rsidRPr="00CD5893">
        <w:rPr>
          <w:rFonts w:hint="eastAsia"/>
          <w:sz w:val="24"/>
        </w:rPr>
        <w:t>字符</w:t>
      </w:r>
      <w:r w:rsidRPr="00CD6AF6">
        <w:rPr>
          <w:rFonts w:hint="eastAsia"/>
          <w:sz w:val="24"/>
        </w:rPr>
        <w:t>2</w:t>
      </w:r>
      <w:r w:rsidRPr="00CD5893">
        <w:rPr>
          <w:rFonts w:hint="eastAsia"/>
          <w:sz w:val="24"/>
        </w:rPr>
        <w:t>行的显示容量，工艺成熟，而且内部自带字库，无需取模</w:t>
      </w:r>
      <w:r>
        <w:rPr>
          <w:rFonts w:hint="eastAsia"/>
          <w:sz w:val="24"/>
        </w:rPr>
        <w:t>和</w:t>
      </w:r>
      <w:r w:rsidRPr="00CD5893">
        <w:rPr>
          <w:rFonts w:hint="eastAsia"/>
          <w:sz w:val="24"/>
        </w:rPr>
        <w:t>创建字库。同时自带背光以适应不同光照条件。</w:t>
      </w:r>
    </w:p>
    <w:p w14:paraId="41009D03" w14:textId="77777777" w:rsidR="00894C72" w:rsidRPr="00CD5893" w:rsidRDefault="00894C72" w:rsidP="006621DD">
      <w:pPr>
        <w:wordWrap w:val="0"/>
        <w:spacing w:line="360" w:lineRule="auto"/>
        <w:ind w:firstLineChars="200" w:firstLine="480"/>
        <w:rPr>
          <w:sz w:val="24"/>
        </w:rPr>
      </w:pPr>
      <w:r w:rsidRPr="00CD5893">
        <w:rPr>
          <w:rFonts w:hint="eastAsia"/>
          <w:sz w:val="24"/>
        </w:rPr>
        <w:t>缺点：采用并行接口通讯，连线较多，观看视角较窄，只能显示英文和数字，局限性大。</w:t>
      </w:r>
    </w:p>
    <w:p w14:paraId="4F945687" w14:textId="77777777" w:rsidR="00894C72" w:rsidRPr="00CD5893" w:rsidRDefault="00894C72" w:rsidP="006621DD">
      <w:pPr>
        <w:wordWrap w:val="0"/>
        <w:spacing w:line="360" w:lineRule="auto"/>
        <w:ind w:firstLineChars="200" w:firstLine="480"/>
        <w:rPr>
          <w:sz w:val="24"/>
        </w:rPr>
      </w:pPr>
      <w:r w:rsidRPr="00CD6AF6">
        <w:rPr>
          <w:rFonts w:hint="eastAsia"/>
          <w:sz w:val="24"/>
        </w:rPr>
        <w:t>2</w:t>
      </w:r>
      <w:r w:rsidRPr="00CD5893">
        <w:rPr>
          <w:rFonts w:hint="eastAsia"/>
          <w:sz w:val="24"/>
        </w:rPr>
        <w:t>、</w:t>
      </w:r>
      <w:r w:rsidRPr="00802AA2">
        <w:rPr>
          <w:rFonts w:hint="eastAsia"/>
          <w:sz w:val="24"/>
        </w:rPr>
        <w:t>OLED</w:t>
      </w:r>
    </w:p>
    <w:p w14:paraId="08C85C1A" w14:textId="018222F1" w:rsidR="00894C72" w:rsidRPr="00CD5893" w:rsidRDefault="00894C72" w:rsidP="006621DD">
      <w:pPr>
        <w:wordWrap w:val="0"/>
        <w:spacing w:line="360" w:lineRule="auto"/>
        <w:ind w:firstLineChars="200" w:firstLine="480"/>
        <w:rPr>
          <w:sz w:val="24"/>
        </w:rPr>
      </w:pPr>
      <w:r w:rsidRPr="00CD5893">
        <w:rPr>
          <w:rFonts w:hint="eastAsia"/>
          <w:sz w:val="24"/>
        </w:rPr>
        <w:lastRenderedPageBreak/>
        <w:t>优点：采用</w:t>
      </w:r>
      <w:r w:rsidRPr="00802AA2">
        <w:rPr>
          <w:rFonts w:hint="eastAsia"/>
          <w:sz w:val="24"/>
        </w:rPr>
        <w:t>IIC</w:t>
      </w:r>
      <w:r w:rsidRPr="00CD5893">
        <w:rPr>
          <w:rFonts w:hint="eastAsia"/>
          <w:sz w:val="24"/>
        </w:rPr>
        <w:t>或</w:t>
      </w:r>
      <w:r w:rsidRPr="00802AA2">
        <w:rPr>
          <w:rFonts w:hint="eastAsia"/>
          <w:sz w:val="24"/>
        </w:rPr>
        <w:t>SPI</w:t>
      </w:r>
      <w:r w:rsidRPr="00CD5893">
        <w:rPr>
          <w:rFonts w:hint="eastAsia"/>
          <w:sz w:val="24"/>
        </w:rPr>
        <w:t>通讯，连线少，具有</w:t>
      </w:r>
      <w:r w:rsidRPr="00CD6AF6">
        <w:rPr>
          <w:rFonts w:hint="eastAsia"/>
          <w:sz w:val="24"/>
        </w:rPr>
        <w:t>128</w:t>
      </w:r>
      <w:r w:rsidR="005C6151" w:rsidRPr="00CD5893">
        <w:rPr>
          <w:rFonts w:hint="eastAsia"/>
          <w:sz w:val="24"/>
        </w:rPr>
        <w:t>×</w:t>
      </w:r>
      <w:r w:rsidRPr="00CD6AF6">
        <w:rPr>
          <w:rFonts w:hint="eastAsia"/>
          <w:sz w:val="24"/>
        </w:rPr>
        <w:t>64</w:t>
      </w:r>
      <w:r w:rsidRPr="00CD5893">
        <w:rPr>
          <w:rFonts w:hint="eastAsia"/>
          <w:sz w:val="24"/>
        </w:rPr>
        <w:t>像素显示，可以显示汉字数字英文，</w:t>
      </w:r>
      <w:r w:rsidRPr="00CD6AF6">
        <w:rPr>
          <w:rFonts w:hint="eastAsia"/>
          <w:sz w:val="24"/>
        </w:rPr>
        <w:t>16</w:t>
      </w:r>
      <w:r w:rsidRPr="00CD5893">
        <w:rPr>
          <w:rFonts w:hint="eastAsia"/>
          <w:sz w:val="24"/>
        </w:rPr>
        <w:t>×</w:t>
      </w:r>
      <w:r w:rsidRPr="00CD6AF6">
        <w:rPr>
          <w:rFonts w:hint="eastAsia"/>
          <w:sz w:val="24"/>
        </w:rPr>
        <w:t>16</w:t>
      </w:r>
      <w:r w:rsidRPr="00CD5893">
        <w:rPr>
          <w:rFonts w:hint="eastAsia"/>
          <w:sz w:val="24"/>
        </w:rPr>
        <w:t>范围及以上汉字均可显示。</w:t>
      </w:r>
    </w:p>
    <w:p w14:paraId="098209DF" w14:textId="77777777" w:rsidR="00894C72" w:rsidRPr="00CD5893" w:rsidRDefault="00894C72" w:rsidP="006621DD">
      <w:pPr>
        <w:wordWrap w:val="0"/>
        <w:spacing w:line="360" w:lineRule="auto"/>
        <w:ind w:firstLineChars="200" w:firstLine="480"/>
        <w:rPr>
          <w:sz w:val="24"/>
        </w:rPr>
      </w:pPr>
      <w:r w:rsidRPr="00CD5893">
        <w:rPr>
          <w:rFonts w:hint="eastAsia"/>
          <w:sz w:val="24"/>
        </w:rPr>
        <w:t>缺点：必须有驱动信号才能工作，而且需要创建私有字库。</w:t>
      </w:r>
    </w:p>
    <w:p w14:paraId="5CC15ADF" w14:textId="77777777" w:rsidR="00894C72" w:rsidRPr="00CD5893" w:rsidRDefault="00894C72" w:rsidP="006621DD">
      <w:pPr>
        <w:wordWrap w:val="0"/>
        <w:spacing w:line="360" w:lineRule="auto"/>
        <w:ind w:firstLineChars="200" w:firstLine="480"/>
        <w:rPr>
          <w:sz w:val="24"/>
        </w:rPr>
      </w:pPr>
      <w:r w:rsidRPr="00CD6AF6">
        <w:rPr>
          <w:rFonts w:hint="eastAsia"/>
          <w:sz w:val="24"/>
        </w:rPr>
        <w:t>3</w:t>
      </w:r>
      <w:r w:rsidRPr="00CD5893">
        <w:rPr>
          <w:rFonts w:hint="eastAsia"/>
          <w:sz w:val="24"/>
        </w:rPr>
        <w:t>、</w:t>
      </w:r>
      <w:r w:rsidRPr="00802AA2">
        <w:rPr>
          <w:rFonts w:hint="eastAsia"/>
          <w:sz w:val="24"/>
        </w:rPr>
        <w:t>LCD</w:t>
      </w:r>
      <w:r w:rsidRPr="00CD6AF6">
        <w:rPr>
          <w:rFonts w:hint="eastAsia"/>
          <w:sz w:val="24"/>
        </w:rPr>
        <w:t>12864</w:t>
      </w:r>
    </w:p>
    <w:p w14:paraId="00C7F2F5" w14:textId="77777777" w:rsidR="00894C72" w:rsidRPr="00CD5893" w:rsidRDefault="00894C72" w:rsidP="006621DD">
      <w:pPr>
        <w:wordWrap w:val="0"/>
        <w:spacing w:line="360" w:lineRule="auto"/>
        <w:ind w:firstLineChars="200" w:firstLine="480"/>
        <w:rPr>
          <w:sz w:val="24"/>
        </w:rPr>
      </w:pPr>
      <w:r w:rsidRPr="00CD5893">
        <w:rPr>
          <w:rFonts w:hint="eastAsia"/>
          <w:sz w:val="24"/>
        </w:rPr>
        <w:t>优点：屏幕大显示清晰，具有</w:t>
      </w:r>
      <w:r w:rsidRPr="00CD6AF6">
        <w:rPr>
          <w:rFonts w:hint="eastAsia"/>
          <w:sz w:val="24"/>
        </w:rPr>
        <w:t>128</w:t>
      </w:r>
      <w:r w:rsidRPr="00802AA2">
        <w:rPr>
          <w:rFonts w:hint="eastAsia"/>
          <w:sz w:val="24"/>
        </w:rPr>
        <w:t>x</w:t>
      </w:r>
      <w:r w:rsidRPr="00CD6AF6">
        <w:rPr>
          <w:rFonts w:hint="eastAsia"/>
          <w:sz w:val="24"/>
        </w:rPr>
        <w:t>64</w:t>
      </w:r>
      <w:r w:rsidRPr="00CD5893">
        <w:rPr>
          <w:rFonts w:hint="eastAsia"/>
          <w:sz w:val="24"/>
        </w:rPr>
        <w:t>像素显示，可以显示汉字数字英文。带有背光。</w:t>
      </w:r>
    </w:p>
    <w:p w14:paraId="11C06198" w14:textId="77777777" w:rsidR="00894C72" w:rsidRDefault="00894C72" w:rsidP="006621DD">
      <w:pPr>
        <w:wordWrap w:val="0"/>
        <w:spacing w:line="360" w:lineRule="auto"/>
        <w:ind w:firstLineChars="200" w:firstLine="480"/>
        <w:rPr>
          <w:sz w:val="24"/>
        </w:rPr>
      </w:pPr>
      <w:r w:rsidRPr="00CD5893">
        <w:rPr>
          <w:rFonts w:hint="eastAsia"/>
          <w:sz w:val="24"/>
        </w:rPr>
        <w:t>缺点：同样采用并行接口，连线多，电路复杂，而且同</w:t>
      </w:r>
      <w:r w:rsidRPr="00802AA2">
        <w:rPr>
          <w:rFonts w:hint="eastAsia"/>
          <w:sz w:val="24"/>
        </w:rPr>
        <w:t>OLED</w:t>
      </w:r>
      <w:r w:rsidRPr="00CD5893">
        <w:rPr>
          <w:rFonts w:hint="eastAsia"/>
          <w:sz w:val="24"/>
        </w:rPr>
        <w:t>都需要创建字库。</w:t>
      </w:r>
    </w:p>
    <w:p w14:paraId="49D65456" w14:textId="16BE7D45" w:rsidR="00894C72" w:rsidRPr="00894C72" w:rsidRDefault="00894C72" w:rsidP="006621DD">
      <w:pPr>
        <w:wordWrap w:val="0"/>
        <w:spacing w:line="360" w:lineRule="auto"/>
        <w:ind w:firstLineChars="200" w:firstLine="480"/>
        <w:rPr>
          <w:sz w:val="24"/>
        </w:rPr>
      </w:pPr>
      <w:r>
        <w:rPr>
          <w:rFonts w:hint="eastAsia"/>
          <w:sz w:val="24"/>
        </w:rPr>
        <w:t>综合考虑，</w:t>
      </w:r>
      <w:r w:rsidRPr="005A142F">
        <w:rPr>
          <w:rFonts w:hint="eastAsia"/>
          <w:sz w:val="24"/>
        </w:rPr>
        <w:t>本系统采用</w:t>
      </w:r>
      <w:r w:rsidRPr="00CD6AF6">
        <w:rPr>
          <w:rFonts w:hint="eastAsia"/>
          <w:sz w:val="24"/>
        </w:rPr>
        <w:t>0</w:t>
      </w:r>
      <w:r w:rsidRPr="005A142F">
        <w:rPr>
          <w:rFonts w:hint="eastAsia"/>
          <w:sz w:val="24"/>
        </w:rPr>
        <w:t>.</w:t>
      </w:r>
      <w:r w:rsidRPr="00CD6AF6">
        <w:rPr>
          <w:rFonts w:hint="eastAsia"/>
          <w:sz w:val="24"/>
        </w:rPr>
        <w:t>96</w:t>
      </w:r>
      <w:r w:rsidRPr="005A142F">
        <w:rPr>
          <w:rFonts w:hint="eastAsia"/>
          <w:sz w:val="24"/>
        </w:rPr>
        <w:t xml:space="preserve"> </w:t>
      </w:r>
      <w:r w:rsidRPr="00802AA2">
        <w:rPr>
          <w:rFonts w:hint="eastAsia"/>
          <w:sz w:val="24"/>
        </w:rPr>
        <w:t>OLED</w:t>
      </w:r>
      <w:r w:rsidRPr="005A142F">
        <w:rPr>
          <w:rFonts w:hint="eastAsia"/>
          <w:sz w:val="24"/>
        </w:rPr>
        <w:t>作为显示</w:t>
      </w:r>
      <w:r>
        <w:rPr>
          <w:rFonts w:hint="eastAsia"/>
          <w:sz w:val="24"/>
        </w:rPr>
        <w:t>模块</w:t>
      </w:r>
    </w:p>
    <w:p w14:paraId="311D0780" w14:textId="61851D7D" w:rsidR="00EB0A33" w:rsidRDefault="00EB0A33" w:rsidP="006621DD">
      <w:pPr>
        <w:wordWrap w:val="0"/>
        <w:spacing w:beforeLines="50" w:before="156" w:afterLines="50" w:after="156" w:line="360" w:lineRule="auto"/>
        <w:outlineLvl w:val="2"/>
        <w:rPr>
          <w:rFonts w:eastAsia="黑体"/>
          <w:sz w:val="24"/>
        </w:rPr>
      </w:pPr>
      <w:bookmarkStart w:id="45" w:name="_Toc198501296"/>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3</w:t>
      </w:r>
      <w:r>
        <w:rPr>
          <w:rFonts w:eastAsia="黑体" w:hint="eastAsia"/>
          <w:sz w:val="24"/>
        </w:rPr>
        <w:t xml:space="preserve"> </w:t>
      </w:r>
      <w:r>
        <w:rPr>
          <w:rFonts w:eastAsia="黑体" w:hint="eastAsia"/>
          <w:sz w:val="24"/>
        </w:rPr>
        <w:t>温湿度检测模块的选择（</w:t>
      </w:r>
      <w:r w:rsidRPr="00802AA2">
        <w:rPr>
          <w:rFonts w:eastAsia="黑体" w:hint="eastAsia"/>
          <w:sz w:val="24"/>
        </w:rPr>
        <w:t>g</w:t>
      </w:r>
      <w:r>
        <w:rPr>
          <w:rFonts w:eastAsia="黑体" w:hint="eastAsia"/>
          <w:sz w:val="24"/>
        </w:rPr>
        <w:t>）</w:t>
      </w:r>
      <w:bookmarkEnd w:id="45"/>
    </w:p>
    <w:p w14:paraId="41B589E6" w14:textId="53E83AF8" w:rsidR="00EB0A33" w:rsidRPr="004108B0" w:rsidRDefault="00511884" w:rsidP="006621DD">
      <w:pPr>
        <w:wordWrap w:val="0"/>
        <w:spacing w:line="360" w:lineRule="auto"/>
        <w:ind w:firstLineChars="200" w:firstLine="480"/>
        <w:rPr>
          <w:sz w:val="24"/>
        </w:rPr>
      </w:pPr>
      <w:r>
        <w:rPr>
          <w:rFonts w:hint="eastAsia"/>
          <w:sz w:val="24"/>
        </w:rPr>
        <w:t>对于温度检测</w:t>
      </w:r>
      <w:r w:rsidR="00EB0A33" w:rsidRPr="004108B0">
        <w:rPr>
          <w:rFonts w:hint="eastAsia"/>
          <w:sz w:val="24"/>
        </w:rPr>
        <w:t>，常用的目前有三种方案：数字模块采集，</w:t>
      </w:r>
      <w:r w:rsidR="00EB0A33" w:rsidRPr="00802AA2">
        <w:rPr>
          <w:rFonts w:hint="eastAsia"/>
          <w:sz w:val="24"/>
        </w:rPr>
        <w:t>ADC</w:t>
      </w:r>
      <w:r w:rsidR="00EB0A33" w:rsidRPr="004108B0">
        <w:rPr>
          <w:rFonts w:hint="eastAsia"/>
          <w:sz w:val="24"/>
        </w:rPr>
        <w:t>采集，热电偶采集。对此分析如下：</w:t>
      </w:r>
    </w:p>
    <w:p w14:paraId="6C781292" w14:textId="77777777" w:rsidR="00EB0A33" w:rsidRPr="004108B0" w:rsidRDefault="00EB0A33" w:rsidP="006621DD">
      <w:pPr>
        <w:wordWrap w:val="0"/>
        <w:spacing w:line="360" w:lineRule="auto"/>
        <w:ind w:firstLineChars="200" w:firstLine="480"/>
        <w:rPr>
          <w:sz w:val="24"/>
        </w:rPr>
      </w:pPr>
      <w:r w:rsidRPr="00CD6AF6">
        <w:rPr>
          <w:rFonts w:hint="eastAsia"/>
          <w:sz w:val="24"/>
        </w:rPr>
        <w:t>1</w:t>
      </w:r>
      <w:r w:rsidRPr="004108B0">
        <w:rPr>
          <w:rFonts w:hint="eastAsia"/>
          <w:sz w:val="24"/>
        </w:rPr>
        <w:t>、数字模块采集</w:t>
      </w:r>
    </w:p>
    <w:p w14:paraId="556D58F5" w14:textId="77777777" w:rsidR="00EB0A33" w:rsidRPr="004108B0" w:rsidRDefault="00EB0A33" w:rsidP="006621DD">
      <w:pPr>
        <w:wordWrap w:val="0"/>
        <w:spacing w:line="360" w:lineRule="auto"/>
        <w:ind w:firstLineChars="200" w:firstLine="480"/>
        <w:rPr>
          <w:sz w:val="24"/>
        </w:rPr>
      </w:pPr>
      <w:r w:rsidRPr="004108B0">
        <w:rPr>
          <w:rFonts w:hint="eastAsia"/>
          <w:sz w:val="24"/>
        </w:rPr>
        <w:t>优点：使用方便，通过调用</w:t>
      </w:r>
      <w:r w:rsidRPr="00802AA2">
        <w:rPr>
          <w:rFonts w:hint="eastAsia"/>
          <w:sz w:val="24"/>
        </w:rPr>
        <w:t>IO</w:t>
      </w:r>
      <w:r w:rsidRPr="004108B0">
        <w:rPr>
          <w:rFonts w:hint="eastAsia"/>
          <w:sz w:val="24"/>
        </w:rPr>
        <w:t>口即可驱动。典型的数字模块有</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和</w:t>
      </w:r>
      <w:r w:rsidRPr="00802AA2">
        <w:rPr>
          <w:rFonts w:hint="eastAsia"/>
          <w:sz w:val="24"/>
        </w:rPr>
        <w:t>DHT</w:t>
      </w:r>
      <w:r w:rsidRPr="00CD6AF6">
        <w:rPr>
          <w:rFonts w:hint="eastAsia"/>
          <w:sz w:val="24"/>
        </w:rPr>
        <w:t>11</w:t>
      </w:r>
      <w:r w:rsidRPr="004108B0">
        <w:rPr>
          <w:rFonts w:hint="eastAsia"/>
          <w:sz w:val="24"/>
        </w:rPr>
        <w:t>，利用单总线即可运行。</w:t>
      </w:r>
      <w:r w:rsidRPr="00802AA2">
        <w:rPr>
          <w:rFonts w:hint="eastAsia"/>
          <w:sz w:val="24"/>
        </w:rPr>
        <w:t>DHT</w:t>
      </w:r>
      <w:r w:rsidRPr="00CD6AF6">
        <w:rPr>
          <w:rFonts w:hint="eastAsia"/>
          <w:sz w:val="24"/>
        </w:rPr>
        <w:t>11</w:t>
      </w:r>
      <w:r w:rsidRPr="004108B0">
        <w:rPr>
          <w:rFonts w:hint="eastAsia"/>
          <w:sz w:val="24"/>
        </w:rPr>
        <w:t>可以测量空气的温度和湿度，</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可以测量液体固体的温度。</w:t>
      </w:r>
    </w:p>
    <w:p w14:paraId="5EFA9AD3" w14:textId="77777777" w:rsidR="00EB0A33" w:rsidRPr="004108B0" w:rsidRDefault="00EB0A33" w:rsidP="006621DD">
      <w:pPr>
        <w:wordWrap w:val="0"/>
        <w:spacing w:line="360" w:lineRule="auto"/>
        <w:ind w:firstLineChars="200" w:firstLine="480"/>
        <w:rPr>
          <w:sz w:val="24"/>
        </w:rPr>
      </w:pPr>
      <w:r w:rsidRPr="004108B0">
        <w:rPr>
          <w:rFonts w:hint="eastAsia"/>
          <w:sz w:val="24"/>
        </w:rPr>
        <w:t>缺点：依赖精准的时序和单总线协议，其中，</w:t>
      </w:r>
      <w:r w:rsidRPr="00802AA2">
        <w:rPr>
          <w:rFonts w:hint="eastAsia"/>
          <w:sz w:val="24"/>
        </w:rPr>
        <w:t>DHT</w:t>
      </w:r>
      <w:r w:rsidRPr="00CD6AF6">
        <w:rPr>
          <w:rFonts w:hint="eastAsia"/>
          <w:sz w:val="24"/>
        </w:rPr>
        <w:t>11</w:t>
      </w:r>
      <w:r w:rsidRPr="004108B0">
        <w:rPr>
          <w:rFonts w:hint="eastAsia"/>
          <w:sz w:val="24"/>
        </w:rPr>
        <w:t>时序要求严格，总线时间出现误差即会罢工，对定时器要求很高。</w:t>
      </w:r>
    </w:p>
    <w:p w14:paraId="4F12791A" w14:textId="77777777" w:rsidR="00EB0A33" w:rsidRPr="004108B0" w:rsidRDefault="00EB0A33" w:rsidP="006621DD">
      <w:pPr>
        <w:wordWrap w:val="0"/>
        <w:spacing w:line="360" w:lineRule="auto"/>
        <w:ind w:firstLineChars="200" w:firstLine="480"/>
        <w:rPr>
          <w:sz w:val="24"/>
        </w:rPr>
      </w:pPr>
      <w:r w:rsidRPr="00CD6AF6">
        <w:rPr>
          <w:rFonts w:hint="eastAsia"/>
          <w:sz w:val="24"/>
        </w:rPr>
        <w:t>2</w:t>
      </w:r>
      <w:r w:rsidRPr="004108B0">
        <w:rPr>
          <w:rFonts w:hint="eastAsia"/>
          <w:sz w:val="24"/>
        </w:rPr>
        <w:t>、</w:t>
      </w:r>
      <w:r w:rsidRPr="00802AA2">
        <w:rPr>
          <w:rFonts w:hint="eastAsia"/>
          <w:sz w:val="24"/>
        </w:rPr>
        <w:t>ADC</w:t>
      </w:r>
      <w:r w:rsidRPr="004108B0">
        <w:rPr>
          <w:rFonts w:hint="eastAsia"/>
          <w:sz w:val="24"/>
        </w:rPr>
        <w:t>模拟量采集</w:t>
      </w:r>
    </w:p>
    <w:p w14:paraId="12BCBC3B" w14:textId="77777777" w:rsidR="00EB0A33" w:rsidRPr="004108B0" w:rsidRDefault="00EB0A33" w:rsidP="006621DD">
      <w:pPr>
        <w:wordWrap w:val="0"/>
        <w:spacing w:line="360" w:lineRule="auto"/>
        <w:ind w:firstLineChars="200" w:firstLine="480"/>
        <w:rPr>
          <w:sz w:val="24"/>
        </w:rPr>
      </w:pPr>
      <w:r w:rsidRPr="004108B0">
        <w:rPr>
          <w:rFonts w:hint="eastAsia"/>
          <w:sz w:val="24"/>
        </w:rPr>
        <w:t>优点：采集连续精准度较高</w:t>
      </w:r>
    </w:p>
    <w:p w14:paraId="6D8DD87B" w14:textId="77777777" w:rsidR="00EB0A33" w:rsidRPr="004108B0" w:rsidRDefault="00EB0A33" w:rsidP="006621DD">
      <w:pPr>
        <w:wordWrap w:val="0"/>
        <w:spacing w:line="360" w:lineRule="auto"/>
        <w:ind w:firstLineChars="200" w:firstLine="480"/>
        <w:rPr>
          <w:sz w:val="24"/>
        </w:rPr>
      </w:pPr>
      <w:r w:rsidRPr="004108B0">
        <w:rPr>
          <w:rFonts w:hint="eastAsia"/>
          <w:sz w:val="24"/>
        </w:rPr>
        <w:t>缺点：一部分单片机并不带有</w:t>
      </w:r>
      <w:r w:rsidRPr="00802AA2">
        <w:rPr>
          <w:rFonts w:hint="eastAsia"/>
          <w:sz w:val="24"/>
        </w:rPr>
        <w:t>ADC</w:t>
      </w:r>
      <w:r w:rsidRPr="004108B0">
        <w:rPr>
          <w:rFonts w:hint="eastAsia"/>
          <w:sz w:val="24"/>
        </w:rPr>
        <w:t>功能，需要依赖外部芯片驱动，使用较为复杂。而且受限于</w:t>
      </w:r>
      <w:r w:rsidRPr="00802AA2">
        <w:rPr>
          <w:rFonts w:hint="eastAsia"/>
          <w:sz w:val="24"/>
        </w:rPr>
        <w:t>ADC</w:t>
      </w:r>
      <w:r w:rsidRPr="004108B0">
        <w:rPr>
          <w:rFonts w:hint="eastAsia"/>
          <w:sz w:val="24"/>
        </w:rPr>
        <w:t>精度，转换比较麻烦。</w:t>
      </w:r>
    </w:p>
    <w:p w14:paraId="75B6D799" w14:textId="77777777" w:rsidR="00EB0A33" w:rsidRPr="004108B0" w:rsidRDefault="00EB0A33" w:rsidP="006621DD">
      <w:pPr>
        <w:wordWrap w:val="0"/>
        <w:spacing w:line="360" w:lineRule="auto"/>
        <w:ind w:firstLineChars="200" w:firstLine="480"/>
        <w:rPr>
          <w:sz w:val="24"/>
        </w:rPr>
      </w:pPr>
      <w:r w:rsidRPr="00CD6AF6">
        <w:rPr>
          <w:rFonts w:hint="eastAsia"/>
          <w:sz w:val="24"/>
        </w:rPr>
        <w:t>3</w:t>
      </w:r>
      <w:r w:rsidRPr="004108B0">
        <w:rPr>
          <w:rFonts w:hint="eastAsia"/>
          <w:sz w:val="24"/>
        </w:rPr>
        <w:t>、热电偶采集</w:t>
      </w:r>
    </w:p>
    <w:p w14:paraId="0279FE99" w14:textId="77777777" w:rsidR="00EB0A33" w:rsidRPr="004108B0" w:rsidRDefault="00EB0A33" w:rsidP="006621DD">
      <w:pPr>
        <w:wordWrap w:val="0"/>
        <w:spacing w:line="360" w:lineRule="auto"/>
        <w:ind w:firstLineChars="200" w:firstLine="480"/>
        <w:rPr>
          <w:sz w:val="24"/>
        </w:rPr>
      </w:pPr>
      <w:r w:rsidRPr="004108B0">
        <w:rPr>
          <w:rFonts w:hint="eastAsia"/>
          <w:sz w:val="24"/>
        </w:rPr>
        <w:t>优点：可以测量</w:t>
      </w:r>
      <w:r>
        <w:rPr>
          <w:rFonts w:hint="eastAsia"/>
          <w:sz w:val="24"/>
        </w:rPr>
        <w:t>较</w:t>
      </w:r>
      <w:r w:rsidRPr="004108B0">
        <w:rPr>
          <w:rFonts w:hint="eastAsia"/>
          <w:sz w:val="24"/>
        </w:rPr>
        <w:t>高温度</w:t>
      </w:r>
    </w:p>
    <w:p w14:paraId="1D28EA5B" w14:textId="77777777" w:rsidR="00EB0A33" w:rsidRPr="004108B0" w:rsidRDefault="00EB0A33" w:rsidP="006621DD">
      <w:pPr>
        <w:wordWrap w:val="0"/>
        <w:spacing w:line="360" w:lineRule="auto"/>
        <w:ind w:firstLineChars="200" w:firstLine="480"/>
        <w:rPr>
          <w:sz w:val="24"/>
        </w:rPr>
      </w:pPr>
      <w:r w:rsidRPr="004108B0">
        <w:rPr>
          <w:rFonts w:hint="eastAsia"/>
          <w:sz w:val="24"/>
        </w:rPr>
        <w:t>缺点：需要运算放大器作为外围电路，并且仍然需要依赖</w:t>
      </w:r>
      <w:r w:rsidRPr="00802AA2">
        <w:rPr>
          <w:rFonts w:hint="eastAsia"/>
          <w:sz w:val="24"/>
        </w:rPr>
        <w:t>ADC</w:t>
      </w:r>
      <w:r w:rsidRPr="004108B0">
        <w:rPr>
          <w:rFonts w:hint="eastAsia"/>
          <w:sz w:val="24"/>
        </w:rPr>
        <w:t>进行数据读取。</w:t>
      </w:r>
    </w:p>
    <w:p w14:paraId="45B3766F" w14:textId="77777777" w:rsidR="00EB0A33" w:rsidRDefault="00EB0A33" w:rsidP="006621DD">
      <w:pPr>
        <w:wordWrap w:val="0"/>
        <w:spacing w:line="360" w:lineRule="auto"/>
        <w:ind w:firstLineChars="200" w:firstLine="480"/>
        <w:rPr>
          <w:sz w:val="24"/>
        </w:rPr>
      </w:pPr>
      <w:r w:rsidRPr="004108B0">
        <w:rPr>
          <w:rFonts w:hint="eastAsia"/>
          <w:sz w:val="24"/>
        </w:rPr>
        <w:t>综合决定，</w:t>
      </w:r>
      <w:r>
        <w:rPr>
          <w:rFonts w:hint="eastAsia"/>
          <w:sz w:val="24"/>
        </w:rPr>
        <w:t>本系统</w:t>
      </w:r>
      <w:r w:rsidRPr="004108B0">
        <w:rPr>
          <w:rFonts w:hint="eastAsia"/>
          <w:sz w:val="24"/>
        </w:rPr>
        <w:t>采用数字芯片</w:t>
      </w:r>
      <w:r w:rsidRPr="00802AA2">
        <w:rPr>
          <w:rFonts w:hint="eastAsia"/>
          <w:sz w:val="24"/>
        </w:rPr>
        <w:t>DHT</w:t>
      </w:r>
      <w:r w:rsidRPr="00CD6AF6">
        <w:rPr>
          <w:rFonts w:hint="eastAsia"/>
          <w:sz w:val="24"/>
        </w:rPr>
        <w:t>11</w:t>
      </w:r>
      <w:r w:rsidRPr="004108B0">
        <w:rPr>
          <w:rFonts w:hint="eastAsia"/>
          <w:sz w:val="24"/>
        </w:rPr>
        <w:t>作为温湿度采集器</w:t>
      </w:r>
      <w:r>
        <w:rPr>
          <w:rFonts w:hint="eastAsia"/>
          <w:sz w:val="24"/>
        </w:rPr>
        <w:t>。</w:t>
      </w:r>
    </w:p>
    <w:p w14:paraId="0CEB821E" w14:textId="4259C7B0" w:rsidR="00C511F8" w:rsidRDefault="00AF702B" w:rsidP="006621DD">
      <w:pPr>
        <w:wordWrap w:val="0"/>
        <w:spacing w:beforeLines="50" w:before="156" w:afterLines="50" w:after="156" w:line="360" w:lineRule="auto"/>
        <w:outlineLvl w:val="2"/>
        <w:rPr>
          <w:rFonts w:eastAsia="黑体"/>
          <w:sz w:val="24"/>
        </w:rPr>
      </w:pPr>
      <w:bookmarkStart w:id="46" w:name="_Toc198501297"/>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4</w:t>
      </w:r>
      <w:r w:rsidR="00DC6952">
        <w:rPr>
          <w:rFonts w:eastAsia="黑体" w:hint="eastAsia"/>
          <w:sz w:val="24"/>
        </w:rPr>
        <w:t xml:space="preserve"> </w:t>
      </w:r>
      <w:r w:rsidR="000572E3">
        <w:rPr>
          <w:rFonts w:eastAsia="黑体" w:hint="eastAsia"/>
          <w:sz w:val="24"/>
        </w:rPr>
        <w:t>云平台及</w:t>
      </w:r>
      <w:r w:rsidR="000572E3" w:rsidRPr="00802AA2">
        <w:rPr>
          <w:rFonts w:eastAsia="黑体" w:hint="eastAsia"/>
          <w:sz w:val="24"/>
        </w:rPr>
        <w:t>APP</w:t>
      </w:r>
      <w:r>
        <w:rPr>
          <w:rFonts w:eastAsia="黑体" w:hint="eastAsia"/>
          <w:sz w:val="24"/>
        </w:rPr>
        <w:t>选择</w:t>
      </w:r>
      <w:r w:rsidR="000572E3">
        <w:rPr>
          <w:rFonts w:eastAsia="黑体" w:hint="eastAsia"/>
          <w:sz w:val="24"/>
        </w:rPr>
        <w:t>（</w:t>
      </w:r>
      <w:proofErr w:type="spellStart"/>
      <w:r w:rsidR="00891D3B" w:rsidRPr="00802AA2">
        <w:rPr>
          <w:rFonts w:eastAsia="黑体" w:hint="eastAsia"/>
          <w:sz w:val="24"/>
        </w:rPr>
        <w:t>g</w:t>
      </w:r>
      <w:r w:rsidR="00D026A2">
        <w:rPr>
          <w:rFonts w:eastAsia="黑体" w:hint="eastAsia"/>
          <w:sz w:val="24"/>
        </w:rPr>
        <w:t>ck</w:t>
      </w:r>
      <w:proofErr w:type="spellEnd"/>
      <w:r w:rsidR="000572E3">
        <w:rPr>
          <w:rFonts w:eastAsia="黑体" w:hint="eastAsia"/>
          <w:sz w:val="24"/>
        </w:rPr>
        <w:t>）</w:t>
      </w:r>
      <w:bookmarkEnd w:id="46"/>
    </w:p>
    <w:p w14:paraId="56D183A6" w14:textId="69141C07" w:rsidR="00FF1F5F" w:rsidRPr="00FF1F5F" w:rsidRDefault="00E742C9" w:rsidP="006621DD">
      <w:pPr>
        <w:wordWrap w:val="0"/>
        <w:spacing w:line="360" w:lineRule="auto"/>
        <w:ind w:firstLineChars="200" w:firstLine="480"/>
        <w:rPr>
          <w:sz w:val="24"/>
        </w:rPr>
      </w:pPr>
      <w:r>
        <w:rPr>
          <w:rFonts w:hint="eastAsia"/>
          <w:sz w:val="24"/>
        </w:rPr>
        <w:t>提供</w:t>
      </w:r>
      <w:r w:rsidR="00FF1F5F" w:rsidRPr="00FF1F5F">
        <w:rPr>
          <w:rFonts w:hint="eastAsia"/>
          <w:sz w:val="24"/>
        </w:rPr>
        <w:t>云平台服务</w:t>
      </w:r>
      <w:r>
        <w:rPr>
          <w:rFonts w:hint="eastAsia"/>
          <w:sz w:val="24"/>
        </w:rPr>
        <w:t>的厂家有很多</w:t>
      </w:r>
      <w:r w:rsidR="00FF1F5F" w:rsidRPr="00FF1F5F">
        <w:rPr>
          <w:rFonts w:hint="eastAsia"/>
          <w:sz w:val="24"/>
        </w:rPr>
        <w:t>，例如：华为云</w:t>
      </w:r>
      <w:r>
        <w:rPr>
          <w:rFonts w:hint="eastAsia"/>
          <w:sz w:val="24"/>
        </w:rPr>
        <w:t>、</w:t>
      </w:r>
      <w:r w:rsidR="00FF1F5F" w:rsidRPr="00FF1F5F">
        <w:rPr>
          <w:rFonts w:hint="eastAsia"/>
          <w:sz w:val="24"/>
        </w:rPr>
        <w:t>阿里云</w:t>
      </w:r>
      <w:r>
        <w:rPr>
          <w:rFonts w:hint="eastAsia"/>
          <w:sz w:val="24"/>
        </w:rPr>
        <w:t>、</w:t>
      </w:r>
      <w:r w:rsidR="00FF1F5F" w:rsidRPr="00FF1F5F">
        <w:rPr>
          <w:rFonts w:hint="eastAsia"/>
          <w:sz w:val="24"/>
        </w:rPr>
        <w:t>巴法云</w:t>
      </w:r>
      <w:r>
        <w:rPr>
          <w:rFonts w:hint="eastAsia"/>
          <w:sz w:val="24"/>
        </w:rPr>
        <w:t>、</w:t>
      </w:r>
      <w:r w:rsidR="00FF1F5F" w:rsidRPr="00FF1F5F">
        <w:rPr>
          <w:rFonts w:hint="eastAsia"/>
          <w:sz w:val="24"/>
        </w:rPr>
        <w:t>点灯科技和自己搭建网页平台等。</w:t>
      </w:r>
    </w:p>
    <w:p w14:paraId="3EB45C3C" w14:textId="4BC72EFA" w:rsidR="00FF1F5F" w:rsidRPr="00FF1F5F" w:rsidRDefault="00FF1F5F" w:rsidP="006621DD">
      <w:pPr>
        <w:wordWrap w:val="0"/>
        <w:spacing w:line="360" w:lineRule="auto"/>
        <w:ind w:firstLineChars="200" w:firstLine="480"/>
        <w:rPr>
          <w:sz w:val="24"/>
        </w:rPr>
      </w:pPr>
      <w:r w:rsidRPr="00CD6AF6">
        <w:rPr>
          <w:rFonts w:hint="eastAsia"/>
          <w:sz w:val="24"/>
        </w:rPr>
        <w:lastRenderedPageBreak/>
        <w:t>1</w:t>
      </w:r>
      <w:r w:rsidRPr="00FF1F5F">
        <w:rPr>
          <w:rFonts w:hint="eastAsia"/>
          <w:sz w:val="24"/>
        </w:rPr>
        <w:t>、华为云稳定可靠，安全性高，覆盖广，成本低。但是需要一定技术门槛，对个人用户开发难度较高</w:t>
      </w:r>
      <w:r>
        <w:rPr>
          <w:rFonts w:hint="eastAsia"/>
          <w:sz w:val="24"/>
        </w:rPr>
        <w:t>。</w:t>
      </w:r>
    </w:p>
    <w:p w14:paraId="284336FA" w14:textId="77777777" w:rsidR="00FF1F5F" w:rsidRPr="00FF1F5F" w:rsidRDefault="00FF1F5F" w:rsidP="006621DD">
      <w:pPr>
        <w:wordWrap w:val="0"/>
        <w:spacing w:line="360" w:lineRule="auto"/>
        <w:ind w:firstLineChars="200" w:firstLine="480"/>
        <w:rPr>
          <w:sz w:val="24"/>
        </w:rPr>
      </w:pPr>
      <w:r w:rsidRPr="00CD6AF6">
        <w:rPr>
          <w:rFonts w:hint="eastAsia"/>
          <w:sz w:val="24"/>
        </w:rPr>
        <w:t>2</w:t>
      </w:r>
      <w:r w:rsidRPr="00FF1F5F">
        <w:rPr>
          <w:rFonts w:hint="eastAsia"/>
          <w:sz w:val="24"/>
        </w:rPr>
        <w:t>、阿里云稳定性好，访问速度快，扩展强，安全性高。但操作界面复杂，并且对于小型企业或个人来说价格偏高。</w:t>
      </w:r>
    </w:p>
    <w:p w14:paraId="35A0CBBE" w14:textId="4E91125B" w:rsidR="00FF1F5F" w:rsidRPr="00FF1F5F" w:rsidRDefault="00FF1F5F" w:rsidP="006621DD">
      <w:pPr>
        <w:wordWrap w:val="0"/>
        <w:spacing w:line="360" w:lineRule="auto"/>
        <w:ind w:firstLineChars="200" w:firstLine="480"/>
        <w:rPr>
          <w:sz w:val="24"/>
        </w:rPr>
      </w:pPr>
      <w:r w:rsidRPr="00CD6AF6">
        <w:rPr>
          <w:rFonts w:hint="eastAsia"/>
          <w:sz w:val="24"/>
        </w:rPr>
        <w:t>3</w:t>
      </w:r>
      <w:r w:rsidRPr="00FF1F5F">
        <w:rPr>
          <w:rFonts w:hint="eastAsia"/>
          <w:sz w:val="24"/>
        </w:rPr>
        <w:t>、</w:t>
      </w:r>
      <w:r w:rsidRPr="0064237A">
        <w:rPr>
          <w:rFonts w:hint="eastAsia"/>
          <w:color w:val="FF0000"/>
          <w:sz w:val="24"/>
        </w:rPr>
        <w:t>巴法云采用最新的硬件和优化软件配置，性能强大，可靠性高</w:t>
      </w:r>
      <w:r w:rsidR="0064237A" w:rsidRPr="00D026A2">
        <w:rPr>
          <w:rFonts w:hint="eastAsia"/>
          <w:color w:val="FF0000"/>
          <w:sz w:val="24"/>
        </w:rPr>
        <w:t>（参考文献：</w:t>
      </w:r>
      <w:r w:rsidR="00D026A2" w:rsidRPr="00D026A2">
        <w:rPr>
          <w:rFonts w:hint="eastAsia"/>
          <w:color w:val="FF0000"/>
          <w:sz w:val="24"/>
        </w:rPr>
        <w:t>基于</w:t>
      </w:r>
      <w:r w:rsidR="00D026A2" w:rsidRPr="00D026A2">
        <w:rPr>
          <w:rFonts w:hint="eastAsia"/>
          <w:color w:val="FF0000"/>
          <w:sz w:val="24"/>
        </w:rPr>
        <w:t>STM32</w:t>
      </w:r>
      <w:r w:rsidR="00D026A2" w:rsidRPr="00D026A2">
        <w:rPr>
          <w:rFonts w:hint="eastAsia"/>
          <w:color w:val="FF0000"/>
          <w:sz w:val="24"/>
        </w:rPr>
        <w:t>和巴法云的多功能拐杖设计</w:t>
      </w:r>
      <w:r w:rsidR="0064237A" w:rsidRPr="00D026A2">
        <w:rPr>
          <w:rFonts w:hint="eastAsia"/>
          <w:color w:val="FF0000"/>
          <w:sz w:val="24"/>
        </w:rPr>
        <w:t>）</w:t>
      </w:r>
      <w:r w:rsidRPr="00FF1F5F">
        <w:rPr>
          <w:rFonts w:hint="eastAsia"/>
          <w:sz w:val="24"/>
        </w:rPr>
        <w:t>，并且还可以根据实际需求增加减少服务器，还可以实现低功耗运转。缺点是有关配套资料较少，入手难度较高</w:t>
      </w:r>
      <w:r>
        <w:rPr>
          <w:rFonts w:hint="eastAsia"/>
          <w:sz w:val="24"/>
        </w:rPr>
        <w:t>。</w:t>
      </w:r>
    </w:p>
    <w:p w14:paraId="74B51754" w14:textId="065983D7" w:rsidR="00FF1F5F" w:rsidRPr="00FF1F5F" w:rsidRDefault="00FF1F5F" w:rsidP="006621DD">
      <w:pPr>
        <w:wordWrap w:val="0"/>
        <w:spacing w:line="360" w:lineRule="auto"/>
        <w:ind w:firstLineChars="200" w:firstLine="480"/>
        <w:rPr>
          <w:sz w:val="24"/>
        </w:rPr>
      </w:pPr>
      <w:r w:rsidRPr="00CD6AF6">
        <w:rPr>
          <w:rFonts w:hint="eastAsia"/>
          <w:sz w:val="24"/>
        </w:rPr>
        <w:t>4</w:t>
      </w:r>
      <w:r w:rsidRPr="00FF1F5F">
        <w:rPr>
          <w:rFonts w:hint="eastAsia"/>
          <w:sz w:val="24"/>
        </w:rPr>
        <w:t>、</w:t>
      </w:r>
      <w:r>
        <w:rPr>
          <w:rFonts w:hint="eastAsia"/>
          <w:sz w:val="24"/>
        </w:rPr>
        <w:t>点灯</w:t>
      </w:r>
      <w:r w:rsidRPr="00FF1F5F">
        <w:rPr>
          <w:rFonts w:hint="eastAsia"/>
          <w:sz w:val="24"/>
        </w:rPr>
        <w:t>科技支持快速</w:t>
      </w:r>
      <w:r w:rsidR="00DC713F" w:rsidRPr="00DC713F">
        <w:rPr>
          <w:sz w:val="24"/>
        </w:rPr>
        <w:t>接入</w:t>
      </w:r>
      <w:r w:rsidRPr="00FF1F5F">
        <w:rPr>
          <w:rFonts w:hint="eastAsia"/>
          <w:sz w:val="24"/>
        </w:rPr>
        <w:t>，同时支持各种硬件开发，</w:t>
      </w:r>
      <w:r w:rsidR="00687B6E">
        <w:rPr>
          <w:rFonts w:hint="eastAsia"/>
          <w:sz w:val="24"/>
        </w:rPr>
        <w:t>免费版赠送</w:t>
      </w:r>
      <w:r w:rsidR="00687B6E" w:rsidRPr="00CD6AF6">
        <w:rPr>
          <w:rFonts w:hint="eastAsia"/>
          <w:sz w:val="24"/>
        </w:rPr>
        <w:t>1</w:t>
      </w:r>
      <w:r w:rsidR="00687B6E">
        <w:rPr>
          <w:rFonts w:hint="eastAsia"/>
          <w:sz w:val="24"/>
        </w:rPr>
        <w:t>个设备额度，专业版提供实时数据反馈</w:t>
      </w:r>
      <w:r w:rsidR="00DC713F">
        <w:rPr>
          <w:rFonts w:hint="eastAsia"/>
          <w:sz w:val="24"/>
        </w:rPr>
        <w:t>和更多的设备支持。</w:t>
      </w:r>
      <w:r w:rsidRPr="00FF1F5F">
        <w:rPr>
          <w:sz w:val="24"/>
        </w:rPr>
        <w:t>拥有</w:t>
      </w:r>
      <w:r w:rsidRPr="00CD6AF6">
        <w:rPr>
          <w:sz w:val="24"/>
        </w:rPr>
        <w:t>37</w:t>
      </w:r>
      <w:r w:rsidRPr="00FF1F5F">
        <w:rPr>
          <w:sz w:val="24"/>
        </w:rPr>
        <w:t>个功能模块，可以应对各种物联网项目需求</w:t>
      </w:r>
      <w:r w:rsidRPr="00FF1F5F">
        <w:rPr>
          <w:rFonts w:hint="eastAsia"/>
          <w:sz w:val="24"/>
        </w:rPr>
        <w:t>，适合新手上手。缺点是</w:t>
      </w:r>
      <w:r w:rsidR="00B33A88">
        <w:rPr>
          <w:rFonts w:hint="eastAsia"/>
          <w:sz w:val="24"/>
        </w:rPr>
        <w:t>使用人数多，高峰期</w:t>
      </w:r>
      <w:r w:rsidRPr="00FF1F5F">
        <w:rPr>
          <w:rFonts w:hint="eastAsia"/>
          <w:sz w:val="24"/>
        </w:rPr>
        <w:t>服务器有时会宕机，数据反馈较慢。</w:t>
      </w:r>
    </w:p>
    <w:p w14:paraId="624CF384" w14:textId="609A3AE3" w:rsidR="00FF1F5F" w:rsidRPr="00FF1F5F" w:rsidRDefault="00FF1F5F" w:rsidP="006621DD">
      <w:pPr>
        <w:wordWrap w:val="0"/>
        <w:spacing w:line="360" w:lineRule="auto"/>
        <w:ind w:firstLineChars="200" w:firstLine="480"/>
        <w:rPr>
          <w:sz w:val="24"/>
        </w:rPr>
      </w:pPr>
      <w:r w:rsidRPr="00CD6AF6">
        <w:rPr>
          <w:rFonts w:hint="eastAsia"/>
          <w:sz w:val="24"/>
        </w:rPr>
        <w:t>5</w:t>
      </w:r>
      <w:r w:rsidRPr="00FF1F5F">
        <w:rPr>
          <w:rFonts w:hint="eastAsia"/>
          <w:sz w:val="24"/>
        </w:rPr>
        <w:t>、局域网网页搭建，可以根据自己的需求定做网页界面。但是功能较少，扩展性差，并且只能使用局域网</w:t>
      </w:r>
      <w:r w:rsidR="00DC713F">
        <w:rPr>
          <w:rFonts w:hint="eastAsia"/>
          <w:sz w:val="24"/>
        </w:rPr>
        <w:t>，</w:t>
      </w:r>
      <w:r w:rsidRPr="00FF1F5F">
        <w:rPr>
          <w:rFonts w:hint="eastAsia"/>
          <w:sz w:val="24"/>
        </w:rPr>
        <w:t>通讯局限性大。</w:t>
      </w:r>
    </w:p>
    <w:p w14:paraId="3D26EE7D" w14:textId="7F9FCE9A" w:rsidR="00FF1F5F" w:rsidRPr="00FF1F5F" w:rsidRDefault="00FF1F5F" w:rsidP="006621DD">
      <w:pPr>
        <w:wordWrap w:val="0"/>
        <w:spacing w:line="360" w:lineRule="auto"/>
        <w:ind w:firstLineChars="200" w:firstLine="480"/>
        <w:rPr>
          <w:sz w:val="24"/>
        </w:rPr>
      </w:pPr>
      <w:r w:rsidRPr="00CD6AF6">
        <w:rPr>
          <w:rFonts w:hint="eastAsia"/>
          <w:sz w:val="24"/>
        </w:rPr>
        <w:t>6</w:t>
      </w:r>
      <w:r w:rsidRPr="00FF1F5F">
        <w:rPr>
          <w:rFonts w:hint="eastAsia"/>
          <w:sz w:val="24"/>
        </w:rPr>
        <w:t>、其他小型云平台，可靠性不高</w:t>
      </w:r>
      <w:r w:rsidR="00B002CE">
        <w:rPr>
          <w:rFonts w:hint="eastAsia"/>
          <w:sz w:val="24"/>
        </w:rPr>
        <w:t>，并且接入较难</w:t>
      </w:r>
      <w:r w:rsidRPr="00FF1F5F">
        <w:rPr>
          <w:rFonts w:hint="eastAsia"/>
          <w:sz w:val="24"/>
        </w:rPr>
        <w:t>，暂不考虑。</w:t>
      </w:r>
    </w:p>
    <w:p w14:paraId="23E1CBAF" w14:textId="59AC9C42" w:rsidR="00C511F8" w:rsidRDefault="00FF1F5F" w:rsidP="006621DD">
      <w:pPr>
        <w:wordWrap w:val="0"/>
        <w:spacing w:line="360" w:lineRule="auto"/>
        <w:ind w:firstLineChars="200" w:firstLine="480"/>
        <w:rPr>
          <w:sz w:val="24"/>
        </w:rPr>
      </w:pPr>
      <w:r w:rsidRPr="00FF1F5F">
        <w:rPr>
          <w:rFonts w:hint="eastAsia"/>
          <w:sz w:val="24"/>
        </w:rPr>
        <w:t>综合来看，我决定使用点灯科技平台来实现远程控制和接收数据信息，配合巴法云平台来接收微信公众号的预警信息。使用方便</w:t>
      </w:r>
      <w:r w:rsidR="00AA153B">
        <w:rPr>
          <w:rFonts w:hint="eastAsia"/>
          <w:sz w:val="24"/>
        </w:rPr>
        <w:t>，同时又互为冗余提示</w:t>
      </w:r>
      <w:r w:rsidRPr="00FF1F5F">
        <w:rPr>
          <w:rFonts w:hint="eastAsia"/>
          <w:sz w:val="24"/>
        </w:rPr>
        <w:t>，互不干扰</w:t>
      </w:r>
      <w:r w:rsidR="00AF702B">
        <w:rPr>
          <w:rFonts w:hint="eastAsia"/>
          <w:sz w:val="24"/>
        </w:rPr>
        <w:t>。</w:t>
      </w:r>
    </w:p>
    <w:p w14:paraId="06CF7B67" w14:textId="4AE02B96" w:rsidR="00D55AA1" w:rsidRDefault="00D55AA1" w:rsidP="006621DD">
      <w:pPr>
        <w:wordWrap w:val="0"/>
        <w:spacing w:beforeLines="50" w:before="156" w:afterLines="50" w:after="156" w:line="360" w:lineRule="auto"/>
        <w:outlineLvl w:val="2"/>
        <w:rPr>
          <w:rFonts w:eastAsia="黑体"/>
          <w:sz w:val="24"/>
        </w:rPr>
      </w:pPr>
      <w:bookmarkStart w:id="47" w:name="_Toc198501298"/>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5</w:t>
      </w:r>
      <w:r>
        <w:rPr>
          <w:rFonts w:eastAsia="黑体" w:hint="eastAsia"/>
          <w:sz w:val="24"/>
        </w:rPr>
        <w:t xml:space="preserve"> </w:t>
      </w:r>
      <w:r w:rsidR="00E823AF" w:rsidRPr="00E823AF">
        <w:rPr>
          <w:rFonts w:eastAsia="黑体" w:hint="eastAsia"/>
          <w:sz w:val="24"/>
        </w:rPr>
        <w:t xml:space="preserve"> </w:t>
      </w:r>
      <w:r w:rsidR="00E823AF" w:rsidRPr="00E823AF">
        <w:rPr>
          <w:rFonts w:eastAsia="黑体" w:hint="eastAsia"/>
          <w:sz w:val="24"/>
        </w:rPr>
        <w:t>短信平台的选择（</w:t>
      </w:r>
      <w:r w:rsidR="00891D3B" w:rsidRPr="00802AA2">
        <w:rPr>
          <w:rFonts w:eastAsia="黑体" w:hint="eastAsia"/>
          <w:sz w:val="24"/>
        </w:rPr>
        <w:t>g</w:t>
      </w:r>
      <w:r w:rsidR="00891D3B">
        <w:rPr>
          <w:rFonts w:eastAsia="黑体" w:hint="eastAsia"/>
          <w:sz w:val="24"/>
        </w:rPr>
        <w:t>）</w:t>
      </w:r>
      <w:bookmarkEnd w:id="47"/>
    </w:p>
    <w:p w14:paraId="5E7711D7" w14:textId="2F3C0089" w:rsidR="00891D3B" w:rsidRDefault="00891D3B" w:rsidP="006621DD">
      <w:pPr>
        <w:pStyle w:val="afa"/>
        <w:wordWrap w:val="0"/>
        <w:ind w:firstLineChars="0" w:firstLine="420"/>
      </w:pPr>
      <w:r>
        <w:rPr>
          <w:rFonts w:hint="eastAsia"/>
        </w:rPr>
        <w:t>目前，市面上发送短信的方式主要有两种：一种是通过调用云端</w:t>
      </w:r>
      <w:r w:rsidRPr="00802AA2">
        <w:rPr>
          <w:rFonts w:hint="eastAsia"/>
        </w:rPr>
        <w:t>API</w:t>
      </w:r>
      <w:r>
        <w:rPr>
          <w:rFonts w:hint="eastAsia"/>
        </w:rPr>
        <w:t>，如阿里云和华为云的</w:t>
      </w:r>
      <w:r w:rsidRPr="00802AA2">
        <w:rPr>
          <w:rFonts w:hint="eastAsia"/>
        </w:rPr>
        <w:t>SMS</w:t>
      </w:r>
      <w:r>
        <w:rPr>
          <w:rFonts w:hint="eastAsia"/>
        </w:rPr>
        <w:t>短信服务；另一种则是利用硬件的短信模块和</w:t>
      </w:r>
      <w:r w:rsidRPr="00802AA2">
        <w:rPr>
          <w:rFonts w:hint="eastAsia"/>
        </w:rPr>
        <w:t>SIM</w:t>
      </w:r>
      <w:r>
        <w:rPr>
          <w:rFonts w:hint="eastAsia"/>
        </w:rPr>
        <w:t>卡直接发送。虽然调用云端</w:t>
      </w:r>
      <w:r w:rsidRPr="00802AA2">
        <w:rPr>
          <w:rFonts w:hint="eastAsia"/>
        </w:rPr>
        <w:t>API</w:t>
      </w:r>
      <w:r>
        <w:rPr>
          <w:rFonts w:hint="eastAsia"/>
        </w:rPr>
        <w:t>的方式成本较低且支持包月付费，但由于其复杂性以及大多数情况下只能在</w:t>
      </w:r>
      <w:r w:rsidRPr="00802AA2">
        <w:rPr>
          <w:rFonts w:hint="eastAsia"/>
        </w:rPr>
        <w:t>PC</w:t>
      </w:r>
      <w:r>
        <w:rPr>
          <w:rFonts w:hint="eastAsia"/>
        </w:rPr>
        <w:t>或</w:t>
      </w:r>
      <w:r w:rsidRPr="00802AA2">
        <w:rPr>
          <w:rFonts w:hint="eastAsia"/>
        </w:rPr>
        <w:t>Linux</w:t>
      </w:r>
      <w:r>
        <w:rPr>
          <w:rFonts w:hint="eastAsia"/>
        </w:rPr>
        <w:t>系统上运行，</w:t>
      </w:r>
      <w:r w:rsidR="00A93D49">
        <w:rPr>
          <w:rFonts w:hint="eastAsia"/>
        </w:rPr>
        <w:t>鉴于目前本人关于</w:t>
      </w:r>
      <w:r w:rsidR="00A93D49">
        <w:rPr>
          <w:rFonts w:hint="eastAsia"/>
        </w:rPr>
        <w:t>Linux</w:t>
      </w:r>
      <w:r w:rsidR="00A93D49">
        <w:rPr>
          <w:rFonts w:hint="eastAsia"/>
        </w:rPr>
        <w:t>系统方面不是很擅长，</w:t>
      </w:r>
      <w:r>
        <w:rPr>
          <w:rFonts w:hint="eastAsia"/>
        </w:rPr>
        <w:t>因此不在本设计的考虑范围内。</w:t>
      </w:r>
    </w:p>
    <w:p w14:paraId="18F45A12" w14:textId="77777777" w:rsidR="00891D3B" w:rsidRDefault="00891D3B" w:rsidP="006621DD">
      <w:pPr>
        <w:pStyle w:val="afa"/>
        <w:wordWrap w:val="0"/>
        <w:ind w:firstLineChars="0" w:firstLine="420"/>
      </w:pPr>
      <w:r>
        <w:rPr>
          <w:rFonts w:hint="eastAsia"/>
        </w:rPr>
        <w:t>硬件模块方面，常见的短信模块包括</w:t>
      </w:r>
      <w:r w:rsidRPr="00802AA2">
        <w:rPr>
          <w:rFonts w:hint="eastAsia"/>
        </w:rPr>
        <w:t>GSM</w:t>
      </w:r>
      <w:r>
        <w:rPr>
          <w:rFonts w:hint="eastAsia"/>
        </w:rPr>
        <w:t>模块和</w:t>
      </w:r>
      <w:r w:rsidRPr="00CD6AF6">
        <w:rPr>
          <w:rFonts w:hint="eastAsia"/>
        </w:rPr>
        <w:t>4</w:t>
      </w:r>
      <w:r w:rsidRPr="00802AA2">
        <w:rPr>
          <w:rFonts w:hint="eastAsia"/>
        </w:rPr>
        <w:t>G</w:t>
      </w:r>
      <w:r>
        <w:rPr>
          <w:rFonts w:hint="eastAsia"/>
        </w:rPr>
        <w:t>模块。</w:t>
      </w:r>
      <w:r w:rsidRPr="00802AA2">
        <w:rPr>
          <w:rFonts w:hint="eastAsia"/>
        </w:rPr>
        <w:t>GSM</w:t>
      </w:r>
      <w:r>
        <w:rPr>
          <w:rFonts w:hint="eastAsia"/>
        </w:rPr>
        <w:t>模块具有成熟稳定、成本低、覆盖范围广等优点，但同时也存在功耗高、传输速度慢、容量有限的缺点。相比之下，</w:t>
      </w:r>
      <w:r w:rsidRPr="00CD6AF6">
        <w:rPr>
          <w:rFonts w:hint="eastAsia"/>
        </w:rPr>
        <w:t>4</w:t>
      </w:r>
      <w:r w:rsidRPr="00802AA2">
        <w:rPr>
          <w:rFonts w:hint="eastAsia"/>
        </w:rPr>
        <w:t>G</w:t>
      </w:r>
      <w:r>
        <w:rPr>
          <w:rFonts w:hint="eastAsia"/>
        </w:rPr>
        <w:t>模块具有传输速度快、功耗低、功能全面的优势。</w:t>
      </w:r>
    </w:p>
    <w:p w14:paraId="32944B3F" w14:textId="510ACF08" w:rsidR="00CC725A" w:rsidRDefault="00CC725A" w:rsidP="006621DD">
      <w:pPr>
        <w:pStyle w:val="afa"/>
        <w:wordWrap w:val="0"/>
        <w:ind w:firstLineChars="0" w:firstLine="420"/>
      </w:pPr>
      <w:r w:rsidRPr="00CC725A">
        <w:rPr>
          <w:rFonts w:hint="eastAsia"/>
        </w:rPr>
        <w:t>Air 780e</w:t>
      </w:r>
      <w:r w:rsidRPr="00CC725A">
        <w:rPr>
          <w:rFonts w:hint="eastAsia"/>
        </w:rPr>
        <w:t>是一款合宙通信推出的低成本，高性能的</w:t>
      </w:r>
      <w:r w:rsidRPr="00CC725A">
        <w:rPr>
          <w:rFonts w:hint="eastAsia"/>
        </w:rPr>
        <w:t>4G</w:t>
      </w:r>
      <w:r w:rsidRPr="00CC725A">
        <w:rPr>
          <w:rFonts w:hint="eastAsia"/>
        </w:rPr>
        <w:t>通信模块，专为物联网设计</w:t>
      </w:r>
      <w:r w:rsidR="00C11C6D">
        <w:rPr>
          <w:rFonts w:hint="eastAsia"/>
        </w:rPr>
        <w:t>，</w:t>
      </w:r>
      <w:r w:rsidRPr="00CC725A">
        <w:rPr>
          <w:rFonts w:hint="eastAsia"/>
        </w:rPr>
        <w:t>支持</w:t>
      </w:r>
      <w:r w:rsidRPr="00CC725A">
        <w:rPr>
          <w:rFonts w:hint="eastAsia"/>
        </w:rPr>
        <w:t>LTE</w:t>
      </w:r>
      <w:r w:rsidRPr="00CC725A">
        <w:rPr>
          <w:rFonts w:hint="eastAsia"/>
        </w:rPr>
        <w:t>网络和蜂窝通讯。它采用</w:t>
      </w:r>
      <w:r w:rsidRPr="00CC725A">
        <w:rPr>
          <w:rFonts w:hint="eastAsia"/>
        </w:rPr>
        <w:t>cortex-M4</w:t>
      </w:r>
      <w:r w:rsidRPr="00CC725A">
        <w:rPr>
          <w:rFonts w:hint="eastAsia"/>
        </w:rPr>
        <w:t>内核，主频</w:t>
      </w:r>
      <w:r w:rsidRPr="00CC725A">
        <w:rPr>
          <w:rFonts w:hint="eastAsia"/>
        </w:rPr>
        <w:t>156M</w:t>
      </w:r>
      <w:r w:rsidR="00271994">
        <w:rPr>
          <w:rFonts w:hint="eastAsia"/>
        </w:rPr>
        <w:t>H</w:t>
      </w:r>
      <w:r w:rsidRPr="00CC725A">
        <w:rPr>
          <w:rFonts w:hint="eastAsia"/>
        </w:rPr>
        <w:t>z</w:t>
      </w:r>
      <w:r w:rsidRPr="00CC725A">
        <w:rPr>
          <w:rFonts w:hint="eastAsia"/>
        </w:rPr>
        <w:t>，支持全网通覆盖全</w:t>
      </w:r>
      <w:r w:rsidRPr="00CC725A">
        <w:rPr>
          <w:rFonts w:hint="eastAsia"/>
        </w:rPr>
        <w:lastRenderedPageBreak/>
        <w:t>球主流频率。内置</w:t>
      </w:r>
      <w:r w:rsidRPr="00CC725A">
        <w:rPr>
          <w:rFonts w:hint="eastAsia"/>
        </w:rPr>
        <w:t>PPP</w:t>
      </w:r>
      <w:r w:rsidRPr="00CC725A">
        <w:rPr>
          <w:rFonts w:hint="eastAsia"/>
        </w:rPr>
        <w:t>拨号协议，可以直接作为</w:t>
      </w:r>
      <w:r w:rsidRPr="00CC725A">
        <w:rPr>
          <w:rFonts w:hint="eastAsia"/>
        </w:rPr>
        <w:t>4G</w:t>
      </w:r>
      <w:r w:rsidRPr="00CC725A">
        <w:rPr>
          <w:rFonts w:hint="eastAsia"/>
        </w:rPr>
        <w:t>上网模块使用。外部带有</w:t>
      </w:r>
      <w:r w:rsidRPr="00CC725A">
        <w:rPr>
          <w:rFonts w:hint="eastAsia"/>
        </w:rPr>
        <w:t>UART</w:t>
      </w:r>
      <w:r w:rsidRPr="00CC725A">
        <w:rPr>
          <w:rFonts w:hint="eastAsia"/>
        </w:rPr>
        <w:t>串口和</w:t>
      </w:r>
      <w:r w:rsidRPr="00CC725A">
        <w:rPr>
          <w:rFonts w:hint="eastAsia"/>
        </w:rPr>
        <w:t>SIM</w:t>
      </w:r>
      <w:r w:rsidRPr="00CC725A">
        <w:rPr>
          <w:rFonts w:hint="eastAsia"/>
        </w:rPr>
        <w:t>卡接口等</w:t>
      </w:r>
      <w:r w:rsidR="00641A96">
        <w:rPr>
          <w:rFonts w:hint="eastAsia"/>
        </w:rPr>
        <w:t>。此外，</w:t>
      </w:r>
      <w:r w:rsidR="00641A96" w:rsidRPr="00802AA2">
        <w:rPr>
          <w:rFonts w:hint="eastAsia"/>
        </w:rPr>
        <w:t>Air</w:t>
      </w:r>
      <w:r w:rsidR="00641A96" w:rsidRPr="00CD6AF6">
        <w:rPr>
          <w:rFonts w:hint="eastAsia"/>
        </w:rPr>
        <w:t>780</w:t>
      </w:r>
      <w:r w:rsidR="00641A96" w:rsidRPr="00802AA2">
        <w:rPr>
          <w:rFonts w:hint="eastAsia"/>
        </w:rPr>
        <w:t>E</w:t>
      </w:r>
      <w:r w:rsidR="00641A96">
        <w:rPr>
          <w:rFonts w:hint="eastAsia"/>
        </w:rPr>
        <w:t>采用</w:t>
      </w:r>
      <w:r w:rsidR="00641A96" w:rsidRPr="00802AA2">
        <w:rPr>
          <w:rFonts w:hint="eastAsia"/>
        </w:rPr>
        <w:t>Lua</w:t>
      </w:r>
      <w:r w:rsidR="00641A96">
        <w:rPr>
          <w:rFonts w:hint="eastAsia"/>
        </w:rPr>
        <w:t>语言编程，编程难度较低且灵活性较高。</w:t>
      </w:r>
    </w:p>
    <w:p w14:paraId="71302CC4" w14:textId="31C1E0FB" w:rsidR="00891D3B" w:rsidRPr="009D1CE2" w:rsidRDefault="00891D3B" w:rsidP="009D1CE2">
      <w:pPr>
        <w:wordWrap w:val="0"/>
        <w:spacing w:line="360" w:lineRule="auto"/>
        <w:ind w:firstLineChars="200" w:firstLine="480"/>
        <w:rPr>
          <w:kern w:val="0"/>
          <w:sz w:val="24"/>
          <w:szCs w:val="22"/>
        </w:rPr>
      </w:pPr>
      <w:r w:rsidRPr="009D1CE2">
        <w:rPr>
          <w:rFonts w:hint="eastAsia"/>
          <w:kern w:val="0"/>
          <w:sz w:val="24"/>
          <w:szCs w:val="22"/>
        </w:rPr>
        <w:t>本设计选择使用</w:t>
      </w:r>
      <w:r w:rsidRPr="009D1CE2">
        <w:rPr>
          <w:rFonts w:hint="eastAsia"/>
          <w:kern w:val="0"/>
          <w:sz w:val="24"/>
          <w:szCs w:val="22"/>
        </w:rPr>
        <w:t>Air780E</w:t>
      </w:r>
      <w:r w:rsidRPr="009D1CE2">
        <w:rPr>
          <w:rFonts w:hint="eastAsia"/>
          <w:kern w:val="0"/>
          <w:sz w:val="24"/>
          <w:szCs w:val="22"/>
        </w:rPr>
        <w:t>来实现报警短信的发送。</w:t>
      </w:r>
      <w:r w:rsidR="00641A96" w:rsidRPr="009D1CE2">
        <w:rPr>
          <w:rFonts w:hint="eastAsia"/>
          <w:kern w:val="0"/>
          <w:sz w:val="24"/>
          <w:szCs w:val="22"/>
        </w:rPr>
        <w:t>它</w:t>
      </w:r>
      <w:r w:rsidRPr="009D1CE2">
        <w:rPr>
          <w:rFonts w:hint="eastAsia"/>
          <w:kern w:val="0"/>
          <w:sz w:val="24"/>
          <w:szCs w:val="22"/>
        </w:rPr>
        <w:t>不仅支持语音通话、短信发送和流量上网等功能，还具有超低待机功耗的特点，非常适合用于发送报警信息。</w:t>
      </w:r>
    </w:p>
    <w:p w14:paraId="1D3D9C51" w14:textId="1CA30666" w:rsidR="000572E3" w:rsidRPr="00891D3B" w:rsidRDefault="00891D3B" w:rsidP="006621DD">
      <w:pPr>
        <w:wordWrap w:val="0"/>
        <w:spacing w:line="360" w:lineRule="auto"/>
        <w:ind w:firstLineChars="200" w:firstLine="480"/>
        <w:rPr>
          <w:kern w:val="0"/>
          <w:sz w:val="24"/>
          <w:szCs w:val="22"/>
        </w:rPr>
      </w:pPr>
      <w:r w:rsidRPr="00891D3B">
        <w:rPr>
          <w:rFonts w:hint="eastAsia"/>
          <w:kern w:val="0"/>
          <w:sz w:val="24"/>
          <w:szCs w:val="22"/>
        </w:rPr>
        <w:t>综上所述，通过综合考虑成本、功能和易用性等因素，本设计选择使用</w:t>
      </w:r>
      <w:r w:rsidRPr="00802AA2">
        <w:rPr>
          <w:rFonts w:hint="eastAsia"/>
          <w:kern w:val="0"/>
          <w:sz w:val="24"/>
          <w:szCs w:val="22"/>
        </w:rPr>
        <w:t>Air</w:t>
      </w:r>
      <w:r w:rsidRPr="00CD6AF6">
        <w:rPr>
          <w:rFonts w:hint="eastAsia"/>
          <w:kern w:val="0"/>
          <w:sz w:val="24"/>
          <w:szCs w:val="22"/>
        </w:rPr>
        <w:t>780</w:t>
      </w:r>
      <w:r w:rsidRPr="00802AA2">
        <w:rPr>
          <w:rFonts w:hint="eastAsia"/>
          <w:kern w:val="0"/>
          <w:sz w:val="24"/>
          <w:szCs w:val="22"/>
        </w:rPr>
        <w:t>E</w:t>
      </w:r>
      <w:r w:rsidRPr="00891D3B">
        <w:rPr>
          <w:rFonts w:hint="eastAsia"/>
          <w:kern w:val="0"/>
          <w:sz w:val="24"/>
          <w:szCs w:val="22"/>
        </w:rPr>
        <w:t xml:space="preserve"> </w:t>
      </w:r>
      <w:r w:rsidRPr="00CD6AF6">
        <w:rPr>
          <w:rFonts w:hint="eastAsia"/>
          <w:kern w:val="0"/>
          <w:sz w:val="24"/>
          <w:szCs w:val="22"/>
        </w:rPr>
        <w:t>4</w:t>
      </w:r>
      <w:r w:rsidRPr="00802AA2">
        <w:rPr>
          <w:rFonts w:hint="eastAsia"/>
          <w:kern w:val="0"/>
          <w:sz w:val="24"/>
          <w:szCs w:val="22"/>
        </w:rPr>
        <w:t>G</w:t>
      </w:r>
      <w:r w:rsidRPr="00891D3B">
        <w:rPr>
          <w:rFonts w:hint="eastAsia"/>
          <w:kern w:val="0"/>
          <w:sz w:val="24"/>
          <w:szCs w:val="22"/>
        </w:rPr>
        <w:t>模块来实现报警短信的发送。</w:t>
      </w:r>
    </w:p>
    <w:p w14:paraId="64749336" w14:textId="628EDB93" w:rsidR="00C10F4B" w:rsidRDefault="00C10F4B" w:rsidP="006621DD">
      <w:pPr>
        <w:wordWrap w:val="0"/>
        <w:spacing w:beforeLines="50" w:before="156" w:afterLines="50" w:after="156" w:line="360" w:lineRule="auto"/>
        <w:outlineLvl w:val="2"/>
        <w:rPr>
          <w:rFonts w:eastAsia="黑体"/>
          <w:sz w:val="24"/>
        </w:rPr>
      </w:pPr>
      <w:bookmarkStart w:id="48" w:name="_Toc198501299"/>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6</w:t>
      </w:r>
      <w:r>
        <w:rPr>
          <w:rFonts w:eastAsia="黑体" w:hint="eastAsia"/>
          <w:sz w:val="24"/>
        </w:rPr>
        <w:t>人脸识别系统的选择（</w:t>
      </w:r>
      <w:r w:rsidRPr="00802AA2">
        <w:rPr>
          <w:rFonts w:eastAsia="黑体" w:hint="eastAsia"/>
          <w:sz w:val="24"/>
        </w:rPr>
        <w:t>g</w:t>
      </w:r>
      <w:r w:rsidR="00DA1014">
        <w:rPr>
          <w:rFonts w:eastAsia="黑体" w:hint="eastAsia"/>
          <w:sz w:val="24"/>
        </w:rPr>
        <w:t>.</w:t>
      </w:r>
      <w:r w:rsidR="00DA1014" w:rsidRPr="00CD6AF6">
        <w:rPr>
          <w:rFonts w:eastAsia="黑体" w:hint="eastAsia"/>
          <w:sz w:val="24"/>
        </w:rPr>
        <w:t>5</w:t>
      </w:r>
      <w:r w:rsidR="0051728D">
        <w:rPr>
          <w:rFonts w:eastAsia="黑体" w:hint="eastAsia"/>
          <w:sz w:val="24"/>
        </w:rPr>
        <w:t>ck2</w:t>
      </w:r>
      <w:r>
        <w:rPr>
          <w:rFonts w:eastAsia="黑体" w:hint="eastAsia"/>
          <w:sz w:val="24"/>
        </w:rPr>
        <w:t>）</w:t>
      </w:r>
      <w:bookmarkEnd w:id="48"/>
    </w:p>
    <w:p w14:paraId="66BBFACF" w14:textId="4D26C519" w:rsidR="00D55AA1" w:rsidRDefault="00C93933" w:rsidP="009D1CE2">
      <w:pPr>
        <w:wordWrap w:val="0"/>
        <w:spacing w:line="360" w:lineRule="auto"/>
        <w:ind w:firstLineChars="200" w:firstLine="480"/>
        <w:rPr>
          <w:sz w:val="24"/>
        </w:rPr>
      </w:pPr>
      <w:r w:rsidRPr="009D1CE2">
        <w:rPr>
          <w:rFonts w:hint="eastAsia"/>
          <w:kern w:val="0"/>
          <w:sz w:val="24"/>
          <w:szCs w:val="22"/>
        </w:rPr>
        <w:t>目前</w:t>
      </w:r>
      <w:r>
        <w:rPr>
          <w:rFonts w:hint="eastAsia"/>
          <w:sz w:val="24"/>
        </w:rPr>
        <w:t>市面上常见的带有主控的摄像头有</w:t>
      </w:r>
      <w:proofErr w:type="spellStart"/>
      <w:r w:rsidR="00DA7309" w:rsidRPr="00802AA2">
        <w:rPr>
          <w:sz w:val="24"/>
        </w:rPr>
        <w:t>OpenMV</w:t>
      </w:r>
      <w:proofErr w:type="spellEnd"/>
      <w:r>
        <w:rPr>
          <w:rFonts w:hint="eastAsia"/>
          <w:sz w:val="24"/>
        </w:rPr>
        <w:t>、</w:t>
      </w:r>
      <w:r w:rsidRPr="00802AA2">
        <w:rPr>
          <w:rFonts w:hint="eastAsia"/>
          <w:sz w:val="24"/>
        </w:rPr>
        <w:t>K</w:t>
      </w:r>
      <w:r w:rsidRPr="00CD6AF6">
        <w:rPr>
          <w:rFonts w:hint="eastAsia"/>
          <w:sz w:val="24"/>
        </w:rPr>
        <w:t>210</w:t>
      </w:r>
      <w:r>
        <w:rPr>
          <w:rFonts w:hint="eastAsia"/>
          <w:sz w:val="24"/>
        </w:rPr>
        <w:t>等，同时也有一些</w:t>
      </w:r>
      <w:r w:rsidR="00111C49">
        <w:rPr>
          <w:rFonts w:hint="eastAsia"/>
          <w:sz w:val="24"/>
        </w:rPr>
        <w:t>专用于运行</w:t>
      </w:r>
      <w:r w:rsidR="00111C49" w:rsidRPr="00802AA2">
        <w:rPr>
          <w:rFonts w:hint="eastAsia"/>
          <w:sz w:val="24"/>
        </w:rPr>
        <w:t>AI</w:t>
      </w:r>
      <w:r w:rsidR="00111C49">
        <w:rPr>
          <w:rFonts w:hint="eastAsia"/>
          <w:sz w:val="24"/>
        </w:rPr>
        <w:t>、深度学习等功能的板卡等。</w:t>
      </w:r>
    </w:p>
    <w:p w14:paraId="044EF28E" w14:textId="7BBE455C" w:rsidR="00FC7F95" w:rsidRDefault="00FC7F95" w:rsidP="009D1CE2">
      <w:pPr>
        <w:wordWrap w:val="0"/>
        <w:spacing w:line="360" w:lineRule="auto"/>
        <w:ind w:firstLineChars="200" w:firstLine="480"/>
        <w:rPr>
          <w:sz w:val="24"/>
        </w:rPr>
      </w:pPr>
      <w:r w:rsidRPr="00802AA2">
        <w:rPr>
          <w:rFonts w:hint="eastAsia"/>
          <w:sz w:val="24"/>
        </w:rPr>
        <w:t>RDK</w:t>
      </w:r>
      <w:r w:rsidRPr="00FC7F95">
        <w:rPr>
          <w:rFonts w:hint="eastAsia"/>
          <w:sz w:val="24"/>
        </w:rPr>
        <w:t xml:space="preserve"> </w:t>
      </w:r>
      <w:r w:rsidRPr="00802AA2">
        <w:rPr>
          <w:rFonts w:hint="eastAsia"/>
          <w:sz w:val="24"/>
        </w:rPr>
        <w:t>X</w:t>
      </w:r>
      <w:r w:rsidRPr="00CD6AF6">
        <w:rPr>
          <w:rFonts w:hint="eastAsia"/>
          <w:sz w:val="24"/>
        </w:rPr>
        <w:t>5</w:t>
      </w:r>
      <w:r w:rsidRPr="00FC7F95">
        <w:rPr>
          <w:rFonts w:hint="eastAsia"/>
          <w:sz w:val="24"/>
        </w:rPr>
        <w:t>是一款基于</w:t>
      </w:r>
      <w:r w:rsidRPr="00802AA2">
        <w:rPr>
          <w:rFonts w:hint="eastAsia"/>
          <w:sz w:val="24"/>
        </w:rPr>
        <w:t>Sunrise</w:t>
      </w:r>
      <w:r w:rsidR="00271994">
        <w:rPr>
          <w:rFonts w:hint="eastAsia"/>
          <w:sz w:val="24"/>
        </w:rPr>
        <w:t xml:space="preserve"> </w:t>
      </w:r>
      <w:r w:rsidRPr="00CD6AF6">
        <w:rPr>
          <w:rFonts w:hint="eastAsia"/>
          <w:sz w:val="24"/>
        </w:rPr>
        <w:t>5</w:t>
      </w:r>
      <w:r w:rsidRPr="00FC7F95">
        <w:rPr>
          <w:rFonts w:hint="eastAsia"/>
          <w:sz w:val="24"/>
        </w:rPr>
        <w:t>智能计算芯片的开发套件，专为智能计算和机器人应用设计。它拥有强大的算力（</w:t>
      </w:r>
      <w:r w:rsidRPr="00CD6AF6">
        <w:rPr>
          <w:rFonts w:hint="eastAsia"/>
          <w:sz w:val="24"/>
        </w:rPr>
        <w:t>10</w:t>
      </w:r>
      <w:r w:rsidRPr="00FC7F95">
        <w:rPr>
          <w:rFonts w:hint="eastAsia"/>
          <w:sz w:val="24"/>
        </w:rPr>
        <w:t xml:space="preserve"> </w:t>
      </w:r>
      <w:r w:rsidRPr="00802AA2">
        <w:rPr>
          <w:rFonts w:hint="eastAsia"/>
          <w:sz w:val="24"/>
        </w:rPr>
        <w:t>Tops</w:t>
      </w:r>
      <w:r w:rsidR="007A6661">
        <w:rPr>
          <w:rFonts w:hint="eastAsia"/>
          <w:sz w:val="24"/>
        </w:rPr>
        <w:t xml:space="preserve"> </w:t>
      </w:r>
      <w:r w:rsidRPr="00802AA2">
        <w:rPr>
          <w:rFonts w:hint="eastAsia"/>
          <w:sz w:val="24"/>
        </w:rPr>
        <w:t>BPU</w:t>
      </w:r>
      <w:r w:rsidRPr="00FC7F95">
        <w:rPr>
          <w:rFonts w:hint="eastAsia"/>
          <w:sz w:val="24"/>
        </w:rPr>
        <w:t>和</w:t>
      </w:r>
      <w:r w:rsidRPr="00CD6AF6">
        <w:rPr>
          <w:rFonts w:hint="eastAsia"/>
          <w:sz w:val="24"/>
        </w:rPr>
        <w:t>32</w:t>
      </w:r>
      <w:r w:rsidRPr="00FC7F95">
        <w:rPr>
          <w:rFonts w:hint="eastAsia"/>
          <w:sz w:val="24"/>
        </w:rPr>
        <w:t xml:space="preserve"> </w:t>
      </w:r>
      <w:proofErr w:type="spellStart"/>
      <w:r w:rsidRPr="00802AA2">
        <w:rPr>
          <w:rFonts w:hint="eastAsia"/>
          <w:sz w:val="24"/>
        </w:rPr>
        <w:t>GFlops</w:t>
      </w:r>
      <w:proofErr w:type="spellEnd"/>
      <w:r w:rsidRPr="00FC7F95">
        <w:rPr>
          <w:rFonts w:hint="eastAsia"/>
          <w:sz w:val="24"/>
        </w:rPr>
        <w:t xml:space="preserve"> </w:t>
      </w:r>
      <w:r w:rsidRPr="00802AA2">
        <w:rPr>
          <w:rFonts w:hint="eastAsia"/>
          <w:sz w:val="24"/>
        </w:rPr>
        <w:t>GPU</w:t>
      </w:r>
      <w:r w:rsidRPr="00FC7F95">
        <w:rPr>
          <w:rFonts w:hint="eastAsia"/>
          <w:sz w:val="24"/>
        </w:rPr>
        <w:t>）和丰富的接口</w:t>
      </w:r>
      <w:r w:rsidR="00A612A7" w:rsidRPr="00A612A7">
        <w:rPr>
          <w:sz w:val="24"/>
        </w:rPr>
        <w:t>（</w:t>
      </w:r>
      <w:r w:rsidR="00A612A7" w:rsidRPr="00802AA2">
        <w:rPr>
          <w:sz w:val="24"/>
        </w:rPr>
        <w:t>USB</w:t>
      </w:r>
      <w:r w:rsidR="00A612A7" w:rsidRPr="00A612A7">
        <w:rPr>
          <w:sz w:val="24"/>
        </w:rPr>
        <w:t xml:space="preserve"> </w:t>
      </w:r>
      <w:r w:rsidR="00A612A7" w:rsidRPr="00CD6AF6">
        <w:rPr>
          <w:sz w:val="24"/>
        </w:rPr>
        <w:t>3</w:t>
      </w:r>
      <w:r w:rsidR="00A612A7" w:rsidRPr="00A612A7">
        <w:rPr>
          <w:sz w:val="24"/>
        </w:rPr>
        <w:t>.</w:t>
      </w:r>
      <w:r w:rsidR="00A612A7" w:rsidRPr="00CD6AF6">
        <w:rPr>
          <w:sz w:val="24"/>
        </w:rPr>
        <w:t>0</w:t>
      </w:r>
      <w:r w:rsidR="00A612A7" w:rsidRPr="00A612A7">
        <w:rPr>
          <w:sz w:val="24"/>
        </w:rPr>
        <w:t>、千兆以太网、</w:t>
      </w:r>
      <w:r w:rsidR="00A612A7" w:rsidRPr="00802AA2">
        <w:rPr>
          <w:sz w:val="24"/>
        </w:rPr>
        <w:t>MIPI</w:t>
      </w:r>
      <w:r w:rsidR="00A612A7" w:rsidRPr="00A612A7">
        <w:rPr>
          <w:sz w:val="24"/>
        </w:rPr>
        <w:t>-</w:t>
      </w:r>
      <w:r w:rsidR="00A612A7" w:rsidRPr="00802AA2">
        <w:rPr>
          <w:sz w:val="24"/>
        </w:rPr>
        <w:t>CSI</w:t>
      </w:r>
      <w:r w:rsidR="00A612A7" w:rsidRPr="00A612A7">
        <w:rPr>
          <w:sz w:val="24"/>
        </w:rPr>
        <w:t>摄像头接口、</w:t>
      </w:r>
      <w:r w:rsidR="00A612A7" w:rsidRPr="00802AA2">
        <w:rPr>
          <w:sz w:val="24"/>
        </w:rPr>
        <w:t>GPIO</w:t>
      </w:r>
      <w:r w:rsidR="00A612A7" w:rsidRPr="00A612A7">
        <w:rPr>
          <w:sz w:val="24"/>
        </w:rPr>
        <w:t>、</w:t>
      </w:r>
      <w:r w:rsidR="00A612A7" w:rsidRPr="00802AA2">
        <w:rPr>
          <w:sz w:val="24"/>
        </w:rPr>
        <w:t>UART</w:t>
      </w:r>
      <w:r w:rsidR="00A612A7" w:rsidRPr="00A612A7">
        <w:rPr>
          <w:sz w:val="24"/>
        </w:rPr>
        <w:t>等）</w:t>
      </w:r>
      <w:r w:rsidRPr="00FC7F95">
        <w:rPr>
          <w:rFonts w:hint="eastAsia"/>
          <w:sz w:val="24"/>
        </w:rPr>
        <w:t>，支持多种复杂模型和算法，例如</w:t>
      </w:r>
      <w:r w:rsidRPr="00802AA2">
        <w:rPr>
          <w:rFonts w:hint="eastAsia"/>
          <w:sz w:val="24"/>
        </w:rPr>
        <w:t>Transformer</w:t>
      </w:r>
      <w:r w:rsidRPr="00FC7F95">
        <w:rPr>
          <w:rFonts w:hint="eastAsia"/>
          <w:sz w:val="24"/>
        </w:rPr>
        <w:t>、</w:t>
      </w:r>
      <w:r w:rsidRPr="00802AA2">
        <w:rPr>
          <w:rFonts w:hint="eastAsia"/>
          <w:sz w:val="24"/>
        </w:rPr>
        <w:t>RWKV</w:t>
      </w:r>
      <w:r w:rsidRPr="00FC7F95">
        <w:rPr>
          <w:rFonts w:hint="eastAsia"/>
          <w:sz w:val="24"/>
        </w:rPr>
        <w:t>、</w:t>
      </w:r>
      <w:r w:rsidRPr="00802AA2">
        <w:rPr>
          <w:rFonts w:hint="eastAsia"/>
          <w:sz w:val="24"/>
        </w:rPr>
        <w:t>Occupancy</w:t>
      </w:r>
      <w:r w:rsidRPr="00FC7F95">
        <w:rPr>
          <w:rFonts w:hint="eastAsia"/>
          <w:sz w:val="24"/>
        </w:rPr>
        <w:t>和</w:t>
      </w:r>
      <w:r w:rsidRPr="00802AA2">
        <w:rPr>
          <w:rFonts w:hint="eastAsia"/>
          <w:sz w:val="24"/>
        </w:rPr>
        <w:t>Stereo</w:t>
      </w:r>
      <w:r w:rsidRPr="00FC7F95">
        <w:rPr>
          <w:rFonts w:hint="eastAsia"/>
          <w:sz w:val="24"/>
        </w:rPr>
        <w:t xml:space="preserve"> </w:t>
      </w:r>
      <w:r w:rsidRPr="00802AA2">
        <w:rPr>
          <w:rFonts w:hint="eastAsia"/>
          <w:sz w:val="24"/>
        </w:rPr>
        <w:t>Perception</w:t>
      </w:r>
      <w:r w:rsidRPr="00FC7F95">
        <w:rPr>
          <w:rFonts w:hint="eastAsia"/>
          <w:sz w:val="24"/>
        </w:rPr>
        <w:t>。</w:t>
      </w:r>
    </w:p>
    <w:p w14:paraId="6E812182" w14:textId="21D485EE" w:rsidR="00DA1014" w:rsidRPr="0007513B" w:rsidRDefault="004B66F0" w:rsidP="009D1CE2">
      <w:pPr>
        <w:wordWrap w:val="0"/>
        <w:spacing w:line="360" w:lineRule="auto"/>
        <w:ind w:firstLineChars="200" w:firstLine="480"/>
        <w:rPr>
          <w:color w:val="FF0000"/>
          <w:sz w:val="24"/>
        </w:rPr>
      </w:pPr>
      <w:r w:rsidRPr="00A612A7">
        <w:rPr>
          <w:rFonts w:hint="eastAsia"/>
          <w:color w:val="FF0000"/>
          <w:sz w:val="24"/>
        </w:rPr>
        <w:t>瑞芯微公司的</w:t>
      </w:r>
      <w:r w:rsidRPr="00802AA2">
        <w:rPr>
          <w:rFonts w:hint="eastAsia"/>
          <w:color w:val="FF0000"/>
          <w:sz w:val="24"/>
        </w:rPr>
        <w:t>RV</w:t>
      </w:r>
      <w:r w:rsidRPr="00CD6AF6">
        <w:rPr>
          <w:rFonts w:hint="eastAsia"/>
          <w:color w:val="FF0000"/>
          <w:sz w:val="24"/>
        </w:rPr>
        <w:t>1126</w:t>
      </w:r>
      <w:r w:rsidRPr="00A612A7">
        <w:rPr>
          <w:rFonts w:hint="eastAsia"/>
          <w:color w:val="FF0000"/>
          <w:sz w:val="24"/>
        </w:rPr>
        <w:t>是一款面向智能视觉和边缘计算的高性价比</w:t>
      </w:r>
      <w:r w:rsidRPr="00802AA2">
        <w:rPr>
          <w:rFonts w:hint="eastAsia"/>
          <w:color w:val="FF0000"/>
          <w:sz w:val="24"/>
        </w:rPr>
        <w:t>AIOT</w:t>
      </w:r>
      <w:r w:rsidRPr="00A612A7">
        <w:rPr>
          <w:rFonts w:hint="eastAsia"/>
          <w:color w:val="FF0000"/>
          <w:sz w:val="24"/>
        </w:rPr>
        <w:t>平台，它采用双</w:t>
      </w:r>
      <w:r w:rsidRPr="0007513B">
        <w:rPr>
          <w:rFonts w:hint="eastAsia"/>
          <w:color w:val="FF0000"/>
          <w:sz w:val="24"/>
        </w:rPr>
        <w:t>核</w:t>
      </w:r>
      <w:r w:rsidRPr="00802AA2">
        <w:rPr>
          <w:rFonts w:hint="eastAsia"/>
          <w:color w:val="FF0000"/>
          <w:sz w:val="24"/>
        </w:rPr>
        <w:t>cortex</w:t>
      </w:r>
      <w:r w:rsidRPr="0007513B">
        <w:rPr>
          <w:rFonts w:hint="eastAsia"/>
          <w:color w:val="FF0000"/>
          <w:sz w:val="24"/>
        </w:rPr>
        <w:t>-</w:t>
      </w:r>
      <w:r w:rsidRPr="00802AA2">
        <w:rPr>
          <w:rFonts w:hint="eastAsia"/>
          <w:color w:val="FF0000"/>
          <w:sz w:val="24"/>
        </w:rPr>
        <w:t>A</w:t>
      </w:r>
      <w:r w:rsidRPr="00CD6AF6">
        <w:rPr>
          <w:rFonts w:hint="eastAsia"/>
          <w:color w:val="FF0000"/>
          <w:sz w:val="24"/>
        </w:rPr>
        <w:t>7</w:t>
      </w:r>
      <w:r w:rsidRPr="0007513B">
        <w:rPr>
          <w:rFonts w:hint="eastAsia"/>
          <w:color w:val="FF0000"/>
          <w:sz w:val="24"/>
        </w:rPr>
        <w:t>，搭配</w:t>
      </w:r>
      <w:r w:rsidRPr="00802AA2">
        <w:rPr>
          <w:rFonts w:hint="eastAsia"/>
          <w:color w:val="FF0000"/>
          <w:sz w:val="24"/>
        </w:rPr>
        <w:t>RISC</w:t>
      </w:r>
      <w:r w:rsidRPr="0007513B">
        <w:rPr>
          <w:rFonts w:hint="eastAsia"/>
          <w:color w:val="FF0000"/>
          <w:sz w:val="24"/>
        </w:rPr>
        <w:t>-</w:t>
      </w:r>
      <w:r w:rsidRPr="00802AA2">
        <w:rPr>
          <w:rFonts w:hint="eastAsia"/>
          <w:color w:val="FF0000"/>
          <w:sz w:val="24"/>
        </w:rPr>
        <w:t>V</w:t>
      </w:r>
      <w:r w:rsidRPr="0007513B">
        <w:rPr>
          <w:rFonts w:hint="eastAsia"/>
          <w:color w:val="FF0000"/>
          <w:sz w:val="24"/>
        </w:rPr>
        <w:t>，可以实现低功耗运转</w:t>
      </w:r>
      <w:r w:rsidR="0017179F" w:rsidRPr="0007513B">
        <w:rPr>
          <w:rFonts w:hint="eastAsia"/>
          <w:color w:val="FF0000"/>
          <w:sz w:val="24"/>
        </w:rPr>
        <w:t>，同时能够</w:t>
      </w:r>
      <w:r w:rsidR="00F33B20" w:rsidRPr="0007513B">
        <w:rPr>
          <w:rFonts w:hint="eastAsia"/>
          <w:color w:val="FF0000"/>
          <w:sz w:val="24"/>
        </w:rPr>
        <w:t>高效处理多任务</w:t>
      </w:r>
      <w:r w:rsidRPr="0007513B">
        <w:rPr>
          <w:rFonts w:hint="eastAsia"/>
          <w:color w:val="FF0000"/>
          <w:sz w:val="24"/>
        </w:rPr>
        <w:t>。</w:t>
      </w:r>
      <w:r w:rsidRPr="004B66F0">
        <w:rPr>
          <w:rFonts w:hint="eastAsia"/>
          <w:sz w:val="24"/>
        </w:rPr>
        <w:t>比较适合多摄像头</w:t>
      </w:r>
      <w:r w:rsidR="00950055">
        <w:rPr>
          <w:rFonts w:hint="eastAsia"/>
          <w:sz w:val="24"/>
        </w:rPr>
        <w:t>、</w:t>
      </w:r>
      <w:r w:rsidRPr="004B66F0">
        <w:rPr>
          <w:rFonts w:hint="eastAsia"/>
          <w:sz w:val="24"/>
        </w:rPr>
        <w:t>智能安防</w:t>
      </w:r>
      <w:r w:rsidR="00950055">
        <w:rPr>
          <w:rFonts w:hint="eastAsia"/>
          <w:sz w:val="24"/>
        </w:rPr>
        <w:t>和</w:t>
      </w:r>
      <w:r w:rsidRPr="004B66F0">
        <w:rPr>
          <w:rFonts w:hint="eastAsia"/>
          <w:sz w:val="24"/>
        </w:rPr>
        <w:t>工业视觉检测等场景。并且价格较低，实现了算力与功耗的平衡</w:t>
      </w:r>
      <w:r w:rsidRPr="0007513B">
        <w:rPr>
          <w:rFonts w:hint="eastAsia"/>
          <w:color w:val="FF0000"/>
          <w:sz w:val="24"/>
        </w:rPr>
        <w:t>。</w:t>
      </w:r>
      <w:r w:rsidR="00F33B20" w:rsidRPr="0007513B">
        <w:rPr>
          <w:rFonts w:hint="eastAsia"/>
          <w:color w:val="FF0000"/>
          <w:sz w:val="24"/>
        </w:rPr>
        <w:t>（此处</w:t>
      </w:r>
      <w:r w:rsidR="00A612A7">
        <w:rPr>
          <w:rFonts w:hint="eastAsia"/>
          <w:color w:val="FF0000"/>
          <w:sz w:val="24"/>
        </w:rPr>
        <w:t>标红</w:t>
      </w:r>
      <w:r w:rsidR="0007513B">
        <w:rPr>
          <w:rFonts w:hint="eastAsia"/>
          <w:color w:val="FF0000"/>
          <w:sz w:val="24"/>
        </w:rPr>
        <w:t>出自</w:t>
      </w:r>
      <w:r w:rsidR="00F33B20" w:rsidRPr="0007513B">
        <w:rPr>
          <w:rFonts w:hint="eastAsia"/>
          <w:color w:val="FF0000"/>
          <w:sz w:val="24"/>
        </w:rPr>
        <w:t>参考文献：</w:t>
      </w:r>
      <w:r w:rsidR="0007513B" w:rsidRPr="0007513B">
        <w:rPr>
          <w:rFonts w:hint="eastAsia"/>
          <w:color w:val="FF0000"/>
          <w:sz w:val="24"/>
        </w:rPr>
        <w:t>基于嵌入式平台的深度学习人脸识别关键技术研究</w:t>
      </w:r>
      <w:r w:rsidR="0007513B" w:rsidRPr="0007513B">
        <w:rPr>
          <w:rFonts w:hint="eastAsia"/>
          <w:color w:val="FF0000"/>
          <w:sz w:val="24"/>
        </w:rPr>
        <w:t>_</w:t>
      </w:r>
      <w:r w:rsidR="0007513B" w:rsidRPr="0007513B">
        <w:rPr>
          <w:rFonts w:hint="eastAsia"/>
          <w:color w:val="FF0000"/>
          <w:sz w:val="24"/>
        </w:rPr>
        <w:t>邹平吉</w:t>
      </w:r>
      <w:r w:rsidR="00F33B20" w:rsidRPr="0007513B">
        <w:rPr>
          <w:rFonts w:hint="eastAsia"/>
          <w:color w:val="FF0000"/>
          <w:sz w:val="24"/>
        </w:rPr>
        <w:t>）</w:t>
      </w:r>
    </w:p>
    <w:p w14:paraId="605EF847" w14:textId="79B482E2" w:rsidR="001963DA" w:rsidRPr="00B42701" w:rsidRDefault="001963DA" w:rsidP="009D1CE2">
      <w:pPr>
        <w:wordWrap w:val="0"/>
        <w:spacing w:line="360" w:lineRule="auto"/>
        <w:ind w:firstLineChars="200" w:firstLine="480"/>
        <w:rPr>
          <w:color w:val="FF0000"/>
          <w:sz w:val="24"/>
        </w:rPr>
      </w:pPr>
      <w:r w:rsidRPr="00672873">
        <w:rPr>
          <w:color w:val="FF0000"/>
          <w:sz w:val="24"/>
        </w:rPr>
        <w:t>K210</w:t>
      </w:r>
      <w:r w:rsidRPr="00672873">
        <w:rPr>
          <w:color w:val="FF0000"/>
          <w:sz w:val="24"/>
        </w:rPr>
        <w:t>是由嘉楠科技（</w:t>
      </w:r>
      <w:r w:rsidRPr="00672873">
        <w:rPr>
          <w:color w:val="FF0000"/>
          <w:sz w:val="24"/>
        </w:rPr>
        <w:t>Canaan</w:t>
      </w:r>
      <w:r w:rsidRPr="00672873">
        <w:rPr>
          <w:color w:val="FF0000"/>
          <w:sz w:val="24"/>
        </w:rPr>
        <w:t>）推出的低功耗</w:t>
      </w:r>
      <w:r w:rsidRPr="00672873">
        <w:rPr>
          <w:color w:val="FF0000"/>
          <w:sz w:val="24"/>
        </w:rPr>
        <w:t>RISC-V</w:t>
      </w:r>
      <w:r w:rsidRPr="00672873">
        <w:rPr>
          <w:color w:val="FF0000"/>
          <w:sz w:val="24"/>
        </w:rPr>
        <w:t>架构</w:t>
      </w:r>
      <w:r w:rsidRPr="00672873">
        <w:rPr>
          <w:color w:val="FF0000"/>
          <w:sz w:val="24"/>
        </w:rPr>
        <w:t>AI</w:t>
      </w:r>
      <w:r w:rsidRPr="00672873">
        <w:rPr>
          <w:color w:val="FF0000"/>
          <w:sz w:val="24"/>
        </w:rPr>
        <w:t>芯片，主打边缘计算和轻量级</w:t>
      </w:r>
      <w:r w:rsidRPr="00672873">
        <w:rPr>
          <w:color w:val="FF0000"/>
          <w:sz w:val="24"/>
        </w:rPr>
        <w:t>AI</w:t>
      </w:r>
      <w:r w:rsidRPr="00672873">
        <w:rPr>
          <w:color w:val="FF0000"/>
          <w:sz w:val="24"/>
        </w:rPr>
        <w:t>推理，</w:t>
      </w:r>
      <w:r w:rsidRPr="00B42701">
        <w:rPr>
          <w:color w:val="FF0000"/>
          <w:sz w:val="24"/>
        </w:rPr>
        <w:t>适合计算机视觉和语音识别等应用。</w:t>
      </w:r>
      <w:r w:rsidR="00F36907" w:rsidRPr="00B42701">
        <w:rPr>
          <w:rFonts w:hint="eastAsia"/>
          <w:color w:val="FF0000"/>
          <w:sz w:val="24"/>
        </w:rPr>
        <w:t>（参考文献：基于</w:t>
      </w:r>
      <w:r w:rsidR="00F36907" w:rsidRPr="00B42701">
        <w:rPr>
          <w:rFonts w:hint="eastAsia"/>
          <w:color w:val="FF0000"/>
          <w:sz w:val="24"/>
        </w:rPr>
        <w:t>STM32</w:t>
      </w:r>
      <w:r w:rsidR="00F36907" w:rsidRPr="00B42701">
        <w:rPr>
          <w:rFonts w:hint="eastAsia"/>
          <w:color w:val="FF0000"/>
          <w:sz w:val="24"/>
        </w:rPr>
        <w:t>的家庭安防报警设计</w:t>
      </w:r>
      <w:r w:rsidR="00F36907" w:rsidRPr="00B42701">
        <w:rPr>
          <w:rFonts w:hint="eastAsia"/>
          <w:color w:val="FF0000"/>
          <w:sz w:val="24"/>
        </w:rPr>
        <w:t>_</w:t>
      </w:r>
      <w:r w:rsidR="00F36907" w:rsidRPr="00B42701">
        <w:rPr>
          <w:rFonts w:hint="eastAsia"/>
          <w:color w:val="FF0000"/>
          <w:sz w:val="24"/>
        </w:rPr>
        <w:t>王可）</w:t>
      </w:r>
    </w:p>
    <w:p w14:paraId="38F270FA" w14:textId="0A2F1BF2" w:rsidR="001963DA" w:rsidRDefault="006C4DF7" w:rsidP="009D1CE2">
      <w:pPr>
        <w:wordWrap w:val="0"/>
        <w:spacing w:line="360" w:lineRule="auto"/>
        <w:ind w:firstLineChars="200" w:firstLine="480"/>
        <w:rPr>
          <w:sz w:val="24"/>
        </w:rPr>
      </w:pPr>
      <w:proofErr w:type="spellStart"/>
      <w:r w:rsidRPr="00802AA2">
        <w:rPr>
          <w:sz w:val="24"/>
        </w:rPr>
        <w:t>OpenMV</w:t>
      </w:r>
      <w:proofErr w:type="spellEnd"/>
      <w:r w:rsidRPr="006C4DF7">
        <w:rPr>
          <w:sz w:val="24"/>
        </w:rPr>
        <w:t>是一个基于微控制器的开源机器视觉平台</w:t>
      </w:r>
      <w:r>
        <w:rPr>
          <w:rFonts w:hint="eastAsia"/>
          <w:sz w:val="24"/>
        </w:rPr>
        <w:t>，</w:t>
      </w:r>
      <w:r w:rsidR="00647C2F" w:rsidRPr="00647C2F">
        <w:rPr>
          <w:sz w:val="24"/>
        </w:rPr>
        <w:t>其硬件核心通常是</w:t>
      </w:r>
      <w:r w:rsidR="00647C2F" w:rsidRPr="00802AA2">
        <w:rPr>
          <w:sz w:val="24"/>
        </w:rPr>
        <w:t>STM</w:t>
      </w:r>
      <w:r w:rsidR="00647C2F" w:rsidRPr="00CD6AF6">
        <w:rPr>
          <w:sz w:val="24"/>
        </w:rPr>
        <w:t>32</w:t>
      </w:r>
      <w:r w:rsidR="00647C2F" w:rsidRPr="00647C2F">
        <w:rPr>
          <w:sz w:val="24"/>
        </w:rPr>
        <w:t>或类似的</w:t>
      </w:r>
      <w:r w:rsidR="00647C2F" w:rsidRPr="00802AA2">
        <w:rPr>
          <w:sz w:val="24"/>
        </w:rPr>
        <w:t>MCU</w:t>
      </w:r>
      <w:r w:rsidR="00647C2F" w:rsidRPr="00647C2F">
        <w:rPr>
          <w:sz w:val="24"/>
        </w:rPr>
        <w:t>，搭配专用摄像头模块。</w:t>
      </w:r>
    </w:p>
    <w:p w14:paraId="54B31A2F" w14:textId="39710B5E" w:rsidR="00207F12" w:rsidRDefault="00207F12" w:rsidP="009D1CE2">
      <w:pPr>
        <w:wordWrap w:val="0"/>
        <w:spacing w:line="360" w:lineRule="auto"/>
        <w:ind w:firstLineChars="200" w:firstLine="480"/>
        <w:rPr>
          <w:color w:val="000000" w:themeColor="text1"/>
          <w:sz w:val="24"/>
          <w:shd w:val="clear" w:color="auto" w:fill="FFFFFF"/>
        </w:rPr>
      </w:pPr>
      <w:r>
        <w:rPr>
          <w:color w:val="000000" w:themeColor="text1"/>
          <w:sz w:val="24"/>
          <w:shd w:val="clear" w:color="auto" w:fill="FFFFFF"/>
        </w:rPr>
        <w:t>其</w:t>
      </w:r>
      <w:r w:rsidR="007956A2">
        <w:rPr>
          <w:rFonts w:hint="eastAsia"/>
          <w:color w:val="000000" w:themeColor="text1"/>
          <w:sz w:val="24"/>
          <w:shd w:val="clear" w:color="auto" w:fill="FFFFFF"/>
        </w:rPr>
        <w:t>核心</w:t>
      </w:r>
      <w:r>
        <w:rPr>
          <w:rFonts w:hint="eastAsia"/>
          <w:color w:val="000000" w:themeColor="text1"/>
          <w:sz w:val="24"/>
          <w:shd w:val="clear" w:color="auto" w:fill="FFFFFF"/>
        </w:rPr>
        <w:t>参数</w:t>
      </w:r>
      <w:r w:rsidR="003244EE">
        <w:rPr>
          <w:rFonts w:hint="eastAsia"/>
          <w:color w:val="000000" w:themeColor="text1"/>
          <w:sz w:val="24"/>
          <w:shd w:val="clear" w:color="auto" w:fill="FFFFFF"/>
        </w:rPr>
        <w:t>对比</w:t>
      </w:r>
      <w:r>
        <w:rPr>
          <w:color w:val="000000" w:themeColor="text1"/>
          <w:sz w:val="24"/>
          <w:shd w:val="clear" w:color="auto" w:fill="FFFFFF"/>
        </w:rPr>
        <w:t>如表</w:t>
      </w:r>
      <w:r w:rsidRPr="00CD6AF6">
        <w:rPr>
          <w:rFonts w:hint="eastAsia"/>
          <w:color w:val="000000" w:themeColor="text1"/>
          <w:sz w:val="24"/>
          <w:shd w:val="clear" w:color="auto" w:fill="FFFFFF"/>
        </w:rPr>
        <w:t>2</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00621597" w14:textId="77777777" w:rsidR="00CB74ED" w:rsidRPr="00C24BA1" w:rsidRDefault="00CB74ED" w:rsidP="00CB74ED">
      <w:pPr>
        <w:wordWrap w:val="0"/>
        <w:spacing w:line="360" w:lineRule="auto"/>
        <w:ind w:firstLineChars="177" w:firstLine="425"/>
        <w:rPr>
          <w:sz w:val="24"/>
        </w:rPr>
      </w:pPr>
      <w:r w:rsidRPr="00802AA2">
        <w:rPr>
          <w:rFonts w:hint="eastAsia"/>
          <w:sz w:val="24"/>
        </w:rPr>
        <w:t>RDK</w:t>
      </w:r>
      <w:r w:rsidRPr="002D57F9">
        <w:rPr>
          <w:rFonts w:hint="eastAsia"/>
          <w:sz w:val="24"/>
        </w:rPr>
        <w:t>-</w:t>
      </w:r>
      <w:r w:rsidRPr="00802AA2">
        <w:rPr>
          <w:rFonts w:hint="eastAsia"/>
          <w:sz w:val="24"/>
        </w:rPr>
        <w:t>X</w:t>
      </w:r>
      <w:r w:rsidRPr="00CD6AF6">
        <w:rPr>
          <w:rFonts w:hint="eastAsia"/>
          <w:sz w:val="24"/>
        </w:rPr>
        <w:t>5</w:t>
      </w:r>
      <w:r w:rsidRPr="002D57F9">
        <w:rPr>
          <w:rFonts w:hint="eastAsia"/>
          <w:sz w:val="24"/>
        </w:rPr>
        <w:t>有专用的</w:t>
      </w:r>
      <w:r w:rsidRPr="00802AA2">
        <w:rPr>
          <w:rFonts w:hint="eastAsia"/>
          <w:sz w:val="24"/>
        </w:rPr>
        <w:t>BPU</w:t>
      </w:r>
      <w:r w:rsidRPr="002D57F9">
        <w:rPr>
          <w:rFonts w:hint="eastAsia"/>
          <w:sz w:val="24"/>
        </w:rPr>
        <w:t>加速，支持复杂模型，算力强大，用在人脸识别方面非常合适。</w:t>
      </w:r>
      <w:r>
        <w:rPr>
          <w:rFonts w:hint="eastAsia"/>
          <w:sz w:val="24"/>
        </w:rPr>
        <w:t>并且开发系统使用</w:t>
      </w:r>
      <w:r w:rsidRPr="00802AA2">
        <w:rPr>
          <w:rFonts w:hint="eastAsia"/>
          <w:sz w:val="24"/>
        </w:rPr>
        <w:t>Linux</w:t>
      </w:r>
      <w:r>
        <w:rPr>
          <w:rFonts w:hint="eastAsia"/>
          <w:sz w:val="24"/>
        </w:rPr>
        <w:t>，</w:t>
      </w:r>
      <w:r w:rsidRPr="00C24BA1">
        <w:rPr>
          <w:rFonts w:hint="eastAsia"/>
          <w:sz w:val="24"/>
        </w:rPr>
        <w:t>支持主流开发环境</w:t>
      </w:r>
      <w:r w:rsidRPr="00802AA2">
        <w:rPr>
          <w:rFonts w:hint="eastAsia"/>
          <w:sz w:val="24"/>
        </w:rPr>
        <w:t>GCC</w:t>
      </w:r>
      <w:r w:rsidRPr="00C24BA1">
        <w:rPr>
          <w:rFonts w:hint="eastAsia"/>
          <w:sz w:val="24"/>
        </w:rPr>
        <w:t>，可以直接复用</w:t>
      </w:r>
      <w:r w:rsidRPr="00802AA2">
        <w:rPr>
          <w:rFonts w:hint="eastAsia"/>
          <w:sz w:val="24"/>
        </w:rPr>
        <w:t>PC</w:t>
      </w:r>
      <w:r w:rsidRPr="00C24BA1">
        <w:rPr>
          <w:rFonts w:hint="eastAsia"/>
          <w:sz w:val="24"/>
        </w:rPr>
        <w:t>端算法和工具，无需重写代码。并且</w:t>
      </w:r>
      <w:r w:rsidRPr="00802AA2">
        <w:rPr>
          <w:rFonts w:hint="eastAsia"/>
          <w:sz w:val="24"/>
        </w:rPr>
        <w:t>Linux</w:t>
      </w:r>
      <w:r w:rsidRPr="00C24BA1">
        <w:rPr>
          <w:rFonts w:hint="eastAsia"/>
          <w:sz w:val="24"/>
        </w:rPr>
        <w:t>内核还支持各种外设，可以轻松接入传感器</w:t>
      </w:r>
      <w:r>
        <w:rPr>
          <w:rFonts w:hint="eastAsia"/>
          <w:sz w:val="24"/>
        </w:rPr>
        <w:t>、</w:t>
      </w:r>
      <w:r w:rsidRPr="00C24BA1">
        <w:rPr>
          <w:rFonts w:hint="eastAsia"/>
          <w:sz w:val="24"/>
        </w:rPr>
        <w:t>摄像头等。同时</w:t>
      </w:r>
      <w:r>
        <w:rPr>
          <w:rFonts w:hint="eastAsia"/>
          <w:sz w:val="24"/>
        </w:rPr>
        <w:t>L</w:t>
      </w:r>
      <w:r w:rsidRPr="00802AA2">
        <w:rPr>
          <w:rFonts w:hint="eastAsia"/>
          <w:sz w:val="24"/>
        </w:rPr>
        <w:t>inux</w:t>
      </w:r>
      <w:r w:rsidRPr="00C24BA1">
        <w:rPr>
          <w:rFonts w:hint="eastAsia"/>
          <w:sz w:val="24"/>
        </w:rPr>
        <w:t>还支持多任务并行处理，非常方便。</w:t>
      </w:r>
    </w:p>
    <w:p w14:paraId="0EC7D8F9" w14:textId="77777777" w:rsidR="00337149" w:rsidRPr="00065539" w:rsidRDefault="00337149" w:rsidP="00337149">
      <w:pPr>
        <w:wordWrap w:val="0"/>
        <w:spacing w:line="360" w:lineRule="auto"/>
        <w:ind w:firstLineChars="177" w:firstLine="425"/>
        <w:rPr>
          <w:sz w:val="24"/>
        </w:rPr>
      </w:pPr>
      <w:r w:rsidRPr="00802AA2">
        <w:rPr>
          <w:rFonts w:hint="eastAsia"/>
          <w:sz w:val="24"/>
        </w:rPr>
        <w:lastRenderedPageBreak/>
        <w:t>RDK</w:t>
      </w:r>
      <w:r w:rsidRPr="00C24BA1">
        <w:rPr>
          <w:rFonts w:hint="eastAsia"/>
          <w:sz w:val="24"/>
        </w:rPr>
        <w:t>-</w:t>
      </w:r>
      <w:r w:rsidRPr="00802AA2">
        <w:rPr>
          <w:rFonts w:hint="eastAsia"/>
          <w:sz w:val="24"/>
        </w:rPr>
        <w:t>X</w:t>
      </w:r>
      <w:r w:rsidRPr="00CD6AF6">
        <w:rPr>
          <w:rFonts w:hint="eastAsia"/>
          <w:sz w:val="24"/>
        </w:rPr>
        <w:t>5</w:t>
      </w:r>
      <w:r>
        <w:rPr>
          <w:rFonts w:hint="eastAsia"/>
          <w:sz w:val="24"/>
        </w:rPr>
        <w:t>还</w:t>
      </w:r>
      <w:r w:rsidRPr="00C24BA1">
        <w:rPr>
          <w:rFonts w:hint="eastAsia"/>
          <w:sz w:val="24"/>
        </w:rPr>
        <w:t>可以加载大型模型来进行人脸识别操作，效果好。</w:t>
      </w:r>
      <w:r w:rsidRPr="002D57F9">
        <w:rPr>
          <w:rFonts w:hint="eastAsia"/>
          <w:sz w:val="24"/>
        </w:rPr>
        <w:t>所以</w:t>
      </w:r>
      <w:r>
        <w:rPr>
          <w:rFonts w:hint="eastAsia"/>
          <w:sz w:val="24"/>
        </w:rPr>
        <w:t>本系统</w:t>
      </w:r>
      <w:r w:rsidRPr="002D57F9">
        <w:rPr>
          <w:rFonts w:hint="eastAsia"/>
          <w:sz w:val="24"/>
        </w:rPr>
        <w:t>采用</w:t>
      </w:r>
      <w:r w:rsidRPr="00802AA2">
        <w:rPr>
          <w:rFonts w:hint="eastAsia"/>
          <w:sz w:val="24"/>
        </w:rPr>
        <w:t>RDK</w:t>
      </w:r>
      <w:r w:rsidRPr="002D57F9">
        <w:rPr>
          <w:rFonts w:hint="eastAsia"/>
          <w:sz w:val="24"/>
        </w:rPr>
        <w:t>-</w:t>
      </w:r>
      <w:r w:rsidRPr="00802AA2">
        <w:rPr>
          <w:rFonts w:hint="eastAsia"/>
          <w:sz w:val="24"/>
        </w:rPr>
        <w:t>X</w:t>
      </w:r>
      <w:r w:rsidRPr="00CD6AF6">
        <w:rPr>
          <w:rFonts w:hint="eastAsia"/>
          <w:sz w:val="24"/>
        </w:rPr>
        <w:t>5</w:t>
      </w:r>
      <w:r w:rsidRPr="002D57F9">
        <w:rPr>
          <w:rFonts w:hint="eastAsia"/>
          <w:sz w:val="24"/>
        </w:rPr>
        <w:t>来进行人脸识别操作。</w:t>
      </w:r>
    </w:p>
    <w:p w14:paraId="76006A04" w14:textId="21C13288" w:rsidR="00207F12" w:rsidRDefault="00207F12"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rFonts w:hint="eastAsia"/>
          <w:b/>
          <w:bCs/>
          <w:sz w:val="21"/>
          <w:szCs w:val="21"/>
        </w:rPr>
        <w:t>2</w:t>
      </w:r>
      <w:r>
        <w:rPr>
          <w:b/>
          <w:bCs/>
          <w:sz w:val="21"/>
          <w:szCs w:val="21"/>
        </w:rPr>
        <w:t>.</w:t>
      </w:r>
      <w:r w:rsidRPr="00CD6AF6">
        <w:rPr>
          <w:rFonts w:hint="eastAsia"/>
          <w:b/>
          <w:bCs/>
          <w:sz w:val="21"/>
          <w:szCs w:val="21"/>
        </w:rPr>
        <w:t>1</w:t>
      </w:r>
      <w:r w:rsidR="006E14E2">
        <w:rPr>
          <w:rFonts w:cs="Arial" w:hint="eastAsia"/>
          <w:b/>
          <w:bCs/>
          <w:color w:val="000000" w:themeColor="text1"/>
          <w:sz w:val="21"/>
          <w:szCs w:val="21"/>
          <w:shd w:val="clear" w:color="auto" w:fill="FFFFFF"/>
        </w:rPr>
        <w:t>常见</w:t>
      </w:r>
      <w:r w:rsidR="005358D4">
        <w:rPr>
          <w:rFonts w:cs="Arial" w:hint="eastAsia"/>
          <w:b/>
          <w:bCs/>
          <w:color w:val="000000" w:themeColor="text1"/>
          <w:sz w:val="21"/>
          <w:szCs w:val="21"/>
          <w:shd w:val="clear" w:color="auto" w:fill="FFFFFF"/>
        </w:rPr>
        <w:t>四种</w:t>
      </w:r>
      <w:r w:rsidR="002A27B0">
        <w:rPr>
          <w:rFonts w:cs="Arial" w:hint="eastAsia"/>
          <w:b/>
          <w:bCs/>
          <w:color w:val="000000" w:themeColor="text1"/>
          <w:sz w:val="21"/>
          <w:szCs w:val="21"/>
          <w:shd w:val="clear" w:color="auto" w:fill="FFFFFF"/>
        </w:rPr>
        <w:t>嵌入式</w:t>
      </w:r>
      <w:r w:rsidR="002A27B0" w:rsidRPr="00802AA2">
        <w:rPr>
          <w:rFonts w:cs="Arial" w:hint="eastAsia"/>
          <w:b/>
          <w:bCs/>
          <w:color w:val="000000" w:themeColor="text1"/>
          <w:sz w:val="21"/>
          <w:szCs w:val="21"/>
          <w:shd w:val="clear" w:color="auto" w:fill="FFFFFF"/>
        </w:rPr>
        <w:t>AI</w:t>
      </w:r>
      <w:r w:rsidR="002A27B0">
        <w:rPr>
          <w:rFonts w:cs="Arial" w:hint="eastAsia"/>
          <w:b/>
          <w:bCs/>
          <w:color w:val="000000" w:themeColor="text1"/>
          <w:sz w:val="21"/>
          <w:szCs w:val="21"/>
          <w:shd w:val="clear" w:color="auto" w:fill="FFFFFF"/>
        </w:rPr>
        <w:t>平台</w:t>
      </w:r>
      <w:r w:rsidR="006E14E2">
        <w:rPr>
          <w:rFonts w:cs="Arial" w:hint="eastAsia"/>
          <w:b/>
          <w:bCs/>
          <w:color w:val="000000" w:themeColor="text1"/>
          <w:sz w:val="21"/>
          <w:szCs w:val="21"/>
          <w:shd w:val="clear" w:color="auto" w:fill="FFFFFF"/>
        </w:rPr>
        <w:t>的</w:t>
      </w:r>
      <w:r>
        <w:rPr>
          <w:rFonts w:cs="Arial" w:hint="eastAsia"/>
          <w:b/>
          <w:bCs/>
          <w:color w:val="000000" w:themeColor="text1"/>
          <w:sz w:val="21"/>
          <w:szCs w:val="21"/>
          <w:shd w:val="clear" w:color="auto" w:fill="FFFFFF"/>
        </w:rPr>
        <w:t>参数</w:t>
      </w:r>
    </w:p>
    <w:tbl>
      <w:tblPr>
        <w:tblW w:w="8930" w:type="dxa"/>
        <w:tblLayout w:type="fixed"/>
        <w:tblLook w:val="04A0" w:firstRow="1" w:lastRow="0" w:firstColumn="1" w:lastColumn="0" w:noHBand="0" w:noVBand="1"/>
      </w:tblPr>
      <w:tblGrid>
        <w:gridCol w:w="961"/>
        <w:gridCol w:w="2016"/>
        <w:gridCol w:w="1684"/>
        <w:gridCol w:w="2427"/>
        <w:gridCol w:w="1842"/>
      </w:tblGrid>
      <w:tr w:rsidR="005358D4" w:rsidRPr="000C7832" w14:paraId="4C281881" w14:textId="77777777" w:rsidTr="000C7832">
        <w:trPr>
          <w:trHeight w:val="570"/>
        </w:trPr>
        <w:tc>
          <w:tcPr>
            <w:tcW w:w="961" w:type="dxa"/>
            <w:tcBorders>
              <w:top w:val="single" w:sz="8" w:space="0" w:color="auto"/>
              <w:left w:val="nil"/>
              <w:bottom w:val="single" w:sz="4" w:space="0" w:color="auto"/>
              <w:right w:val="nil"/>
            </w:tcBorders>
            <w:shd w:val="clear" w:color="auto" w:fill="auto"/>
            <w:vAlign w:val="bottom"/>
            <w:hideMark/>
          </w:tcPr>
          <w:p w14:paraId="68137074" w14:textId="77777777" w:rsidR="005358D4" w:rsidRPr="000C7832" w:rsidRDefault="005358D4" w:rsidP="006621DD">
            <w:pPr>
              <w:widowControl/>
              <w:wordWrap w:val="0"/>
              <w:jc w:val="center"/>
              <w:rPr>
                <w:rFonts w:eastAsiaTheme="majorEastAsia"/>
                <w:color w:val="000000"/>
                <w:kern w:val="0"/>
                <w:sz w:val="22"/>
                <w:szCs w:val="22"/>
              </w:rPr>
            </w:pPr>
            <w:r w:rsidRPr="000C7832">
              <w:rPr>
                <w:rFonts w:eastAsiaTheme="majorEastAsia"/>
                <w:color w:val="000000"/>
                <w:sz w:val="22"/>
                <w:szCs w:val="22"/>
              </w:rPr>
              <w:t>特性</w:t>
            </w:r>
          </w:p>
        </w:tc>
        <w:tc>
          <w:tcPr>
            <w:tcW w:w="2016" w:type="dxa"/>
            <w:tcBorders>
              <w:top w:val="single" w:sz="8" w:space="0" w:color="auto"/>
              <w:left w:val="nil"/>
              <w:bottom w:val="single" w:sz="4" w:space="0" w:color="auto"/>
              <w:right w:val="nil"/>
            </w:tcBorders>
            <w:shd w:val="clear" w:color="auto" w:fill="auto"/>
            <w:vAlign w:val="bottom"/>
            <w:hideMark/>
          </w:tcPr>
          <w:p w14:paraId="4CCDF20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RDK</w:t>
            </w:r>
            <w:r w:rsidRPr="000C7832">
              <w:rPr>
                <w:rFonts w:eastAsiaTheme="majorEastAsia"/>
                <w:color w:val="000000"/>
                <w:sz w:val="22"/>
                <w:szCs w:val="22"/>
              </w:rPr>
              <w:t xml:space="preserve"> </w:t>
            </w:r>
            <w:r w:rsidRPr="00802AA2">
              <w:rPr>
                <w:rFonts w:eastAsiaTheme="majorEastAsia"/>
                <w:color w:val="000000"/>
                <w:sz w:val="22"/>
                <w:szCs w:val="22"/>
              </w:rPr>
              <w:t>X</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Horizon</w:t>
            </w:r>
            <w:r w:rsidRPr="000C7832">
              <w:rPr>
                <w:rFonts w:eastAsiaTheme="majorEastAsia"/>
                <w:color w:val="000000"/>
                <w:sz w:val="22"/>
                <w:szCs w:val="22"/>
              </w:rPr>
              <w:t>)</w:t>
            </w:r>
          </w:p>
        </w:tc>
        <w:tc>
          <w:tcPr>
            <w:tcW w:w="1684" w:type="dxa"/>
            <w:tcBorders>
              <w:top w:val="single" w:sz="8" w:space="0" w:color="auto"/>
              <w:left w:val="nil"/>
              <w:bottom w:val="single" w:sz="4" w:space="0" w:color="auto"/>
              <w:right w:val="nil"/>
            </w:tcBorders>
            <w:shd w:val="clear" w:color="auto" w:fill="auto"/>
            <w:vAlign w:val="bottom"/>
            <w:hideMark/>
          </w:tcPr>
          <w:p w14:paraId="13CBA362"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RV</w:t>
            </w:r>
            <w:r w:rsidRPr="00CD6AF6">
              <w:rPr>
                <w:rFonts w:eastAsiaTheme="majorEastAsia"/>
                <w:color w:val="000000"/>
                <w:sz w:val="22"/>
                <w:szCs w:val="22"/>
              </w:rPr>
              <w:t>1126</w:t>
            </w:r>
          </w:p>
        </w:tc>
        <w:tc>
          <w:tcPr>
            <w:tcW w:w="2427" w:type="dxa"/>
            <w:tcBorders>
              <w:top w:val="single" w:sz="8" w:space="0" w:color="auto"/>
              <w:left w:val="nil"/>
              <w:bottom w:val="single" w:sz="4" w:space="0" w:color="auto"/>
              <w:right w:val="nil"/>
            </w:tcBorders>
            <w:shd w:val="clear" w:color="auto" w:fill="auto"/>
            <w:vAlign w:val="bottom"/>
            <w:hideMark/>
          </w:tcPr>
          <w:p w14:paraId="0647A518"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K</w:t>
            </w:r>
            <w:r w:rsidRPr="00CD6AF6">
              <w:rPr>
                <w:rFonts w:eastAsiaTheme="majorEastAsia"/>
                <w:color w:val="000000"/>
                <w:sz w:val="22"/>
                <w:szCs w:val="22"/>
              </w:rPr>
              <w:t>210</w:t>
            </w:r>
            <w:r w:rsidRPr="000C7832">
              <w:rPr>
                <w:rFonts w:eastAsiaTheme="majorEastAsia"/>
                <w:color w:val="000000"/>
                <w:sz w:val="22"/>
                <w:szCs w:val="22"/>
              </w:rPr>
              <w:t xml:space="preserve"> (</w:t>
            </w:r>
            <w:proofErr w:type="spellStart"/>
            <w:r w:rsidRPr="00802AA2">
              <w:rPr>
                <w:rFonts w:eastAsiaTheme="majorEastAsia"/>
                <w:color w:val="000000"/>
                <w:sz w:val="22"/>
                <w:szCs w:val="22"/>
              </w:rPr>
              <w:t>Kendryte</w:t>
            </w:r>
            <w:proofErr w:type="spellEnd"/>
            <w:r w:rsidRPr="000C7832">
              <w:rPr>
                <w:rFonts w:eastAsiaTheme="majorEastAsia"/>
                <w:color w:val="000000"/>
                <w:sz w:val="22"/>
                <w:szCs w:val="22"/>
              </w:rPr>
              <w:t>)</w:t>
            </w:r>
          </w:p>
        </w:tc>
        <w:tc>
          <w:tcPr>
            <w:tcW w:w="1842" w:type="dxa"/>
            <w:tcBorders>
              <w:top w:val="single" w:sz="8" w:space="0" w:color="auto"/>
              <w:left w:val="nil"/>
              <w:bottom w:val="single" w:sz="4" w:space="0" w:color="auto"/>
              <w:right w:val="nil"/>
            </w:tcBorders>
            <w:shd w:val="clear" w:color="auto" w:fill="auto"/>
            <w:vAlign w:val="bottom"/>
            <w:hideMark/>
          </w:tcPr>
          <w:p w14:paraId="05954FEE" w14:textId="77777777" w:rsidR="005358D4" w:rsidRPr="000C7832" w:rsidRDefault="005358D4" w:rsidP="006621DD">
            <w:pPr>
              <w:wordWrap w:val="0"/>
              <w:jc w:val="center"/>
              <w:rPr>
                <w:rFonts w:eastAsiaTheme="majorEastAsia"/>
                <w:color w:val="000000"/>
                <w:sz w:val="22"/>
                <w:szCs w:val="22"/>
              </w:rPr>
            </w:pPr>
            <w:proofErr w:type="spellStart"/>
            <w:r w:rsidRPr="00802AA2">
              <w:rPr>
                <w:rFonts w:eastAsiaTheme="majorEastAsia"/>
                <w:color w:val="000000"/>
                <w:sz w:val="22"/>
                <w:szCs w:val="22"/>
              </w:rPr>
              <w:t>OpenMV</w:t>
            </w:r>
            <w:proofErr w:type="spellEnd"/>
            <w:r w:rsidRPr="000C7832">
              <w:rPr>
                <w:rFonts w:eastAsiaTheme="majorEastAsia"/>
                <w:color w:val="000000"/>
                <w:sz w:val="22"/>
                <w:szCs w:val="22"/>
              </w:rPr>
              <w:t xml:space="preserve"> </w:t>
            </w:r>
            <w:r w:rsidRPr="00802AA2">
              <w:rPr>
                <w:rFonts w:eastAsiaTheme="majorEastAsia"/>
                <w:color w:val="000000"/>
                <w:sz w:val="22"/>
                <w:szCs w:val="22"/>
              </w:rPr>
              <w:t>Cam</w:t>
            </w:r>
            <w:r w:rsidRPr="000C7832">
              <w:rPr>
                <w:rFonts w:eastAsiaTheme="majorEastAsia"/>
                <w:color w:val="000000"/>
                <w:sz w:val="22"/>
                <w:szCs w:val="22"/>
              </w:rPr>
              <w:t xml:space="preserve"> </w:t>
            </w:r>
            <w:r w:rsidRPr="00802AA2">
              <w:rPr>
                <w:rFonts w:eastAsiaTheme="majorEastAsia"/>
                <w:color w:val="000000"/>
                <w:sz w:val="22"/>
                <w:szCs w:val="22"/>
              </w:rPr>
              <w:t>H</w:t>
            </w:r>
            <w:r w:rsidRPr="00CD6AF6">
              <w:rPr>
                <w:rFonts w:eastAsiaTheme="majorEastAsia"/>
                <w:color w:val="000000"/>
                <w:sz w:val="22"/>
                <w:szCs w:val="22"/>
              </w:rPr>
              <w:t>7</w:t>
            </w:r>
            <w:r w:rsidRPr="000C7832">
              <w:rPr>
                <w:rFonts w:eastAsiaTheme="majorEastAsia"/>
                <w:color w:val="000000"/>
                <w:sz w:val="22"/>
                <w:szCs w:val="22"/>
              </w:rPr>
              <w:t xml:space="preserve"> (</w:t>
            </w:r>
            <w:r w:rsidRPr="00802AA2">
              <w:rPr>
                <w:rFonts w:eastAsiaTheme="majorEastAsia"/>
                <w:color w:val="000000"/>
                <w:sz w:val="22"/>
                <w:szCs w:val="22"/>
              </w:rPr>
              <w:t>ST</w:t>
            </w:r>
            <w:r w:rsidRPr="000C7832">
              <w:rPr>
                <w:rFonts w:eastAsiaTheme="majorEastAsia"/>
                <w:color w:val="000000"/>
                <w:sz w:val="22"/>
                <w:szCs w:val="22"/>
              </w:rPr>
              <w:t>)</w:t>
            </w:r>
          </w:p>
        </w:tc>
      </w:tr>
      <w:tr w:rsidR="005358D4" w:rsidRPr="000C7832" w14:paraId="455F7F49" w14:textId="77777777" w:rsidTr="000C7832">
        <w:trPr>
          <w:trHeight w:val="570"/>
        </w:trPr>
        <w:tc>
          <w:tcPr>
            <w:tcW w:w="961" w:type="dxa"/>
            <w:tcBorders>
              <w:top w:val="nil"/>
              <w:left w:val="nil"/>
              <w:bottom w:val="nil"/>
              <w:right w:val="nil"/>
            </w:tcBorders>
            <w:shd w:val="clear" w:color="auto" w:fill="auto"/>
            <w:vAlign w:val="bottom"/>
            <w:hideMark/>
          </w:tcPr>
          <w:p w14:paraId="3940EBC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AI</w:t>
            </w:r>
            <w:r w:rsidRPr="000C7832">
              <w:rPr>
                <w:rFonts w:eastAsiaTheme="majorEastAsia"/>
                <w:color w:val="000000"/>
                <w:sz w:val="22"/>
                <w:szCs w:val="22"/>
              </w:rPr>
              <w:t>算力</w:t>
            </w:r>
          </w:p>
        </w:tc>
        <w:tc>
          <w:tcPr>
            <w:tcW w:w="2016" w:type="dxa"/>
            <w:tcBorders>
              <w:top w:val="nil"/>
              <w:left w:val="nil"/>
              <w:bottom w:val="nil"/>
              <w:right w:val="nil"/>
            </w:tcBorders>
            <w:shd w:val="clear" w:color="auto" w:fill="auto"/>
            <w:vAlign w:val="bottom"/>
            <w:hideMark/>
          </w:tcPr>
          <w:p w14:paraId="0AA2D046"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10</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BPU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31CB4C5"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2</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2427" w:type="dxa"/>
            <w:tcBorders>
              <w:top w:val="nil"/>
              <w:left w:val="nil"/>
              <w:bottom w:val="nil"/>
              <w:right w:val="nil"/>
            </w:tcBorders>
            <w:shd w:val="clear" w:color="auto" w:fill="auto"/>
            <w:vAlign w:val="bottom"/>
            <w:hideMark/>
          </w:tcPr>
          <w:p w14:paraId="1F4FAAE8"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KPU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4E5C48B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无专用</w:t>
            </w:r>
            <w:r w:rsidRPr="00802AA2">
              <w:rPr>
                <w:rFonts w:eastAsiaTheme="majorEastAsia"/>
                <w:color w:val="000000"/>
                <w:sz w:val="22"/>
                <w:szCs w:val="22"/>
              </w:rPr>
              <w:t>NPU</w:t>
            </w:r>
            <w:r w:rsidRPr="000C7832">
              <w:rPr>
                <w:rFonts w:eastAsiaTheme="majorEastAsia"/>
                <w:color w:val="000000"/>
                <w:sz w:val="22"/>
                <w:szCs w:val="22"/>
              </w:rPr>
              <w:t>（依赖</w:t>
            </w:r>
            <w:r w:rsidRPr="00802AA2">
              <w:rPr>
                <w:rFonts w:eastAsiaTheme="majorEastAsia"/>
                <w:color w:val="000000"/>
                <w:sz w:val="22"/>
                <w:szCs w:val="22"/>
              </w:rPr>
              <w:t>CPU</w:t>
            </w:r>
            <w:r w:rsidRPr="000C7832">
              <w:rPr>
                <w:rFonts w:eastAsiaTheme="majorEastAsia"/>
                <w:color w:val="000000"/>
                <w:sz w:val="22"/>
                <w:szCs w:val="22"/>
              </w:rPr>
              <w:t>计算）</w:t>
            </w:r>
          </w:p>
        </w:tc>
      </w:tr>
      <w:tr w:rsidR="005358D4" w:rsidRPr="000C7832" w14:paraId="5492E0F1" w14:textId="77777777" w:rsidTr="000C7832">
        <w:trPr>
          <w:trHeight w:val="570"/>
        </w:trPr>
        <w:tc>
          <w:tcPr>
            <w:tcW w:w="961" w:type="dxa"/>
            <w:tcBorders>
              <w:top w:val="nil"/>
              <w:left w:val="nil"/>
              <w:bottom w:val="nil"/>
              <w:right w:val="nil"/>
            </w:tcBorders>
            <w:shd w:val="clear" w:color="auto" w:fill="auto"/>
            <w:vAlign w:val="bottom"/>
            <w:hideMark/>
          </w:tcPr>
          <w:p w14:paraId="7BA2DA53"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CPU</w:t>
            </w:r>
          </w:p>
        </w:tc>
        <w:tc>
          <w:tcPr>
            <w:tcW w:w="2016" w:type="dxa"/>
            <w:tcBorders>
              <w:top w:val="nil"/>
              <w:left w:val="nil"/>
              <w:bottom w:val="nil"/>
              <w:right w:val="nil"/>
            </w:tcBorders>
            <w:shd w:val="clear" w:color="auto" w:fill="auto"/>
            <w:vAlign w:val="bottom"/>
            <w:hideMark/>
          </w:tcPr>
          <w:p w14:paraId="319E94F2"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4</w:t>
            </w:r>
            <w:r w:rsidRPr="000C7832">
              <w:rPr>
                <w:rFonts w:eastAsiaTheme="majorEastAsia"/>
                <w:color w:val="000000"/>
                <w:sz w:val="22"/>
                <w:szCs w:val="22"/>
              </w:rPr>
              <w:t>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55</w:t>
            </w:r>
            <w:r w:rsidRPr="000C7832">
              <w:rPr>
                <w:rFonts w:eastAsiaTheme="majorEastAsia"/>
                <w:color w:val="000000"/>
                <w:sz w:val="22"/>
                <w:szCs w:val="22"/>
              </w:rPr>
              <w:t xml:space="preserve"> (</w:t>
            </w: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GHz</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BC4C5E2"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7</w:t>
            </w:r>
            <w:r w:rsidRPr="000C7832">
              <w:rPr>
                <w:rFonts w:eastAsiaTheme="majorEastAsia"/>
                <w:color w:val="000000"/>
                <w:sz w:val="22"/>
                <w:szCs w:val="22"/>
              </w:rPr>
              <w:t xml:space="preserve"> +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p>
        </w:tc>
        <w:tc>
          <w:tcPr>
            <w:tcW w:w="2427" w:type="dxa"/>
            <w:tcBorders>
              <w:top w:val="nil"/>
              <w:left w:val="nil"/>
              <w:bottom w:val="nil"/>
              <w:right w:val="nil"/>
            </w:tcBorders>
            <w:shd w:val="clear" w:color="auto" w:fill="auto"/>
            <w:vAlign w:val="bottom"/>
            <w:hideMark/>
          </w:tcPr>
          <w:p w14:paraId="36E82AE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r w:rsidRPr="000C7832">
              <w:rPr>
                <w:rFonts w:eastAsiaTheme="majorEastAsia"/>
                <w:color w:val="000000"/>
                <w:sz w:val="22"/>
                <w:szCs w:val="22"/>
              </w:rPr>
              <w:t xml:space="preserve"> (</w:t>
            </w:r>
            <w:r w:rsidRPr="00CD6AF6">
              <w:rPr>
                <w:rFonts w:eastAsiaTheme="majorEastAsia"/>
                <w:color w:val="000000"/>
                <w:sz w:val="22"/>
                <w:szCs w:val="22"/>
              </w:rPr>
              <w:t>400</w:t>
            </w:r>
            <w:r w:rsidRPr="00802AA2">
              <w:rPr>
                <w:rFonts w:eastAsiaTheme="majorEastAsia"/>
                <w:color w:val="000000"/>
                <w:sz w:val="22"/>
                <w:szCs w:val="22"/>
              </w:rPr>
              <w:t>MHz</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03C26B16"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M</w:t>
            </w:r>
            <w:r w:rsidRPr="00CD6AF6">
              <w:rPr>
                <w:rFonts w:eastAsiaTheme="majorEastAsia"/>
                <w:color w:val="000000"/>
                <w:sz w:val="22"/>
                <w:szCs w:val="22"/>
              </w:rPr>
              <w:t>7</w:t>
            </w:r>
            <w:r w:rsidRPr="000C7832">
              <w:rPr>
                <w:rFonts w:eastAsiaTheme="majorEastAsia"/>
                <w:color w:val="000000"/>
                <w:sz w:val="22"/>
                <w:szCs w:val="22"/>
              </w:rPr>
              <w:t xml:space="preserve"> (</w:t>
            </w:r>
            <w:r w:rsidRPr="00CD6AF6">
              <w:rPr>
                <w:rFonts w:eastAsiaTheme="majorEastAsia"/>
                <w:color w:val="000000"/>
                <w:sz w:val="22"/>
                <w:szCs w:val="22"/>
              </w:rPr>
              <w:t>480</w:t>
            </w:r>
            <w:r w:rsidRPr="00802AA2">
              <w:rPr>
                <w:rFonts w:eastAsiaTheme="majorEastAsia"/>
                <w:color w:val="000000"/>
                <w:sz w:val="22"/>
                <w:szCs w:val="22"/>
              </w:rPr>
              <w:t>MHz</w:t>
            </w:r>
            <w:r w:rsidRPr="000C7832">
              <w:rPr>
                <w:rFonts w:eastAsiaTheme="majorEastAsia"/>
                <w:color w:val="000000"/>
                <w:sz w:val="22"/>
                <w:szCs w:val="22"/>
              </w:rPr>
              <w:t>)</w:t>
            </w:r>
          </w:p>
        </w:tc>
      </w:tr>
      <w:tr w:rsidR="005358D4" w:rsidRPr="000C7832" w14:paraId="54F1070F" w14:textId="77777777" w:rsidTr="000C7832">
        <w:trPr>
          <w:trHeight w:val="570"/>
        </w:trPr>
        <w:tc>
          <w:tcPr>
            <w:tcW w:w="961" w:type="dxa"/>
            <w:tcBorders>
              <w:top w:val="nil"/>
              <w:left w:val="nil"/>
              <w:bottom w:val="nil"/>
              <w:right w:val="nil"/>
            </w:tcBorders>
            <w:shd w:val="clear" w:color="auto" w:fill="auto"/>
            <w:vAlign w:val="bottom"/>
            <w:hideMark/>
          </w:tcPr>
          <w:p w14:paraId="21CC4F0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内存</w:t>
            </w:r>
          </w:p>
        </w:tc>
        <w:tc>
          <w:tcPr>
            <w:tcW w:w="2016" w:type="dxa"/>
            <w:tcBorders>
              <w:top w:val="nil"/>
              <w:left w:val="nil"/>
              <w:bottom w:val="nil"/>
              <w:right w:val="nil"/>
            </w:tcBorders>
            <w:shd w:val="clear" w:color="auto" w:fill="auto"/>
            <w:vAlign w:val="bottom"/>
            <w:hideMark/>
          </w:tcPr>
          <w:p w14:paraId="35FF777C"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4</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8</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LPDDR</w:t>
            </w:r>
            <w:r w:rsidRPr="00CD6AF6">
              <w:rPr>
                <w:rFonts w:eastAsiaTheme="majorEastAsia"/>
                <w:color w:val="000000"/>
                <w:sz w:val="22"/>
                <w:szCs w:val="22"/>
              </w:rPr>
              <w:t>4</w:t>
            </w:r>
            <w:r w:rsidRPr="00802AA2">
              <w:rPr>
                <w:rFonts w:eastAsiaTheme="majorEastAsia"/>
                <w:color w:val="000000"/>
                <w:sz w:val="22"/>
                <w:szCs w:val="22"/>
              </w:rPr>
              <w:t>x</w:t>
            </w:r>
          </w:p>
        </w:tc>
        <w:tc>
          <w:tcPr>
            <w:tcW w:w="1684" w:type="dxa"/>
            <w:tcBorders>
              <w:top w:val="nil"/>
              <w:left w:val="nil"/>
              <w:bottom w:val="nil"/>
              <w:right w:val="nil"/>
            </w:tcBorders>
            <w:shd w:val="clear" w:color="auto" w:fill="auto"/>
            <w:vAlign w:val="bottom"/>
            <w:hideMark/>
          </w:tcPr>
          <w:p w14:paraId="2497AAA3"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2</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DDR</w:t>
            </w:r>
            <w:r w:rsidRPr="00CD6AF6">
              <w:rPr>
                <w:rFonts w:eastAsiaTheme="majorEastAsia"/>
                <w:color w:val="000000"/>
                <w:sz w:val="22"/>
                <w:szCs w:val="22"/>
              </w:rPr>
              <w:t>3</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2427" w:type="dxa"/>
            <w:tcBorders>
              <w:top w:val="nil"/>
              <w:left w:val="nil"/>
              <w:bottom w:val="nil"/>
              <w:right w:val="nil"/>
            </w:tcBorders>
            <w:shd w:val="clear" w:color="auto" w:fill="auto"/>
            <w:vAlign w:val="bottom"/>
            <w:hideMark/>
          </w:tcPr>
          <w:p w14:paraId="6979F9D7"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8</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1842" w:type="dxa"/>
            <w:tcBorders>
              <w:top w:val="nil"/>
              <w:left w:val="nil"/>
              <w:bottom w:val="nil"/>
              <w:right w:val="nil"/>
            </w:tcBorders>
            <w:shd w:val="clear" w:color="auto" w:fill="auto"/>
            <w:vAlign w:val="bottom"/>
            <w:hideMark/>
          </w:tcPr>
          <w:p w14:paraId="0772AA04"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2</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r>
      <w:tr w:rsidR="005358D4" w:rsidRPr="000C7832" w14:paraId="41A7CD03" w14:textId="77777777" w:rsidTr="000C7832">
        <w:trPr>
          <w:trHeight w:val="570"/>
        </w:trPr>
        <w:tc>
          <w:tcPr>
            <w:tcW w:w="961" w:type="dxa"/>
            <w:tcBorders>
              <w:top w:val="nil"/>
              <w:left w:val="nil"/>
              <w:bottom w:val="nil"/>
              <w:right w:val="nil"/>
            </w:tcBorders>
            <w:shd w:val="clear" w:color="auto" w:fill="auto"/>
            <w:vAlign w:val="bottom"/>
            <w:hideMark/>
          </w:tcPr>
          <w:p w14:paraId="3DA8BFB6"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存储</w:t>
            </w:r>
          </w:p>
        </w:tc>
        <w:tc>
          <w:tcPr>
            <w:tcW w:w="2016" w:type="dxa"/>
            <w:tcBorders>
              <w:top w:val="nil"/>
              <w:left w:val="nil"/>
              <w:bottom w:val="nil"/>
              <w:right w:val="nil"/>
            </w:tcBorders>
            <w:shd w:val="clear" w:color="auto" w:fill="auto"/>
            <w:vAlign w:val="bottom"/>
            <w:hideMark/>
          </w:tcPr>
          <w:p w14:paraId="0DCF8D3A"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32</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64</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eMMC</w:t>
            </w:r>
          </w:p>
        </w:tc>
        <w:tc>
          <w:tcPr>
            <w:tcW w:w="1684" w:type="dxa"/>
            <w:tcBorders>
              <w:top w:val="nil"/>
              <w:left w:val="nil"/>
              <w:bottom w:val="nil"/>
              <w:right w:val="nil"/>
            </w:tcBorders>
            <w:shd w:val="clear" w:color="auto" w:fill="auto"/>
            <w:vAlign w:val="bottom"/>
            <w:hideMark/>
          </w:tcPr>
          <w:p w14:paraId="6E6990F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2427" w:type="dxa"/>
            <w:tcBorders>
              <w:top w:val="nil"/>
              <w:left w:val="nil"/>
              <w:bottom w:val="nil"/>
              <w:right w:val="nil"/>
            </w:tcBorders>
            <w:shd w:val="clear" w:color="auto" w:fill="auto"/>
            <w:vAlign w:val="bottom"/>
            <w:hideMark/>
          </w:tcPr>
          <w:p w14:paraId="62EAEB42"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1842" w:type="dxa"/>
            <w:tcBorders>
              <w:top w:val="nil"/>
              <w:left w:val="nil"/>
              <w:bottom w:val="nil"/>
              <w:right w:val="nil"/>
            </w:tcBorders>
            <w:shd w:val="clear" w:color="auto" w:fill="auto"/>
            <w:vAlign w:val="bottom"/>
            <w:hideMark/>
          </w:tcPr>
          <w:p w14:paraId="69501E5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r>
      <w:tr w:rsidR="005358D4" w:rsidRPr="000C7832" w14:paraId="75264BC1" w14:textId="77777777" w:rsidTr="000C7832">
        <w:trPr>
          <w:trHeight w:val="570"/>
        </w:trPr>
        <w:tc>
          <w:tcPr>
            <w:tcW w:w="961" w:type="dxa"/>
            <w:tcBorders>
              <w:top w:val="nil"/>
              <w:left w:val="nil"/>
              <w:bottom w:val="nil"/>
              <w:right w:val="nil"/>
            </w:tcBorders>
            <w:shd w:val="clear" w:color="auto" w:fill="auto"/>
            <w:vAlign w:val="bottom"/>
            <w:hideMark/>
          </w:tcPr>
          <w:p w14:paraId="5D70BFC9"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摄像头接口</w:t>
            </w:r>
          </w:p>
        </w:tc>
        <w:tc>
          <w:tcPr>
            <w:tcW w:w="2016" w:type="dxa"/>
            <w:tcBorders>
              <w:top w:val="nil"/>
              <w:left w:val="nil"/>
              <w:bottom w:val="nil"/>
              <w:right w:val="nil"/>
            </w:tcBorders>
            <w:shd w:val="clear" w:color="auto" w:fill="auto"/>
            <w:vAlign w:val="bottom"/>
            <w:hideMark/>
          </w:tcPr>
          <w:p w14:paraId="497A57BD"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多路</w:t>
            </w:r>
            <w:r w:rsidRPr="00802AA2">
              <w:rPr>
                <w:rFonts w:eastAsiaTheme="majorEastAsia"/>
                <w:color w:val="000000"/>
                <w:sz w:val="22"/>
                <w:szCs w:val="22"/>
              </w:rPr>
              <w:t>MIPI</w:t>
            </w:r>
            <w:r w:rsidRPr="000C7832">
              <w:rPr>
                <w:rFonts w:eastAsiaTheme="majorEastAsia"/>
                <w:color w:val="000000"/>
                <w:sz w:val="22"/>
                <w:szCs w:val="22"/>
              </w:rPr>
              <w:t>-</w:t>
            </w:r>
            <w:r w:rsidRPr="00802AA2">
              <w:rPr>
                <w:rFonts w:eastAsiaTheme="majorEastAsia"/>
                <w:color w:val="000000"/>
                <w:sz w:val="22"/>
                <w:szCs w:val="22"/>
              </w:rPr>
              <w:t>CSI</w:t>
            </w:r>
          </w:p>
        </w:tc>
        <w:tc>
          <w:tcPr>
            <w:tcW w:w="1684" w:type="dxa"/>
            <w:tcBorders>
              <w:top w:val="nil"/>
              <w:left w:val="nil"/>
              <w:bottom w:val="nil"/>
              <w:right w:val="nil"/>
            </w:tcBorders>
            <w:shd w:val="clear" w:color="auto" w:fill="auto"/>
            <w:vAlign w:val="bottom"/>
            <w:hideMark/>
          </w:tcPr>
          <w:p w14:paraId="7584BFB4"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3</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ISP</w:t>
            </w:r>
            <w:r w:rsidRPr="000C7832">
              <w:rPr>
                <w:rFonts w:eastAsiaTheme="majorEastAsia"/>
                <w:color w:val="000000"/>
                <w:sz w:val="22"/>
                <w:szCs w:val="22"/>
              </w:rPr>
              <w:t>（多摄像头）</w:t>
            </w:r>
          </w:p>
        </w:tc>
        <w:tc>
          <w:tcPr>
            <w:tcW w:w="2427" w:type="dxa"/>
            <w:tcBorders>
              <w:top w:val="nil"/>
              <w:left w:val="nil"/>
              <w:bottom w:val="nil"/>
              <w:right w:val="nil"/>
            </w:tcBorders>
            <w:shd w:val="clear" w:color="auto" w:fill="auto"/>
            <w:vAlign w:val="bottom"/>
            <w:hideMark/>
          </w:tcPr>
          <w:p w14:paraId="00BB58A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p>
        </w:tc>
        <w:tc>
          <w:tcPr>
            <w:tcW w:w="1842" w:type="dxa"/>
            <w:tcBorders>
              <w:top w:val="nil"/>
              <w:left w:val="nil"/>
              <w:bottom w:val="nil"/>
              <w:right w:val="nil"/>
            </w:tcBorders>
            <w:shd w:val="clear" w:color="auto" w:fill="auto"/>
            <w:vAlign w:val="bottom"/>
            <w:hideMark/>
          </w:tcPr>
          <w:p w14:paraId="2E43ABE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r w:rsidRPr="000C7832">
              <w:rPr>
                <w:rFonts w:eastAsiaTheme="majorEastAsia"/>
                <w:color w:val="000000"/>
                <w:sz w:val="22"/>
                <w:szCs w:val="22"/>
              </w:rPr>
              <w:t>（最高</w:t>
            </w:r>
            <w:r w:rsidRPr="00CD6AF6">
              <w:rPr>
                <w:rFonts w:eastAsiaTheme="majorEastAsia"/>
                <w:color w:val="000000"/>
                <w:sz w:val="22"/>
                <w:szCs w:val="22"/>
              </w:rPr>
              <w:t>1</w:t>
            </w:r>
            <w:r w:rsidRPr="00802AA2">
              <w:rPr>
                <w:rFonts w:eastAsiaTheme="majorEastAsia"/>
                <w:color w:val="000000"/>
                <w:sz w:val="22"/>
                <w:szCs w:val="22"/>
              </w:rPr>
              <w:t>MP</w:t>
            </w:r>
            <w:r w:rsidRPr="000C7832">
              <w:rPr>
                <w:rFonts w:eastAsiaTheme="majorEastAsia"/>
                <w:color w:val="000000"/>
                <w:sz w:val="22"/>
                <w:szCs w:val="22"/>
              </w:rPr>
              <w:t>分辨率）</w:t>
            </w:r>
          </w:p>
        </w:tc>
      </w:tr>
      <w:tr w:rsidR="005358D4" w:rsidRPr="000C7832" w14:paraId="10FE67C6" w14:textId="77777777" w:rsidTr="000C7832">
        <w:trPr>
          <w:trHeight w:val="285"/>
        </w:trPr>
        <w:tc>
          <w:tcPr>
            <w:tcW w:w="961" w:type="dxa"/>
            <w:tcBorders>
              <w:top w:val="nil"/>
              <w:left w:val="nil"/>
              <w:bottom w:val="nil"/>
              <w:right w:val="nil"/>
            </w:tcBorders>
            <w:shd w:val="clear" w:color="auto" w:fill="auto"/>
            <w:vAlign w:val="bottom"/>
            <w:hideMark/>
          </w:tcPr>
          <w:p w14:paraId="59350F1B"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典型功耗</w:t>
            </w:r>
          </w:p>
        </w:tc>
        <w:tc>
          <w:tcPr>
            <w:tcW w:w="2016" w:type="dxa"/>
            <w:tcBorders>
              <w:top w:val="nil"/>
              <w:left w:val="nil"/>
              <w:bottom w:val="nil"/>
              <w:right w:val="nil"/>
            </w:tcBorders>
            <w:shd w:val="clear" w:color="auto" w:fill="auto"/>
            <w:vAlign w:val="bottom"/>
            <w:hideMark/>
          </w:tcPr>
          <w:p w14:paraId="639154E6"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10</w:t>
            </w:r>
            <w:r w:rsidRPr="00802AA2">
              <w:rPr>
                <w:rFonts w:eastAsiaTheme="majorEastAsia"/>
                <w:color w:val="000000"/>
                <w:sz w:val="22"/>
                <w:szCs w:val="22"/>
              </w:rPr>
              <w:t>W</w:t>
            </w:r>
          </w:p>
        </w:tc>
        <w:tc>
          <w:tcPr>
            <w:tcW w:w="1684" w:type="dxa"/>
            <w:tcBorders>
              <w:top w:val="nil"/>
              <w:left w:val="nil"/>
              <w:bottom w:val="nil"/>
              <w:right w:val="nil"/>
            </w:tcBorders>
            <w:shd w:val="clear" w:color="auto" w:fill="auto"/>
            <w:vAlign w:val="bottom"/>
            <w:hideMark/>
          </w:tcPr>
          <w:p w14:paraId="5972F071"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r w:rsidRPr="000C7832">
              <w:rPr>
                <w:rFonts w:eastAsiaTheme="majorEastAsia"/>
                <w:color w:val="000000"/>
                <w:sz w:val="22"/>
                <w:szCs w:val="22"/>
              </w:rPr>
              <w:t>~</w:t>
            </w:r>
            <w:r w:rsidRPr="00CD6AF6">
              <w:rPr>
                <w:rFonts w:eastAsiaTheme="majorEastAsia"/>
                <w:color w:val="000000"/>
                <w:sz w:val="22"/>
                <w:szCs w:val="22"/>
              </w:rPr>
              <w:t>3</w:t>
            </w:r>
            <w:r w:rsidRPr="00802AA2">
              <w:rPr>
                <w:rFonts w:eastAsiaTheme="majorEastAsia"/>
                <w:color w:val="000000"/>
                <w:sz w:val="22"/>
                <w:szCs w:val="22"/>
              </w:rPr>
              <w:t>W</w:t>
            </w:r>
          </w:p>
        </w:tc>
        <w:tc>
          <w:tcPr>
            <w:tcW w:w="2427" w:type="dxa"/>
            <w:tcBorders>
              <w:top w:val="nil"/>
              <w:left w:val="nil"/>
              <w:bottom w:val="nil"/>
              <w:right w:val="nil"/>
            </w:tcBorders>
            <w:shd w:val="clear" w:color="auto" w:fill="auto"/>
            <w:vAlign w:val="bottom"/>
            <w:hideMark/>
          </w:tcPr>
          <w:p w14:paraId="297F06A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w:t>
            </w:r>
            <w:r w:rsidRPr="00802AA2">
              <w:rPr>
                <w:rFonts w:eastAsiaTheme="majorEastAsia"/>
                <w:color w:val="000000"/>
                <w:sz w:val="22"/>
                <w:szCs w:val="22"/>
              </w:rPr>
              <w:t>W</w:t>
            </w:r>
          </w:p>
        </w:tc>
        <w:tc>
          <w:tcPr>
            <w:tcW w:w="1842" w:type="dxa"/>
            <w:tcBorders>
              <w:top w:val="nil"/>
              <w:left w:val="nil"/>
              <w:bottom w:val="nil"/>
              <w:right w:val="nil"/>
            </w:tcBorders>
            <w:shd w:val="clear" w:color="auto" w:fill="auto"/>
            <w:vAlign w:val="bottom"/>
            <w:hideMark/>
          </w:tcPr>
          <w:p w14:paraId="092FFCB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p>
        </w:tc>
      </w:tr>
      <w:tr w:rsidR="005358D4" w:rsidRPr="000C7832" w14:paraId="4EEED69D" w14:textId="77777777" w:rsidTr="000C7832">
        <w:trPr>
          <w:trHeight w:val="870"/>
        </w:trPr>
        <w:tc>
          <w:tcPr>
            <w:tcW w:w="961" w:type="dxa"/>
            <w:tcBorders>
              <w:top w:val="nil"/>
              <w:left w:val="nil"/>
              <w:bottom w:val="single" w:sz="8" w:space="0" w:color="auto"/>
              <w:right w:val="nil"/>
            </w:tcBorders>
            <w:shd w:val="clear" w:color="auto" w:fill="auto"/>
            <w:vAlign w:val="bottom"/>
            <w:hideMark/>
          </w:tcPr>
          <w:p w14:paraId="0ADFDD5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开发框架</w:t>
            </w:r>
          </w:p>
        </w:tc>
        <w:tc>
          <w:tcPr>
            <w:tcW w:w="2016" w:type="dxa"/>
            <w:tcBorders>
              <w:top w:val="nil"/>
              <w:left w:val="nil"/>
              <w:bottom w:val="single" w:sz="8" w:space="0" w:color="auto"/>
              <w:right w:val="nil"/>
            </w:tcBorders>
            <w:shd w:val="clear" w:color="auto" w:fill="auto"/>
            <w:vAlign w:val="bottom"/>
            <w:hideMark/>
          </w:tcPr>
          <w:p w14:paraId="493C08B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TensorFlow</w:t>
            </w:r>
            <w:r w:rsidRPr="000C7832">
              <w:rPr>
                <w:rFonts w:eastAsiaTheme="majorEastAsia"/>
                <w:color w:val="000000"/>
                <w:sz w:val="22"/>
                <w:szCs w:val="22"/>
              </w:rPr>
              <w:t>/</w:t>
            </w:r>
            <w:proofErr w:type="spellStart"/>
            <w:r w:rsidRPr="00802AA2">
              <w:rPr>
                <w:rFonts w:eastAsiaTheme="majorEastAsia"/>
                <w:color w:val="000000"/>
                <w:sz w:val="22"/>
                <w:szCs w:val="22"/>
              </w:rPr>
              <w:t>PyTorch</w:t>
            </w:r>
            <w:proofErr w:type="spellEnd"/>
            <w:r w:rsidRPr="000C7832">
              <w:rPr>
                <w:rFonts w:eastAsiaTheme="majorEastAsia"/>
                <w:color w:val="000000"/>
                <w:sz w:val="22"/>
                <w:szCs w:val="22"/>
              </w:rPr>
              <w:t>/</w:t>
            </w:r>
            <w:r w:rsidRPr="00802AA2">
              <w:rPr>
                <w:rFonts w:eastAsiaTheme="majorEastAsia"/>
                <w:color w:val="000000"/>
                <w:sz w:val="22"/>
                <w:szCs w:val="22"/>
              </w:rPr>
              <w:t>ONNX</w:t>
            </w:r>
          </w:p>
        </w:tc>
        <w:tc>
          <w:tcPr>
            <w:tcW w:w="1684" w:type="dxa"/>
            <w:tcBorders>
              <w:top w:val="nil"/>
              <w:left w:val="nil"/>
              <w:bottom w:val="single" w:sz="8" w:space="0" w:color="auto"/>
              <w:right w:val="nil"/>
            </w:tcBorders>
            <w:shd w:val="clear" w:color="auto" w:fill="auto"/>
            <w:vAlign w:val="bottom"/>
            <w:hideMark/>
          </w:tcPr>
          <w:p w14:paraId="1F27E6DF" w14:textId="77777777" w:rsidR="005358D4" w:rsidRPr="000C7832" w:rsidRDefault="005358D4" w:rsidP="006621DD">
            <w:pPr>
              <w:wordWrap w:val="0"/>
              <w:jc w:val="center"/>
              <w:rPr>
                <w:rFonts w:eastAsiaTheme="majorEastAsia"/>
                <w:color w:val="000000"/>
                <w:sz w:val="22"/>
                <w:szCs w:val="22"/>
              </w:rPr>
            </w:pPr>
            <w:proofErr w:type="spellStart"/>
            <w:r w:rsidRPr="00802AA2">
              <w:rPr>
                <w:rFonts w:eastAsiaTheme="majorEastAsia"/>
                <w:color w:val="000000"/>
                <w:sz w:val="22"/>
                <w:szCs w:val="22"/>
              </w:rPr>
              <w:t>Rockchip</w:t>
            </w:r>
            <w:proofErr w:type="spellEnd"/>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SDK</w:t>
            </w:r>
          </w:p>
        </w:tc>
        <w:tc>
          <w:tcPr>
            <w:tcW w:w="2427" w:type="dxa"/>
            <w:tcBorders>
              <w:top w:val="nil"/>
              <w:left w:val="nil"/>
              <w:bottom w:val="single" w:sz="8" w:space="0" w:color="auto"/>
              <w:right w:val="nil"/>
            </w:tcBorders>
            <w:shd w:val="clear" w:color="auto" w:fill="auto"/>
            <w:vAlign w:val="bottom"/>
            <w:hideMark/>
          </w:tcPr>
          <w:p w14:paraId="58D0B2EE" w14:textId="77777777" w:rsidR="005358D4" w:rsidRPr="000C7832" w:rsidRDefault="005358D4" w:rsidP="006621DD">
            <w:pPr>
              <w:wordWrap w:val="0"/>
              <w:jc w:val="center"/>
              <w:rPr>
                <w:rFonts w:eastAsiaTheme="majorEastAsia"/>
                <w:color w:val="000000"/>
                <w:sz w:val="22"/>
                <w:szCs w:val="22"/>
              </w:rPr>
            </w:pPr>
            <w:proofErr w:type="spellStart"/>
            <w:r w:rsidRPr="00802AA2">
              <w:rPr>
                <w:rFonts w:eastAsiaTheme="majorEastAsia"/>
                <w:color w:val="000000"/>
                <w:sz w:val="22"/>
                <w:szCs w:val="22"/>
              </w:rPr>
              <w:t>Kendryte</w:t>
            </w:r>
            <w:proofErr w:type="spellEnd"/>
            <w:r w:rsidRPr="000C7832">
              <w:rPr>
                <w:rFonts w:eastAsiaTheme="majorEastAsia"/>
                <w:color w:val="000000"/>
                <w:sz w:val="22"/>
                <w:szCs w:val="22"/>
              </w:rPr>
              <w:t xml:space="preserve"> </w:t>
            </w:r>
            <w:r w:rsidRPr="00802AA2">
              <w:rPr>
                <w:rFonts w:eastAsiaTheme="majorEastAsia"/>
                <w:color w:val="000000"/>
                <w:sz w:val="22"/>
                <w:szCs w:val="22"/>
              </w:rPr>
              <w:t>SDK</w:t>
            </w:r>
            <w:r w:rsidRPr="000C7832">
              <w:rPr>
                <w:rFonts w:eastAsiaTheme="majorEastAsia"/>
                <w:color w:val="000000"/>
                <w:sz w:val="22"/>
                <w:szCs w:val="22"/>
              </w:rPr>
              <w:t xml:space="preserve"> (</w:t>
            </w:r>
            <w:proofErr w:type="spellStart"/>
            <w:r w:rsidRPr="00802AA2">
              <w:rPr>
                <w:rFonts w:eastAsiaTheme="majorEastAsia"/>
                <w:color w:val="000000"/>
                <w:sz w:val="22"/>
                <w:szCs w:val="22"/>
              </w:rPr>
              <w:t>MicroPython</w:t>
            </w:r>
            <w:proofErr w:type="spellEnd"/>
            <w:r w:rsidRPr="000C7832">
              <w:rPr>
                <w:rFonts w:eastAsiaTheme="majorEastAsia"/>
                <w:color w:val="000000"/>
                <w:sz w:val="22"/>
                <w:szCs w:val="22"/>
              </w:rPr>
              <w:t>)</w:t>
            </w:r>
          </w:p>
        </w:tc>
        <w:tc>
          <w:tcPr>
            <w:tcW w:w="1842" w:type="dxa"/>
            <w:tcBorders>
              <w:top w:val="nil"/>
              <w:left w:val="nil"/>
              <w:bottom w:val="single" w:sz="8" w:space="0" w:color="auto"/>
              <w:right w:val="nil"/>
            </w:tcBorders>
            <w:shd w:val="clear" w:color="auto" w:fill="auto"/>
            <w:vAlign w:val="bottom"/>
            <w:hideMark/>
          </w:tcPr>
          <w:p w14:paraId="596D3DF5" w14:textId="77777777" w:rsidR="005358D4" w:rsidRPr="000C7832" w:rsidRDefault="005358D4" w:rsidP="006621DD">
            <w:pPr>
              <w:wordWrap w:val="0"/>
              <w:jc w:val="center"/>
              <w:rPr>
                <w:rFonts w:eastAsiaTheme="majorEastAsia"/>
                <w:color w:val="000000"/>
                <w:sz w:val="22"/>
                <w:szCs w:val="22"/>
              </w:rPr>
            </w:pPr>
            <w:proofErr w:type="spellStart"/>
            <w:r w:rsidRPr="00802AA2">
              <w:rPr>
                <w:rFonts w:eastAsiaTheme="majorEastAsia"/>
                <w:color w:val="000000"/>
                <w:sz w:val="22"/>
                <w:szCs w:val="22"/>
              </w:rPr>
              <w:t>MicroPython</w:t>
            </w:r>
            <w:proofErr w:type="spellEnd"/>
            <w:r w:rsidRPr="000C7832">
              <w:rPr>
                <w:rFonts w:eastAsiaTheme="majorEastAsia"/>
                <w:color w:val="000000"/>
                <w:sz w:val="22"/>
                <w:szCs w:val="22"/>
              </w:rPr>
              <w:t>（</w:t>
            </w:r>
            <w:proofErr w:type="spellStart"/>
            <w:r w:rsidRPr="00802AA2">
              <w:rPr>
                <w:rFonts w:eastAsiaTheme="majorEastAsia"/>
                <w:color w:val="000000"/>
                <w:sz w:val="22"/>
                <w:szCs w:val="22"/>
              </w:rPr>
              <w:t>OpenMV</w:t>
            </w:r>
            <w:proofErr w:type="spellEnd"/>
            <w:r w:rsidRPr="000C7832">
              <w:rPr>
                <w:rFonts w:eastAsiaTheme="majorEastAsia"/>
                <w:color w:val="000000"/>
                <w:sz w:val="22"/>
                <w:szCs w:val="22"/>
              </w:rPr>
              <w:t xml:space="preserve"> </w:t>
            </w:r>
            <w:r w:rsidRPr="00802AA2">
              <w:rPr>
                <w:rFonts w:eastAsiaTheme="majorEastAsia"/>
                <w:color w:val="000000"/>
                <w:sz w:val="22"/>
                <w:szCs w:val="22"/>
              </w:rPr>
              <w:t>IDE</w:t>
            </w:r>
            <w:r w:rsidRPr="000C7832">
              <w:rPr>
                <w:rFonts w:eastAsiaTheme="majorEastAsia"/>
                <w:color w:val="000000"/>
                <w:sz w:val="22"/>
                <w:szCs w:val="22"/>
              </w:rPr>
              <w:t>）</w:t>
            </w:r>
          </w:p>
        </w:tc>
      </w:tr>
    </w:tbl>
    <w:p w14:paraId="457CF06A" w14:textId="61979F9E" w:rsidR="00C511F8" w:rsidRDefault="00AF702B" w:rsidP="006621DD">
      <w:pPr>
        <w:pageBreakBefore/>
        <w:wordWrap w:val="0"/>
        <w:spacing w:beforeLines="50" w:before="156" w:afterLines="50" w:after="156" w:line="360" w:lineRule="auto"/>
        <w:outlineLvl w:val="0"/>
        <w:rPr>
          <w:rFonts w:eastAsia="黑体"/>
          <w:sz w:val="32"/>
          <w:szCs w:val="32"/>
        </w:rPr>
      </w:pPr>
      <w:bookmarkStart w:id="49" w:name="_Toc71660324"/>
      <w:bookmarkStart w:id="50" w:name="_Toc198501300"/>
      <w:r w:rsidRPr="00CD6AF6">
        <w:rPr>
          <w:rFonts w:hint="eastAsia"/>
          <w:sz w:val="32"/>
          <w:szCs w:val="32"/>
        </w:rPr>
        <w:lastRenderedPageBreak/>
        <w:t>3</w:t>
      </w:r>
      <w:r>
        <w:rPr>
          <w:rFonts w:hint="eastAsia"/>
          <w:sz w:val="32"/>
          <w:szCs w:val="32"/>
        </w:rPr>
        <w:t xml:space="preserve">　</w:t>
      </w:r>
      <w:r>
        <w:rPr>
          <w:rFonts w:eastAsia="黑体" w:hint="eastAsia"/>
          <w:sz w:val="32"/>
          <w:szCs w:val="32"/>
        </w:rPr>
        <w:t>系统硬件设计</w:t>
      </w:r>
      <w:bookmarkEnd w:id="49"/>
      <w:r w:rsidR="00661415">
        <w:rPr>
          <w:rFonts w:eastAsia="黑体" w:hint="eastAsia"/>
          <w:sz w:val="32"/>
          <w:szCs w:val="32"/>
        </w:rPr>
        <w:t>(</w:t>
      </w:r>
      <w:r w:rsidR="00E243DF">
        <w:rPr>
          <w:rFonts w:eastAsia="黑体" w:hint="eastAsia"/>
          <w:sz w:val="32"/>
          <w:szCs w:val="32"/>
        </w:rPr>
        <w:t>n</w:t>
      </w:r>
      <w:r w:rsidR="00661415">
        <w:rPr>
          <w:rFonts w:eastAsia="黑体" w:hint="eastAsia"/>
          <w:sz w:val="32"/>
          <w:szCs w:val="32"/>
        </w:rPr>
        <w:t>)</w:t>
      </w:r>
      <w:bookmarkEnd w:id="50"/>
      <w:r w:rsidR="00BA03DA">
        <w:rPr>
          <w:rFonts w:eastAsia="黑体"/>
          <w:sz w:val="32"/>
          <w:szCs w:val="32"/>
        </w:rPr>
        <w:fldChar w:fldCharType="begin"/>
      </w:r>
      <w:r w:rsidR="00BA03DA">
        <w:rPr>
          <w:rFonts w:eastAsia="黑体"/>
          <w:sz w:val="32"/>
          <w:szCs w:val="32"/>
        </w:rPr>
        <w:instrText xml:space="preserve"> </w:instrText>
      </w:r>
      <w:r w:rsidR="00BA03DA">
        <w:rPr>
          <w:rFonts w:eastAsia="黑体" w:hint="eastAsia"/>
          <w:sz w:val="32"/>
          <w:szCs w:val="32"/>
        </w:rPr>
        <w:instrText>SEQ eq \h</w:instrText>
      </w:r>
      <w:r w:rsidR="002150B0">
        <w:rPr>
          <w:rFonts w:eastAsia="黑体" w:hint="eastAsia"/>
          <w:sz w:val="32"/>
          <w:szCs w:val="32"/>
        </w:rPr>
        <w:instrText xml:space="preserve"> </w:instrText>
      </w:r>
      <w:r w:rsidR="00BA03DA">
        <w:rPr>
          <w:rFonts w:eastAsia="黑体"/>
          <w:sz w:val="32"/>
          <w:szCs w:val="32"/>
        </w:rPr>
        <w:fldChar w:fldCharType="end"/>
      </w:r>
      <w:r w:rsidR="002150B0">
        <w:rPr>
          <w:rFonts w:eastAsia="黑体"/>
          <w:sz w:val="32"/>
          <w:szCs w:val="32"/>
        </w:rPr>
        <w:fldChar w:fldCharType="begin"/>
      </w:r>
      <w:r w:rsidR="002150B0">
        <w:rPr>
          <w:rFonts w:eastAsia="黑体"/>
          <w:sz w:val="32"/>
          <w:szCs w:val="32"/>
        </w:rPr>
        <w:instrText xml:space="preserve"> </w:instrText>
      </w:r>
      <w:r w:rsidR="005D47D3" w:rsidRPr="005D47D3">
        <w:rPr>
          <w:rFonts w:eastAsia="黑体"/>
          <w:sz w:val="32"/>
          <w:szCs w:val="32"/>
        </w:rPr>
        <w:instrText>Seq list \r \h</w:instrText>
      </w:r>
      <w:r w:rsidR="002150B0">
        <w:rPr>
          <w:rFonts w:eastAsia="黑体"/>
          <w:sz w:val="32"/>
          <w:szCs w:val="32"/>
        </w:rPr>
        <w:instrText xml:space="preserve"> </w:instrText>
      </w:r>
      <w:r w:rsidR="002150B0">
        <w:rPr>
          <w:rFonts w:eastAsia="黑体"/>
          <w:sz w:val="32"/>
          <w:szCs w:val="32"/>
        </w:rPr>
        <w:fldChar w:fldCharType="end"/>
      </w:r>
      <w:r w:rsidR="00C46227">
        <w:rPr>
          <w:rFonts w:eastAsia="黑体"/>
          <w:sz w:val="32"/>
          <w:szCs w:val="32"/>
        </w:rPr>
        <w:fldChar w:fldCharType="begin"/>
      </w:r>
      <w:r w:rsidR="00C46227">
        <w:rPr>
          <w:rFonts w:eastAsia="黑体"/>
          <w:sz w:val="32"/>
          <w:szCs w:val="32"/>
        </w:rPr>
        <w:instrText xml:space="preserve"> </w:instrText>
      </w:r>
      <w:r w:rsidR="00C46227" w:rsidRPr="005D47D3">
        <w:rPr>
          <w:rFonts w:eastAsia="黑体"/>
          <w:sz w:val="32"/>
          <w:szCs w:val="32"/>
        </w:rPr>
        <w:instrText xml:space="preserve">Seq </w:instrText>
      </w:r>
      <w:r w:rsidR="00C46227">
        <w:rPr>
          <w:rFonts w:eastAsia="黑体" w:hint="eastAsia"/>
          <w:sz w:val="32"/>
          <w:szCs w:val="32"/>
        </w:rPr>
        <w:instrText>ptc</w:instrText>
      </w:r>
      <w:r w:rsidR="00C46227" w:rsidRPr="005D47D3">
        <w:rPr>
          <w:rFonts w:eastAsia="黑体"/>
          <w:sz w:val="32"/>
          <w:szCs w:val="32"/>
        </w:rPr>
        <w:instrText xml:space="preserve"> \r \h</w:instrText>
      </w:r>
      <w:r w:rsidR="00C46227">
        <w:rPr>
          <w:rFonts w:eastAsia="黑体"/>
          <w:sz w:val="32"/>
          <w:szCs w:val="32"/>
        </w:rPr>
        <w:instrText xml:space="preserve"> </w:instrText>
      </w:r>
      <w:r w:rsidR="00C46227">
        <w:rPr>
          <w:rFonts w:eastAsia="黑体"/>
          <w:sz w:val="32"/>
          <w:szCs w:val="32"/>
        </w:rPr>
        <w:fldChar w:fldCharType="end"/>
      </w:r>
      <w:ins w:id="51" w:author="Microsoft Word" w:date="2025-05-05T18:33:00Z">
        <w:r w:rsidR="0031732C">
          <w:rPr>
            <w:rFonts w:eastAsia="黑体"/>
            <w:sz w:val="32"/>
            <w:szCs w:val="32"/>
          </w:rPr>
          <w:fldChar w:fldCharType="begin"/>
        </w:r>
        <w:r w:rsidR="0031732C">
          <w:rPr>
            <w:rFonts w:eastAsia="黑体"/>
            <w:sz w:val="32"/>
            <w:szCs w:val="32"/>
          </w:rPr>
          <w:instrText xml:space="preserve"> </w:instrText>
        </w:r>
        <w:r w:rsidR="0031732C" w:rsidRPr="005D47D3">
          <w:rPr>
            <w:rFonts w:eastAsia="黑体"/>
            <w:sz w:val="32"/>
            <w:szCs w:val="32"/>
          </w:rPr>
          <w:instrText xml:space="preserve">Seq </w:instrText>
        </w:r>
        <w:r w:rsidR="0031732C">
          <w:rPr>
            <w:rFonts w:eastAsia="黑体" w:hint="eastAsia"/>
            <w:sz w:val="32"/>
            <w:szCs w:val="32"/>
          </w:rPr>
          <w:instrText>txt</w:instrText>
        </w:r>
        <w:r w:rsidR="0031732C" w:rsidRPr="005D47D3">
          <w:rPr>
            <w:rFonts w:eastAsia="黑体"/>
            <w:sz w:val="32"/>
            <w:szCs w:val="32"/>
          </w:rPr>
          <w:instrText xml:space="preserve"> \r \h</w:instrText>
        </w:r>
        <w:r w:rsidR="0031732C">
          <w:rPr>
            <w:rFonts w:eastAsia="黑体"/>
            <w:sz w:val="32"/>
            <w:szCs w:val="32"/>
          </w:rPr>
          <w:instrText xml:space="preserve"> </w:instrText>
        </w:r>
        <w:r w:rsidR="0031732C">
          <w:rPr>
            <w:rFonts w:eastAsia="黑体"/>
            <w:sz w:val="32"/>
            <w:szCs w:val="32"/>
          </w:rPr>
          <w:fldChar w:fldCharType="end"/>
        </w:r>
      </w:ins>
    </w:p>
    <w:p w14:paraId="651FE933" w14:textId="52EF9233" w:rsidR="00C511F8" w:rsidRDefault="00AF702B" w:rsidP="006621DD">
      <w:pPr>
        <w:wordWrap w:val="0"/>
        <w:spacing w:beforeLines="50" w:before="156" w:afterLines="50" w:after="156" w:line="360" w:lineRule="auto"/>
        <w:outlineLvl w:val="1"/>
        <w:rPr>
          <w:rFonts w:eastAsia="黑体"/>
          <w:sz w:val="24"/>
        </w:rPr>
      </w:pPr>
      <w:bookmarkStart w:id="52" w:name="_Toc71660325"/>
      <w:bookmarkStart w:id="53" w:name="_Toc198501301"/>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系统硬件原理图</w:t>
      </w:r>
      <w:bookmarkEnd w:id="52"/>
      <w:r w:rsidR="000572E3">
        <w:rPr>
          <w:rFonts w:eastAsia="黑体" w:hint="eastAsia"/>
          <w:sz w:val="28"/>
          <w:szCs w:val="28"/>
        </w:rPr>
        <w:t>（</w:t>
      </w:r>
      <w:r w:rsidR="000572E3" w:rsidRPr="00802AA2">
        <w:rPr>
          <w:rFonts w:eastAsia="黑体" w:hint="eastAsia"/>
          <w:sz w:val="28"/>
          <w:szCs w:val="28"/>
        </w:rPr>
        <w:t>g</w:t>
      </w:r>
      <w:r w:rsidR="00734838">
        <w:rPr>
          <w:rFonts w:eastAsia="黑体" w:hint="eastAsia"/>
          <w:sz w:val="28"/>
          <w:szCs w:val="28"/>
        </w:rPr>
        <w:t>添加</w:t>
      </w:r>
      <w:r w:rsidR="00A751C4">
        <w:rPr>
          <w:rFonts w:eastAsia="黑体" w:hint="eastAsia"/>
          <w:sz w:val="28"/>
          <w:szCs w:val="28"/>
        </w:rPr>
        <w:t>实物图</w:t>
      </w:r>
      <w:r w:rsidR="000572E3">
        <w:rPr>
          <w:rFonts w:eastAsia="黑体" w:hint="eastAsia"/>
          <w:sz w:val="28"/>
          <w:szCs w:val="28"/>
        </w:rPr>
        <w:t>）</w:t>
      </w:r>
      <w:bookmarkEnd w:id="53"/>
    </w:p>
    <w:p w14:paraId="14422970" w14:textId="49A98DF2" w:rsidR="00C511F8" w:rsidRDefault="00AF702B" w:rsidP="006621DD">
      <w:pPr>
        <w:wordWrap w:val="0"/>
        <w:spacing w:line="360" w:lineRule="auto"/>
        <w:ind w:firstLineChars="236" w:firstLine="566"/>
        <w:rPr>
          <w:sz w:val="24"/>
        </w:rPr>
      </w:pPr>
      <w:r>
        <w:rPr>
          <w:rFonts w:hint="eastAsia"/>
          <w:sz w:val="24"/>
        </w:rPr>
        <w:t>图</w:t>
      </w:r>
      <w:r w:rsidR="00824EC4" w:rsidRPr="00607453">
        <w:rPr>
          <w:sz w:val="24"/>
        </w:rPr>
        <w:fldChar w:fldCharType="begin"/>
      </w:r>
      <w:r w:rsidR="00824EC4" w:rsidRPr="00607453">
        <w:rPr>
          <w:sz w:val="24"/>
        </w:rPr>
        <w:instrText xml:space="preserve"> </w:instrText>
      </w:r>
      <w:r w:rsidR="00824EC4" w:rsidRPr="00607453">
        <w:rPr>
          <w:rFonts w:hint="eastAsia"/>
          <w:sz w:val="24"/>
        </w:rPr>
        <w:instrText>Seq eq \c</w:instrText>
      </w:r>
      <w:r w:rsidR="00824EC4" w:rsidRPr="00607453">
        <w:rPr>
          <w:sz w:val="24"/>
        </w:rPr>
        <w:instrText xml:space="preserve"> </w:instrText>
      </w:r>
      <w:r w:rsidR="00824EC4" w:rsidRPr="00607453">
        <w:rPr>
          <w:sz w:val="24"/>
        </w:rPr>
        <w:fldChar w:fldCharType="separate"/>
      </w:r>
      <w:r w:rsidR="00AB38DF">
        <w:rPr>
          <w:noProof/>
          <w:sz w:val="24"/>
        </w:rPr>
        <w:t>3</w:t>
      </w:r>
      <w:r w:rsidR="00824EC4" w:rsidRPr="00607453">
        <w:rPr>
          <w:sz w:val="24"/>
        </w:rPr>
        <w:fldChar w:fldCharType="end"/>
      </w:r>
      <w:r w:rsidR="00824EC4" w:rsidRPr="00607453">
        <w:rPr>
          <w:rFonts w:hint="eastAsia"/>
          <w:sz w:val="24"/>
        </w:rPr>
        <w:t>.</w:t>
      </w:r>
      <w:r w:rsidR="00824EC4" w:rsidRPr="00607453">
        <w:rPr>
          <w:sz w:val="24"/>
        </w:rPr>
        <w:fldChar w:fldCharType="begin"/>
      </w:r>
      <w:r w:rsidR="00824EC4" w:rsidRPr="00607453">
        <w:rPr>
          <w:sz w:val="24"/>
        </w:rPr>
        <w:instrText xml:space="preserve"> </w:instrText>
      </w:r>
      <w:r w:rsidR="00824EC4" w:rsidRPr="00607453">
        <w:rPr>
          <w:rFonts w:hint="eastAsia"/>
          <w:sz w:val="24"/>
        </w:rPr>
        <w:instrText>Seq txt</w:instrText>
      </w:r>
      <w:r w:rsidR="00824EC4" w:rsidRPr="00607453">
        <w:rPr>
          <w:sz w:val="24"/>
        </w:rPr>
        <w:instrText xml:space="preserve"> </w:instrText>
      </w:r>
      <w:r w:rsidR="00824EC4" w:rsidRPr="00607453">
        <w:rPr>
          <w:sz w:val="24"/>
        </w:rPr>
        <w:fldChar w:fldCharType="separate"/>
      </w:r>
      <w:r w:rsidR="00AB38DF">
        <w:rPr>
          <w:noProof/>
          <w:sz w:val="24"/>
        </w:rPr>
        <w:t>1</w:t>
      </w:r>
      <w:r w:rsidR="00824EC4" w:rsidRPr="00607453">
        <w:rPr>
          <w:sz w:val="24"/>
        </w:rPr>
        <w:fldChar w:fldCharType="end"/>
      </w:r>
      <w:r>
        <w:rPr>
          <w:rFonts w:hint="eastAsia"/>
          <w:sz w:val="24"/>
        </w:rPr>
        <w:t>为系统整体的</w:t>
      </w:r>
      <w:r w:rsidR="009756AE">
        <w:rPr>
          <w:rFonts w:hint="eastAsia"/>
          <w:sz w:val="24"/>
        </w:rPr>
        <w:t>电路原理图</w:t>
      </w:r>
      <w:r>
        <w:rPr>
          <w:rFonts w:hint="eastAsia"/>
          <w:sz w:val="24"/>
        </w:rPr>
        <w:t>，其中重要的电路有：</w:t>
      </w:r>
      <w:r w:rsidR="00A27C62">
        <w:rPr>
          <w:rFonts w:hint="eastAsia"/>
          <w:sz w:val="24"/>
        </w:rPr>
        <w:t>主控芯片电路</w:t>
      </w:r>
      <w:r>
        <w:rPr>
          <w:rFonts w:hint="eastAsia"/>
          <w:sz w:val="24"/>
        </w:rPr>
        <w:t>、</w:t>
      </w:r>
      <w:r w:rsidR="00A27C62">
        <w:rPr>
          <w:rFonts w:hint="eastAsia"/>
          <w:sz w:val="24"/>
        </w:rPr>
        <w:t>电源</w:t>
      </w:r>
      <w:r>
        <w:rPr>
          <w:rFonts w:hint="eastAsia"/>
          <w:sz w:val="24"/>
        </w:rPr>
        <w:t>电路、</w:t>
      </w:r>
      <w:r w:rsidR="00A27C62">
        <w:rPr>
          <w:rFonts w:hint="eastAsia"/>
          <w:sz w:val="24"/>
        </w:rPr>
        <w:t>降压模块</w:t>
      </w:r>
      <w:r>
        <w:rPr>
          <w:rFonts w:hint="eastAsia"/>
          <w:sz w:val="24"/>
        </w:rPr>
        <w:t>、</w:t>
      </w:r>
      <w:r w:rsidR="00A27C62">
        <w:rPr>
          <w:rFonts w:hint="eastAsia"/>
          <w:sz w:val="24"/>
        </w:rPr>
        <w:t>各区域火焰、烟雾检测电路、红外热释电检测电路</w:t>
      </w:r>
      <w:r>
        <w:rPr>
          <w:rFonts w:hint="eastAsia"/>
          <w:sz w:val="24"/>
        </w:rPr>
        <w:t>、</w:t>
      </w:r>
      <w:r w:rsidRPr="00802AA2">
        <w:rPr>
          <w:rFonts w:hint="eastAsia"/>
          <w:sz w:val="24"/>
        </w:rPr>
        <w:t>OLED</w:t>
      </w:r>
      <w:r w:rsidR="00A27C62">
        <w:rPr>
          <w:rFonts w:hint="eastAsia"/>
          <w:sz w:val="24"/>
        </w:rPr>
        <w:t>显示模块、</w:t>
      </w:r>
      <w:r w:rsidR="00A27C62" w:rsidRPr="00802AA2">
        <w:rPr>
          <w:rFonts w:hint="eastAsia"/>
          <w:sz w:val="24"/>
        </w:rPr>
        <w:t>D</w:t>
      </w:r>
      <w:r w:rsidR="00A27C62" w:rsidRPr="00802AA2">
        <w:rPr>
          <w:sz w:val="24"/>
        </w:rPr>
        <w:t>HT</w:t>
      </w:r>
      <w:r w:rsidR="00A27C62" w:rsidRPr="00CD6AF6">
        <w:rPr>
          <w:sz w:val="24"/>
        </w:rPr>
        <w:t>11</w:t>
      </w:r>
      <w:r w:rsidR="00A27C62">
        <w:rPr>
          <w:rFonts w:hint="eastAsia"/>
          <w:sz w:val="24"/>
        </w:rPr>
        <w:t>温湿度检测模块、</w:t>
      </w:r>
      <w:r w:rsidR="00A27C62" w:rsidRPr="00802AA2">
        <w:rPr>
          <w:rFonts w:hint="eastAsia"/>
          <w:sz w:val="24"/>
        </w:rPr>
        <w:t>T</w:t>
      </w:r>
      <w:r w:rsidR="00A27C62" w:rsidRPr="00802AA2">
        <w:rPr>
          <w:sz w:val="24"/>
        </w:rPr>
        <w:t>TL</w:t>
      </w:r>
      <w:r w:rsidR="00A27C62">
        <w:rPr>
          <w:rFonts w:hint="eastAsia"/>
          <w:sz w:val="24"/>
        </w:rPr>
        <w:t>转</w:t>
      </w:r>
      <w:r w:rsidR="00A27C62" w:rsidRPr="00802AA2">
        <w:rPr>
          <w:rFonts w:hint="eastAsia"/>
          <w:sz w:val="24"/>
        </w:rPr>
        <w:t>R</w:t>
      </w:r>
      <w:r w:rsidR="00A27C62" w:rsidRPr="00802AA2">
        <w:rPr>
          <w:sz w:val="24"/>
        </w:rPr>
        <w:t>S</w:t>
      </w:r>
      <w:r w:rsidR="00A27C62" w:rsidRPr="00CD6AF6">
        <w:rPr>
          <w:sz w:val="24"/>
        </w:rPr>
        <w:t>485</w:t>
      </w:r>
      <w:r w:rsidR="00A27C62">
        <w:rPr>
          <w:rFonts w:hint="eastAsia"/>
          <w:sz w:val="24"/>
        </w:rPr>
        <w:t>通讯</w:t>
      </w:r>
      <w:r>
        <w:rPr>
          <w:rFonts w:hint="eastAsia"/>
          <w:sz w:val="24"/>
        </w:rPr>
        <w:t>模块、</w:t>
      </w:r>
      <w:r w:rsidR="00A27C62" w:rsidRPr="00802AA2">
        <w:rPr>
          <w:sz w:val="24"/>
        </w:rPr>
        <w:t>ESP</w:t>
      </w:r>
      <w:r w:rsidR="00A27C62" w:rsidRPr="00CD6AF6">
        <w:rPr>
          <w:sz w:val="24"/>
        </w:rPr>
        <w:t>8266</w:t>
      </w:r>
      <w:r w:rsidR="00A27C62">
        <w:rPr>
          <w:sz w:val="24"/>
        </w:rPr>
        <w:t>-</w:t>
      </w:r>
      <w:r w:rsidR="00DA1876">
        <w:rPr>
          <w:rFonts w:hint="eastAsia"/>
          <w:sz w:val="24"/>
        </w:rPr>
        <w:t>Wi-Fi</w:t>
      </w:r>
      <w:r>
        <w:rPr>
          <w:rFonts w:hint="eastAsia"/>
          <w:sz w:val="24"/>
        </w:rPr>
        <w:t>模块等多个模块。</w:t>
      </w:r>
    </w:p>
    <w:p w14:paraId="493C7458" w14:textId="72B67BEE" w:rsidR="00C511F8" w:rsidRDefault="00CB6B3D" w:rsidP="006621DD">
      <w:pPr>
        <w:wordWrap w:val="0"/>
        <w:spacing w:line="360" w:lineRule="auto"/>
        <w:jc w:val="center"/>
        <w:rPr>
          <w:sz w:val="24"/>
        </w:rPr>
      </w:pPr>
      <w:r>
        <w:rPr>
          <w:noProof/>
        </w:rPr>
        <w:drawing>
          <wp:inline distT="0" distB="0" distL="0" distR="0" wp14:anchorId="762BFFE6" wp14:editId="776EFEBB">
            <wp:extent cx="5760720" cy="4068445"/>
            <wp:effectExtent l="0" t="0" r="0" b="8255"/>
            <wp:docPr id="7546184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068445"/>
                    </a:xfrm>
                    <a:prstGeom prst="rect">
                      <a:avLst/>
                    </a:prstGeom>
                    <a:noFill/>
                    <a:ln>
                      <a:noFill/>
                    </a:ln>
                  </pic:spPr>
                </pic:pic>
              </a:graphicData>
            </a:graphic>
          </wp:inline>
        </w:drawing>
      </w:r>
    </w:p>
    <w:p w14:paraId="2F4838D3" w14:textId="1355D292" w:rsidR="00C511F8" w:rsidRPr="00E00BDB" w:rsidRDefault="00AF702B" w:rsidP="006621DD">
      <w:pPr>
        <w:pStyle w:val="a5"/>
        <w:wordWrap w:val="0"/>
        <w:spacing w:line="360" w:lineRule="auto"/>
        <w:jc w:val="center"/>
        <w:rPr>
          <w:rFonts w:ascii="Times New Roman" w:hAnsi="Times New Roman"/>
          <w:sz w:val="21"/>
          <w:szCs w:val="21"/>
        </w:rPr>
      </w:pPr>
      <w:r w:rsidRPr="00E00BDB">
        <w:rPr>
          <w:rFonts w:ascii="Times New Roman" w:hAnsi="Times New Roman" w:hint="eastAsia"/>
          <w:sz w:val="21"/>
          <w:szCs w:val="21"/>
        </w:rPr>
        <w:t>图</w:t>
      </w:r>
      <w:r w:rsidR="006F1073">
        <w:rPr>
          <w:rFonts w:ascii="Times New Roman" w:hAnsi="Times New Roman"/>
          <w:sz w:val="21"/>
          <w:szCs w:val="21"/>
        </w:rPr>
        <w:fldChar w:fldCharType="begin"/>
      </w:r>
      <w:r w:rsidR="006F1073">
        <w:rPr>
          <w:rFonts w:ascii="Times New Roman" w:hAnsi="Times New Roman"/>
          <w:sz w:val="21"/>
          <w:szCs w:val="21"/>
        </w:rPr>
        <w:instrText xml:space="preserve"> </w:instrText>
      </w:r>
      <w:r w:rsidR="006F1073">
        <w:rPr>
          <w:rFonts w:ascii="Times New Roman" w:hAnsi="Times New Roman" w:hint="eastAsia"/>
          <w:sz w:val="21"/>
          <w:szCs w:val="21"/>
        </w:rPr>
        <w:instrText>Seq eq \c</w:instrText>
      </w:r>
      <w:r w:rsidR="006F1073">
        <w:rPr>
          <w:rFonts w:ascii="Times New Roman" w:hAnsi="Times New Roman"/>
          <w:sz w:val="21"/>
          <w:szCs w:val="21"/>
        </w:rPr>
        <w:instrText xml:space="preserve"> </w:instrText>
      </w:r>
      <w:r w:rsidR="006F1073">
        <w:rPr>
          <w:rFonts w:ascii="Times New Roman" w:hAnsi="Times New Roman"/>
          <w:sz w:val="21"/>
          <w:szCs w:val="21"/>
        </w:rPr>
        <w:fldChar w:fldCharType="separate"/>
      </w:r>
      <w:r w:rsidR="00AB38DF">
        <w:rPr>
          <w:rFonts w:ascii="Times New Roman" w:hAnsi="Times New Roman"/>
          <w:noProof/>
          <w:sz w:val="21"/>
          <w:szCs w:val="21"/>
        </w:rPr>
        <w:t>3</w:t>
      </w:r>
      <w:r w:rsidR="006F1073">
        <w:rPr>
          <w:rFonts w:ascii="Times New Roman" w:hAnsi="Times New Roman"/>
          <w:sz w:val="21"/>
          <w:szCs w:val="21"/>
        </w:rPr>
        <w:fldChar w:fldCharType="end"/>
      </w:r>
      <w:r w:rsidR="006F1073">
        <w:rPr>
          <w:rFonts w:ascii="Times New Roman" w:hAnsi="Times New Roman" w:hint="eastAsia"/>
          <w:sz w:val="21"/>
          <w:szCs w:val="21"/>
        </w:rPr>
        <w:t>.</w:t>
      </w:r>
      <w:r w:rsidR="006F1073">
        <w:rPr>
          <w:rFonts w:ascii="Times New Roman" w:hAnsi="Times New Roman"/>
          <w:sz w:val="21"/>
          <w:szCs w:val="21"/>
        </w:rPr>
        <w:fldChar w:fldCharType="begin"/>
      </w:r>
      <w:r w:rsidR="006F1073">
        <w:rPr>
          <w:rFonts w:ascii="Times New Roman" w:hAnsi="Times New Roman"/>
          <w:sz w:val="21"/>
          <w:szCs w:val="21"/>
        </w:rPr>
        <w:instrText xml:space="preserve"> </w:instrText>
      </w:r>
      <w:r w:rsidR="006F1073">
        <w:rPr>
          <w:rFonts w:ascii="Times New Roman" w:hAnsi="Times New Roman" w:hint="eastAsia"/>
          <w:sz w:val="21"/>
          <w:szCs w:val="21"/>
        </w:rPr>
        <w:instrText xml:space="preserve">Seq </w:instrText>
      </w:r>
      <w:r w:rsidR="00552ADC">
        <w:rPr>
          <w:rFonts w:ascii="Times New Roman" w:hAnsi="Times New Roman" w:hint="eastAsia"/>
          <w:sz w:val="21"/>
          <w:szCs w:val="21"/>
        </w:rPr>
        <w:instrText>ptc</w:instrText>
      </w:r>
      <w:r w:rsidR="006F1073">
        <w:rPr>
          <w:rFonts w:ascii="Times New Roman" w:hAnsi="Times New Roman"/>
          <w:sz w:val="21"/>
          <w:szCs w:val="21"/>
        </w:rPr>
        <w:instrText xml:space="preserve"> </w:instrText>
      </w:r>
      <w:r w:rsidR="006F1073">
        <w:rPr>
          <w:rFonts w:ascii="Times New Roman" w:hAnsi="Times New Roman"/>
          <w:sz w:val="21"/>
          <w:szCs w:val="21"/>
        </w:rPr>
        <w:fldChar w:fldCharType="separate"/>
      </w:r>
      <w:r w:rsidR="00AB38DF">
        <w:rPr>
          <w:rFonts w:ascii="Times New Roman" w:hAnsi="Times New Roman"/>
          <w:noProof/>
          <w:sz w:val="21"/>
          <w:szCs w:val="21"/>
        </w:rPr>
        <w:t>1</w:t>
      </w:r>
      <w:r w:rsidR="006F1073">
        <w:rPr>
          <w:rFonts w:ascii="Times New Roman" w:hAnsi="Times New Roman"/>
          <w:sz w:val="21"/>
          <w:szCs w:val="21"/>
        </w:rPr>
        <w:fldChar w:fldCharType="end"/>
      </w:r>
      <w:r w:rsidRPr="00E00BDB">
        <w:rPr>
          <w:rFonts w:ascii="Times New Roman" w:hAnsi="Times New Roman"/>
          <w:sz w:val="21"/>
          <w:szCs w:val="21"/>
        </w:rPr>
        <w:t>系统整体原理图</w:t>
      </w:r>
    </w:p>
    <w:p w14:paraId="161B9CE6" w14:textId="09A4D30A" w:rsidR="00A27C62" w:rsidRDefault="00D000E3" w:rsidP="006621DD">
      <w:pPr>
        <w:wordWrap w:val="0"/>
        <w:spacing w:line="360" w:lineRule="auto"/>
        <w:ind w:firstLineChars="200" w:firstLine="480"/>
        <w:rPr>
          <w:sz w:val="24"/>
        </w:rPr>
      </w:pPr>
      <w:r w:rsidRPr="00D000E3">
        <w:rPr>
          <w:rFonts w:hint="eastAsia"/>
          <w:sz w:val="24"/>
        </w:rPr>
        <w:t>该电路图</w:t>
      </w:r>
      <w:r w:rsidR="00602C37">
        <w:rPr>
          <w:rFonts w:hint="eastAsia"/>
          <w:sz w:val="24"/>
        </w:rPr>
        <w:t>和实际</w:t>
      </w:r>
      <w:r w:rsidR="00602C37">
        <w:rPr>
          <w:rFonts w:hint="eastAsia"/>
          <w:sz w:val="24"/>
        </w:rPr>
        <w:t>PCB</w:t>
      </w:r>
      <w:r w:rsidR="00602C37">
        <w:rPr>
          <w:rFonts w:hint="eastAsia"/>
          <w:sz w:val="24"/>
        </w:rPr>
        <w:t>板</w:t>
      </w:r>
      <w:r w:rsidRPr="00D000E3">
        <w:rPr>
          <w:rFonts w:hint="eastAsia"/>
          <w:sz w:val="24"/>
        </w:rPr>
        <w:t>使用接口电路来代替使用的各类传感器，用</w:t>
      </w:r>
      <w:r w:rsidRPr="00802AA2">
        <w:rPr>
          <w:rFonts w:hint="eastAsia"/>
          <w:sz w:val="24"/>
        </w:rPr>
        <w:t>LED</w:t>
      </w:r>
      <w:r w:rsidRPr="00D000E3">
        <w:rPr>
          <w:rFonts w:hint="eastAsia"/>
          <w:sz w:val="24"/>
        </w:rPr>
        <w:t>灯代替各区域的照明电路。</w:t>
      </w:r>
      <w:r w:rsidRPr="00802AA2">
        <w:rPr>
          <w:rFonts w:hint="eastAsia"/>
          <w:sz w:val="24"/>
        </w:rPr>
        <w:t>D</w:t>
      </w:r>
      <w:r w:rsidRPr="00802AA2">
        <w:rPr>
          <w:sz w:val="24"/>
        </w:rPr>
        <w:t>HT</w:t>
      </w:r>
      <w:r w:rsidRPr="00CD6AF6">
        <w:rPr>
          <w:rFonts w:hint="eastAsia"/>
          <w:sz w:val="24"/>
        </w:rPr>
        <w:t>11</w:t>
      </w:r>
      <w:r w:rsidRPr="00D000E3">
        <w:rPr>
          <w:rFonts w:hint="eastAsia"/>
          <w:sz w:val="24"/>
        </w:rPr>
        <w:t>温湿度检测模块可以实时检测楼内外的温湿度，并在屏幕显示出来。同时，串口也可以将楼宇的数据传输到</w:t>
      </w:r>
      <w:r w:rsidRPr="00802AA2">
        <w:rPr>
          <w:rFonts w:hint="eastAsia"/>
          <w:sz w:val="24"/>
        </w:rPr>
        <w:t>ESP</w:t>
      </w:r>
      <w:r w:rsidRPr="00CD6AF6">
        <w:rPr>
          <w:rFonts w:hint="eastAsia"/>
          <w:sz w:val="24"/>
        </w:rPr>
        <w:t>8266</w:t>
      </w:r>
      <w:r w:rsidRPr="00D000E3">
        <w:rPr>
          <w:rFonts w:hint="eastAsia"/>
          <w:sz w:val="24"/>
        </w:rPr>
        <w:t>，进而通过云端传送到手机，以便</w:t>
      </w:r>
      <w:r>
        <w:rPr>
          <w:rFonts w:hint="eastAsia"/>
          <w:sz w:val="24"/>
        </w:rPr>
        <w:t>楼宇管理员可以方便的</w:t>
      </w:r>
      <w:r w:rsidRPr="00D000E3">
        <w:rPr>
          <w:rFonts w:hint="eastAsia"/>
          <w:sz w:val="24"/>
        </w:rPr>
        <w:t>进行</w:t>
      </w:r>
      <w:r>
        <w:rPr>
          <w:rFonts w:hint="eastAsia"/>
          <w:sz w:val="24"/>
        </w:rPr>
        <w:t>区域</w:t>
      </w:r>
      <w:r w:rsidRPr="00D000E3">
        <w:rPr>
          <w:rFonts w:hint="eastAsia"/>
          <w:sz w:val="24"/>
        </w:rPr>
        <w:t>控制和接收</w:t>
      </w:r>
      <w:r>
        <w:rPr>
          <w:rFonts w:hint="eastAsia"/>
          <w:sz w:val="24"/>
        </w:rPr>
        <w:t>实时</w:t>
      </w:r>
      <w:r w:rsidRPr="00D000E3">
        <w:rPr>
          <w:rFonts w:hint="eastAsia"/>
          <w:sz w:val="24"/>
        </w:rPr>
        <w:t>安防信息。</w:t>
      </w:r>
      <w:r w:rsidRPr="00802AA2">
        <w:rPr>
          <w:rFonts w:hint="eastAsia"/>
          <w:sz w:val="24"/>
        </w:rPr>
        <w:t>TTL</w:t>
      </w:r>
      <w:r w:rsidRPr="00D000E3">
        <w:rPr>
          <w:rFonts w:hint="eastAsia"/>
          <w:sz w:val="24"/>
        </w:rPr>
        <w:t>转</w:t>
      </w:r>
      <w:r w:rsidRPr="00CD6AF6">
        <w:rPr>
          <w:rFonts w:hint="eastAsia"/>
          <w:sz w:val="24"/>
        </w:rPr>
        <w:t>485</w:t>
      </w:r>
      <w:r w:rsidRPr="00D000E3">
        <w:rPr>
          <w:rFonts w:hint="eastAsia"/>
          <w:sz w:val="24"/>
        </w:rPr>
        <w:t>通讯模块也可以将太阳能发电的数据和太阳能工作状态回传到主控。实时显示太阳能发电的状态</w:t>
      </w:r>
      <w:r>
        <w:rPr>
          <w:rFonts w:hint="eastAsia"/>
          <w:sz w:val="24"/>
        </w:rPr>
        <w:t>。</w:t>
      </w:r>
      <w:r w:rsidR="003767DD">
        <w:rPr>
          <w:rFonts w:hint="eastAsia"/>
          <w:sz w:val="24"/>
        </w:rPr>
        <w:t>主控电路</w:t>
      </w:r>
      <w:r w:rsidR="00602C37">
        <w:rPr>
          <w:rFonts w:hint="eastAsia"/>
          <w:sz w:val="24"/>
        </w:rPr>
        <w:t>PCB</w:t>
      </w:r>
      <w:r w:rsidR="00602C37">
        <w:rPr>
          <w:rFonts w:hint="eastAsia"/>
          <w:sz w:val="24"/>
        </w:rPr>
        <w:t>板</w:t>
      </w:r>
      <w:r w:rsidR="00A077B2">
        <w:rPr>
          <w:rFonts w:hint="eastAsia"/>
          <w:sz w:val="24"/>
        </w:rPr>
        <w:t>实物如图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2</w:t>
      </w:r>
      <w:r w:rsidR="0031732C" w:rsidRPr="00607453">
        <w:rPr>
          <w:sz w:val="24"/>
        </w:rPr>
        <w:fldChar w:fldCharType="end"/>
      </w:r>
      <w:r w:rsidR="00A077B2">
        <w:rPr>
          <w:rFonts w:hint="eastAsia"/>
          <w:sz w:val="24"/>
        </w:rPr>
        <w:t>所示</w:t>
      </w:r>
      <w:r w:rsidR="0057073D">
        <w:rPr>
          <w:rFonts w:hint="eastAsia"/>
          <w:sz w:val="24"/>
        </w:rPr>
        <w:t>。</w:t>
      </w:r>
    </w:p>
    <w:p w14:paraId="0B201E3B" w14:textId="4D29FD86" w:rsidR="00A077B2" w:rsidRDefault="00681DC8" w:rsidP="006621DD">
      <w:pPr>
        <w:wordWrap w:val="0"/>
        <w:spacing w:line="360" w:lineRule="auto"/>
        <w:jc w:val="center"/>
        <w:rPr>
          <w:sz w:val="24"/>
        </w:rPr>
      </w:pPr>
      <w:r w:rsidRPr="00681DC8">
        <w:rPr>
          <w:noProof/>
          <w:sz w:val="24"/>
        </w:rPr>
        <w:lastRenderedPageBreak/>
        <w:drawing>
          <wp:inline distT="0" distB="0" distL="0" distR="0" wp14:anchorId="58CE8131" wp14:editId="0C2FE7B3">
            <wp:extent cx="3975100" cy="2698749"/>
            <wp:effectExtent l="0" t="0" r="6350" b="6985"/>
            <wp:docPr id="10122280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7200" t="13692" r="9330" b="10740"/>
                    <a:stretch/>
                  </pic:blipFill>
                  <pic:spPr bwMode="auto">
                    <a:xfrm>
                      <a:off x="0" y="0"/>
                      <a:ext cx="3976505" cy="2699703"/>
                    </a:xfrm>
                    <a:prstGeom prst="rect">
                      <a:avLst/>
                    </a:prstGeom>
                    <a:noFill/>
                    <a:ln>
                      <a:noFill/>
                    </a:ln>
                    <a:extLst>
                      <a:ext uri="{53640926-AAD7-44D8-BBD7-CCE9431645EC}">
                        <a14:shadowObscured xmlns:a14="http://schemas.microsoft.com/office/drawing/2010/main"/>
                      </a:ext>
                    </a:extLst>
                  </pic:spPr>
                </pic:pic>
              </a:graphicData>
            </a:graphic>
          </wp:inline>
        </w:drawing>
      </w:r>
    </w:p>
    <w:p w14:paraId="62E68202" w14:textId="1EBF9066" w:rsidR="00D000E3" w:rsidRPr="00A077B2" w:rsidRDefault="00A077B2"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AB38DF">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AB38DF">
        <w:rPr>
          <w:rFonts w:ascii="Times New Roman" w:hAnsi="Times New Roman"/>
          <w:noProof/>
          <w:sz w:val="21"/>
          <w:szCs w:val="21"/>
        </w:rPr>
        <w:t>2</w:t>
      </w:r>
      <w:r w:rsidR="00A05C45">
        <w:rPr>
          <w:rFonts w:ascii="Times New Roman" w:hAnsi="Times New Roman"/>
          <w:sz w:val="21"/>
          <w:szCs w:val="21"/>
        </w:rPr>
        <w:fldChar w:fldCharType="end"/>
      </w:r>
      <w:r w:rsidR="003767DD">
        <w:rPr>
          <w:rFonts w:ascii="Times New Roman" w:hAnsi="Times New Roman" w:hint="eastAsia"/>
          <w:sz w:val="21"/>
          <w:szCs w:val="21"/>
        </w:rPr>
        <w:t>主控电路</w:t>
      </w:r>
      <w:r w:rsidR="00681DC8">
        <w:rPr>
          <w:rFonts w:ascii="Times New Roman" w:hAnsi="Times New Roman" w:hint="eastAsia"/>
          <w:sz w:val="21"/>
          <w:szCs w:val="21"/>
        </w:rPr>
        <w:t>PCB</w:t>
      </w:r>
      <w:r w:rsidR="00681DC8">
        <w:rPr>
          <w:rFonts w:ascii="Times New Roman" w:hAnsi="Times New Roman" w:hint="eastAsia"/>
          <w:sz w:val="21"/>
          <w:szCs w:val="21"/>
        </w:rPr>
        <w:t>板实物</w:t>
      </w:r>
      <w:r w:rsidRPr="004C6C42">
        <w:rPr>
          <w:rFonts w:ascii="Times New Roman" w:hAnsi="Times New Roman"/>
          <w:sz w:val="21"/>
          <w:szCs w:val="21"/>
        </w:rPr>
        <w:t>图</w:t>
      </w:r>
    </w:p>
    <w:p w14:paraId="0FF33846" w14:textId="5F1380C8" w:rsidR="00537502" w:rsidRDefault="00537502" w:rsidP="006621DD">
      <w:pPr>
        <w:wordWrap w:val="0"/>
        <w:spacing w:line="360" w:lineRule="auto"/>
        <w:ind w:firstLineChars="200" w:firstLine="480"/>
        <w:rPr>
          <w:sz w:val="24"/>
        </w:rPr>
      </w:pPr>
      <w:r>
        <w:rPr>
          <w:rFonts w:hint="eastAsia"/>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Pr>
          <w:rFonts w:hint="eastAsia"/>
          <w:sz w:val="24"/>
        </w:rPr>
        <w:t>为楼宇人员信息检测电路的原理图，</w:t>
      </w:r>
      <w:r w:rsidR="00D000E3" w:rsidRPr="00D000E3">
        <w:rPr>
          <w:rFonts w:hint="eastAsia"/>
          <w:sz w:val="24"/>
        </w:rPr>
        <w:t>其中较为重要的电路有：按键电路，指纹模块接口电路，</w:t>
      </w:r>
      <w:r w:rsidR="00D000E3" w:rsidRPr="00802AA2">
        <w:rPr>
          <w:rFonts w:hint="eastAsia"/>
          <w:sz w:val="24"/>
        </w:rPr>
        <w:t>RC</w:t>
      </w:r>
      <w:r w:rsidR="00D000E3" w:rsidRPr="00CD6AF6">
        <w:rPr>
          <w:rFonts w:hint="eastAsia"/>
          <w:sz w:val="24"/>
        </w:rPr>
        <w:t>522</w:t>
      </w:r>
      <w:r w:rsidR="00D000E3" w:rsidRPr="00D000E3">
        <w:rPr>
          <w:rFonts w:hint="eastAsia"/>
          <w:sz w:val="24"/>
        </w:rPr>
        <w:t>刷卡接口电路，以及人脸识别系统</w:t>
      </w:r>
      <w:r w:rsidR="00D000E3">
        <w:rPr>
          <w:rFonts w:hint="eastAsia"/>
          <w:sz w:val="24"/>
        </w:rPr>
        <w:t>。</w:t>
      </w:r>
    </w:p>
    <w:p w14:paraId="06236C50" w14:textId="587CF79E" w:rsidR="00EF2541" w:rsidRDefault="00112083" w:rsidP="006621DD">
      <w:pPr>
        <w:wordWrap w:val="0"/>
        <w:spacing w:line="360" w:lineRule="auto"/>
        <w:jc w:val="center"/>
        <w:rPr>
          <w:sz w:val="24"/>
        </w:rPr>
      </w:pPr>
      <w:r>
        <w:rPr>
          <w:noProof/>
          <w:sz w:val="24"/>
        </w:rPr>
        <w:drawing>
          <wp:inline distT="0" distB="0" distL="0" distR="0" wp14:anchorId="4D3450A0" wp14:editId="45695437">
            <wp:extent cx="5760720" cy="4053205"/>
            <wp:effectExtent l="0" t="0" r="0" b="4445"/>
            <wp:docPr id="15959980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8036" name="图片 1595998036"/>
                    <pic:cNvPicPr/>
                  </pic:nvPicPr>
                  <pic:blipFill>
                    <a:blip r:embed="rId21"/>
                    <a:stretch>
                      <a:fillRect/>
                    </a:stretch>
                  </pic:blipFill>
                  <pic:spPr>
                    <a:xfrm>
                      <a:off x="0" y="0"/>
                      <a:ext cx="5760720" cy="4053205"/>
                    </a:xfrm>
                    <a:prstGeom prst="rect">
                      <a:avLst/>
                    </a:prstGeom>
                  </pic:spPr>
                </pic:pic>
              </a:graphicData>
            </a:graphic>
          </wp:inline>
        </w:drawing>
      </w:r>
    </w:p>
    <w:p w14:paraId="42333C25" w14:textId="7FC5C3F3" w:rsidR="00537502" w:rsidRPr="004C6C42" w:rsidRDefault="00EF2541"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AB38DF">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AB38DF">
        <w:rPr>
          <w:rFonts w:ascii="Times New Roman" w:hAnsi="Times New Roman"/>
          <w:noProof/>
          <w:sz w:val="21"/>
          <w:szCs w:val="21"/>
        </w:rPr>
        <w:t>3</w:t>
      </w:r>
      <w:r w:rsidR="00A05C45">
        <w:rPr>
          <w:rFonts w:ascii="Times New Roman" w:hAnsi="Times New Roman"/>
          <w:sz w:val="21"/>
          <w:szCs w:val="21"/>
        </w:rPr>
        <w:fldChar w:fldCharType="end"/>
      </w:r>
      <w:r w:rsidR="003A31DD" w:rsidRPr="004C6C42">
        <w:rPr>
          <w:rFonts w:ascii="Times New Roman" w:hAnsi="Times New Roman" w:hint="eastAsia"/>
          <w:sz w:val="21"/>
          <w:szCs w:val="21"/>
        </w:rPr>
        <w:t>楼宇人员信息检测</w:t>
      </w:r>
      <w:r w:rsidRPr="004C6C42">
        <w:rPr>
          <w:rFonts w:ascii="Times New Roman" w:hAnsi="Times New Roman"/>
          <w:sz w:val="21"/>
          <w:szCs w:val="21"/>
        </w:rPr>
        <w:t>原理图</w:t>
      </w:r>
    </w:p>
    <w:p w14:paraId="0361F41A" w14:textId="4B72BF2E" w:rsidR="00D000E3" w:rsidRDefault="00D000E3" w:rsidP="006621DD">
      <w:pPr>
        <w:wordWrap w:val="0"/>
        <w:spacing w:line="360" w:lineRule="auto"/>
        <w:ind w:firstLineChars="200" w:firstLine="480"/>
        <w:rPr>
          <w:sz w:val="24"/>
        </w:rPr>
      </w:pPr>
      <w:r w:rsidRPr="00D000E3">
        <w:rPr>
          <w:rFonts w:hint="eastAsia"/>
          <w:sz w:val="24"/>
        </w:rPr>
        <w:t>本系统中</w:t>
      </w:r>
      <w:r w:rsidRPr="00802AA2">
        <w:rPr>
          <w:rFonts w:hint="eastAsia"/>
          <w:sz w:val="24"/>
        </w:rPr>
        <w:t>RC</w:t>
      </w:r>
      <w:r w:rsidRPr="00CD6AF6">
        <w:rPr>
          <w:rFonts w:hint="eastAsia"/>
          <w:sz w:val="24"/>
        </w:rPr>
        <w:t>522</w:t>
      </w:r>
      <w:r w:rsidRPr="00D000E3">
        <w:rPr>
          <w:rFonts w:hint="eastAsia"/>
          <w:sz w:val="24"/>
        </w:rPr>
        <w:t>刷卡接口电路与</w:t>
      </w:r>
      <w:r w:rsidRPr="00802AA2">
        <w:rPr>
          <w:rFonts w:hint="eastAsia"/>
          <w:sz w:val="24"/>
        </w:rPr>
        <w:t>RC</w:t>
      </w:r>
      <w:r w:rsidRPr="00CD6AF6">
        <w:rPr>
          <w:rFonts w:hint="eastAsia"/>
          <w:sz w:val="24"/>
        </w:rPr>
        <w:t>522</w:t>
      </w:r>
      <w:r w:rsidRPr="00D000E3">
        <w:rPr>
          <w:rFonts w:hint="eastAsia"/>
          <w:sz w:val="24"/>
        </w:rPr>
        <w:t xml:space="preserve"> </w:t>
      </w:r>
      <w:r w:rsidRPr="00802AA2">
        <w:rPr>
          <w:rFonts w:hint="eastAsia"/>
          <w:sz w:val="24"/>
        </w:rPr>
        <w:t>RFID</w:t>
      </w:r>
      <w:r>
        <w:rPr>
          <w:rFonts w:hint="eastAsia"/>
          <w:sz w:val="24"/>
        </w:rPr>
        <w:t>检测模块连接，指纹模块</w:t>
      </w:r>
      <w:r w:rsidRPr="00D000E3">
        <w:rPr>
          <w:rFonts w:hint="eastAsia"/>
          <w:sz w:val="24"/>
        </w:rPr>
        <w:t>接口电路与指纹检测模块连接。</w:t>
      </w:r>
      <w:r w:rsidRPr="00802AA2">
        <w:rPr>
          <w:rFonts w:hint="eastAsia"/>
          <w:sz w:val="24"/>
        </w:rPr>
        <w:t>MCU</w:t>
      </w:r>
      <w:r w:rsidRPr="00D000E3">
        <w:rPr>
          <w:rFonts w:hint="eastAsia"/>
          <w:sz w:val="24"/>
        </w:rPr>
        <w:t>直接与</w:t>
      </w:r>
      <w:r>
        <w:rPr>
          <w:rFonts w:hint="eastAsia"/>
          <w:sz w:val="24"/>
        </w:rPr>
        <w:t>人脸识别系统连接。进入楼宇的人员可以通过按键</w:t>
      </w:r>
      <w:r>
        <w:rPr>
          <w:rFonts w:hint="eastAsia"/>
          <w:sz w:val="24"/>
        </w:rPr>
        <w:lastRenderedPageBreak/>
        <w:t>调用指纹和人脸识别，</w:t>
      </w:r>
      <w:r w:rsidRPr="00802AA2">
        <w:rPr>
          <w:rFonts w:hint="eastAsia"/>
          <w:sz w:val="24"/>
        </w:rPr>
        <w:t>O</w:t>
      </w:r>
      <w:r w:rsidRPr="00802AA2">
        <w:rPr>
          <w:sz w:val="24"/>
        </w:rPr>
        <w:t>LED</w:t>
      </w:r>
      <w:r>
        <w:rPr>
          <w:rFonts w:hint="eastAsia"/>
          <w:sz w:val="24"/>
        </w:rPr>
        <w:t>也会显示操作菜单信息。</w:t>
      </w:r>
      <w:r w:rsidRPr="00D000E3">
        <w:rPr>
          <w:rFonts w:hint="eastAsia"/>
          <w:sz w:val="24"/>
        </w:rPr>
        <w:t>同时，数据信息会通过</w:t>
      </w:r>
      <w:r w:rsidRPr="00802AA2">
        <w:rPr>
          <w:rFonts w:hint="eastAsia"/>
          <w:sz w:val="24"/>
        </w:rPr>
        <w:t>APP</w:t>
      </w:r>
      <w:r w:rsidRPr="00D000E3">
        <w:rPr>
          <w:rFonts w:hint="eastAsia"/>
          <w:sz w:val="24"/>
        </w:rPr>
        <w:t>和</w:t>
      </w:r>
      <w:r w:rsidRPr="00802AA2">
        <w:rPr>
          <w:rFonts w:hint="eastAsia"/>
          <w:sz w:val="24"/>
        </w:rPr>
        <w:t>SIGN</w:t>
      </w:r>
      <w:r w:rsidRPr="00D000E3">
        <w:rPr>
          <w:rFonts w:hint="eastAsia"/>
          <w:sz w:val="24"/>
        </w:rPr>
        <w:t>传输到主控部分的</w:t>
      </w:r>
      <w:r w:rsidRPr="00802AA2">
        <w:rPr>
          <w:rFonts w:hint="eastAsia"/>
          <w:sz w:val="24"/>
        </w:rPr>
        <w:t>ESP</w:t>
      </w:r>
      <w:r w:rsidRPr="00CD6AF6">
        <w:rPr>
          <w:rFonts w:hint="eastAsia"/>
          <w:sz w:val="24"/>
        </w:rPr>
        <w:t>8266</w:t>
      </w:r>
      <w:r w:rsidRPr="00D000E3">
        <w:rPr>
          <w:rFonts w:hint="eastAsia"/>
          <w:sz w:val="24"/>
        </w:rPr>
        <w:t>，实时在手机端显示楼宇出入人员情况</w:t>
      </w:r>
      <w:r w:rsidR="0095077B">
        <w:rPr>
          <w:rFonts w:hint="eastAsia"/>
          <w:sz w:val="24"/>
        </w:rPr>
        <w:t>，</w:t>
      </w:r>
      <w:r w:rsidR="001C228D">
        <w:rPr>
          <w:rFonts w:hint="eastAsia"/>
          <w:sz w:val="24"/>
        </w:rPr>
        <w:t>该部分</w:t>
      </w:r>
      <w:r w:rsidR="0095077B">
        <w:rPr>
          <w:rFonts w:hint="eastAsia"/>
          <w:sz w:val="24"/>
        </w:rPr>
        <w:t>PCB</w:t>
      </w:r>
      <w:r w:rsidR="0095077B">
        <w:rPr>
          <w:rFonts w:hint="eastAsia"/>
          <w:sz w:val="24"/>
        </w:rPr>
        <w:t>实物图如图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4</w:t>
      </w:r>
      <w:r w:rsidR="0031732C" w:rsidRPr="00607453">
        <w:rPr>
          <w:sz w:val="24"/>
        </w:rPr>
        <w:fldChar w:fldCharType="end"/>
      </w:r>
      <w:r w:rsidR="0095077B">
        <w:rPr>
          <w:rFonts w:hint="eastAsia"/>
          <w:sz w:val="24"/>
        </w:rPr>
        <w:t>所示。</w:t>
      </w:r>
      <w:r w:rsidR="00517AD6">
        <w:rPr>
          <w:rFonts w:hint="eastAsia"/>
          <w:sz w:val="24"/>
        </w:rPr>
        <w:t>其中</w:t>
      </w:r>
      <w:r w:rsidR="00517AD6">
        <w:rPr>
          <w:rFonts w:hint="eastAsia"/>
          <w:sz w:val="24"/>
        </w:rPr>
        <w:t>H20</w:t>
      </w:r>
      <w:r w:rsidR="00517AD6">
        <w:rPr>
          <w:rFonts w:hint="eastAsia"/>
          <w:sz w:val="24"/>
        </w:rPr>
        <w:t>连接</w:t>
      </w:r>
      <w:r w:rsidR="00517AD6">
        <w:rPr>
          <w:rFonts w:hint="eastAsia"/>
          <w:sz w:val="24"/>
        </w:rPr>
        <w:t>RC522</w:t>
      </w:r>
      <w:r w:rsidR="00517AD6">
        <w:rPr>
          <w:rFonts w:hint="eastAsia"/>
          <w:sz w:val="24"/>
        </w:rPr>
        <w:t>刷卡电路，</w:t>
      </w:r>
      <w:r w:rsidR="00517AD6">
        <w:rPr>
          <w:rFonts w:hint="eastAsia"/>
          <w:sz w:val="24"/>
        </w:rPr>
        <w:t>H19</w:t>
      </w:r>
      <w:r w:rsidR="00517AD6">
        <w:rPr>
          <w:rFonts w:hint="eastAsia"/>
          <w:sz w:val="24"/>
        </w:rPr>
        <w:t>连接</w:t>
      </w:r>
      <w:r w:rsidR="00517AD6">
        <w:rPr>
          <w:rFonts w:hint="eastAsia"/>
          <w:sz w:val="24"/>
        </w:rPr>
        <w:t>AS608</w:t>
      </w:r>
      <w:r w:rsidR="00517AD6">
        <w:rPr>
          <w:rFonts w:hint="eastAsia"/>
          <w:sz w:val="24"/>
        </w:rPr>
        <w:t>指纹模块，</w:t>
      </w:r>
      <w:r w:rsidR="00517AD6">
        <w:rPr>
          <w:rFonts w:hint="eastAsia"/>
          <w:sz w:val="24"/>
        </w:rPr>
        <w:t>J1</w:t>
      </w:r>
      <w:r w:rsidR="00517AD6">
        <w:rPr>
          <w:rFonts w:hint="eastAsia"/>
          <w:sz w:val="24"/>
        </w:rPr>
        <w:t>连接舵机模块，</w:t>
      </w:r>
      <w:r w:rsidR="00517AD6">
        <w:rPr>
          <w:rFonts w:hint="eastAsia"/>
          <w:sz w:val="24"/>
        </w:rPr>
        <w:t>CV APP SIGN</w:t>
      </w:r>
      <w:r w:rsidR="00CF2C65">
        <w:rPr>
          <w:rFonts w:hint="eastAsia"/>
          <w:sz w:val="24"/>
        </w:rPr>
        <w:t>连接</w:t>
      </w:r>
      <w:r w:rsidR="00CF2C65">
        <w:rPr>
          <w:rFonts w:hint="eastAsia"/>
          <w:sz w:val="24"/>
        </w:rPr>
        <w:t>ESP8266</w:t>
      </w:r>
      <w:r w:rsidR="00CF2C65">
        <w:rPr>
          <w:rFonts w:hint="eastAsia"/>
          <w:sz w:val="24"/>
        </w:rPr>
        <w:t>用于云端控制。</w:t>
      </w:r>
    </w:p>
    <w:p w14:paraId="0F7869AF" w14:textId="4EA79E26" w:rsidR="003767DD" w:rsidRDefault="007E5D17" w:rsidP="006621DD">
      <w:pPr>
        <w:wordWrap w:val="0"/>
        <w:spacing w:line="360" w:lineRule="auto"/>
        <w:jc w:val="center"/>
        <w:rPr>
          <w:sz w:val="24"/>
        </w:rPr>
      </w:pPr>
      <w:r w:rsidRPr="007E5D17">
        <w:rPr>
          <w:noProof/>
          <w:sz w:val="24"/>
        </w:rPr>
        <w:drawing>
          <wp:inline distT="0" distB="0" distL="0" distR="0" wp14:anchorId="437FEFE6" wp14:editId="7C10F9DE">
            <wp:extent cx="2094931" cy="2441773"/>
            <wp:effectExtent l="0" t="0" r="635" b="0"/>
            <wp:docPr id="461486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14175" t="18883" r="6538" b="11869"/>
                    <a:stretch/>
                  </pic:blipFill>
                  <pic:spPr bwMode="auto">
                    <a:xfrm>
                      <a:off x="0" y="0"/>
                      <a:ext cx="2123083" cy="2474586"/>
                    </a:xfrm>
                    <a:prstGeom prst="rect">
                      <a:avLst/>
                    </a:prstGeom>
                    <a:noFill/>
                    <a:ln>
                      <a:noFill/>
                    </a:ln>
                    <a:extLst>
                      <a:ext uri="{53640926-AAD7-44D8-BBD7-CCE9431645EC}">
                        <a14:shadowObscured xmlns:a14="http://schemas.microsoft.com/office/drawing/2010/main"/>
                      </a:ext>
                    </a:extLst>
                  </pic:spPr>
                </pic:pic>
              </a:graphicData>
            </a:graphic>
          </wp:inline>
        </w:drawing>
      </w:r>
    </w:p>
    <w:p w14:paraId="0C18ABE4" w14:textId="39F29DF4" w:rsidR="003767DD" w:rsidRPr="003767DD" w:rsidRDefault="003767DD"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AB38DF">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AB38DF">
        <w:rPr>
          <w:rFonts w:ascii="Times New Roman" w:hAnsi="Times New Roman"/>
          <w:noProof/>
          <w:sz w:val="21"/>
          <w:szCs w:val="21"/>
        </w:rPr>
        <w:t>4</w:t>
      </w:r>
      <w:r w:rsidR="00A05C45">
        <w:rPr>
          <w:rFonts w:ascii="Times New Roman" w:hAnsi="Times New Roman"/>
          <w:sz w:val="21"/>
          <w:szCs w:val="21"/>
        </w:rPr>
        <w:fldChar w:fldCharType="end"/>
      </w:r>
      <w:r w:rsidRPr="004C6C42">
        <w:rPr>
          <w:rFonts w:ascii="Times New Roman" w:hAnsi="Times New Roman" w:hint="eastAsia"/>
          <w:sz w:val="21"/>
          <w:szCs w:val="21"/>
        </w:rPr>
        <w:t>楼宇人员信息检测</w:t>
      </w:r>
      <w:r w:rsidR="001C228D">
        <w:rPr>
          <w:rFonts w:ascii="Times New Roman" w:hAnsi="Times New Roman" w:hint="eastAsia"/>
          <w:sz w:val="21"/>
          <w:szCs w:val="21"/>
        </w:rPr>
        <w:t>实物</w:t>
      </w:r>
      <w:r w:rsidR="001C228D">
        <w:rPr>
          <w:rFonts w:ascii="Times New Roman" w:hAnsi="Times New Roman" w:hint="eastAsia"/>
          <w:sz w:val="21"/>
          <w:szCs w:val="21"/>
        </w:rPr>
        <w:t>PCB</w:t>
      </w:r>
      <w:r w:rsidRPr="004C6C42">
        <w:rPr>
          <w:rFonts w:ascii="Times New Roman" w:hAnsi="Times New Roman"/>
          <w:sz w:val="21"/>
          <w:szCs w:val="21"/>
        </w:rPr>
        <w:t>图</w:t>
      </w:r>
    </w:p>
    <w:p w14:paraId="37A4E4DD" w14:textId="2D4D7F20" w:rsidR="00537502" w:rsidRPr="00316073" w:rsidRDefault="00537502" w:rsidP="006621DD">
      <w:pPr>
        <w:wordWrap w:val="0"/>
        <w:spacing w:line="360" w:lineRule="auto"/>
        <w:ind w:firstLineChars="200" w:firstLine="480"/>
        <w:rPr>
          <w:b/>
          <w:sz w:val="24"/>
        </w:rPr>
      </w:pPr>
      <w:r>
        <w:rPr>
          <w:rFonts w:hint="eastAsia"/>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5</w:t>
      </w:r>
      <w:r w:rsidR="0031732C" w:rsidRPr="00607453">
        <w:rPr>
          <w:sz w:val="24"/>
        </w:rPr>
        <w:fldChar w:fldCharType="end"/>
      </w:r>
      <w:r>
        <w:rPr>
          <w:rFonts w:hint="eastAsia"/>
          <w:sz w:val="24"/>
        </w:rPr>
        <w:t>是太阳能逆变的电路原理图。</w:t>
      </w:r>
      <w:r w:rsidR="00316073" w:rsidRPr="00316073">
        <w:rPr>
          <w:rFonts w:hint="eastAsia"/>
          <w:sz w:val="24"/>
        </w:rPr>
        <w:t>其中最重要的电路为晶闸管有源逆变电路</w:t>
      </w:r>
      <w:r w:rsidR="00A71AC5">
        <w:rPr>
          <w:rFonts w:hint="eastAsia"/>
          <w:sz w:val="24"/>
        </w:rPr>
        <w:t>、</w:t>
      </w:r>
      <w:r w:rsidR="00A71AC5" w:rsidRPr="00802AA2">
        <w:rPr>
          <w:rFonts w:hint="eastAsia"/>
          <w:sz w:val="24"/>
        </w:rPr>
        <w:t>T</w:t>
      </w:r>
      <w:r w:rsidR="00A71AC5" w:rsidRPr="00802AA2">
        <w:rPr>
          <w:sz w:val="24"/>
        </w:rPr>
        <w:t>TL</w:t>
      </w:r>
      <w:r w:rsidR="00A71AC5">
        <w:rPr>
          <w:rFonts w:hint="eastAsia"/>
          <w:sz w:val="24"/>
        </w:rPr>
        <w:t>转</w:t>
      </w:r>
      <w:r w:rsidR="00A71AC5" w:rsidRPr="00802AA2">
        <w:rPr>
          <w:rFonts w:hint="eastAsia"/>
          <w:sz w:val="24"/>
        </w:rPr>
        <w:t>R</w:t>
      </w:r>
      <w:r w:rsidR="00A71AC5" w:rsidRPr="00802AA2">
        <w:rPr>
          <w:sz w:val="24"/>
        </w:rPr>
        <w:t>S</w:t>
      </w:r>
      <w:r w:rsidR="00A71AC5" w:rsidRPr="00CD6AF6">
        <w:rPr>
          <w:sz w:val="24"/>
        </w:rPr>
        <w:t>485</w:t>
      </w:r>
      <w:r w:rsidR="00A71AC5">
        <w:rPr>
          <w:rFonts w:hint="eastAsia"/>
          <w:sz w:val="24"/>
        </w:rPr>
        <w:t>通讯电路</w:t>
      </w:r>
      <w:r w:rsidR="00316073" w:rsidRPr="00316073">
        <w:rPr>
          <w:rFonts w:hint="eastAsia"/>
          <w:sz w:val="24"/>
        </w:rPr>
        <w:t>。</w:t>
      </w:r>
    </w:p>
    <w:p w14:paraId="109FF69B" w14:textId="2F373C7D" w:rsidR="00FC6D0C" w:rsidRDefault="00631291" w:rsidP="006621DD">
      <w:pPr>
        <w:wordWrap w:val="0"/>
        <w:spacing w:line="360" w:lineRule="auto"/>
        <w:jc w:val="center"/>
        <w:rPr>
          <w:sz w:val="24"/>
        </w:rPr>
      </w:pPr>
      <w:r>
        <w:rPr>
          <w:noProof/>
          <w:sz w:val="24"/>
        </w:rPr>
        <w:drawing>
          <wp:inline distT="0" distB="0" distL="0" distR="0" wp14:anchorId="48C8D410" wp14:editId="1EBA9D43">
            <wp:extent cx="5492499" cy="3757930"/>
            <wp:effectExtent l="0" t="0" r="0" b="0"/>
            <wp:docPr id="18771375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7564" name="图片 1877137564"/>
                    <pic:cNvPicPr/>
                  </pic:nvPicPr>
                  <pic:blipFill>
                    <a:blip r:embed="rId23"/>
                    <a:stretch>
                      <a:fillRect/>
                    </a:stretch>
                  </pic:blipFill>
                  <pic:spPr>
                    <a:xfrm>
                      <a:off x="0" y="0"/>
                      <a:ext cx="5501295" cy="3763948"/>
                    </a:xfrm>
                    <a:prstGeom prst="rect">
                      <a:avLst/>
                    </a:prstGeom>
                  </pic:spPr>
                </pic:pic>
              </a:graphicData>
            </a:graphic>
          </wp:inline>
        </w:drawing>
      </w:r>
    </w:p>
    <w:p w14:paraId="4F6E716D" w14:textId="7FA004B9" w:rsidR="00991E24" w:rsidRPr="004C6C42" w:rsidRDefault="00FC6D0C"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eq \c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AB38DF">
        <w:rPr>
          <w:rFonts w:ascii="Times New Roman" w:hAnsi="Times New Roman"/>
          <w:noProof/>
          <w:sz w:val="21"/>
          <w:szCs w:val="21"/>
        </w:rPr>
        <w:t>3</w:t>
      </w:r>
      <w:r w:rsidR="007D2CB9">
        <w:rPr>
          <w:rFonts w:ascii="Times New Roman" w:hAnsi="Times New Roman"/>
          <w:sz w:val="21"/>
          <w:szCs w:val="21"/>
        </w:rPr>
        <w:fldChar w:fldCharType="end"/>
      </w:r>
      <w:r w:rsidR="007D2CB9">
        <w:rPr>
          <w:rFonts w:ascii="Times New Roman" w:hAnsi="Times New Roman" w:hint="eastAsia"/>
          <w:sz w:val="21"/>
          <w:szCs w:val="21"/>
        </w:rPr>
        <w:t>.</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ptc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AB38DF">
        <w:rPr>
          <w:rFonts w:ascii="Times New Roman" w:hAnsi="Times New Roman"/>
          <w:noProof/>
          <w:sz w:val="21"/>
          <w:szCs w:val="21"/>
        </w:rPr>
        <w:t>5</w:t>
      </w:r>
      <w:r w:rsidR="007D2CB9">
        <w:rPr>
          <w:rFonts w:ascii="Times New Roman" w:hAnsi="Times New Roman"/>
          <w:sz w:val="21"/>
          <w:szCs w:val="21"/>
        </w:rPr>
        <w:fldChar w:fldCharType="end"/>
      </w:r>
      <w:r w:rsidRPr="004C6C42">
        <w:rPr>
          <w:rFonts w:ascii="Times New Roman" w:hAnsi="Times New Roman" w:hint="eastAsia"/>
          <w:sz w:val="21"/>
          <w:szCs w:val="21"/>
        </w:rPr>
        <w:t>太阳能逆变</w:t>
      </w:r>
      <w:r w:rsidRPr="004C6C42">
        <w:rPr>
          <w:rFonts w:ascii="Times New Roman" w:hAnsi="Times New Roman"/>
          <w:sz w:val="21"/>
          <w:szCs w:val="21"/>
        </w:rPr>
        <w:t>原理图</w:t>
      </w:r>
    </w:p>
    <w:p w14:paraId="00B8BCDD" w14:textId="6F4F3905" w:rsidR="00C511F8" w:rsidRDefault="00AF702B" w:rsidP="006621DD">
      <w:pPr>
        <w:wordWrap w:val="0"/>
        <w:spacing w:line="360" w:lineRule="auto"/>
        <w:ind w:firstLineChars="200" w:firstLine="480"/>
        <w:rPr>
          <w:sz w:val="24"/>
        </w:rPr>
      </w:pPr>
      <w:r>
        <w:rPr>
          <w:rFonts w:hint="eastAsia"/>
          <w:sz w:val="24"/>
        </w:rPr>
        <w:lastRenderedPageBreak/>
        <w:t>本</w:t>
      </w:r>
      <w:r w:rsidR="00AD2209" w:rsidRPr="00AD2209">
        <w:rPr>
          <w:rFonts w:hint="eastAsia"/>
          <w:sz w:val="24"/>
        </w:rPr>
        <w:t>逆变电路采用了晶</w:t>
      </w:r>
      <w:r w:rsidR="00AD2209">
        <w:rPr>
          <w:rFonts w:hint="eastAsia"/>
          <w:sz w:val="24"/>
        </w:rPr>
        <w:t>闸管有源逆变，并且使用了光耦隔离，使晶闸管与单片机隔离开来。电能</w:t>
      </w:r>
      <w:r w:rsidR="00AD2209" w:rsidRPr="00AD2209">
        <w:rPr>
          <w:rFonts w:hint="eastAsia"/>
          <w:sz w:val="24"/>
        </w:rPr>
        <w:t>质量检测部分也会实时检测逆变的电能质量并计算出电流电压和发电量</w:t>
      </w:r>
      <w:r w:rsidR="00AD2209">
        <w:rPr>
          <w:rFonts w:hint="eastAsia"/>
          <w:sz w:val="24"/>
        </w:rPr>
        <w:t>，并</w:t>
      </w:r>
      <w:r w:rsidR="00AD2209" w:rsidRPr="00AD2209">
        <w:rPr>
          <w:rFonts w:hint="eastAsia"/>
          <w:sz w:val="24"/>
        </w:rPr>
        <w:t>通过</w:t>
      </w:r>
      <w:r w:rsidR="00AD2209" w:rsidRPr="00802AA2">
        <w:rPr>
          <w:rFonts w:hint="eastAsia"/>
          <w:sz w:val="24"/>
        </w:rPr>
        <w:t>RS</w:t>
      </w:r>
      <w:r w:rsidR="00AD2209" w:rsidRPr="00CD6AF6">
        <w:rPr>
          <w:rFonts w:hint="eastAsia"/>
          <w:sz w:val="24"/>
        </w:rPr>
        <w:t>485</w:t>
      </w:r>
      <w:r w:rsidR="00AD2209">
        <w:rPr>
          <w:rFonts w:hint="eastAsia"/>
          <w:sz w:val="24"/>
        </w:rPr>
        <w:t>通讯模块电路将数据发送到楼宇主控。</w:t>
      </w:r>
      <w:r w:rsidR="00F761CD">
        <w:rPr>
          <w:rFonts w:hint="eastAsia"/>
          <w:sz w:val="24"/>
        </w:rPr>
        <w:t>PCB</w:t>
      </w:r>
      <w:r w:rsidR="00F761CD">
        <w:rPr>
          <w:rFonts w:hint="eastAsia"/>
          <w:sz w:val="24"/>
        </w:rPr>
        <w:t>板如图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6</w:t>
      </w:r>
      <w:r w:rsidR="0031732C" w:rsidRPr="00607453">
        <w:rPr>
          <w:sz w:val="24"/>
        </w:rPr>
        <w:fldChar w:fldCharType="end"/>
      </w:r>
      <w:r w:rsidR="00E546F8">
        <w:rPr>
          <w:rFonts w:hint="eastAsia"/>
          <w:sz w:val="24"/>
        </w:rPr>
        <w:t>所示。</w:t>
      </w:r>
      <w:r w:rsidR="00360BCF">
        <w:rPr>
          <w:rFonts w:hint="eastAsia"/>
          <w:sz w:val="24"/>
        </w:rPr>
        <w:t>其中</w:t>
      </w:r>
      <w:r w:rsidR="00456518">
        <w:rPr>
          <w:rFonts w:hint="eastAsia"/>
          <w:sz w:val="24"/>
        </w:rPr>
        <w:t>板上的正极和负极连接太阳能电池板的负极和正极，火线和零线连接国家电网电路。</w:t>
      </w:r>
      <w:r w:rsidR="00F10384">
        <w:rPr>
          <w:rFonts w:hint="eastAsia"/>
          <w:sz w:val="24"/>
        </w:rPr>
        <w:t>TXD1</w:t>
      </w:r>
      <w:r w:rsidR="00F10384">
        <w:rPr>
          <w:rFonts w:hint="eastAsia"/>
          <w:sz w:val="24"/>
        </w:rPr>
        <w:t>连接</w:t>
      </w:r>
      <w:r w:rsidR="00F10384">
        <w:rPr>
          <w:rFonts w:hint="eastAsia"/>
          <w:sz w:val="24"/>
        </w:rPr>
        <w:t>HLW8032</w:t>
      </w:r>
      <w:r w:rsidR="00F10384">
        <w:rPr>
          <w:rFonts w:hint="eastAsia"/>
          <w:sz w:val="24"/>
        </w:rPr>
        <w:t>电能质量模块，</w:t>
      </w:r>
      <w:r w:rsidR="00B77E7E">
        <w:rPr>
          <w:rFonts w:hint="eastAsia"/>
          <w:sz w:val="24"/>
        </w:rPr>
        <w:t>J2</w:t>
      </w:r>
      <w:r w:rsidR="00B77E7E">
        <w:rPr>
          <w:rFonts w:hint="eastAsia"/>
          <w:sz w:val="24"/>
        </w:rPr>
        <w:t>连接</w:t>
      </w:r>
      <w:r w:rsidR="00B77E7E">
        <w:rPr>
          <w:rFonts w:hint="eastAsia"/>
          <w:sz w:val="24"/>
        </w:rPr>
        <w:t>RS485</w:t>
      </w:r>
      <w:r w:rsidR="00B77E7E">
        <w:rPr>
          <w:rFonts w:hint="eastAsia"/>
          <w:sz w:val="24"/>
        </w:rPr>
        <w:t>模块，</w:t>
      </w:r>
      <w:r w:rsidR="00B77E7E">
        <w:rPr>
          <w:rFonts w:hint="eastAsia"/>
          <w:sz w:val="24"/>
        </w:rPr>
        <w:t>U2</w:t>
      </w:r>
      <w:r w:rsidR="00B77E7E">
        <w:rPr>
          <w:rFonts w:hint="eastAsia"/>
          <w:sz w:val="24"/>
        </w:rPr>
        <w:t>供给系统工作电压</w:t>
      </w:r>
      <w:r w:rsidR="006E21D4">
        <w:rPr>
          <w:rFonts w:hint="eastAsia"/>
          <w:sz w:val="24"/>
        </w:rPr>
        <w:t>，与楼宇核心板采用同一路供电</w:t>
      </w:r>
      <w:r w:rsidR="00CF2C65">
        <w:rPr>
          <w:rFonts w:hint="eastAsia"/>
          <w:sz w:val="24"/>
        </w:rPr>
        <w:t>。</w:t>
      </w:r>
    </w:p>
    <w:p w14:paraId="2AA50C11" w14:textId="48CE2C01" w:rsidR="00E546F8" w:rsidRDefault="000064F6" w:rsidP="006621DD">
      <w:pPr>
        <w:wordWrap w:val="0"/>
        <w:spacing w:line="360" w:lineRule="auto"/>
        <w:jc w:val="center"/>
        <w:rPr>
          <w:sz w:val="24"/>
        </w:rPr>
      </w:pPr>
      <w:r>
        <w:rPr>
          <w:noProof/>
          <w:sz w:val="24"/>
        </w:rPr>
        <w:drawing>
          <wp:inline distT="0" distB="0" distL="0" distR="0" wp14:anchorId="287AF769" wp14:editId="007F498A">
            <wp:extent cx="5760720" cy="3118485"/>
            <wp:effectExtent l="0" t="0" r="0" b="5715"/>
            <wp:docPr id="15947814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1424" name="图片 1594781424"/>
                    <pic:cNvPicPr/>
                  </pic:nvPicPr>
                  <pic:blipFill>
                    <a:blip r:embed="rId24"/>
                    <a:stretch>
                      <a:fillRect/>
                    </a:stretch>
                  </pic:blipFill>
                  <pic:spPr>
                    <a:xfrm>
                      <a:off x="0" y="0"/>
                      <a:ext cx="5760720" cy="3118485"/>
                    </a:xfrm>
                    <a:prstGeom prst="rect">
                      <a:avLst/>
                    </a:prstGeom>
                  </pic:spPr>
                </pic:pic>
              </a:graphicData>
            </a:graphic>
          </wp:inline>
        </w:drawing>
      </w:r>
    </w:p>
    <w:p w14:paraId="35B6786D" w14:textId="3F8E6D30" w:rsidR="00E546F8" w:rsidRPr="00CF2C65" w:rsidRDefault="00E546F8"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eq \c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AB38DF">
        <w:rPr>
          <w:rFonts w:ascii="Times New Roman" w:hAnsi="Times New Roman"/>
          <w:noProof/>
          <w:sz w:val="21"/>
          <w:szCs w:val="21"/>
        </w:rPr>
        <w:t>3</w:t>
      </w:r>
      <w:r w:rsidR="007D2CB9">
        <w:rPr>
          <w:rFonts w:ascii="Times New Roman" w:hAnsi="Times New Roman"/>
          <w:sz w:val="21"/>
          <w:szCs w:val="21"/>
        </w:rPr>
        <w:fldChar w:fldCharType="end"/>
      </w:r>
      <w:r w:rsidR="007D2CB9">
        <w:rPr>
          <w:rFonts w:ascii="Times New Roman" w:hAnsi="Times New Roman" w:hint="eastAsia"/>
          <w:sz w:val="21"/>
          <w:szCs w:val="21"/>
        </w:rPr>
        <w:t>.</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ptc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AB38DF">
        <w:rPr>
          <w:rFonts w:ascii="Times New Roman" w:hAnsi="Times New Roman"/>
          <w:noProof/>
          <w:sz w:val="21"/>
          <w:szCs w:val="21"/>
        </w:rPr>
        <w:t>6</w:t>
      </w:r>
      <w:r w:rsidR="007D2CB9">
        <w:rPr>
          <w:rFonts w:ascii="Times New Roman" w:hAnsi="Times New Roman"/>
          <w:sz w:val="21"/>
          <w:szCs w:val="21"/>
        </w:rPr>
        <w:fldChar w:fldCharType="end"/>
      </w:r>
      <w:r w:rsidRPr="004C6C42">
        <w:rPr>
          <w:rFonts w:ascii="Times New Roman" w:hAnsi="Times New Roman" w:hint="eastAsia"/>
          <w:sz w:val="21"/>
          <w:szCs w:val="21"/>
        </w:rPr>
        <w:t>太阳能逆变</w:t>
      </w:r>
      <w:r w:rsidR="000064F6">
        <w:rPr>
          <w:rFonts w:ascii="Times New Roman" w:hAnsi="Times New Roman" w:hint="eastAsia"/>
          <w:sz w:val="21"/>
          <w:szCs w:val="21"/>
        </w:rPr>
        <w:t>板实物图</w:t>
      </w:r>
    </w:p>
    <w:p w14:paraId="4A322554" w14:textId="5B0C5B0B" w:rsidR="00C511F8" w:rsidRDefault="00AF702B" w:rsidP="006621DD">
      <w:pPr>
        <w:wordWrap w:val="0"/>
        <w:spacing w:beforeLines="50" w:before="156" w:afterLines="50" w:after="156" w:line="360" w:lineRule="auto"/>
        <w:outlineLvl w:val="1"/>
        <w:rPr>
          <w:rFonts w:eastAsia="黑体"/>
          <w:sz w:val="24"/>
        </w:rPr>
      </w:pPr>
      <w:bookmarkStart w:id="54" w:name="_Toc71660327"/>
      <w:bookmarkStart w:id="55" w:name="_Toc70791173"/>
      <w:bookmarkStart w:id="56" w:name="_Toc70791435"/>
      <w:bookmarkStart w:id="57" w:name="_Toc70791697"/>
      <w:bookmarkStart w:id="58" w:name="_Toc198501302"/>
      <w:r w:rsidRPr="00CD6AF6">
        <w:rPr>
          <w:rFonts w:eastAsia="黑体" w:hint="eastAsia"/>
          <w:sz w:val="28"/>
          <w:szCs w:val="28"/>
        </w:rPr>
        <w:t>3</w:t>
      </w:r>
      <w:r>
        <w:rPr>
          <w:rFonts w:eastAsia="黑体" w:hint="eastAsia"/>
          <w:sz w:val="28"/>
          <w:szCs w:val="28"/>
        </w:rPr>
        <w:t>.</w:t>
      </w:r>
      <w:r w:rsidRPr="00CD6AF6">
        <w:rPr>
          <w:rFonts w:eastAsia="黑体" w:hint="eastAsia"/>
          <w:sz w:val="28"/>
          <w:szCs w:val="28"/>
        </w:rPr>
        <w:t>2</w:t>
      </w:r>
      <w:bookmarkEnd w:id="54"/>
      <w:bookmarkEnd w:id="55"/>
      <w:bookmarkEnd w:id="56"/>
      <w:bookmarkEnd w:id="57"/>
      <w:r>
        <w:rPr>
          <w:rFonts w:eastAsia="黑体" w:hint="eastAsia"/>
          <w:sz w:val="28"/>
          <w:szCs w:val="28"/>
        </w:rPr>
        <w:t xml:space="preserve">　</w:t>
      </w:r>
      <w:r w:rsidRPr="00802AA2">
        <w:rPr>
          <w:rFonts w:eastAsia="黑体" w:hint="eastAsia"/>
          <w:sz w:val="28"/>
          <w:szCs w:val="28"/>
        </w:rPr>
        <w:t>STM</w:t>
      </w:r>
      <w:r w:rsidRPr="00CD6AF6">
        <w:rPr>
          <w:rFonts w:eastAsia="黑体" w:hint="eastAsia"/>
          <w:sz w:val="28"/>
          <w:szCs w:val="28"/>
        </w:rPr>
        <w:t>32</w:t>
      </w:r>
      <w:r>
        <w:rPr>
          <w:rFonts w:eastAsia="黑体" w:hint="eastAsia"/>
          <w:sz w:val="28"/>
          <w:szCs w:val="28"/>
        </w:rPr>
        <w:t>控制器</w:t>
      </w:r>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bookmarkEnd w:id="58"/>
    </w:p>
    <w:p w14:paraId="00CEE675" w14:textId="7B2B2414" w:rsidR="00C511F8" w:rsidRDefault="00AF702B" w:rsidP="006621DD">
      <w:pPr>
        <w:wordWrap w:val="0"/>
        <w:spacing w:line="360" w:lineRule="auto"/>
        <w:ind w:firstLineChars="200" w:firstLine="480"/>
        <w:rPr>
          <w:color w:val="000000"/>
          <w:sz w:val="24"/>
        </w:rPr>
      </w:pPr>
      <w:r>
        <w:rPr>
          <w:rFonts w:hint="eastAsia"/>
          <w:color w:val="000000"/>
          <w:sz w:val="24"/>
        </w:rPr>
        <w:t>本设</w:t>
      </w:r>
      <w:r w:rsidR="006B0254" w:rsidRPr="006B0254">
        <w:rPr>
          <w:color w:val="000000"/>
          <w:sz w:val="24"/>
        </w:rPr>
        <w:t>计采用</w:t>
      </w:r>
      <w:r w:rsidR="006B0254" w:rsidRPr="00802AA2">
        <w:rPr>
          <w:color w:val="000000"/>
          <w:sz w:val="24"/>
        </w:rPr>
        <w:t>STM</w:t>
      </w:r>
      <w:r w:rsidR="006B0254" w:rsidRPr="00CD6AF6">
        <w:rPr>
          <w:color w:val="000000"/>
          <w:sz w:val="24"/>
        </w:rPr>
        <w:t>32</w:t>
      </w:r>
      <w:r w:rsidR="006B0254" w:rsidRPr="00802AA2">
        <w:rPr>
          <w:color w:val="000000"/>
          <w:sz w:val="24"/>
        </w:rPr>
        <w:t>F</w:t>
      </w:r>
      <w:r w:rsidR="006B0254" w:rsidRPr="00CD6AF6">
        <w:rPr>
          <w:color w:val="000000"/>
          <w:sz w:val="24"/>
        </w:rPr>
        <w:t>103</w:t>
      </w:r>
      <w:r w:rsidR="006B0254" w:rsidRPr="00802AA2">
        <w:rPr>
          <w:color w:val="000000"/>
          <w:sz w:val="24"/>
        </w:rPr>
        <w:t>VCT</w:t>
      </w:r>
      <w:r w:rsidR="006B0254" w:rsidRPr="00CD6AF6">
        <w:rPr>
          <w:color w:val="000000"/>
          <w:sz w:val="24"/>
        </w:rPr>
        <w:t>6</w:t>
      </w:r>
      <w:r w:rsidR="006B0254" w:rsidRPr="006B0254">
        <w:rPr>
          <w:color w:val="000000"/>
          <w:sz w:val="24"/>
        </w:rPr>
        <w:t>单片机作为核心控制器，其特点包括</w:t>
      </w:r>
      <w:r w:rsidR="006B0254" w:rsidRPr="00802AA2">
        <w:rPr>
          <w:color w:val="000000"/>
          <w:sz w:val="24"/>
        </w:rPr>
        <w:t>ARM</w:t>
      </w:r>
      <w:r w:rsidR="006B0254" w:rsidRPr="006B0254">
        <w:rPr>
          <w:color w:val="000000"/>
          <w:sz w:val="24"/>
        </w:rPr>
        <w:t xml:space="preserve"> </w:t>
      </w:r>
      <w:r w:rsidR="006B0254" w:rsidRPr="00802AA2">
        <w:rPr>
          <w:color w:val="000000"/>
          <w:sz w:val="24"/>
        </w:rPr>
        <w:t>Cortex</w:t>
      </w:r>
      <w:r w:rsidR="006B0254" w:rsidRPr="006B0254">
        <w:rPr>
          <w:color w:val="000000"/>
          <w:sz w:val="24"/>
        </w:rPr>
        <w:t>-</w:t>
      </w:r>
      <w:r w:rsidR="006B0254" w:rsidRPr="00802AA2">
        <w:rPr>
          <w:color w:val="000000"/>
          <w:sz w:val="24"/>
        </w:rPr>
        <w:t>M</w:t>
      </w:r>
      <w:r w:rsidR="006B0254" w:rsidRPr="00CD6AF6">
        <w:rPr>
          <w:color w:val="000000"/>
          <w:sz w:val="24"/>
        </w:rPr>
        <w:t>3</w:t>
      </w:r>
      <w:r w:rsidR="006B0254" w:rsidRPr="006B0254">
        <w:rPr>
          <w:color w:val="000000"/>
          <w:sz w:val="24"/>
        </w:rPr>
        <w:t>内核和</w:t>
      </w:r>
      <w:r w:rsidR="006B0254" w:rsidRPr="00CD6AF6">
        <w:rPr>
          <w:color w:val="000000"/>
          <w:sz w:val="24"/>
        </w:rPr>
        <w:t>32</w:t>
      </w:r>
      <w:r w:rsidR="006B0254" w:rsidRPr="006B0254">
        <w:rPr>
          <w:color w:val="000000"/>
          <w:sz w:val="24"/>
        </w:rPr>
        <w:t>位架构；拥有</w:t>
      </w:r>
      <w:r w:rsidR="006B0254" w:rsidRPr="00CD6AF6">
        <w:rPr>
          <w:color w:val="000000"/>
          <w:sz w:val="24"/>
        </w:rPr>
        <w:t>100</w:t>
      </w:r>
      <w:r w:rsidR="006B0254" w:rsidRPr="006B0254">
        <w:rPr>
          <w:color w:val="000000"/>
          <w:sz w:val="24"/>
        </w:rPr>
        <w:t>个引脚；内置</w:t>
      </w:r>
      <w:r w:rsidR="006B0254" w:rsidRPr="00CD6AF6">
        <w:rPr>
          <w:color w:val="000000"/>
          <w:sz w:val="24"/>
        </w:rPr>
        <w:t>64</w:t>
      </w:r>
      <w:r w:rsidR="006B0254" w:rsidRPr="00802AA2">
        <w:rPr>
          <w:color w:val="000000"/>
          <w:sz w:val="24"/>
        </w:rPr>
        <w:t>K</w:t>
      </w:r>
      <w:r w:rsidR="006B0254" w:rsidRPr="006B0254">
        <w:rPr>
          <w:color w:val="000000"/>
          <w:sz w:val="24"/>
        </w:rPr>
        <w:t>字节</w:t>
      </w:r>
      <w:r w:rsidR="006B0254" w:rsidRPr="00802AA2">
        <w:rPr>
          <w:color w:val="000000"/>
          <w:sz w:val="24"/>
        </w:rPr>
        <w:t>Flash</w:t>
      </w:r>
      <w:r w:rsidR="006B0254" w:rsidRPr="006B0254">
        <w:rPr>
          <w:color w:val="000000"/>
          <w:sz w:val="24"/>
        </w:rPr>
        <w:t>；工作温度范围为</w:t>
      </w:r>
      <w:r w:rsidR="004645FD">
        <w:rPr>
          <w:rFonts w:hint="eastAsia"/>
          <w:color w:val="000000"/>
          <w:sz w:val="24"/>
        </w:rPr>
        <w:t>-</w:t>
      </w:r>
      <w:r w:rsidR="0070685F" w:rsidRPr="0070685F">
        <w:rPr>
          <w:rFonts w:hint="eastAsia"/>
          <w:color w:val="000000"/>
          <w:sz w:val="24"/>
        </w:rPr>
        <w:t>40</w:t>
      </w:r>
      <w:r w:rsidR="0070685F" w:rsidRPr="0070685F">
        <w:rPr>
          <w:rFonts w:hint="eastAsia"/>
          <w:color w:val="000000"/>
          <w:sz w:val="24"/>
        </w:rPr>
        <w:t>℃～</w:t>
      </w:r>
      <w:r w:rsidR="0070685F" w:rsidRPr="0070685F">
        <w:rPr>
          <w:rFonts w:hint="eastAsia"/>
          <w:color w:val="000000"/>
          <w:sz w:val="24"/>
        </w:rPr>
        <w:t>85</w:t>
      </w:r>
      <w:r w:rsidR="0070685F" w:rsidRPr="0070685F">
        <w:rPr>
          <w:rFonts w:hint="eastAsia"/>
          <w:color w:val="000000"/>
          <w:sz w:val="24"/>
        </w:rPr>
        <w:t>℃</w:t>
      </w:r>
      <w:r w:rsidR="006B0254">
        <w:rPr>
          <w:color w:val="000000"/>
          <w:sz w:val="24"/>
        </w:rPr>
        <w:t>。此外，它还具备丰富的外设和功能</w:t>
      </w:r>
      <w:r w:rsidR="006B0254" w:rsidRPr="006B0254">
        <w:rPr>
          <w:color w:val="000000"/>
          <w:sz w:val="24"/>
        </w:rPr>
        <w:t>如</w:t>
      </w:r>
      <w:r w:rsidR="006B0254">
        <w:rPr>
          <w:rFonts w:hint="eastAsia"/>
          <w:color w:val="000000"/>
          <w:sz w:val="24"/>
        </w:rPr>
        <w:t>：</w:t>
      </w:r>
      <w:r w:rsidR="006B0254" w:rsidRPr="00CD6AF6">
        <w:rPr>
          <w:rFonts w:hint="eastAsia"/>
          <w:color w:val="000000"/>
          <w:sz w:val="24"/>
        </w:rPr>
        <w:t>3</w:t>
      </w:r>
      <w:r w:rsidR="006B0254">
        <w:rPr>
          <w:rFonts w:hint="eastAsia"/>
          <w:color w:val="000000"/>
          <w:sz w:val="24"/>
        </w:rPr>
        <w:t>路</w:t>
      </w:r>
      <w:r w:rsidR="006B0254" w:rsidRPr="00802AA2">
        <w:rPr>
          <w:color w:val="000000"/>
          <w:sz w:val="24"/>
        </w:rPr>
        <w:t>UART</w:t>
      </w:r>
      <w:r w:rsidR="006B0254" w:rsidRPr="006B0254">
        <w:rPr>
          <w:color w:val="000000"/>
          <w:sz w:val="24"/>
        </w:rPr>
        <w:t>、</w:t>
      </w:r>
      <w:r w:rsidR="006B0254" w:rsidRPr="00CD6AF6">
        <w:rPr>
          <w:color w:val="000000"/>
          <w:sz w:val="24"/>
        </w:rPr>
        <w:t>2</w:t>
      </w:r>
      <w:r w:rsidR="006B0254">
        <w:rPr>
          <w:rFonts w:hint="eastAsia"/>
          <w:color w:val="000000"/>
          <w:sz w:val="24"/>
        </w:rPr>
        <w:t>路</w:t>
      </w:r>
      <w:r w:rsidR="006B0254" w:rsidRPr="00802AA2">
        <w:rPr>
          <w:color w:val="000000"/>
          <w:sz w:val="24"/>
        </w:rPr>
        <w:t>I</w:t>
      </w:r>
      <w:r w:rsidR="006B0254" w:rsidRPr="00CD6AF6">
        <w:rPr>
          <w:color w:val="000000"/>
          <w:sz w:val="24"/>
        </w:rPr>
        <w:t>2</w:t>
      </w:r>
      <w:r w:rsidR="006B0254" w:rsidRPr="00802AA2">
        <w:rPr>
          <w:color w:val="000000"/>
          <w:sz w:val="24"/>
        </w:rPr>
        <w:t>C</w:t>
      </w:r>
      <w:r w:rsidR="006B0254" w:rsidRPr="006B0254">
        <w:rPr>
          <w:color w:val="000000"/>
          <w:sz w:val="24"/>
        </w:rPr>
        <w:t>、</w:t>
      </w:r>
      <w:r w:rsidR="00145823">
        <w:rPr>
          <w:rFonts w:hint="eastAsia"/>
          <w:color w:val="000000"/>
          <w:sz w:val="24"/>
        </w:rPr>
        <w:t>3</w:t>
      </w:r>
      <w:r w:rsidR="006B0254">
        <w:rPr>
          <w:rFonts w:hint="eastAsia"/>
          <w:color w:val="000000"/>
          <w:sz w:val="24"/>
        </w:rPr>
        <w:t>组</w:t>
      </w:r>
      <w:r w:rsidR="006B0254" w:rsidRPr="00802AA2">
        <w:rPr>
          <w:color w:val="000000"/>
          <w:sz w:val="24"/>
        </w:rPr>
        <w:t>ADC</w:t>
      </w:r>
      <w:r w:rsidR="006B0254" w:rsidRPr="006B0254">
        <w:rPr>
          <w:color w:val="000000"/>
          <w:sz w:val="24"/>
        </w:rPr>
        <w:t>、</w:t>
      </w:r>
      <w:r w:rsidR="006B0254" w:rsidRPr="00CD6AF6">
        <w:rPr>
          <w:rFonts w:hint="eastAsia"/>
          <w:color w:val="000000"/>
          <w:sz w:val="24"/>
        </w:rPr>
        <w:t>1</w:t>
      </w:r>
      <w:r w:rsidR="006B0254">
        <w:rPr>
          <w:rFonts w:hint="eastAsia"/>
          <w:color w:val="000000"/>
          <w:sz w:val="24"/>
        </w:rPr>
        <w:t>组</w:t>
      </w:r>
      <w:r w:rsidR="006B0254" w:rsidRPr="00802AA2">
        <w:rPr>
          <w:color w:val="000000"/>
          <w:sz w:val="24"/>
        </w:rPr>
        <w:t>DAC</w:t>
      </w:r>
      <w:r w:rsidR="006B0254">
        <w:rPr>
          <w:rFonts w:hint="eastAsia"/>
          <w:color w:val="000000"/>
          <w:sz w:val="24"/>
        </w:rPr>
        <w:t>，以及多组定时器</w:t>
      </w:r>
      <w:r w:rsidR="006B0254" w:rsidRPr="006B0254">
        <w:rPr>
          <w:color w:val="000000"/>
          <w:sz w:val="24"/>
        </w:rPr>
        <w:t>等。</w:t>
      </w:r>
    </w:p>
    <w:p w14:paraId="1C6BB467" w14:textId="20A78BCF" w:rsidR="00C511F8" w:rsidRPr="00607453" w:rsidRDefault="00AF702B" w:rsidP="006621DD">
      <w:pPr>
        <w:wordWrap w:val="0"/>
        <w:spacing w:line="360" w:lineRule="auto"/>
        <w:ind w:firstLineChars="200" w:firstLine="480"/>
        <w:rPr>
          <w:sz w:val="24"/>
        </w:rPr>
      </w:pPr>
      <w:r>
        <w:rPr>
          <w:rFonts w:hint="eastAsia"/>
          <w:color w:val="000000"/>
          <w:sz w:val="24"/>
        </w:rPr>
        <w:t>在本设计中，</w:t>
      </w:r>
      <w:r w:rsidR="006B0254">
        <w:rPr>
          <w:rFonts w:hint="eastAsia"/>
          <w:color w:val="000000"/>
          <w:sz w:val="24"/>
        </w:rPr>
        <w:t>楼宇主控</w:t>
      </w:r>
      <w:r>
        <w:rPr>
          <w:rFonts w:hint="eastAsia"/>
          <w:color w:val="000000"/>
          <w:sz w:val="24"/>
        </w:rPr>
        <w:t>整体由</w:t>
      </w:r>
      <w:r w:rsidR="006B0254" w:rsidRPr="00802AA2">
        <w:rPr>
          <w:rFonts w:hint="eastAsia"/>
          <w:color w:val="000000"/>
          <w:sz w:val="24"/>
        </w:rPr>
        <w:t>M</w:t>
      </w:r>
      <w:r w:rsidR="006B0254" w:rsidRPr="00802AA2">
        <w:rPr>
          <w:color w:val="000000"/>
          <w:sz w:val="24"/>
        </w:rPr>
        <w:t>CU</w:t>
      </w:r>
      <w:r>
        <w:rPr>
          <w:rFonts w:hint="eastAsia"/>
          <w:color w:val="000000"/>
          <w:sz w:val="24"/>
        </w:rPr>
        <w:t>、</w:t>
      </w:r>
      <w:r w:rsidR="006B0254">
        <w:rPr>
          <w:rFonts w:hint="eastAsia"/>
          <w:color w:val="000000"/>
          <w:sz w:val="24"/>
        </w:rPr>
        <w:t>电源电路、复位电路以及晶振电路构成。</w:t>
      </w:r>
      <w:r w:rsidR="006B0254" w:rsidRPr="00802AA2">
        <w:rPr>
          <w:rFonts w:hint="eastAsia"/>
          <w:color w:val="000000"/>
          <w:sz w:val="24"/>
        </w:rPr>
        <w:t>V</w:t>
      </w:r>
      <w:r w:rsidR="006B0254" w:rsidRPr="00802AA2">
        <w:rPr>
          <w:color w:val="000000"/>
          <w:sz w:val="24"/>
        </w:rPr>
        <w:t>CT</w:t>
      </w:r>
      <w:r w:rsidR="006B0254" w:rsidRPr="00CD6AF6">
        <w:rPr>
          <w:color w:val="000000"/>
          <w:sz w:val="24"/>
        </w:rPr>
        <w:t>6</w:t>
      </w:r>
      <w:r>
        <w:rPr>
          <w:rFonts w:hint="eastAsia"/>
          <w:color w:val="000000"/>
          <w:sz w:val="24"/>
        </w:rPr>
        <w:t>芯片示意图</w:t>
      </w:r>
      <w:r w:rsidRPr="00607453">
        <w:rPr>
          <w:rFonts w:hint="eastAsia"/>
          <w:sz w:val="24"/>
        </w:rPr>
        <w:t>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7</w:t>
      </w:r>
      <w:r w:rsidR="0031732C" w:rsidRPr="00607453">
        <w:rPr>
          <w:sz w:val="24"/>
        </w:rPr>
        <w:fldChar w:fldCharType="end"/>
      </w:r>
      <w:r w:rsidRPr="00607453">
        <w:rPr>
          <w:rFonts w:hint="eastAsia"/>
          <w:sz w:val="24"/>
        </w:rPr>
        <w:t>所示。</w:t>
      </w:r>
    </w:p>
    <w:p w14:paraId="6AF4991A" w14:textId="00DA4BBA" w:rsidR="00C511F8" w:rsidRDefault="006B0254" w:rsidP="006621DD">
      <w:pPr>
        <w:wordWrap w:val="0"/>
        <w:spacing w:line="360" w:lineRule="auto"/>
        <w:ind w:rightChars="120" w:right="252"/>
        <w:jc w:val="center"/>
        <w:rPr>
          <w:sz w:val="24"/>
        </w:rPr>
      </w:pPr>
      <w:r w:rsidRPr="006B0254">
        <w:rPr>
          <w:noProof/>
          <w:sz w:val="24"/>
        </w:rPr>
        <w:lastRenderedPageBreak/>
        <w:drawing>
          <wp:inline distT="0" distB="0" distL="0" distR="0" wp14:anchorId="5197C096" wp14:editId="19FAE2CB">
            <wp:extent cx="5760720" cy="37941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794125"/>
                    </a:xfrm>
                    <a:prstGeom prst="rect">
                      <a:avLst/>
                    </a:prstGeom>
                  </pic:spPr>
                </pic:pic>
              </a:graphicData>
            </a:graphic>
          </wp:inline>
        </w:drawing>
      </w:r>
    </w:p>
    <w:p w14:paraId="44A25CF0" w14:textId="3F1FA83B"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7</w:t>
      </w:r>
      <w:r w:rsidR="00A16CFD">
        <w:rPr>
          <w:rFonts w:ascii="Times New Roman" w:hAnsi="Times New Roman"/>
          <w:sz w:val="21"/>
          <w:szCs w:val="21"/>
        </w:rPr>
        <w:fldChar w:fldCharType="end"/>
      </w:r>
      <w:r w:rsidR="00802AA2" w:rsidRPr="004C6C42">
        <w:rPr>
          <w:rFonts w:ascii="Times New Roman" w:hAnsi="Times New Roman"/>
          <w:sz w:val="21"/>
          <w:szCs w:val="21"/>
        </w:rPr>
        <w:t xml:space="preserve"> </w:t>
      </w:r>
      <w:r w:rsidR="006B0254" w:rsidRPr="004C6C42">
        <w:rPr>
          <w:rFonts w:ascii="Times New Roman" w:hAnsi="Times New Roman"/>
          <w:sz w:val="21"/>
          <w:szCs w:val="21"/>
        </w:rPr>
        <w:t>STM32F103VC</w:t>
      </w:r>
      <w:r w:rsidRPr="004C6C42">
        <w:rPr>
          <w:rFonts w:ascii="Times New Roman" w:hAnsi="Times New Roman"/>
          <w:sz w:val="21"/>
          <w:szCs w:val="21"/>
        </w:rPr>
        <w:t>T6</w:t>
      </w:r>
    </w:p>
    <w:p w14:paraId="52D9B461" w14:textId="5EC2D144" w:rsidR="0078543A" w:rsidRPr="00607453" w:rsidRDefault="000901BC" w:rsidP="006621DD">
      <w:pPr>
        <w:wordWrap w:val="0"/>
        <w:ind w:firstLineChars="200" w:firstLine="480"/>
        <w:rPr>
          <w:sz w:val="24"/>
        </w:rPr>
      </w:pPr>
      <w:r>
        <w:rPr>
          <w:rFonts w:hint="eastAsia"/>
          <w:color w:val="000000"/>
          <w:sz w:val="24"/>
        </w:rPr>
        <w:t>模块</w:t>
      </w:r>
      <w:r w:rsidR="00317EC1">
        <w:rPr>
          <w:rFonts w:hint="eastAsia"/>
          <w:color w:val="000000"/>
          <w:sz w:val="24"/>
        </w:rPr>
        <w:t>如</w:t>
      </w:r>
      <w:r>
        <w:rPr>
          <w:rFonts w:hint="eastAsia"/>
          <w:color w:val="000000"/>
          <w:sz w:val="24"/>
        </w:rPr>
        <w:t>实</w:t>
      </w:r>
      <w:r w:rsidRPr="00607453">
        <w:rPr>
          <w:rFonts w:hint="eastAsia"/>
          <w:sz w:val="24"/>
        </w:rPr>
        <w:t>物图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8</w:t>
      </w:r>
      <w:r w:rsidR="0031732C" w:rsidRPr="00607453">
        <w:rPr>
          <w:sz w:val="24"/>
        </w:rPr>
        <w:fldChar w:fldCharType="end"/>
      </w:r>
      <w:r w:rsidR="00317EC1" w:rsidRPr="00607453">
        <w:rPr>
          <w:rFonts w:hint="eastAsia"/>
          <w:sz w:val="24"/>
        </w:rPr>
        <w:t>所示。</w:t>
      </w:r>
    </w:p>
    <w:p w14:paraId="6ACE9466" w14:textId="1473C8FE" w:rsidR="00873792" w:rsidRDefault="000901BC" w:rsidP="006621DD">
      <w:pPr>
        <w:wordWrap w:val="0"/>
        <w:spacing w:line="360" w:lineRule="auto"/>
        <w:ind w:rightChars="120" w:right="252"/>
        <w:jc w:val="center"/>
        <w:rPr>
          <w:sz w:val="24"/>
        </w:rPr>
      </w:pPr>
      <w:r w:rsidRPr="000901BC">
        <w:rPr>
          <w:noProof/>
          <w:sz w:val="24"/>
        </w:rPr>
        <w:drawing>
          <wp:inline distT="0" distB="0" distL="0" distR="0" wp14:anchorId="2FAF2461" wp14:editId="53771965">
            <wp:extent cx="3344825" cy="2508250"/>
            <wp:effectExtent l="0" t="0" r="8255" b="6350"/>
            <wp:docPr id="16440951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1957" cy="2521097"/>
                    </a:xfrm>
                    <a:prstGeom prst="rect">
                      <a:avLst/>
                    </a:prstGeom>
                    <a:noFill/>
                    <a:ln>
                      <a:noFill/>
                    </a:ln>
                  </pic:spPr>
                </pic:pic>
              </a:graphicData>
            </a:graphic>
          </wp:inline>
        </w:drawing>
      </w:r>
    </w:p>
    <w:p w14:paraId="04B6056B" w14:textId="5B938EEB" w:rsidR="00873792" w:rsidRPr="000901BC" w:rsidRDefault="00873792"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8</w:t>
      </w:r>
      <w:r w:rsidR="00A16CFD">
        <w:rPr>
          <w:rFonts w:ascii="Times New Roman" w:hAnsi="Times New Roman"/>
          <w:sz w:val="21"/>
          <w:szCs w:val="21"/>
        </w:rPr>
        <w:fldChar w:fldCharType="end"/>
      </w:r>
      <w:r w:rsidRPr="004C6C42">
        <w:rPr>
          <w:rFonts w:ascii="Times New Roman" w:hAnsi="Times New Roman"/>
          <w:sz w:val="21"/>
          <w:szCs w:val="21"/>
        </w:rPr>
        <w:t xml:space="preserve"> STM32F103VCT6</w:t>
      </w:r>
      <w:r w:rsidR="000901BC">
        <w:rPr>
          <w:rFonts w:ascii="Times New Roman" w:hAnsi="Times New Roman" w:hint="eastAsia"/>
          <w:sz w:val="21"/>
          <w:szCs w:val="21"/>
        </w:rPr>
        <w:t>模块</w:t>
      </w:r>
      <w:r>
        <w:rPr>
          <w:rFonts w:ascii="Times New Roman" w:hAnsi="Times New Roman" w:hint="eastAsia"/>
          <w:sz w:val="21"/>
          <w:szCs w:val="21"/>
        </w:rPr>
        <w:t>实物图</w:t>
      </w:r>
    </w:p>
    <w:p w14:paraId="23D4475E" w14:textId="5512A456" w:rsidR="00C511F8" w:rsidRPr="00607453" w:rsidRDefault="006B0254" w:rsidP="006621DD">
      <w:pPr>
        <w:wordWrap w:val="0"/>
        <w:spacing w:line="360" w:lineRule="auto"/>
        <w:ind w:firstLineChars="200" w:firstLine="480"/>
        <w:rPr>
          <w:sz w:val="24"/>
        </w:rPr>
      </w:pPr>
      <w:r w:rsidRPr="006B0254">
        <w:rPr>
          <w:rFonts w:hint="eastAsia"/>
          <w:sz w:val="24"/>
        </w:rPr>
        <w:t>在</w:t>
      </w:r>
      <w:r w:rsidR="0070685F">
        <w:rPr>
          <w:rFonts w:hint="eastAsia"/>
          <w:sz w:val="24"/>
        </w:rPr>
        <w:t>STM</w:t>
      </w:r>
      <w:r w:rsidRPr="00CD6AF6">
        <w:rPr>
          <w:rFonts w:hint="eastAsia"/>
          <w:sz w:val="24"/>
        </w:rPr>
        <w:t>32</w:t>
      </w:r>
      <w:r w:rsidRPr="006B0254">
        <w:rPr>
          <w:rFonts w:hint="eastAsia"/>
          <w:sz w:val="24"/>
        </w:rPr>
        <w:t>系统中，复位电路起着至关重要的作用，它的主要作用包括将</w:t>
      </w:r>
      <w:r w:rsidR="0070685F">
        <w:rPr>
          <w:rFonts w:hint="eastAsia"/>
          <w:sz w:val="24"/>
        </w:rPr>
        <w:t>STM</w:t>
      </w:r>
      <w:r w:rsidRPr="00CD6AF6">
        <w:rPr>
          <w:rFonts w:hint="eastAsia"/>
          <w:sz w:val="24"/>
        </w:rPr>
        <w:t>32</w:t>
      </w:r>
      <w:r w:rsidRPr="006B0254">
        <w:rPr>
          <w:rFonts w:hint="eastAsia"/>
          <w:sz w:val="24"/>
        </w:rPr>
        <w:t>初始化到最初状态，确保系统在上电时能够从开始</w:t>
      </w:r>
      <w:r>
        <w:rPr>
          <w:rFonts w:hint="eastAsia"/>
          <w:sz w:val="24"/>
        </w:rPr>
        <w:t>位置</w:t>
      </w:r>
      <w:r w:rsidRPr="006B0254">
        <w:rPr>
          <w:rFonts w:hint="eastAsia"/>
          <w:sz w:val="24"/>
        </w:rPr>
        <w:t>执行程序。手动复位电路还允许系统在死机或需要重启时手动触发。此外，复位电路中的电容还有去耦和滤波的作用，稳定电源，减少噪声干扰，</w:t>
      </w:r>
      <w:r w:rsidRPr="005F7F81">
        <w:rPr>
          <w:rFonts w:hint="eastAsia"/>
          <w:sz w:val="24"/>
        </w:rPr>
        <w:t>从而</w:t>
      </w:r>
      <w:r w:rsidRPr="006B0254">
        <w:rPr>
          <w:rFonts w:hint="eastAsia"/>
          <w:sz w:val="24"/>
        </w:rPr>
        <w:t>保证</w:t>
      </w:r>
      <w:r w:rsidR="0070685F">
        <w:rPr>
          <w:rFonts w:hint="eastAsia"/>
          <w:sz w:val="24"/>
        </w:rPr>
        <w:t>STM</w:t>
      </w:r>
      <w:r w:rsidR="005F7F81" w:rsidRPr="005F7F81">
        <w:rPr>
          <w:sz w:val="24"/>
        </w:rPr>
        <w:t>3</w:t>
      </w:r>
      <w:r w:rsidRPr="00CD6AF6">
        <w:rPr>
          <w:rFonts w:hint="eastAsia"/>
          <w:sz w:val="24"/>
        </w:rPr>
        <w:t>2</w:t>
      </w:r>
      <w:r w:rsidRPr="006B0254">
        <w:rPr>
          <w:rFonts w:hint="eastAsia"/>
          <w:sz w:val="24"/>
        </w:rPr>
        <w:t>稳定运行</w:t>
      </w:r>
      <w:r>
        <w:rPr>
          <w:rFonts w:hint="eastAsia"/>
          <w:sz w:val="24"/>
        </w:rPr>
        <w:t>。</w:t>
      </w:r>
      <w:r w:rsidR="00AF702B">
        <w:rPr>
          <w:sz w:val="24"/>
        </w:rPr>
        <w:t>复位电路如图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9</w:t>
      </w:r>
      <w:r w:rsidR="0031732C" w:rsidRPr="00607453">
        <w:rPr>
          <w:sz w:val="24"/>
        </w:rPr>
        <w:fldChar w:fldCharType="end"/>
      </w:r>
      <w:r w:rsidR="00AF702B">
        <w:rPr>
          <w:sz w:val="24"/>
        </w:rPr>
        <w:t>所示。</w:t>
      </w:r>
    </w:p>
    <w:p w14:paraId="21C2B55F" w14:textId="7BCFDC40" w:rsidR="00C511F8" w:rsidRDefault="006B0254" w:rsidP="006621DD">
      <w:pPr>
        <w:wordWrap w:val="0"/>
        <w:jc w:val="center"/>
      </w:pPr>
      <w:r w:rsidRPr="006B0254">
        <w:rPr>
          <w:noProof/>
        </w:rPr>
        <w:lastRenderedPageBreak/>
        <w:drawing>
          <wp:inline distT="0" distB="0" distL="0" distR="0" wp14:anchorId="70416CF9" wp14:editId="5CE402D9">
            <wp:extent cx="1778558" cy="1900795"/>
            <wp:effectExtent l="0" t="0" r="0" b="4445"/>
            <wp:docPr id="475048000" name="图片 47504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88677" cy="1911610"/>
                    </a:xfrm>
                    <a:prstGeom prst="rect">
                      <a:avLst/>
                    </a:prstGeom>
                  </pic:spPr>
                </pic:pic>
              </a:graphicData>
            </a:graphic>
          </wp:inline>
        </w:drawing>
      </w:r>
    </w:p>
    <w:p w14:paraId="45B4B748" w14:textId="090C74FF" w:rsidR="00C511F8" w:rsidRPr="004C6C42" w:rsidRDefault="00AF702B"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AB38DF">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AB38DF">
        <w:rPr>
          <w:noProof/>
          <w:szCs w:val="21"/>
        </w:rPr>
        <w:t>9</w:t>
      </w:r>
      <w:r w:rsidR="00A16CFD">
        <w:rPr>
          <w:szCs w:val="21"/>
        </w:rPr>
        <w:fldChar w:fldCharType="end"/>
      </w:r>
      <w:r w:rsidRPr="004C6C42">
        <w:rPr>
          <w:rFonts w:eastAsia="黑体" w:hint="eastAsia"/>
          <w:szCs w:val="21"/>
        </w:rPr>
        <w:t>复位电路</w:t>
      </w:r>
    </w:p>
    <w:p w14:paraId="40E820B8" w14:textId="280B26ED" w:rsidR="00C511F8" w:rsidRDefault="006B0254" w:rsidP="006621DD">
      <w:pPr>
        <w:wordWrap w:val="0"/>
        <w:spacing w:line="360" w:lineRule="auto"/>
        <w:ind w:firstLineChars="200" w:firstLine="480"/>
        <w:jc w:val="left"/>
        <w:rPr>
          <w:sz w:val="24"/>
        </w:rPr>
      </w:pPr>
      <w:r w:rsidRPr="006B0254">
        <w:rPr>
          <w:rFonts w:hint="eastAsia"/>
          <w:sz w:val="24"/>
        </w:rPr>
        <w:t>晶振电路</w:t>
      </w:r>
      <w:r w:rsidR="00D50451">
        <w:rPr>
          <w:rFonts w:hint="eastAsia"/>
          <w:sz w:val="24"/>
        </w:rPr>
        <w:t>是电子设备的心脏</w:t>
      </w:r>
      <w:r w:rsidR="00D00B50">
        <w:rPr>
          <w:rFonts w:hint="eastAsia"/>
          <w:sz w:val="24"/>
        </w:rPr>
        <w:t>，</w:t>
      </w:r>
      <w:r w:rsidRPr="006B0254">
        <w:rPr>
          <w:rFonts w:hint="eastAsia"/>
          <w:sz w:val="24"/>
        </w:rPr>
        <w:t>它利用晶体的压电效应，在特定的固有频率下产生机械振动。当晶体两端的电压发生变化时，晶体会相应地伸缩，这种机械振动又会反过来改变晶体两端的电压，从而形成一个正反馈过程。在晶体的固有频率下，这个正反馈能够维持稳定的振荡，使得晶体不断地在电能和机械能之间转换，产生一个频率非常稳定的振荡信号。驱动电路则负责提供适当的放大和反馈，以确保晶体能够在最佳工作状态下振荡，从而输出一个精确且稳定的时钟信号。晶振电路的稳定性对于维持电子设备的正常运行至关重要。</w:t>
      </w:r>
      <w:r w:rsidR="00AF702B">
        <w:rPr>
          <w:sz w:val="24"/>
        </w:rPr>
        <w:t>晶振电路</w:t>
      </w:r>
      <w:r w:rsidR="00AF702B">
        <w:rPr>
          <w:rFonts w:hint="eastAsia"/>
          <w:sz w:val="24"/>
        </w:rPr>
        <w:t>如</w:t>
      </w:r>
      <w:r w:rsidR="00AF702B">
        <w:rPr>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10</w:t>
      </w:r>
      <w:r w:rsidR="0031732C" w:rsidRPr="00607453">
        <w:rPr>
          <w:sz w:val="24"/>
        </w:rPr>
        <w:fldChar w:fldCharType="end"/>
      </w:r>
      <w:r w:rsidR="00AF702B">
        <w:rPr>
          <w:sz w:val="24"/>
        </w:rPr>
        <w:t>所示。</w:t>
      </w:r>
    </w:p>
    <w:p w14:paraId="243C0B56" w14:textId="1A7A3012" w:rsidR="00C511F8" w:rsidRDefault="00060A57" w:rsidP="006621DD">
      <w:pPr>
        <w:wordWrap w:val="0"/>
        <w:jc w:val="center"/>
      </w:pPr>
      <w:r>
        <w:rPr>
          <w:noProof/>
        </w:rPr>
        <w:drawing>
          <wp:inline distT="0" distB="0" distL="0" distR="0" wp14:anchorId="11975EB7" wp14:editId="3E8CD72C">
            <wp:extent cx="2433099" cy="2400336"/>
            <wp:effectExtent l="0" t="0" r="5715" b="0"/>
            <wp:docPr id="19565667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9229" cy="2406383"/>
                    </a:xfrm>
                    <a:prstGeom prst="rect">
                      <a:avLst/>
                    </a:prstGeom>
                    <a:noFill/>
                    <a:ln>
                      <a:noFill/>
                    </a:ln>
                  </pic:spPr>
                </pic:pic>
              </a:graphicData>
            </a:graphic>
          </wp:inline>
        </w:drawing>
      </w:r>
    </w:p>
    <w:p w14:paraId="2E8BA993" w14:textId="54967A04" w:rsidR="00C511F8" w:rsidRPr="004C6C42" w:rsidRDefault="00AF702B"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AB38DF">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AB38DF">
        <w:rPr>
          <w:noProof/>
          <w:szCs w:val="21"/>
        </w:rPr>
        <w:t>10</w:t>
      </w:r>
      <w:r w:rsidR="00A16CFD">
        <w:rPr>
          <w:szCs w:val="21"/>
        </w:rPr>
        <w:fldChar w:fldCharType="end"/>
      </w:r>
      <w:r w:rsidRPr="004C6C42">
        <w:rPr>
          <w:rFonts w:eastAsia="黑体" w:hint="eastAsia"/>
          <w:szCs w:val="21"/>
        </w:rPr>
        <w:t>晶振电路</w:t>
      </w:r>
    </w:p>
    <w:p w14:paraId="6AA7EAA7" w14:textId="56CD1F8A" w:rsidR="00DE350F" w:rsidRPr="00DE350F" w:rsidRDefault="00A50F43" w:rsidP="007C528A">
      <w:pPr>
        <w:spacing w:line="360" w:lineRule="auto"/>
        <w:ind w:firstLineChars="200" w:firstLine="480"/>
        <w:rPr>
          <w:sz w:val="24"/>
        </w:rPr>
      </w:pPr>
      <w:r>
        <w:rPr>
          <w:rFonts w:hint="eastAsia"/>
          <w:sz w:val="24"/>
        </w:rPr>
        <w:t>电</w:t>
      </w:r>
      <w:r w:rsidR="00DE350F" w:rsidRPr="00DE350F">
        <w:rPr>
          <w:rFonts w:hint="eastAsia"/>
          <w:sz w:val="24"/>
        </w:rPr>
        <w:t>源电路是芯片和外围电路稳定工作的基础，它能为单片机提供稳定的电压，还能进行电压转换，</w:t>
      </w:r>
      <w:r w:rsidR="00DE350F" w:rsidRPr="00CD6AF6">
        <w:rPr>
          <w:sz w:val="24"/>
        </w:rPr>
        <w:t>1117</w:t>
      </w:r>
      <w:r w:rsidR="00DE350F" w:rsidRPr="00DE350F">
        <w:rPr>
          <w:rFonts w:hint="eastAsia"/>
          <w:sz w:val="24"/>
        </w:rPr>
        <w:t>芯片可以将</w:t>
      </w:r>
      <w:r w:rsidR="00DE350F" w:rsidRPr="00CD6AF6">
        <w:rPr>
          <w:sz w:val="24"/>
        </w:rPr>
        <w:t>5</w:t>
      </w:r>
      <w:r w:rsidR="00DE350F" w:rsidRPr="00802AA2">
        <w:rPr>
          <w:sz w:val="24"/>
        </w:rPr>
        <w:t>V</w:t>
      </w:r>
      <w:r w:rsidR="00DE350F" w:rsidRPr="00DE350F">
        <w:rPr>
          <w:rFonts w:hint="eastAsia"/>
          <w:sz w:val="24"/>
        </w:rPr>
        <w:t>电压转换为</w:t>
      </w:r>
      <w:r w:rsidR="00DE350F" w:rsidRPr="00CD6AF6">
        <w:rPr>
          <w:sz w:val="24"/>
        </w:rPr>
        <w:t>3</w:t>
      </w:r>
      <w:r w:rsidR="00DE350F" w:rsidRPr="00DE350F">
        <w:rPr>
          <w:sz w:val="24"/>
        </w:rPr>
        <w:t>.</w:t>
      </w:r>
      <w:r w:rsidR="00DE350F" w:rsidRPr="00CD6AF6">
        <w:rPr>
          <w:sz w:val="24"/>
        </w:rPr>
        <w:t>3</w:t>
      </w:r>
      <w:r w:rsidR="00DE350F" w:rsidRPr="00802AA2">
        <w:rPr>
          <w:sz w:val="24"/>
        </w:rPr>
        <w:t>V</w:t>
      </w:r>
      <w:r w:rsidR="00DE350F" w:rsidRPr="00DE350F">
        <w:rPr>
          <w:rFonts w:hint="eastAsia"/>
          <w:sz w:val="24"/>
        </w:rPr>
        <w:t>供单片机使用。同时，电路中的电容也具有稳压和滤波的作用，能够过滤电源的噪声，防止异常的电压对单片机造成的损坏。在单片机周围，还添加了</w:t>
      </w:r>
      <w:r w:rsidR="00DE350F" w:rsidRPr="00CD6AF6">
        <w:rPr>
          <w:sz w:val="24"/>
        </w:rPr>
        <w:t>0</w:t>
      </w:r>
      <w:r w:rsidR="00DE350F" w:rsidRPr="00DE350F">
        <w:rPr>
          <w:sz w:val="24"/>
        </w:rPr>
        <w:t>.</w:t>
      </w:r>
      <w:r w:rsidR="00DE350F" w:rsidRPr="00CD6AF6">
        <w:rPr>
          <w:sz w:val="24"/>
        </w:rPr>
        <w:t>1</w:t>
      </w:r>
      <w:r w:rsidR="001B49F0">
        <w:rPr>
          <w:sz w:val="24"/>
        </w:rPr>
        <w:t>µ</w:t>
      </w:r>
      <w:r w:rsidR="00DE350F" w:rsidRPr="00802AA2">
        <w:rPr>
          <w:sz w:val="24"/>
        </w:rPr>
        <w:t>f</w:t>
      </w:r>
      <w:r w:rsidR="00DE350F" w:rsidRPr="00DE350F">
        <w:rPr>
          <w:rFonts w:hint="eastAsia"/>
          <w:sz w:val="24"/>
        </w:rPr>
        <w:t>去偶电容，可以为单片机提供瞬间的电流补偿，减少电源噪声，确保程序运转稳定。电源电路如图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11</w:t>
      </w:r>
      <w:r w:rsidR="0031732C" w:rsidRPr="00607453">
        <w:rPr>
          <w:sz w:val="24"/>
        </w:rPr>
        <w:fldChar w:fldCharType="end"/>
      </w:r>
      <w:r w:rsidR="00DE350F" w:rsidRPr="00DE350F">
        <w:rPr>
          <w:rFonts w:hint="eastAsia"/>
          <w:sz w:val="24"/>
        </w:rPr>
        <w:t>所示。</w:t>
      </w:r>
    </w:p>
    <w:p w14:paraId="46E1F1DE" w14:textId="3251EB8F" w:rsidR="00DE350F" w:rsidRPr="00A715CE" w:rsidRDefault="00DE350F" w:rsidP="006621DD">
      <w:pPr>
        <w:wordWrap w:val="0"/>
        <w:spacing w:line="360" w:lineRule="auto"/>
        <w:jc w:val="center"/>
        <w:rPr>
          <w:rFonts w:ascii="黑体" w:eastAsia="黑体" w:hAnsi="黑体" w:cs="黑体" w:hint="eastAsia"/>
        </w:rPr>
      </w:pPr>
      <w:r w:rsidRPr="00A715CE">
        <w:rPr>
          <w:rFonts w:ascii="黑体" w:eastAsia="黑体" w:hAnsi="黑体" w:cs="黑体"/>
          <w:noProof/>
        </w:rPr>
        <w:lastRenderedPageBreak/>
        <w:drawing>
          <wp:inline distT="0" distB="0" distL="0" distR="0" wp14:anchorId="652C2C2F" wp14:editId="19683527">
            <wp:extent cx="3528204" cy="1236617"/>
            <wp:effectExtent l="0" t="0" r="0" b="1905"/>
            <wp:docPr id="16486857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42199" cy="1241522"/>
                    </a:xfrm>
                    <a:prstGeom prst="rect">
                      <a:avLst/>
                    </a:prstGeom>
                    <a:noFill/>
                    <a:ln>
                      <a:noFill/>
                    </a:ln>
                  </pic:spPr>
                </pic:pic>
              </a:graphicData>
            </a:graphic>
          </wp:inline>
        </w:drawing>
      </w:r>
    </w:p>
    <w:p w14:paraId="47171AA9" w14:textId="5EE9B676" w:rsidR="00A50F43" w:rsidRPr="004C6C42" w:rsidRDefault="00DE350F"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AB38DF">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AB38DF">
        <w:rPr>
          <w:noProof/>
          <w:szCs w:val="21"/>
        </w:rPr>
        <w:t>11</w:t>
      </w:r>
      <w:r w:rsidR="00A16CFD">
        <w:rPr>
          <w:szCs w:val="21"/>
        </w:rPr>
        <w:fldChar w:fldCharType="end"/>
      </w:r>
      <w:r w:rsidRPr="004C6C42">
        <w:rPr>
          <w:rFonts w:eastAsia="黑体" w:hint="eastAsia"/>
          <w:szCs w:val="21"/>
        </w:rPr>
        <w:t>电源电路</w:t>
      </w:r>
    </w:p>
    <w:p w14:paraId="3EF5433F" w14:textId="2620B25E" w:rsidR="00C511F8" w:rsidRDefault="00AF702B" w:rsidP="006621DD">
      <w:pPr>
        <w:wordWrap w:val="0"/>
        <w:spacing w:beforeLines="50" w:before="156" w:afterLines="50" w:after="156" w:line="360" w:lineRule="auto"/>
        <w:outlineLvl w:val="1"/>
        <w:rPr>
          <w:rFonts w:eastAsia="黑体"/>
          <w:sz w:val="24"/>
        </w:rPr>
      </w:pPr>
      <w:bookmarkStart w:id="59" w:name="_Toc70791436"/>
      <w:bookmarkStart w:id="60" w:name="_Toc71660328"/>
      <w:bookmarkStart w:id="61" w:name="_Toc70791698"/>
      <w:bookmarkStart w:id="62" w:name="_Toc70791174"/>
      <w:bookmarkStart w:id="63" w:name="_Toc198501303"/>
      <w:r w:rsidRPr="00CD6AF6">
        <w:rPr>
          <w:rFonts w:eastAsia="黑体" w:hint="eastAsia"/>
          <w:sz w:val="28"/>
          <w:szCs w:val="28"/>
        </w:rPr>
        <w:t>3</w:t>
      </w:r>
      <w:r>
        <w:rPr>
          <w:rFonts w:eastAsia="黑体" w:hint="eastAsia"/>
          <w:sz w:val="28"/>
          <w:szCs w:val="28"/>
        </w:rPr>
        <w:t>.</w:t>
      </w:r>
      <w:r w:rsidRPr="00CD6AF6">
        <w:rPr>
          <w:rFonts w:eastAsia="黑体" w:hint="eastAsia"/>
          <w:sz w:val="28"/>
          <w:szCs w:val="28"/>
        </w:rPr>
        <w:t>3</w:t>
      </w:r>
      <w:bookmarkEnd w:id="59"/>
      <w:bookmarkEnd w:id="60"/>
      <w:bookmarkEnd w:id="61"/>
      <w:bookmarkEnd w:id="62"/>
      <w:r>
        <w:rPr>
          <w:rFonts w:eastAsia="黑体" w:hint="eastAsia"/>
          <w:sz w:val="28"/>
          <w:szCs w:val="28"/>
        </w:rPr>
        <w:t xml:space="preserve">　</w:t>
      </w:r>
      <w:r w:rsidR="00D50451">
        <w:rPr>
          <w:rFonts w:eastAsia="黑体" w:hint="eastAsia"/>
          <w:sz w:val="28"/>
          <w:szCs w:val="28"/>
        </w:rPr>
        <w:t>烟雾</w:t>
      </w:r>
      <w:r>
        <w:rPr>
          <w:rFonts w:eastAsia="黑体" w:hint="eastAsia"/>
          <w:sz w:val="28"/>
          <w:szCs w:val="28"/>
        </w:rPr>
        <w:t>检测模块</w:t>
      </w:r>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bookmarkEnd w:id="63"/>
    </w:p>
    <w:p w14:paraId="6373F28E" w14:textId="05064231" w:rsidR="00C511F8" w:rsidRPr="00607453" w:rsidRDefault="00D50451" w:rsidP="007C528A">
      <w:pPr>
        <w:pStyle w:val="ad"/>
        <w:shd w:val="clear" w:color="auto" w:fill="FFFFFF"/>
        <w:spacing w:before="0" w:beforeAutospacing="0" w:after="0" w:afterAutospacing="0" w:line="360" w:lineRule="auto"/>
        <w:ind w:firstLine="482"/>
        <w:jc w:val="both"/>
        <w:textAlignment w:val="baseline"/>
        <w:rPr>
          <w:rFonts w:ascii="Times New Roman" w:hAnsi="Times New Roman" w:cs="Times New Roman"/>
          <w:kern w:val="2"/>
        </w:rPr>
      </w:pP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气敏传感器是一种常用于检测可燃气体泄漏的传感器，如液化石油气、丙烷、甲醇等。它的工作原理是基于半导体金属氧化物表面接触到可燃气体时，电阻值会发生变化的特性。它对烟雾中的某些成分（如燃烧产生的碳粒子）也是敏感的，因此，</w:t>
      </w: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传感器可以在一定程度上检测到烟雾。当烟雾中的颗粒物或气态污染物与传感器表面的金属氧化物接触时，它们可以引起传感器的电阻变化，从而触发警报或检测反应</w:t>
      </w:r>
      <w:r>
        <w:rPr>
          <w:rFonts w:ascii="Times New Roman" w:hAnsi="Times New Roman" w:cs="Times New Roman" w:hint="eastAsia"/>
        </w:rPr>
        <w:t>。</w:t>
      </w:r>
      <w:r w:rsidR="004A2466">
        <w:rPr>
          <w:rFonts w:ascii="Times New Roman" w:hAnsi="Times New Roman" w:cs="Times New Roman" w:hint="eastAsia"/>
        </w:rPr>
        <w:t>实际</w:t>
      </w:r>
      <w:r w:rsidR="00294E32">
        <w:rPr>
          <w:rFonts w:ascii="Times New Roman" w:hAnsi="Times New Roman" w:cs="Times New Roman" w:hint="eastAsia"/>
        </w:rPr>
        <w:t>系统采用</w:t>
      </w:r>
      <w:r w:rsidR="00294E32" w:rsidRPr="00CD6AF6">
        <w:rPr>
          <w:rFonts w:ascii="Times New Roman" w:hAnsi="Times New Roman" w:cs="Times New Roman" w:hint="eastAsia"/>
        </w:rPr>
        <w:t>5</w:t>
      </w:r>
      <w:r w:rsidR="00294E32">
        <w:rPr>
          <w:rFonts w:ascii="Times New Roman" w:hAnsi="Times New Roman" w:cs="Times New Roman" w:hint="eastAsia"/>
        </w:rPr>
        <w:t>路烟雾传感器</w:t>
      </w:r>
      <w:r w:rsidR="00982816">
        <w:rPr>
          <w:rFonts w:ascii="Times New Roman" w:hAnsi="Times New Roman" w:cs="Times New Roman" w:hint="eastAsia"/>
        </w:rPr>
        <w:t>，它们输出端</w:t>
      </w:r>
      <w:r w:rsidR="00B1541A">
        <w:rPr>
          <w:rFonts w:ascii="Times New Roman" w:hAnsi="Times New Roman" w:cs="Times New Roman" w:hint="eastAsia"/>
        </w:rPr>
        <w:t>分别与单片机的</w:t>
      </w:r>
      <w:r w:rsidR="00CB453F">
        <w:rPr>
          <w:rFonts w:ascii="Times New Roman" w:hAnsi="Times New Roman" w:cs="Times New Roman" w:hint="eastAsia"/>
        </w:rPr>
        <w:t>PD10</w:t>
      </w:r>
      <w:r w:rsidR="00CB453F">
        <w:rPr>
          <w:rFonts w:ascii="Times New Roman" w:hAnsi="Times New Roman" w:cs="Times New Roman" w:hint="eastAsia"/>
        </w:rPr>
        <w:t>、</w:t>
      </w:r>
      <w:r w:rsidR="00CB453F">
        <w:rPr>
          <w:rFonts w:ascii="Times New Roman" w:hAnsi="Times New Roman" w:cs="Times New Roman" w:hint="eastAsia"/>
        </w:rPr>
        <w:t>PD11</w:t>
      </w:r>
      <w:r w:rsidR="00CB453F">
        <w:rPr>
          <w:rFonts w:ascii="Times New Roman" w:hAnsi="Times New Roman" w:cs="Times New Roman" w:hint="eastAsia"/>
        </w:rPr>
        <w:t>、</w:t>
      </w:r>
      <w:r w:rsidR="00CB453F">
        <w:rPr>
          <w:rFonts w:ascii="Times New Roman" w:hAnsi="Times New Roman" w:cs="Times New Roman" w:hint="eastAsia"/>
        </w:rPr>
        <w:t>PD12</w:t>
      </w:r>
      <w:r w:rsidR="00CB453F">
        <w:rPr>
          <w:rFonts w:ascii="Times New Roman" w:hAnsi="Times New Roman" w:cs="Times New Roman" w:hint="eastAsia"/>
        </w:rPr>
        <w:t>、</w:t>
      </w:r>
      <w:r w:rsidR="00CB453F">
        <w:rPr>
          <w:rFonts w:ascii="Times New Roman" w:hAnsi="Times New Roman" w:cs="Times New Roman" w:hint="eastAsia"/>
        </w:rPr>
        <w:t>PD13</w:t>
      </w:r>
      <w:r w:rsidR="00CB453F">
        <w:rPr>
          <w:rFonts w:ascii="Times New Roman" w:hAnsi="Times New Roman" w:cs="Times New Roman" w:hint="eastAsia"/>
        </w:rPr>
        <w:t>、</w:t>
      </w:r>
      <w:r w:rsidR="00CB453F">
        <w:rPr>
          <w:rFonts w:ascii="Times New Roman" w:hAnsi="Times New Roman" w:cs="Times New Roman" w:hint="eastAsia"/>
        </w:rPr>
        <w:t>PD14</w:t>
      </w:r>
      <w:r w:rsidR="00B1541A">
        <w:rPr>
          <w:rFonts w:ascii="Times New Roman" w:hAnsi="Times New Roman" w:cs="Times New Roman" w:hint="eastAsia"/>
        </w:rPr>
        <w:t>相连</w:t>
      </w:r>
      <w:r w:rsidR="007D4587">
        <w:rPr>
          <w:rFonts w:ascii="Times New Roman" w:hAnsi="Times New Roman" w:cs="Times New Roman" w:hint="eastAsia"/>
        </w:rPr>
        <w:t>，接口电路如图</w:t>
      </w:r>
      <w:r w:rsidR="007D4587" w:rsidRPr="00607453">
        <w:rPr>
          <w:rFonts w:ascii="Times New Roman" w:hAnsi="Times New Roman" w:cs="Times New Roman"/>
          <w:kern w:val="2"/>
        </w:rPr>
        <w:fldChar w:fldCharType="begin"/>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hint="eastAsia"/>
          <w:kern w:val="2"/>
        </w:rPr>
        <w:instrText>Seq eq \c</w:instrText>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kern w:val="2"/>
        </w:rPr>
        <w:fldChar w:fldCharType="separate"/>
      </w:r>
      <w:r w:rsidR="00AB38DF">
        <w:rPr>
          <w:rFonts w:ascii="Times New Roman" w:hAnsi="Times New Roman" w:cs="Times New Roman"/>
          <w:noProof/>
          <w:kern w:val="2"/>
        </w:rPr>
        <w:t>3</w:t>
      </w:r>
      <w:r w:rsidR="007D4587" w:rsidRPr="00607453">
        <w:rPr>
          <w:rFonts w:ascii="Times New Roman" w:hAnsi="Times New Roman" w:cs="Times New Roman"/>
          <w:kern w:val="2"/>
        </w:rPr>
        <w:fldChar w:fldCharType="end"/>
      </w:r>
      <w:r w:rsidR="007D4587" w:rsidRPr="00607453">
        <w:rPr>
          <w:rFonts w:ascii="Times New Roman" w:hAnsi="Times New Roman" w:cs="Times New Roman" w:hint="eastAsia"/>
          <w:kern w:val="2"/>
        </w:rPr>
        <w:t>.</w:t>
      </w:r>
      <w:r w:rsidR="007D4587" w:rsidRPr="00607453">
        <w:rPr>
          <w:rFonts w:ascii="Times New Roman" w:hAnsi="Times New Roman" w:cs="Times New Roman"/>
          <w:kern w:val="2"/>
        </w:rPr>
        <w:fldChar w:fldCharType="begin"/>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hint="eastAsia"/>
          <w:kern w:val="2"/>
        </w:rPr>
        <w:instrText>Seq txt</w:instrText>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kern w:val="2"/>
        </w:rPr>
        <w:fldChar w:fldCharType="separate"/>
      </w:r>
      <w:r w:rsidR="00AB38DF">
        <w:rPr>
          <w:rFonts w:ascii="Times New Roman" w:hAnsi="Times New Roman" w:cs="Times New Roman"/>
          <w:noProof/>
          <w:kern w:val="2"/>
        </w:rPr>
        <w:t>12</w:t>
      </w:r>
      <w:r w:rsidR="007D4587" w:rsidRPr="00607453">
        <w:rPr>
          <w:rFonts w:ascii="Times New Roman" w:hAnsi="Times New Roman" w:cs="Times New Roman"/>
          <w:kern w:val="2"/>
        </w:rPr>
        <w:fldChar w:fldCharType="end"/>
      </w:r>
      <w:r w:rsidR="007D4587" w:rsidRPr="00607453">
        <w:rPr>
          <w:rFonts w:ascii="Times New Roman" w:hAnsi="Times New Roman" w:cs="Times New Roman" w:hint="eastAsia"/>
          <w:kern w:val="2"/>
        </w:rPr>
        <w:t>所示</w:t>
      </w:r>
      <w:r w:rsidR="00B1541A">
        <w:rPr>
          <w:rFonts w:ascii="Times New Roman" w:hAnsi="Times New Roman" w:cs="Times New Roman" w:hint="eastAsia"/>
        </w:rPr>
        <w:t>。</w:t>
      </w:r>
      <w:r w:rsidR="004A2466">
        <w:rPr>
          <w:rFonts w:ascii="Times New Roman" w:hAnsi="Times New Roman" w:cs="Times New Roman" w:hint="eastAsia"/>
        </w:rPr>
        <w:t>走廊</w:t>
      </w:r>
      <w:r w:rsidR="004A2466" w:rsidRPr="00CD6AF6">
        <w:rPr>
          <w:rFonts w:ascii="Times New Roman" w:hAnsi="Times New Roman" w:cs="Times New Roman" w:hint="eastAsia"/>
        </w:rPr>
        <w:t>1</w:t>
      </w:r>
      <w:r w:rsidR="004A2466">
        <w:rPr>
          <w:rFonts w:ascii="Times New Roman" w:hAnsi="Times New Roman" w:cs="Times New Roman" w:hint="eastAsia"/>
        </w:rPr>
        <w:t>区域</w:t>
      </w:r>
      <w:r w:rsidR="00F36AD2">
        <w:rPr>
          <w:rFonts w:ascii="Times New Roman" w:hAnsi="Times New Roman" w:cs="Times New Roman" w:hint="eastAsia"/>
        </w:rPr>
        <w:t>烟雾</w:t>
      </w:r>
      <w:r w:rsidRPr="00D50451">
        <w:rPr>
          <w:rFonts w:hint="eastAsia"/>
        </w:rPr>
        <w:t>传感器</w:t>
      </w:r>
      <w:r w:rsidR="005F33BD">
        <w:rPr>
          <w:rFonts w:hint="eastAsia"/>
        </w:rPr>
        <w:t>内部</w:t>
      </w:r>
      <w:r w:rsidRPr="00D50451">
        <w:rPr>
          <w:rFonts w:hint="eastAsia"/>
        </w:rPr>
        <w:t>电</w:t>
      </w:r>
      <w:r w:rsidRPr="00607453">
        <w:rPr>
          <w:rFonts w:ascii="Times New Roman" w:hAnsi="Times New Roman" w:cs="Times New Roman" w:hint="eastAsia"/>
          <w:kern w:val="2"/>
        </w:rPr>
        <w:t>路</w:t>
      </w:r>
      <w:r w:rsidR="00AF702B" w:rsidRPr="00607453">
        <w:rPr>
          <w:rFonts w:ascii="Times New Roman" w:hAnsi="Times New Roman" w:cs="Times New Roman" w:hint="eastAsia"/>
          <w:kern w:val="2"/>
        </w:rPr>
        <w:t>如图</w:t>
      </w:r>
      <w:r w:rsidR="0031732C" w:rsidRPr="00607453">
        <w:rPr>
          <w:rFonts w:ascii="Times New Roman" w:hAnsi="Times New Roman" w:cs="Times New Roman"/>
          <w:kern w:val="2"/>
        </w:rPr>
        <w:fldChar w:fldCharType="begin"/>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hint="eastAsia"/>
          <w:kern w:val="2"/>
        </w:rPr>
        <w:instrText>Seq eq \c</w:instrText>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kern w:val="2"/>
        </w:rPr>
        <w:fldChar w:fldCharType="separate"/>
      </w:r>
      <w:r w:rsidR="00AB38DF">
        <w:rPr>
          <w:rFonts w:ascii="Times New Roman" w:hAnsi="Times New Roman" w:cs="Times New Roman"/>
          <w:noProof/>
          <w:kern w:val="2"/>
        </w:rPr>
        <w:t>3</w:t>
      </w:r>
      <w:r w:rsidR="0031732C" w:rsidRPr="00607453">
        <w:rPr>
          <w:rFonts w:ascii="Times New Roman" w:hAnsi="Times New Roman" w:cs="Times New Roman"/>
          <w:kern w:val="2"/>
        </w:rPr>
        <w:fldChar w:fldCharType="end"/>
      </w:r>
      <w:r w:rsidR="0031732C" w:rsidRPr="00607453">
        <w:rPr>
          <w:rFonts w:ascii="Times New Roman" w:hAnsi="Times New Roman" w:cs="Times New Roman" w:hint="eastAsia"/>
          <w:kern w:val="2"/>
        </w:rPr>
        <w:t>.</w:t>
      </w:r>
      <w:r w:rsidR="0031732C" w:rsidRPr="00607453">
        <w:rPr>
          <w:rFonts w:ascii="Times New Roman" w:hAnsi="Times New Roman" w:cs="Times New Roman"/>
          <w:kern w:val="2"/>
        </w:rPr>
        <w:fldChar w:fldCharType="begin"/>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hint="eastAsia"/>
          <w:kern w:val="2"/>
        </w:rPr>
        <w:instrText>Seq txt</w:instrText>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kern w:val="2"/>
        </w:rPr>
        <w:fldChar w:fldCharType="separate"/>
      </w:r>
      <w:r w:rsidR="00AB38DF">
        <w:rPr>
          <w:rFonts w:ascii="Times New Roman" w:hAnsi="Times New Roman" w:cs="Times New Roman"/>
          <w:noProof/>
          <w:kern w:val="2"/>
        </w:rPr>
        <w:t>13</w:t>
      </w:r>
      <w:r w:rsidR="0031732C" w:rsidRPr="00607453">
        <w:rPr>
          <w:rFonts w:ascii="Times New Roman" w:hAnsi="Times New Roman" w:cs="Times New Roman"/>
          <w:kern w:val="2"/>
        </w:rPr>
        <w:fldChar w:fldCharType="end"/>
      </w:r>
      <w:r w:rsidR="00AF702B" w:rsidRPr="00607453">
        <w:rPr>
          <w:rFonts w:ascii="Times New Roman" w:hAnsi="Times New Roman" w:cs="Times New Roman" w:hint="eastAsia"/>
          <w:kern w:val="2"/>
        </w:rPr>
        <w:t>所示。</w:t>
      </w:r>
    </w:p>
    <w:p w14:paraId="722D1038" w14:textId="1A9683EB" w:rsidR="00C511F8" w:rsidRDefault="00FD6AD2" w:rsidP="006621DD">
      <w:pPr>
        <w:wordWrap w:val="0"/>
        <w:spacing w:line="360" w:lineRule="auto"/>
        <w:jc w:val="center"/>
        <w:rPr>
          <w:sz w:val="24"/>
        </w:rPr>
      </w:pPr>
      <w:r>
        <w:rPr>
          <w:noProof/>
          <w:sz w:val="24"/>
        </w:rPr>
        <w:drawing>
          <wp:inline distT="0" distB="0" distL="0" distR="0" wp14:anchorId="766183AA" wp14:editId="15B3704C">
            <wp:extent cx="4666891" cy="1338542"/>
            <wp:effectExtent l="0" t="0" r="635" b="0"/>
            <wp:docPr id="19771554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1381" cy="1345566"/>
                    </a:xfrm>
                    <a:prstGeom prst="rect">
                      <a:avLst/>
                    </a:prstGeom>
                    <a:noFill/>
                    <a:ln>
                      <a:noFill/>
                    </a:ln>
                  </pic:spPr>
                </pic:pic>
              </a:graphicData>
            </a:graphic>
          </wp:inline>
        </w:drawing>
      </w:r>
    </w:p>
    <w:p w14:paraId="45D41DFE" w14:textId="50963B50"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12</w:t>
      </w:r>
      <w:r w:rsidR="00A16CFD">
        <w:rPr>
          <w:rFonts w:ascii="Times New Roman" w:hAnsi="Times New Roman"/>
          <w:sz w:val="21"/>
          <w:szCs w:val="21"/>
        </w:rPr>
        <w:fldChar w:fldCharType="end"/>
      </w:r>
      <w:r w:rsidR="007D4587">
        <w:rPr>
          <w:rFonts w:ascii="Times New Roman" w:hAnsi="Times New Roman" w:hint="eastAsia"/>
          <w:sz w:val="21"/>
          <w:szCs w:val="21"/>
        </w:rPr>
        <w:t xml:space="preserve">  </w:t>
      </w:r>
      <w:r w:rsidR="007D4587" w:rsidRPr="00CD6AF6">
        <w:rPr>
          <w:rFonts w:ascii="Times New Roman" w:hAnsi="Times New Roman" w:hint="eastAsia"/>
        </w:rPr>
        <w:t>5</w:t>
      </w:r>
      <w:r w:rsidR="007D4587">
        <w:rPr>
          <w:rFonts w:ascii="Times New Roman" w:hAnsi="Times New Roman" w:hint="eastAsia"/>
        </w:rPr>
        <w:t>路烟雾传感器接口电路</w:t>
      </w:r>
    </w:p>
    <w:p w14:paraId="7F4C727A" w14:textId="77777777" w:rsidR="007D4587" w:rsidRDefault="007D4587" w:rsidP="006621DD">
      <w:pPr>
        <w:wordWrap w:val="0"/>
        <w:spacing w:line="360" w:lineRule="auto"/>
        <w:jc w:val="center"/>
        <w:rPr>
          <w:sz w:val="24"/>
        </w:rPr>
      </w:pPr>
      <w:r>
        <w:rPr>
          <w:rFonts w:hint="eastAsia"/>
          <w:noProof/>
          <w:sz w:val="24"/>
        </w:rPr>
        <w:drawing>
          <wp:inline distT="0" distB="0" distL="0" distR="0" wp14:anchorId="0B776F31" wp14:editId="0DD34C02">
            <wp:extent cx="4630039" cy="1958196"/>
            <wp:effectExtent l="0" t="0" r="0" b="4445"/>
            <wp:docPr id="19640414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50638" cy="1966908"/>
                    </a:xfrm>
                    <a:prstGeom prst="rect">
                      <a:avLst/>
                    </a:prstGeom>
                    <a:noFill/>
                    <a:ln>
                      <a:noFill/>
                    </a:ln>
                  </pic:spPr>
                </pic:pic>
              </a:graphicData>
            </a:graphic>
          </wp:inline>
        </w:drawing>
      </w:r>
    </w:p>
    <w:p w14:paraId="7F970265" w14:textId="07035396" w:rsidR="007D4587" w:rsidRPr="00FD6AD2" w:rsidRDefault="007D4587"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13</w:t>
      </w:r>
      <w:r>
        <w:rPr>
          <w:rFonts w:ascii="Times New Roman" w:hAnsi="Times New Roman"/>
          <w:sz w:val="21"/>
          <w:szCs w:val="21"/>
        </w:rPr>
        <w:fldChar w:fldCharType="end"/>
      </w:r>
      <w:r w:rsidRPr="004C6C42">
        <w:rPr>
          <w:rFonts w:ascii="Times New Roman" w:hAnsi="Times New Roman" w:hint="eastAsia"/>
          <w:sz w:val="21"/>
          <w:szCs w:val="21"/>
        </w:rPr>
        <w:t>烟雾检测模块</w:t>
      </w:r>
    </w:p>
    <w:p w14:paraId="5796293B" w14:textId="7DB319F8" w:rsidR="00C511F8" w:rsidRPr="003A263E" w:rsidRDefault="006127C4" w:rsidP="006621DD">
      <w:pPr>
        <w:wordWrap w:val="0"/>
        <w:spacing w:line="360" w:lineRule="auto"/>
        <w:ind w:firstLineChars="200" w:firstLine="480"/>
        <w:rPr>
          <w:color w:val="FF0000"/>
          <w:kern w:val="0"/>
          <w:sz w:val="24"/>
        </w:rPr>
      </w:pPr>
      <w:r w:rsidRPr="00802AA2">
        <w:rPr>
          <w:kern w:val="0"/>
          <w:sz w:val="24"/>
        </w:rPr>
        <w:t>MQ</w:t>
      </w:r>
      <w:r w:rsidRPr="006127C4">
        <w:rPr>
          <w:kern w:val="0"/>
          <w:sz w:val="24"/>
        </w:rPr>
        <w:t>-</w:t>
      </w:r>
      <w:r w:rsidRPr="00CD6AF6">
        <w:rPr>
          <w:kern w:val="0"/>
          <w:sz w:val="24"/>
        </w:rPr>
        <w:t>2</w:t>
      </w:r>
      <w:r w:rsidRPr="006127C4">
        <w:rPr>
          <w:kern w:val="0"/>
          <w:sz w:val="24"/>
        </w:rPr>
        <w:t>气敏传感器由一个加热丝和一对电极组成。加热丝负责将传感器内部的金属</w:t>
      </w:r>
      <w:r w:rsidRPr="006127C4">
        <w:rPr>
          <w:kern w:val="0"/>
          <w:sz w:val="24"/>
        </w:rPr>
        <w:lastRenderedPageBreak/>
        <w:t>氧化物加热到一定温度（通常在</w:t>
      </w:r>
      <w:r w:rsidRPr="00CD6AF6">
        <w:rPr>
          <w:kern w:val="0"/>
          <w:sz w:val="24"/>
        </w:rPr>
        <w:t>200</w:t>
      </w:r>
      <w:r w:rsidRPr="006127C4">
        <w:rPr>
          <w:kern w:val="0"/>
          <w:sz w:val="24"/>
        </w:rPr>
        <w:t>°</w:t>
      </w:r>
      <w:r w:rsidRPr="00802AA2">
        <w:rPr>
          <w:kern w:val="0"/>
          <w:sz w:val="24"/>
        </w:rPr>
        <w:t>C</w:t>
      </w:r>
      <w:r w:rsidR="00292D21">
        <w:rPr>
          <w:rFonts w:hint="eastAsia"/>
          <w:kern w:val="0"/>
          <w:sz w:val="24"/>
        </w:rPr>
        <w:t>~</w:t>
      </w:r>
      <w:r w:rsidRPr="00CD6AF6">
        <w:rPr>
          <w:kern w:val="0"/>
          <w:sz w:val="24"/>
        </w:rPr>
        <w:t>300</w:t>
      </w:r>
      <w:r w:rsidRPr="006127C4">
        <w:rPr>
          <w:kern w:val="0"/>
          <w:sz w:val="24"/>
        </w:rPr>
        <w:t>°</w:t>
      </w:r>
      <w:r w:rsidRPr="00802AA2">
        <w:rPr>
          <w:kern w:val="0"/>
          <w:sz w:val="24"/>
        </w:rPr>
        <w:t>C</w:t>
      </w:r>
      <w:r w:rsidRPr="006127C4">
        <w:rPr>
          <w:kern w:val="0"/>
          <w:sz w:val="24"/>
        </w:rPr>
        <w:t>之间），以便使其能够有效地检测周围的气体。当可燃气体进入传感器并与加热的金属氧化物接触时，会</w:t>
      </w:r>
      <w:r w:rsidRPr="003A263E">
        <w:rPr>
          <w:color w:val="FF0000"/>
          <w:kern w:val="0"/>
          <w:sz w:val="24"/>
        </w:rPr>
        <w:t>导致氧化物的</w:t>
      </w:r>
      <w:r w:rsidR="007440E5" w:rsidRPr="003A263E">
        <w:rPr>
          <w:rFonts w:hint="eastAsia"/>
          <w:color w:val="FF0000"/>
          <w:kern w:val="0"/>
          <w:sz w:val="24"/>
        </w:rPr>
        <w:t>电阻</w:t>
      </w:r>
      <w:r w:rsidR="006D00A4" w:rsidRPr="003A263E">
        <w:rPr>
          <w:rFonts w:hint="eastAsia"/>
          <w:color w:val="FF0000"/>
          <w:kern w:val="0"/>
          <w:sz w:val="24"/>
        </w:rPr>
        <w:t>降低</w:t>
      </w:r>
      <w:r w:rsidR="00644B62" w:rsidRPr="003A263E">
        <w:rPr>
          <w:rFonts w:hint="eastAsia"/>
          <w:color w:val="FF0000"/>
          <w:kern w:val="0"/>
          <w:sz w:val="24"/>
        </w:rPr>
        <w:t>，</w:t>
      </w:r>
      <w:r w:rsidR="00DF46B6">
        <w:rPr>
          <w:rFonts w:hint="eastAsia"/>
          <w:color w:val="FF0000"/>
          <w:kern w:val="0"/>
          <w:sz w:val="24"/>
        </w:rPr>
        <w:t>输出端</w:t>
      </w:r>
      <w:r w:rsidR="003A263E" w:rsidRPr="003A263E">
        <w:rPr>
          <w:rFonts w:hint="eastAsia"/>
          <w:color w:val="FF0000"/>
          <w:kern w:val="0"/>
          <w:sz w:val="24"/>
        </w:rPr>
        <w:t>电压升高，超过滑动变阻器设定的阈值输出低电平。反之输出高电平</w:t>
      </w:r>
      <w:r w:rsidR="00644B62" w:rsidRPr="003A263E">
        <w:rPr>
          <w:rFonts w:hint="eastAsia"/>
          <w:color w:val="FF0000"/>
          <w:kern w:val="0"/>
          <w:sz w:val="24"/>
        </w:rPr>
        <w:t>（参考文献：物联网传感器技术在智能家居中的应用）</w:t>
      </w:r>
    </w:p>
    <w:p w14:paraId="36B8AF13" w14:textId="13705F4A" w:rsidR="00C511F8" w:rsidRDefault="00AF702B" w:rsidP="006621DD">
      <w:pPr>
        <w:wordWrap w:val="0"/>
        <w:spacing w:line="360" w:lineRule="auto"/>
        <w:ind w:firstLineChars="200" w:firstLine="480"/>
        <w:rPr>
          <w:rFonts w:cs="Arial"/>
          <w:color w:val="000000" w:themeColor="text1"/>
          <w:szCs w:val="21"/>
          <w:shd w:val="clear" w:color="auto" w:fill="FFFFFF"/>
        </w:rPr>
      </w:pPr>
      <w:r>
        <w:rPr>
          <w:color w:val="000000" w:themeColor="text1"/>
          <w:sz w:val="24"/>
          <w:shd w:val="clear" w:color="auto" w:fill="FFFFFF"/>
        </w:rPr>
        <w:t>其</w:t>
      </w:r>
      <w:r w:rsidR="006127C4">
        <w:rPr>
          <w:rFonts w:hint="eastAsia"/>
          <w:color w:val="000000" w:themeColor="text1"/>
          <w:sz w:val="24"/>
          <w:shd w:val="clear" w:color="auto" w:fill="FFFFFF"/>
        </w:rPr>
        <w:t>特性参数</w:t>
      </w:r>
      <w:r>
        <w:rPr>
          <w:color w:val="000000" w:themeColor="text1"/>
          <w:sz w:val="24"/>
          <w:shd w:val="clear" w:color="auto" w:fill="FFFFFF"/>
        </w:rPr>
        <w:t>如表</w:t>
      </w:r>
      <w:r w:rsidRPr="00CD6AF6">
        <w:rPr>
          <w:color w:val="000000" w:themeColor="text1"/>
          <w:sz w:val="24"/>
          <w:shd w:val="clear" w:color="auto" w:fill="FFFFFF"/>
        </w:rPr>
        <w:t>3</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6621424B" w14:textId="34DF85CC" w:rsidR="00C511F8" w:rsidRDefault="00AF702B"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b/>
          <w:bCs/>
          <w:sz w:val="21"/>
          <w:szCs w:val="21"/>
        </w:rPr>
        <w:t>3</w:t>
      </w:r>
      <w:r>
        <w:rPr>
          <w:b/>
          <w:bCs/>
          <w:sz w:val="21"/>
          <w:szCs w:val="21"/>
        </w:rPr>
        <w:t>.</w:t>
      </w:r>
      <w:r w:rsidRPr="00CD6AF6">
        <w:rPr>
          <w:rFonts w:hint="eastAsia"/>
          <w:b/>
          <w:bCs/>
          <w:sz w:val="21"/>
          <w:szCs w:val="21"/>
        </w:rPr>
        <w:t>1</w:t>
      </w:r>
      <w:r w:rsidR="007914AB">
        <w:rPr>
          <w:rFonts w:hint="eastAsia"/>
          <w:b/>
          <w:bCs/>
          <w:sz w:val="21"/>
          <w:szCs w:val="21"/>
        </w:rPr>
        <w:t xml:space="preserve"> </w:t>
      </w:r>
      <w:r w:rsidR="006127C4" w:rsidRPr="00802AA2">
        <w:rPr>
          <w:rFonts w:cs="Arial"/>
          <w:b/>
          <w:bCs/>
          <w:color w:val="000000" w:themeColor="text1"/>
          <w:sz w:val="21"/>
          <w:szCs w:val="21"/>
          <w:shd w:val="clear" w:color="auto" w:fill="FFFFFF"/>
        </w:rPr>
        <w:t>MQ</w:t>
      </w:r>
      <w:r w:rsidR="006127C4">
        <w:rPr>
          <w:rFonts w:cs="Arial"/>
          <w:b/>
          <w:bCs/>
          <w:color w:val="000000" w:themeColor="text1"/>
          <w:sz w:val="21"/>
          <w:szCs w:val="21"/>
          <w:shd w:val="clear" w:color="auto" w:fill="FFFFFF"/>
        </w:rPr>
        <w:t>-</w:t>
      </w:r>
      <w:r w:rsidR="006127C4" w:rsidRPr="00CD6AF6">
        <w:rPr>
          <w:rFonts w:cs="Arial"/>
          <w:b/>
          <w:bCs/>
          <w:color w:val="000000" w:themeColor="text1"/>
          <w:sz w:val="21"/>
          <w:szCs w:val="21"/>
          <w:shd w:val="clear" w:color="auto" w:fill="FFFFFF"/>
        </w:rPr>
        <w:t>2</w:t>
      </w:r>
      <w:r w:rsidR="006127C4">
        <w:rPr>
          <w:rFonts w:cs="Arial" w:hint="eastAsia"/>
          <w:b/>
          <w:bCs/>
          <w:color w:val="000000" w:themeColor="text1"/>
          <w:sz w:val="21"/>
          <w:szCs w:val="21"/>
          <w:shd w:val="clear" w:color="auto" w:fill="FFFFFF"/>
        </w:rPr>
        <w:t>传感器参数</w:t>
      </w:r>
    </w:p>
    <w:tbl>
      <w:tblPr>
        <w:tblW w:w="8961" w:type="dxa"/>
        <w:tblInd w:w="-30" w:type="dxa"/>
        <w:tblLayout w:type="fixed"/>
        <w:tblLook w:val="0000" w:firstRow="0" w:lastRow="0" w:firstColumn="0" w:lastColumn="0" w:noHBand="0" w:noVBand="0"/>
      </w:tblPr>
      <w:tblGrid>
        <w:gridCol w:w="2157"/>
        <w:gridCol w:w="116"/>
        <w:gridCol w:w="6688"/>
      </w:tblGrid>
      <w:tr w:rsidR="008174B3" w14:paraId="339C363C" w14:textId="77777777" w:rsidTr="004B6265">
        <w:trPr>
          <w:trHeight w:val="245"/>
        </w:trPr>
        <w:tc>
          <w:tcPr>
            <w:tcW w:w="2157" w:type="dxa"/>
            <w:tcBorders>
              <w:top w:val="single" w:sz="18" w:space="0" w:color="auto"/>
              <w:left w:val="nil"/>
              <w:bottom w:val="single" w:sz="6" w:space="0" w:color="auto"/>
              <w:right w:val="nil"/>
            </w:tcBorders>
          </w:tcPr>
          <w:p w14:paraId="2BD857AA" w14:textId="77777777" w:rsidR="008174B3" w:rsidRDefault="008174B3" w:rsidP="006621DD">
            <w:pPr>
              <w:wordWrap w:val="0"/>
              <w:autoSpaceDE w:val="0"/>
              <w:autoSpaceDN w:val="0"/>
              <w:adjustRightInd w:val="0"/>
              <w:ind w:rightChars="-119" w:right="-250"/>
              <w:jc w:val="center"/>
              <w:rPr>
                <w:rFonts w:ascii="宋体" w:cs="宋体"/>
                <w:color w:val="000000"/>
                <w:kern w:val="0"/>
                <w:sz w:val="22"/>
                <w:szCs w:val="22"/>
              </w:rPr>
            </w:pPr>
            <w:r>
              <w:rPr>
                <w:rFonts w:ascii="宋体" w:cs="宋体" w:hint="eastAsia"/>
                <w:color w:val="000000"/>
                <w:kern w:val="0"/>
                <w:sz w:val="22"/>
                <w:szCs w:val="22"/>
              </w:rPr>
              <w:t>参数</w:t>
            </w:r>
          </w:p>
        </w:tc>
        <w:tc>
          <w:tcPr>
            <w:tcW w:w="6804" w:type="dxa"/>
            <w:gridSpan w:val="2"/>
            <w:tcBorders>
              <w:top w:val="single" w:sz="18" w:space="0" w:color="auto"/>
              <w:left w:val="nil"/>
              <w:bottom w:val="single" w:sz="6" w:space="0" w:color="auto"/>
              <w:right w:val="nil"/>
            </w:tcBorders>
          </w:tcPr>
          <w:p w14:paraId="25A7DB7E"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描述</w:t>
            </w:r>
          </w:p>
        </w:tc>
      </w:tr>
      <w:tr w:rsidR="008174B3" w14:paraId="4CD72183" w14:textId="77777777" w:rsidTr="004B6265">
        <w:trPr>
          <w:trHeight w:val="257"/>
        </w:trPr>
        <w:tc>
          <w:tcPr>
            <w:tcW w:w="2157" w:type="dxa"/>
            <w:tcBorders>
              <w:top w:val="single" w:sz="6" w:space="0" w:color="auto"/>
              <w:left w:val="nil"/>
              <w:bottom w:val="nil"/>
              <w:right w:val="nil"/>
            </w:tcBorders>
          </w:tcPr>
          <w:p w14:paraId="0AD95DE3"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供电电压</w:t>
            </w:r>
          </w:p>
        </w:tc>
        <w:tc>
          <w:tcPr>
            <w:tcW w:w="6804" w:type="dxa"/>
            <w:gridSpan w:val="2"/>
            <w:tcBorders>
              <w:top w:val="single" w:sz="6" w:space="0" w:color="auto"/>
              <w:left w:val="nil"/>
              <w:bottom w:val="nil"/>
              <w:right w:val="nil"/>
            </w:tcBorders>
          </w:tcPr>
          <w:p w14:paraId="4FF388E2"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通常为</w:t>
            </w:r>
            <w:r w:rsidRPr="00CD6AF6">
              <w:rPr>
                <w:color w:val="000000"/>
                <w:kern w:val="0"/>
                <w:sz w:val="22"/>
                <w:szCs w:val="22"/>
              </w:rPr>
              <w:t>5</w:t>
            </w:r>
            <w:r w:rsidRPr="00802AA2">
              <w:rPr>
                <w:color w:val="000000"/>
                <w:kern w:val="0"/>
                <w:sz w:val="22"/>
                <w:szCs w:val="22"/>
              </w:rPr>
              <w:t>V</w:t>
            </w:r>
            <w:r>
              <w:rPr>
                <w:color w:val="000000"/>
                <w:kern w:val="0"/>
                <w:sz w:val="22"/>
                <w:szCs w:val="22"/>
              </w:rPr>
              <w:t xml:space="preserve"> </w:t>
            </w:r>
            <w:r w:rsidRPr="00802AA2">
              <w:rPr>
                <w:color w:val="000000"/>
                <w:kern w:val="0"/>
                <w:sz w:val="22"/>
                <w:szCs w:val="22"/>
              </w:rPr>
              <w:t>DC</w:t>
            </w:r>
            <w:r>
              <w:rPr>
                <w:rFonts w:ascii="宋体" w:cs="宋体" w:hint="eastAsia"/>
                <w:color w:val="000000"/>
                <w:kern w:val="0"/>
                <w:sz w:val="22"/>
                <w:szCs w:val="22"/>
              </w:rPr>
              <w:t>。</w:t>
            </w:r>
          </w:p>
        </w:tc>
      </w:tr>
      <w:tr w:rsidR="008174B3" w14:paraId="4C3AB7B7" w14:textId="77777777" w:rsidTr="004B6265">
        <w:trPr>
          <w:trHeight w:val="257"/>
        </w:trPr>
        <w:tc>
          <w:tcPr>
            <w:tcW w:w="2273" w:type="dxa"/>
            <w:gridSpan w:val="2"/>
            <w:tcBorders>
              <w:top w:val="nil"/>
              <w:left w:val="nil"/>
              <w:bottom w:val="nil"/>
              <w:right w:val="nil"/>
            </w:tcBorders>
          </w:tcPr>
          <w:p w14:paraId="742D8F81"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加热功率</w:t>
            </w:r>
          </w:p>
        </w:tc>
        <w:tc>
          <w:tcPr>
            <w:tcW w:w="6688" w:type="dxa"/>
            <w:tcBorders>
              <w:top w:val="nil"/>
              <w:left w:val="nil"/>
              <w:bottom w:val="nil"/>
              <w:right w:val="nil"/>
            </w:tcBorders>
          </w:tcPr>
          <w:p w14:paraId="12E73DCE" w14:textId="77777777" w:rsidR="008174B3" w:rsidRDefault="008174B3" w:rsidP="006621DD">
            <w:pPr>
              <w:wordWrap w:val="0"/>
              <w:autoSpaceDE w:val="0"/>
              <w:autoSpaceDN w:val="0"/>
              <w:adjustRightInd w:val="0"/>
              <w:ind w:leftChars="-53" w:left="-111" w:firstLineChars="389" w:firstLine="856"/>
              <w:jc w:val="center"/>
              <w:rPr>
                <w:rFonts w:ascii="宋体" w:cs="宋体"/>
                <w:color w:val="000000"/>
                <w:kern w:val="0"/>
                <w:sz w:val="22"/>
                <w:szCs w:val="22"/>
              </w:rPr>
            </w:pPr>
            <w:r>
              <w:rPr>
                <w:rFonts w:ascii="宋体" w:cs="宋体" w:hint="eastAsia"/>
                <w:color w:val="000000"/>
                <w:kern w:val="0"/>
                <w:sz w:val="22"/>
                <w:szCs w:val="22"/>
              </w:rPr>
              <w:t>大约</w:t>
            </w:r>
            <w:r w:rsidRPr="00CD6AF6">
              <w:rPr>
                <w:color w:val="000000"/>
                <w:kern w:val="0"/>
                <w:sz w:val="22"/>
                <w:szCs w:val="22"/>
              </w:rPr>
              <w:t>700</w:t>
            </w:r>
            <w:r w:rsidRPr="00802AA2">
              <w:rPr>
                <w:color w:val="000000"/>
                <w:kern w:val="0"/>
                <w:sz w:val="22"/>
                <w:szCs w:val="22"/>
              </w:rPr>
              <w:t>mW</w:t>
            </w:r>
            <w:r>
              <w:rPr>
                <w:rFonts w:ascii="宋体" w:cs="宋体" w:hint="eastAsia"/>
                <w:color w:val="000000"/>
                <w:kern w:val="0"/>
                <w:sz w:val="22"/>
                <w:szCs w:val="22"/>
              </w:rPr>
              <w:t>。</w:t>
            </w:r>
          </w:p>
        </w:tc>
      </w:tr>
      <w:tr w:rsidR="008174B3" w14:paraId="3A4A5A6E" w14:textId="77777777" w:rsidTr="004B6265">
        <w:trPr>
          <w:trHeight w:val="257"/>
        </w:trPr>
        <w:tc>
          <w:tcPr>
            <w:tcW w:w="2157" w:type="dxa"/>
            <w:tcBorders>
              <w:top w:val="nil"/>
              <w:left w:val="nil"/>
              <w:bottom w:val="nil"/>
              <w:right w:val="nil"/>
            </w:tcBorders>
          </w:tcPr>
          <w:p w14:paraId="03A6C3F2"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响应时间</w:t>
            </w:r>
          </w:p>
        </w:tc>
        <w:tc>
          <w:tcPr>
            <w:tcW w:w="6804" w:type="dxa"/>
            <w:gridSpan w:val="2"/>
            <w:tcBorders>
              <w:top w:val="nil"/>
              <w:left w:val="nil"/>
              <w:bottom w:val="nil"/>
              <w:right w:val="nil"/>
            </w:tcBorders>
          </w:tcPr>
          <w:p w14:paraId="2FB7D3F0"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10</w:t>
            </w:r>
            <w:r>
              <w:rPr>
                <w:rFonts w:ascii="宋体" w:cs="宋体" w:hint="eastAsia"/>
                <w:color w:val="000000"/>
                <w:kern w:val="0"/>
                <w:sz w:val="22"/>
                <w:szCs w:val="22"/>
              </w:rPr>
              <w:t>秒。</w:t>
            </w:r>
          </w:p>
        </w:tc>
      </w:tr>
      <w:tr w:rsidR="008174B3" w14:paraId="526C4BA5" w14:textId="77777777" w:rsidTr="004B6265">
        <w:trPr>
          <w:trHeight w:val="257"/>
        </w:trPr>
        <w:tc>
          <w:tcPr>
            <w:tcW w:w="2157" w:type="dxa"/>
            <w:tcBorders>
              <w:top w:val="nil"/>
              <w:left w:val="nil"/>
              <w:bottom w:val="nil"/>
              <w:right w:val="nil"/>
            </w:tcBorders>
          </w:tcPr>
          <w:p w14:paraId="517C094C"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恢复时间</w:t>
            </w:r>
          </w:p>
        </w:tc>
        <w:tc>
          <w:tcPr>
            <w:tcW w:w="6804" w:type="dxa"/>
            <w:gridSpan w:val="2"/>
            <w:tcBorders>
              <w:top w:val="nil"/>
              <w:left w:val="nil"/>
              <w:bottom w:val="nil"/>
              <w:right w:val="nil"/>
            </w:tcBorders>
          </w:tcPr>
          <w:p w14:paraId="1E7D928F"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30</w:t>
            </w:r>
            <w:r>
              <w:rPr>
                <w:rFonts w:ascii="宋体" w:cs="宋体" w:hint="eastAsia"/>
                <w:color w:val="000000"/>
                <w:kern w:val="0"/>
                <w:sz w:val="22"/>
                <w:szCs w:val="22"/>
              </w:rPr>
              <w:t>秒。</w:t>
            </w:r>
          </w:p>
        </w:tc>
      </w:tr>
      <w:tr w:rsidR="008174B3" w14:paraId="653CF3EB" w14:textId="77777777" w:rsidTr="004B6265">
        <w:trPr>
          <w:trHeight w:val="257"/>
        </w:trPr>
        <w:tc>
          <w:tcPr>
            <w:tcW w:w="2157" w:type="dxa"/>
            <w:tcBorders>
              <w:top w:val="nil"/>
              <w:left w:val="nil"/>
              <w:bottom w:val="nil"/>
              <w:right w:val="nil"/>
            </w:tcBorders>
          </w:tcPr>
          <w:p w14:paraId="1F9ECEA9"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灵敏度</w:t>
            </w:r>
          </w:p>
        </w:tc>
        <w:tc>
          <w:tcPr>
            <w:tcW w:w="6804" w:type="dxa"/>
            <w:gridSpan w:val="2"/>
            <w:tcBorders>
              <w:top w:val="nil"/>
              <w:left w:val="nil"/>
              <w:bottom w:val="nil"/>
              <w:right w:val="nil"/>
            </w:tcBorders>
          </w:tcPr>
          <w:p w14:paraId="2A6AFB71" w14:textId="3ACF1233"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对于不同的可燃气体，其灵敏度会有所不同</w:t>
            </w:r>
          </w:p>
        </w:tc>
      </w:tr>
      <w:tr w:rsidR="008174B3" w14:paraId="4427984F" w14:textId="77777777" w:rsidTr="004B6265">
        <w:trPr>
          <w:trHeight w:val="269"/>
        </w:trPr>
        <w:tc>
          <w:tcPr>
            <w:tcW w:w="2157" w:type="dxa"/>
            <w:tcBorders>
              <w:top w:val="nil"/>
              <w:left w:val="nil"/>
              <w:bottom w:val="single" w:sz="18" w:space="0" w:color="auto"/>
              <w:right w:val="nil"/>
            </w:tcBorders>
          </w:tcPr>
          <w:p w14:paraId="6E665E5A"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使用寿命</w:t>
            </w:r>
          </w:p>
        </w:tc>
        <w:tc>
          <w:tcPr>
            <w:tcW w:w="6804" w:type="dxa"/>
            <w:gridSpan w:val="2"/>
            <w:tcBorders>
              <w:top w:val="nil"/>
              <w:left w:val="nil"/>
              <w:bottom w:val="single" w:sz="18" w:space="0" w:color="auto"/>
              <w:right w:val="nil"/>
            </w:tcBorders>
          </w:tcPr>
          <w:p w14:paraId="683E96AF"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在正常操作条件下，</w:t>
            </w:r>
            <w:r w:rsidRPr="00802AA2">
              <w:rPr>
                <w:color w:val="000000"/>
                <w:kern w:val="0"/>
                <w:sz w:val="22"/>
                <w:szCs w:val="22"/>
              </w:rPr>
              <w:t>MQ</w:t>
            </w:r>
            <w:r>
              <w:rPr>
                <w:color w:val="000000"/>
                <w:kern w:val="0"/>
                <w:sz w:val="22"/>
                <w:szCs w:val="22"/>
              </w:rPr>
              <w:t>-</w:t>
            </w:r>
            <w:r w:rsidRPr="00CD6AF6">
              <w:rPr>
                <w:color w:val="000000"/>
                <w:kern w:val="0"/>
                <w:sz w:val="22"/>
                <w:szCs w:val="22"/>
              </w:rPr>
              <w:t>2</w:t>
            </w:r>
            <w:r>
              <w:rPr>
                <w:rFonts w:ascii="宋体" w:cs="宋体" w:hint="eastAsia"/>
                <w:color w:val="000000"/>
                <w:kern w:val="0"/>
                <w:sz w:val="22"/>
                <w:szCs w:val="22"/>
              </w:rPr>
              <w:t>气敏传感器的使用寿命通常可以达到几年。</w:t>
            </w:r>
          </w:p>
        </w:tc>
      </w:tr>
    </w:tbl>
    <w:p w14:paraId="2667035D" w14:textId="7E274ABF" w:rsidR="00853D55" w:rsidRDefault="00853D55" w:rsidP="006621DD">
      <w:pPr>
        <w:wordWrap w:val="0"/>
        <w:spacing w:beforeLines="50" w:before="156" w:afterLines="50" w:after="156" w:line="360" w:lineRule="auto"/>
        <w:outlineLvl w:val="1"/>
        <w:rPr>
          <w:rFonts w:eastAsia="黑体"/>
          <w:sz w:val="24"/>
        </w:rPr>
      </w:pPr>
      <w:bookmarkStart w:id="64" w:name="_Toc198501304"/>
      <w:bookmarkStart w:id="65" w:name="_Toc71660329"/>
      <w:bookmarkStart w:id="66" w:name="_Toc70791699"/>
      <w:bookmarkStart w:id="67" w:name="_Toc70791437"/>
      <w:bookmarkStart w:id="68" w:name="_Toc70791175"/>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4</w:t>
      </w:r>
      <w:r>
        <w:rPr>
          <w:rFonts w:eastAsia="黑体" w:hint="eastAsia"/>
          <w:sz w:val="28"/>
          <w:szCs w:val="28"/>
        </w:rPr>
        <w:t xml:space="preserve">　</w:t>
      </w:r>
      <w:r w:rsidR="003E3201">
        <w:rPr>
          <w:rFonts w:eastAsia="黑体" w:hint="eastAsia"/>
          <w:sz w:val="28"/>
          <w:szCs w:val="28"/>
        </w:rPr>
        <w:t>火焰传感器检测模块</w:t>
      </w:r>
      <w:r w:rsidR="008F2C12">
        <w:rPr>
          <w:rFonts w:eastAsia="黑体" w:hint="eastAsia"/>
          <w:sz w:val="28"/>
          <w:szCs w:val="28"/>
        </w:rPr>
        <w:t>（</w:t>
      </w:r>
      <w:r w:rsidR="008F2C12" w:rsidRPr="00802AA2">
        <w:rPr>
          <w:rFonts w:eastAsia="黑体" w:hint="eastAsia"/>
          <w:sz w:val="28"/>
          <w:szCs w:val="28"/>
        </w:rPr>
        <w:t>g</w:t>
      </w:r>
      <w:r w:rsidR="008F2C12">
        <w:rPr>
          <w:rFonts w:eastAsia="黑体" w:hint="eastAsia"/>
          <w:sz w:val="28"/>
          <w:szCs w:val="28"/>
        </w:rPr>
        <w:t>）</w:t>
      </w:r>
      <w:bookmarkEnd w:id="64"/>
    </w:p>
    <w:p w14:paraId="58F8D083" w14:textId="44DC2CF8" w:rsidR="00853D55" w:rsidRDefault="00E61F34" w:rsidP="006621DD">
      <w:pPr>
        <w:wordWrap w:val="0"/>
        <w:spacing w:line="360" w:lineRule="auto"/>
        <w:ind w:firstLineChars="200" w:firstLine="480"/>
        <w:rPr>
          <w:sz w:val="24"/>
        </w:rPr>
      </w:pPr>
      <w:r w:rsidRPr="00E61F34">
        <w:rPr>
          <w:rFonts w:hint="eastAsia"/>
          <w:sz w:val="24"/>
        </w:rPr>
        <w:t>火焰传感器的工作原理是通过红外接收管接</w:t>
      </w:r>
      <w:r w:rsidR="004B6265">
        <w:rPr>
          <w:rFonts w:hint="eastAsia"/>
          <w:sz w:val="24"/>
        </w:rPr>
        <w:t>收</w:t>
      </w:r>
      <w:r w:rsidRPr="00E61F34">
        <w:rPr>
          <w:rFonts w:hint="eastAsia"/>
          <w:sz w:val="24"/>
        </w:rPr>
        <w:t>火焰发出的红外线波，</w:t>
      </w:r>
      <w:r w:rsidR="00F84C57" w:rsidRPr="00F84C57">
        <w:rPr>
          <w:sz w:val="24"/>
        </w:rPr>
        <w:t>电路采用</w:t>
      </w:r>
      <w:r w:rsidR="00F84C57" w:rsidRPr="00802AA2">
        <w:rPr>
          <w:sz w:val="24"/>
        </w:rPr>
        <w:t>LM</w:t>
      </w:r>
      <w:r w:rsidR="00F84C57" w:rsidRPr="00CD6AF6">
        <w:rPr>
          <w:sz w:val="24"/>
        </w:rPr>
        <w:t>393</w:t>
      </w:r>
      <w:r w:rsidR="00F84C57" w:rsidRPr="00F84C57">
        <w:rPr>
          <w:sz w:val="24"/>
        </w:rPr>
        <w:t>作为比较器，通过红外检测管</w:t>
      </w:r>
      <w:r w:rsidR="00F84C57" w:rsidRPr="00802AA2">
        <w:rPr>
          <w:sz w:val="24"/>
        </w:rPr>
        <w:t>CGQ</w:t>
      </w:r>
      <w:r w:rsidR="00F84C57" w:rsidRPr="00CD6AF6">
        <w:rPr>
          <w:sz w:val="24"/>
        </w:rPr>
        <w:t>1</w:t>
      </w:r>
      <w:r w:rsidR="00F84C57" w:rsidRPr="00F84C57">
        <w:rPr>
          <w:sz w:val="24"/>
        </w:rPr>
        <w:t>接收火焰的红外辐射信号，转换为电信号后输入比较器。比较器另一端接</w:t>
      </w:r>
      <w:r w:rsidR="004B6265">
        <w:rPr>
          <w:rFonts w:hint="eastAsia"/>
          <w:sz w:val="24"/>
        </w:rPr>
        <w:t>收</w:t>
      </w:r>
      <w:r w:rsidR="00F84C57" w:rsidRPr="00F84C57">
        <w:rPr>
          <w:sz w:val="24"/>
        </w:rPr>
        <w:t>来自分压电路的参考电压</w:t>
      </w:r>
      <w:r w:rsidR="00FA7D3F">
        <w:rPr>
          <w:rFonts w:hint="eastAsia"/>
          <w:sz w:val="24"/>
        </w:rPr>
        <w:t>，参考电压通过滑动变阻器调节</w:t>
      </w:r>
      <w:r w:rsidR="00250019">
        <w:rPr>
          <w:rFonts w:hint="eastAsia"/>
          <w:sz w:val="24"/>
        </w:rPr>
        <w:t>到合适位置</w:t>
      </w:r>
      <w:r w:rsidR="00F84C57" w:rsidRPr="00F84C57">
        <w:rPr>
          <w:sz w:val="24"/>
        </w:rPr>
        <w:t>。当检测信号超过参考电压时，比较器输出</w:t>
      </w:r>
      <w:r w:rsidR="005A443D">
        <w:rPr>
          <w:rFonts w:hint="eastAsia"/>
          <w:sz w:val="24"/>
        </w:rPr>
        <w:t>低</w:t>
      </w:r>
      <w:r w:rsidR="00F84C57" w:rsidRPr="00F84C57">
        <w:rPr>
          <w:sz w:val="24"/>
        </w:rPr>
        <w:t>电平</w:t>
      </w:r>
      <w:r w:rsidR="00EB0373">
        <w:rPr>
          <w:rFonts w:hint="eastAsia"/>
          <w:sz w:val="24"/>
        </w:rPr>
        <w:t>。</w:t>
      </w:r>
      <w:r w:rsidR="00A44017">
        <w:rPr>
          <w:rFonts w:hint="eastAsia"/>
          <w:sz w:val="24"/>
        </w:rPr>
        <w:t>系统采用</w:t>
      </w:r>
      <w:r w:rsidR="00A44017" w:rsidRPr="00CD6AF6">
        <w:rPr>
          <w:rFonts w:hint="eastAsia"/>
          <w:sz w:val="24"/>
        </w:rPr>
        <w:t>5</w:t>
      </w:r>
      <w:r w:rsidR="00A44017">
        <w:rPr>
          <w:rFonts w:hint="eastAsia"/>
          <w:sz w:val="24"/>
        </w:rPr>
        <w:t>个</w:t>
      </w:r>
      <w:r w:rsidR="001E2605">
        <w:rPr>
          <w:rFonts w:hint="eastAsia"/>
          <w:sz w:val="24"/>
        </w:rPr>
        <w:t>火焰传感器</w:t>
      </w:r>
      <w:r w:rsidR="00A44017">
        <w:rPr>
          <w:rFonts w:hint="eastAsia"/>
          <w:sz w:val="24"/>
        </w:rPr>
        <w:t>分别检测</w:t>
      </w:r>
      <w:r w:rsidR="00A44017" w:rsidRPr="00CD6AF6">
        <w:rPr>
          <w:rFonts w:hint="eastAsia"/>
          <w:sz w:val="24"/>
        </w:rPr>
        <w:t>5</w:t>
      </w:r>
      <w:r w:rsidR="00A44017">
        <w:rPr>
          <w:rFonts w:hint="eastAsia"/>
          <w:sz w:val="24"/>
        </w:rPr>
        <w:t>个不同区域的火灾情况</w:t>
      </w:r>
      <w:r w:rsidR="001A15E4">
        <w:rPr>
          <w:rFonts w:hint="eastAsia"/>
          <w:sz w:val="24"/>
        </w:rPr>
        <w:t>，</w:t>
      </w:r>
      <w:r w:rsidR="00452AB5">
        <w:rPr>
          <w:rFonts w:hint="eastAsia"/>
          <w:sz w:val="24"/>
        </w:rPr>
        <w:t>他们的输出端分别与单片机的引脚</w:t>
      </w:r>
      <w:r w:rsidR="00452AB5">
        <w:rPr>
          <w:rFonts w:hint="eastAsia"/>
          <w:sz w:val="24"/>
        </w:rPr>
        <w:t>PC9</w:t>
      </w:r>
      <w:r w:rsidR="00452AB5">
        <w:rPr>
          <w:rFonts w:hint="eastAsia"/>
          <w:sz w:val="24"/>
        </w:rPr>
        <w:t>、</w:t>
      </w:r>
      <w:r w:rsidR="00567D72">
        <w:rPr>
          <w:rFonts w:hint="eastAsia"/>
          <w:sz w:val="24"/>
        </w:rPr>
        <w:t>PC8</w:t>
      </w:r>
      <w:r w:rsidR="00961083">
        <w:rPr>
          <w:rFonts w:hint="eastAsia"/>
          <w:sz w:val="24"/>
        </w:rPr>
        <w:t>、</w:t>
      </w:r>
      <w:r w:rsidR="00567D72">
        <w:rPr>
          <w:rFonts w:hint="eastAsia"/>
          <w:sz w:val="24"/>
        </w:rPr>
        <w:t>PC7</w:t>
      </w:r>
      <w:r w:rsidR="00961083">
        <w:rPr>
          <w:rFonts w:hint="eastAsia"/>
          <w:sz w:val="24"/>
        </w:rPr>
        <w:t>、</w:t>
      </w:r>
      <w:r w:rsidR="00567D72">
        <w:rPr>
          <w:rFonts w:hint="eastAsia"/>
          <w:sz w:val="24"/>
        </w:rPr>
        <w:t>PC6</w:t>
      </w:r>
      <w:r w:rsidR="00961083">
        <w:rPr>
          <w:rFonts w:hint="eastAsia"/>
          <w:sz w:val="24"/>
        </w:rPr>
        <w:t>、</w:t>
      </w:r>
      <w:r w:rsidR="00567D72">
        <w:rPr>
          <w:rFonts w:hint="eastAsia"/>
          <w:sz w:val="24"/>
        </w:rPr>
        <w:t>PD15</w:t>
      </w:r>
      <w:r w:rsidR="00452AB5">
        <w:rPr>
          <w:rFonts w:hint="eastAsia"/>
          <w:sz w:val="24"/>
        </w:rPr>
        <w:t>相连</w:t>
      </w:r>
      <w:r w:rsidR="00961083">
        <w:rPr>
          <w:rFonts w:hint="eastAsia"/>
          <w:sz w:val="24"/>
        </w:rPr>
        <w:t>，接口电路如图</w:t>
      </w:r>
      <w:r w:rsidR="00961083" w:rsidRPr="00607453">
        <w:rPr>
          <w:sz w:val="24"/>
        </w:rPr>
        <w:fldChar w:fldCharType="begin"/>
      </w:r>
      <w:r w:rsidR="00961083" w:rsidRPr="00607453">
        <w:rPr>
          <w:sz w:val="24"/>
        </w:rPr>
        <w:instrText xml:space="preserve"> </w:instrText>
      </w:r>
      <w:r w:rsidR="00961083" w:rsidRPr="00607453">
        <w:rPr>
          <w:rFonts w:hint="eastAsia"/>
          <w:sz w:val="24"/>
        </w:rPr>
        <w:instrText>Seq eq \c</w:instrText>
      </w:r>
      <w:r w:rsidR="00961083" w:rsidRPr="00607453">
        <w:rPr>
          <w:sz w:val="24"/>
        </w:rPr>
        <w:instrText xml:space="preserve"> </w:instrText>
      </w:r>
      <w:r w:rsidR="00961083" w:rsidRPr="00607453">
        <w:rPr>
          <w:sz w:val="24"/>
        </w:rPr>
        <w:fldChar w:fldCharType="separate"/>
      </w:r>
      <w:r w:rsidR="00AB38DF">
        <w:rPr>
          <w:noProof/>
          <w:sz w:val="24"/>
        </w:rPr>
        <w:t>3</w:t>
      </w:r>
      <w:r w:rsidR="00961083" w:rsidRPr="00607453">
        <w:rPr>
          <w:sz w:val="24"/>
        </w:rPr>
        <w:fldChar w:fldCharType="end"/>
      </w:r>
      <w:r w:rsidR="00961083" w:rsidRPr="00607453">
        <w:rPr>
          <w:rFonts w:hint="eastAsia"/>
          <w:sz w:val="24"/>
        </w:rPr>
        <w:t>.</w:t>
      </w:r>
      <w:r w:rsidR="00961083" w:rsidRPr="00607453">
        <w:rPr>
          <w:sz w:val="24"/>
        </w:rPr>
        <w:fldChar w:fldCharType="begin"/>
      </w:r>
      <w:r w:rsidR="00961083" w:rsidRPr="00607453">
        <w:rPr>
          <w:sz w:val="24"/>
        </w:rPr>
        <w:instrText xml:space="preserve"> </w:instrText>
      </w:r>
      <w:r w:rsidR="00961083" w:rsidRPr="00607453">
        <w:rPr>
          <w:rFonts w:hint="eastAsia"/>
          <w:sz w:val="24"/>
        </w:rPr>
        <w:instrText>Seq txt</w:instrText>
      </w:r>
      <w:r w:rsidR="00961083" w:rsidRPr="00607453">
        <w:rPr>
          <w:sz w:val="24"/>
        </w:rPr>
        <w:instrText xml:space="preserve"> </w:instrText>
      </w:r>
      <w:r w:rsidR="00961083" w:rsidRPr="00607453">
        <w:rPr>
          <w:sz w:val="24"/>
        </w:rPr>
        <w:fldChar w:fldCharType="separate"/>
      </w:r>
      <w:r w:rsidR="00AB38DF">
        <w:rPr>
          <w:noProof/>
          <w:sz w:val="24"/>
        </w:rPr>
        <w:t>14</w:t>
      </w:r>
      <w:r w:rsidR="00961083" w:rsidRPr="00607453">
        <w:rPr>
          <w:sz w:val="24"/>
        </w:rPr>
        <w:fldChar w:fldCharType="end"/>
      </w:r>
      <w:r w:rsidR="00961083" w:rsidRPr="00F36AD2">
        <w:rPr>
          <w:rFonts w:hint="eastAsia"/>
          <w:sz w:val="24"/>
        </w:rPr>
        <w:t>所示</w:t>
      </w:r>
      <w:r w:rsidR="00452AB5">
        <w:rPr>
          <w:rFonts w:hint="eastAsia"/>
          <w:sz w:val="24"/>
        </w:rPr>
        <w:t>。</w:t>
      </w:r>
      <w:r w:rsidR="00961083">
        <w:rPr>
          <w:rFonts w:hint="eastAsia"/>
          <w:sz w:val="24"/>
        </w:rPr>
        <w:t>走廊</w:t>
      </w:r>
      <w:r w:rsidR="00961083" w:rsidRPr="00CD6AF6">
        <w:rPr>
          <w:rFonts w:hint="eastAsia"/>
          <w:sz w:val="24"/>
        </w:rPr>
        <w:t>1</w:t>
      </w:r>
      <w:r w:rsidR="00961083">
        <w:rPr>
          <w:rFonts w:hint="eastAsia"/>
          <w:sz w:val="24"/>
        </w:rPr>
        <w:t>区域的</w:t>
      </w:r>
      <w:r w:rsidR="001A15E4">
        <w:rPr>
          <w:rFonts w:hint="eastAsia"/>
          <w:sz w:val="24"/>
        </w:rPr>
        <w:t>模块内部</w:t>
      </w:r>
      <w:r w:rsidR="00F36AD2" w:rsidRPr="00F36AD2">
        <w:rPr>
          <w:rFonts w:hint="eastAsia"/>
          <w:sz w:val="24"/>
        </w:rPr>
        <w:t>电路</w:t>
      </w:r>
      <w:r w:rsidR="001A15E4">
        <w:rPr>
          <w:rFonts w:hint="eastAsia"/>
          <w:sz w:val="24"/>
        </w:rPr>
        <w:t>及接口电路</w:t>
      </w:r>
      <w:r w:rsidR="00F36AD2" w:rsidRPr="00F36AD2">
        <w:rPr>
          <w:rFonts w:hint="eastAsia"/>
          <w:sz w:val="24"/>
        </w:rPr>
        <w:t>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15</w:t>
      </w:r>
      <w:r w:rsidR="0031732C" w:rsidRPr="00607453">
        <w:rPr>
          <w:sz w:val="24"/>
        </w:rPr>
        <w:fldChar w:fldCharType="end"/>
      </w:r>
      <w:r w:rsidR="00F36AD2" w:rsidRPr="00F36AD2">
        <w:rPr>
          <w:rFonts w:hint="eastAsia"/>
          <w:sz w:val="24"/>
        </w:rPr>
        <w:t>所示</w:t>
      </w:r>
      <w:r w:rsidR="001A15E4">
        <w:rPr>
          <w:rFonts w:hint="eastAsia"/>
          <w:sz w:val="24"/>
        </w:rPr>
        <w:t>。</w:t>
      </w:r>
    </w:p>
    <w:p w14:paraId="5A6A2755" w14:textId="252A2090" w:rsidR="00A715CE" w:rsidRDefault="00F35891" w:rsidP="006621DD">
      <w:pPr>
        <w:wordWrap w:val="0"/>
        <w:spacing w:line="360" w:lineRule="auto"/>
        <w:jc w:val="center"/>
        <w:rPr>
          <w:sz w:val="24"/>
        </w:rPr>
      </w:pPr>
      <w:r>
        <w:rPr>
          <w:noProof/>
          <w:sz w:val="24"/>
        </w:rPr>
        <w:drawing>
          <wp:inline distT="0" distB="0" distL="0" distR="0" wp14:anchorId="793A71BF" wp14:editId="709F2A64">
            <wp:extent cx="5753735" cy="1544320"/>
            <wp:effectExtent l="0" t="0" r="0" b="0"/>
            <wp:docPr id="13683817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735" cy="1544320"/>
                    </a:xfrm>
                    <a:prstGeom prst="rect">
                      <a:avLst/>
                    </a:prstGeom>
                    <a:noFill/>
                    <a:ln>
                      <a:noFill/>
                    </a:ln>
                  </pic:spPr>
                </pic:pic>
              </a:graphicData>
            </a:graphic>
          </wp:inline>
        </w:drawing>
      </w:r>
    </w:p>
    <w:p w14:paraId="7B5149AF" w14:textId="7CF8F1D0" w:rsidR="00F36AD2" w:rsidRDefault="00A715CE"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AB38DF">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AB38DF">
        <w:rPr>
          <w:noProof/>
          <w:szCs w:val="21"/>
        </w:rPr>
        <w:t>14</w:t>
      </w:r>
      <w:r w:rsidR="00A16CFD">
        <w:rPr>
          <w:szCs w:val="21"/>
        </w:rPr>
        <w:fldChar w:fldCharType="end"/>
      </w:r>
      <w:r w:rsidRPr="004C6C42">
        <w:rPr>
          <w:rFonts w:eastAsia="黑体" w:hint="eastAsia"/>
          <w:szCs w:val="21"/>
        </w:rPr>
        <w:t>火焰传感器模块</w:t>
      </w:r>
    </w:p>
    <w:p w14:paraId="706890F0" w14:textId="77777777" w:rsidR="00961083" w:rsidRDefault="00961083" w:rsidP="006621DD">
      <w:pPr>
        <w:wordWrap w:val="0"/>
        <w:spacing w:line="360" w:lineRule="auto"/>
        <w:jc w:val="center"/>
        <w:rPr>
          <w:sz w:val="24"/>
        </w:rPr>
      </w:pPr>
      <w:r>
        <w:rPr>
          <w:noProof/>
          <w:sz w:val="24"/>
        </w:rPr>
        <w:lastRenderedPageBreak/>
        <w:drawing>
          <wp:inline distT="0" distB="0" distL="0" distR="0" wp14:anchorId="23F024FA" wp14:editId="4EC74065">
            <wp:extent cx="4914199" cy="2112758"/>
            <wp:effectExtent l="0" t="0" r="1270" b="1905"/>
            <wp:docPr id="18410702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23405" cy="2116716"/>
                    </a:xfrm>
                    <a:prstGeom prst="rect">
                      <a:avLst/>
                    </a:prstGeom>
                    <a:noFill/>
                    <a:ln>
                      <a:noFill/>
                    </a:ln>
                  </pic:spPr>
                </pic:pic>
              </a:graphicData>
            </a:graphic>
          </wp:inline>
        </w:drawing>
      </w:r>
    </w:p>
    <w:p w14:paraId="768D407E" w14:textId="77BA3AB3" w:rsidR="00961083" w:rsidRPr="004C6C42" w:rsidRDefault="00961083" w:rsidP="006621DD">
      <w:pPr>
        <w:wordWrap w:val="0"/>
        <w:spacing w:line="360" w:lineRule="auto"/>
        <w:jc w:val="center"/>
        <w:rPr>
          <w:rFonts w:eastAsia="黑体"/>
          <w:szCs w:val="21"/>
        </w:rPr>
      </w:pPr>
      <w:r w:rsidRPr="004C6C42">
        <w:rPr>
          <w:rFonts w:eastAsia="黑体"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AB38DF">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AB38DF">
        <w:rPr>
          <w:noProof/>
          <w:szCs w:val="21"/>
        </w:rPr>
        <w:t>15</w:t>
      </w:r>
      <w:r>
        <w:rPr>
          <w:szCs w:val="21"/>
        </w:rPr>
        <w:fldChar w:fldCharType="end"/>
      </w:r>
      <w:r w:rsidRPr="004C6C42">
        <w:rPr>
          <w:rFonts w:eastAsia="黑体" w:hint="eastAsia"/>
          <w:szCs w:val="21"/>
        </w:rPr>
        <w:t>火焰传感器模块</w:t>
      </w:r>
    </w:p>
    <w:p w14:paraId="7F15EE87" w14:textId="77777777" w:rsidR="00961083" w:rsidRPr="004C6C42" w:rsidRDefault="00961083" w:rsidP="006621DD">
      <w:pPr>
        <w:wordWrap w:val="0"/>
        <w:spacing w:line="360" w:lineRule="auto"/>
        <w:jc w:val="center"/>
        <w:rPr>
          <w:rFonts w:eastAsia="黑体"/>
          <w:szCs w:val="21"/>
        </w:rPr>
      </w:pPr>
    </w:p>
    <w:p w14:paraId="5C64279A" w14:textId="00910E90" w:rsidR="00853D55" w:rsidRDefault="00853D55" w:rsidP="006621DD">
      <w:pPr>
        <w:wordWrap w:val="0"/>
        <w:spacing w:beforeLines="50" w:before="156" w:afterLines="50" w:after="156" w:line="360" w:lineRule="auto"/>
        <w:outlineLvl w:val="1"/>
        <w:rPr>
          <w:rFonts w:eastAsia="黑体"/>
          <w:sz w:val="24"/>
        </w:rPr>
      </w:pPr>
      <w:bookmarkStart w:id="69" w:name="_Toc198501305"/>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5</w:t>
      </w:r>
      <w:r>
        <w:rPr>
          <w:rFonts w:eastAsia="黑体" w:hint="eastAsia"/>
          <w:sz w:val="28"/>
          <w:szCs w:val="28"/>
        </w:rPr>
        <w:t xml:space="preserve">　</w:t>
      </w:r>
      <w:r w:rsidR="003E3201">
        <w:rPr>
          <w:rFonts w:eastAsia="黑体" w:hint="eastAsia"/>
          <w:sz w:val="28"/>
          <w:szCs w:val="28"/>
        </w:rPr>
        <w:t>红外热释电传感器</w:t>
      </w:r>
      <w:r w:rsidR="00C44C32">
        <w:rPr>
          <w:rFonts w:eastAsia="黑体" w:hint="eastAsia"/>
          <w:sz w:val="28"/>
          <w:szCs w:val="28"/>
        </w:rPr>
        <w:t>（</w:t>
      </w:r>
      <w:r w:rsidR="00C44C32" w:rsidRPr="00802AA2">
        <w:rPr>
          <w:rFonts w:eastAsia="黑体" w:hint="eastAsia"/>
          <w:sz w:val="28"/>
          <w:szCs w:val="28"/>
        </w:rPr>
        <w:t>g</w:t>
      </w:r>
      <w:r w:rsidR="00C44C32">
        <w:rPr>
          <w:rFonts w:eastAsia="黑体" w:hint="eastAsia"/>
          <w:sz w:val="28"/>
          <w:szCs w:val="28"/>
        </w:rPr>
        <w:t>）</w:t>
      </w:r>
      <w:bookmarkEnd w:id="69"/>
    </w:p>
    <w:p w14:paraId="3BA7319F" w14:textId="14266387" w:rsidR="00355CB7" w:rsidRPr="00355CB7" w:rsidRDefault="00472321" w:rsidP="006621DD">
      <w:pPr>
        <w:wordWrap w:val="0"/>
        <w:spacing w:line="360" w:lineRule="auto"/>
        <w:ind w:firstLineChars="200" w:firstLine="480"/>
        <w:rPr>
          <w:sz w:val="24"/>
        </w:rPr>
      </w:pPr>
      <w:r w:rsidRPr="00327B8C">
        <w:rPr>
          <w:rFonts w:hint="eastAsia"/>
          <w:color w:val="FF0000"/>
          <w:sz w:val="24"/>
        </w:rPr>
        <w:t>PIR</w:t>
      </w:r>
      <w:r w:rsidR="00355CB7" w:rsidRPr="00327B8C">
        <w:rPr>
          <w:rFonts w:hint="eastAsia"/>
          <w:color w:val="FF0000"/>
          <w:sz w:val="24"/>
        </w:rPr>
        <w:t>红外热释电传感器是一种能够检测人体辐射红外线的设备</w:t>
      </w:r>
      <w:r w:rsidR="00327B8C" w:rsidRPr="00327B8C">
        <w:rPr>
          <w:rFonts w:hint="eastAsia"/>
          <w:color w:val="FF0000"/>
          <w:sz w:val="24"/>
        </w:rPr>
        <w:t>(</w:t>
      </w:r>
      <w:r w:rsidR="00327B8C" w:rsidRPr="00327B8C">
        <w:rPr>
          <w:rFonts w:hint="eastAsia"/>
          <w:color w:val="FF0000"/>
          <w:sz w:val="24"/>
        </w:rPr>
        <w:t>参考文献：基于物联网技术的楼宇智能化综合安防监控系统设计</w:t>
      </w:r>
      <w:r w:rsidR="00327B8C" w:rsidRPr="00327B8C">
        <w:rPr>
          <w:rFonts w:hint="eastAsia"/>
          <w:color w:val="FF0000"/>
          <w:sz w:val="24"/>
        </w:rPr>
        <w:t>)</w:t>
      </w:r>
      <w:r w:rsidR="00355CB7" w:rsidRPr="00327B8C">
        <w:rPr>
          <w:rFonts w:hint="eastAsia"/>
          <w:color w:val="FF0000"/>
          <w:sz w:val="24"/>
        </w:rPr>
        <w:t>，</w:t>
      </w:r>
      <w:r w:rsidR="00355CB7" w:rsidRPr="00355CB7">
        <w:rPr>
          <w:rFonts w:hint="eastAsia"/>
          <w:sz w:val="24"/>
        </w:rPr>
        <w:t>当人体进入传感器探测范围后，红外线被传感器接收转化为电信号，输送到</w:t>
      </w:r>
      <w:r w:rsidR="00355CB7" w:rsidRPr="00802AA2">
        <w:rPr>
          <w:rFonts w:hint="eastAsia"/>
          <w:sz w:val="24"/>
        </w:rPr>
        <w:t>EG</w:t>
      </w:r>
      <w:r w:rsidR="00355CB7" w:rsidRPr="00CD6AF6">
        <w:rPr>
          <w:rFonts w:hint="eastAsia"/>
          <w:sz w:val="24"/>
        </w:rPr>
        <w:t>4001</w:t>
      </w:r>
      <w:r w:rsidR="00355CB7" w:rsidRPr="00355CB7">
        <w:rPr>
          <w:rFonts w:hint="eastAsia"/>
          <w:sz w:val="24"/>
        </w:rPr>
        <w:t>芯片中。</w:t>
      </w:r>
    </w:p>
    <w:p w14:paraId="614F4321" w14:textId="567E8F29" w:rsidR="00853D55" w:rsidRDefault="00355CB7" w:rsidP="006621DD">
      <w:pPr>
        <w:wordWrap w:val="0"/>
        <w:spacing w:line="360" w:lineRule="auto"/>
        <w:ind w:firstLineChars="200" w:firstLine="480"/>
        <w:rPr>
          <w:sz w:val="24"/>
        </w:rPr>
      </w:pPr>
      <w:r w:rsidRPr="00802AA2">
        <w:rPr>
          <w:rFonts w:hint="eastAsia"/>
          <w:sz w:val="24"/>
        </w:rPr>
        <w:t>EG</w:t>
      </w:r>
      <w:r w:rsidRPr="00CD6AF6">
        <w:rPr>
          <w:rFonts w:hint="eastAsia"/>
          <w:sz w:val="24"/>
        </w:rPr>
        <w:t>4001</w:t>
      </w:r>
      <w:r w:rsidRPr="00355CB7">
        <w:rPr>
          <w:rFonts w:hint="eastAsia"/>
          <w:sz w:val="24"/>
        </w:rPr>
        <w:t>是一款信号放大及处理的数模专用芯片，内部集成了运算放大器、电压比较器、参考电压源和延时定时器等控制器。专门用于防盗报警和人体控制照明等场合。工作电压为</w:t>
      </w:r>
      <w:r w:rsidR="009853D9" w:rsidRPr="009853D9">
        <w:rPr>
          <w:rFonts w:hint="eastAsia"/>
          <w:sz w:val="24"/>
        </w:rPr>
        <w:t>3v</w:t>
      </w:r>
      <w:r w:rsidR="009853D9" w:rsidRPr="009853D9">
        <w:rPr>
          <w:rFonts w:hint="eastAsia"/>
          <w:sz w:val="24"/>
        </w:rPr>
        <w:t>～</w:t>
      </w:r>
      <w:r w:rsidR="009853D9" w:rsidRPr="009853D9">
        <w:rPr>
          <w:rFonts w:hint="eastAsia"/>
          <w:sz w:val="24"/>
        </w:rPr>
        <w:t>6v</w:t>
      </w:r>
      <w:r w:rsidRPr="00355CB7">
        <w:rPr>
          <w:rFonts w:hint="eastAsia"/>
          <w:sz w:val="24"/>
        </w:rPr>
        <w:t>，采用</w:t>
      </w:r>
      <w:r w:rsidRPr="00802AA2">
        <w:rPr>
          <w:rFonts w:hint="eastAsia"/>
          <w:sz w:val="24"/>
        </w:rPr>
        <w:t>CMOS</w:t>
      </w:r>
      <w:r w:rsidRPr="00355CB7">
        <w:rPr>
          <w:rFonts w:hint="eastAsia"/>
          <w:sz w:val="24"/>
        </w:rPr>
        <w:t>工艺降低了外围电路元件数和成本，提高了稳定性。</w:t>
      </w:r>
      <w:r w:rsidR="002A64D5">
        <w:rPr>
          <w:rFonts w:hint="eastAsia"/>
          <w:sz w:val="24"/>
        </w:rPr>
        <w:t>系统中采用</w:t>
      </w:r>
      <w:r w:rsidR="002A64D5" w:rsidRPr="00CD6AF6">
        <w:rPr>
          <w:rFonts w:hint="eastAsia"/>
          <w:sz w:val="24"/>
        </w:rPr>
        <w:t>4</w:t>
      </w:r>
      <w:r w:rsidR="002A64D5">
        <w:rPr>
          <w:rFonts w:hint="eastAsia"/>
          <w:sz w:val="24"/>
        </w:rPr>
        <w:t>个红外热释电传感器充当走廊和办公区域的</w:t>
      </w:r>
      <w:r w:rsidR="00FB7883">
        <w:rPr>
          <w:rFonts w:hint="eastAsia"/>
          <w:sz w:val="24"/>
        </w:rPr>
        <w:t>行人检测器，</w:t>
      </w:r>
      <w:r w:rsidR="000B53D2">
        <w:rPr>
          <w:rFonts w:hint="eastAsia"/>
          <w:sz w:val="24"/>
        </w:rPr>
        <w:t>他们的</w:t>
      </w:r>
      <w:r w:rsidR="000B53D2" w:rsidRPr="00505E74">
        <w:rPr>
          <w:rFonts w:hint="eastAsia"/>
          <w:sz w:val="24"/>
        </w:rPr>
        <w:t>输出端分别</w:t>
      </w:r>
      <w:r w:rsidR="000B53D2">
        <w:rPr>
          <w:rFonts w:hint="eastAsia"/>
          <w:sz w:val="24"/>
        </w:rPr>
        <w:t>与</w:t>
      </w:r>
      <w:r w:rsidR="000B53D2" w:rsidRPr="00505E74">
        <w:rPr>
          <w:rFonts w:hint="eastAsia"/>
          <w:sz w:val="24"/>
        </w:rPr>
        <w:t>单片机的引脚</w:t>
      </w:r>
      <w:r w:rsidR="000B53D2" w:rsidRPr="00505E74">
        <w:rPr>
          <w:rFonts w:hint="eastAsia"/>
          <w:sz w:val="24"/>
        </w:rPr>
        <w:t>P</w:t>
      </w:r>
      <w:r w:rsidR="000B53D2">
        <w:rPr>
          <w:rFonts w:hint="eastAsia"/>
          <w:sz w:val="24"/>
        </w:rPr>
        <w:t>D</w:t>
      </w:r>
      <w:r w:rsidR="000B53D2" w:rsidRPr="00505E74">
        <w:rPr>
          <w:rFonts w:hint="eastAsia"/>
          <w:sz w:val="24"/>
        </w:rPr>
        <w:t>9</w:t>
      </w:r>
      <w:r w:rsidR="000B53D2" w:rsidRPr="00505E74">
        <w:rPr>
          <w:rFonts w:hint="eastAsia"/>
          <w:sz w:val="24"/>
        </w:rPr>
        <w:t>、</w:t>
      </w:r>
      <w:r w:rsidR="000A0AB1">
        <w:rPr>
          <w:rFonts w:hint="eastAsia"/>
          <w:sz w:val="24"/>
        </w:rPr>
        <w:t>PD8</w:t>
      </w:r>
      <w:r w:rsidR="000A0AB1">
        <w:rPr>
          <w:rFonts w:hint="eastAsia"/>
          <w:sz w:val="24"/>
        </w:rPr>
        <w:t>、</w:t>
      </w:r>
      <w:r w:rsidR="000A0AB1">
        <w:rPr>
          <w:rFonts w:hint="eastAsia"/>
          <w:sz w:val="24"/>
        </w:rPr>
        <w:t>PB15</w:t>
      </w:r>
      <w:r w:rsidR="000A0AB1">
        <w:rPr>
          <w:rFonts w:hint="eastAsia"/>
          <w:sz w:val="24"/>
        </w:rPr>
        <w:t>、</w:t>
      </w:r>
      <w:r w:rsidR="000A0AB1">
        <w:rPr>
          <w:rFonts w:hint="eastAsia"/>
          <w:sz w:val="24"/>
        </w:rPr>
        <w:t>PB14</w:t>
      </w:r>
      <w:r w:rsidR="000B53D2" w:rsidRPr="00505E74">
        <w:rPr>
          <w:rFonts w:hint="eastAsia"/>
          <w:sz w:val="24"/>
        </w:rPr>
        <w:t>相连</w:t>
      </w:r>
      <w:r w:rsidR="000B53D2">
        <w:rPr>
          <w:rFonts w:hint="eastAsia"/>
          <w:sz w:val="24"/>
        </w:rPr>
        <w:t>，</w:t>
      </w:r>
      <w:r w:rsidR="00FB7883">
        <w:rPr>
          <w:rFonts w:hint="eastAsia"/>
          <w:sz w:val="24"/>
        </w:rPr>
        <w:t>其</w:t>
      </w:r>
      <w:r w:rsidR="000A0AB1">
        <w:rPr>
          <w:rFonts w:hint="eastAsia"/>
          <w:sz w:val="24"/>
        </w:rPr>
        <w:t>接口电路如图</w:t>
      </w:r>
      <w:r w:rsidR="000A0AB1" w:rsidRPr="00607453">
        <w:rPr>
          <w:sz w:val="24"/>
        </w:rPr>
        <w:fldChar w:fldCharType="begin"/>
      </w:r>
      <w:r w:rsidR="000A0AB1" w:rsidRPr="00607453">
        <w:rPr>
          <w:sz w:val="24"/>
        </w:rPr>
        <w:instrText xml:space="preserve"> </w:instrText>
      </w:r>
      <w:r w:rsidR="000A0AB1" w:rsidRPr="00607453">
        <w:rPr>
          <w:rFonts w:hint="eastAsia"/>
          <w:sz w:val="24"/>
        </w:rPr>
        <w:instrText>Seq eq \c</w:instrText>
      </w:r>
      <w:r w:rsidR="000A0AB1" w:rsidRPr="00607453">
        <w:rPr>
          <w:sz w:val="24"/>
        </w:rPr>
        <w:instrText xml:space="preserve"> </w:instrText>
      </w:r>
      <w:r w:rsidR="000A0AB1" w:rsidRPr="00607453">
        <w:rPr>
          <w:sz w:val="24"/>
        </w:rPr>
        <w:fldChar w:fldCharType="separate"/>
      </w:r>
      <w:r w:rsidR="00AB38DF">
        <w:rPr>
          <w:noProof/>
          <w:sz w:val="24"/>
        </w:rPr>
        <w:t>3</w:t>
      </w:r>
      <w:r w:rsidR="000A0AB1" w:rsidRPr="00607453">
        <w:rPr>
          <w:sz w:val="24"/>
        </w:rPr>
        <w:fldChar w:fldCharType="end"/>
      </w:r>
      <w:r w:rsidR="000A0AB1" w:rsidRPr="00607453">
        <w:rPr>
          <w:rFonts w:hint="eastAsia"/>
          <w:sz w:val="24"/>
        </w:rPr>
        <w:t>.</w:t>
      </w:r>
      <w:r w:rsidR="000A0AB1" w:rsidRPr="00607453">
        <w:rPr>
          <w:sz w:val="24"/>
        </w:rPr>
        <w:fldChar w:fldCharType="begin"/>
      </w:r>
      <w:r w:rsidR="000A0AB1" w:rsidRPr="00607453">
        <w:rPr>
          <w:sz w:val="24"/>
        </w:rPr>
        <w:instrText xml:space="preserve"> </w:instrText>
      </w:r>
      <w:r w:rsidR="000A0AB1" w:rsidRPr="00607453">
        <w:rPr>
          <w:rFonts w:hint="eastAsia"/>
          <w:sz w:val="24"/>
        </w:rPr>
        <w:instrText>Seq txt</w:instrText>
      </w:r>
      <w:r w:rsidR="000A0AB1" w:rsidRPr="00607453">
        <w:rPr>
          <w:sz w:val="24"/>
        </w:rPr>
        <w:instrText xml:space="preserve"> </w:instrText>
      </w:r>
      <w:r w:rsidR="000A0AB1" w:rsidRPr="00607453">
        <w:rPr>
          <w:sz w:val="24"/>
        </w:rPr>
        <w:fldChar w:fldCharType="separate"/>
      </w:r>
      <w:r w:rsidR="00AB38DF">
        <w:rPr>
          <w:noProof/>
          <w:sz w:val="24"/>
        </w:rPr>
        <w:t>16</w:t>
      </w:r>
      <w:r w:rsidR="000A0AB1" w:rsidRPr="00607453">
        <w:rPr>
          <w:sz w:val="24"/>
        </w:rPr>
        <w:fldChar w:fldCharType="end"/>
      </w:r>
      <w:r w:rsidR="000A0AB1">
        <w:rPr>
          <w:rFonts w:hint="eastAsia"/>
          <w:sz w:val="24"/>
        </w:rPr>
        <w:t>所示。内部</w:t>
      </w:r>
      <w:r w:rsidR="00A74552">
        <w:rPr>
          <w:rFonts w:hint="eastAsia"/>
          <w:sz w:val="24"/>
        </w:rPr>
        <w:t>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AB38DF">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AB38DF">
        <w:rPr>
          <w:noProof/>
          <w:sz w:val="24"/>
        </w:rPr>
        <w:t>17</w:t>
      </w:r>
      <w:r w:rsidR="0031732C" w:rsidRPr="00607453">
        <w:rPr>
          <w:sz w:val="24"/>
        </w:rPr>
        <w:fldChar w:fldCharType="end"/>
      </w:r>
      <w:r w:rsidR="00A74552">
        <w:rPr>
          <w:rFonts w:hint="eastAsia"/>
          <w:sz w:val="24"/>
        </w:rPr>
        <w:t>所示</w:t>
      </w:r>
      <w:r w:rsidR="009853D9">
        <w:rPr>
          <w:rFonts w:hint="eastAsia"/>
          <w:sz w:val="24"/>
        </w:rPr>
        <w:t>。</w:t>
      </w:r>
    </w:p>
    <w:p w14:paraId="6BD420FB" w14:textId="09FE1C02" w:rsidR="00360220" w:rsidRDefault="0029397F" w:rsidP="006621DD">
      <w:pPr>
        <w:wordWrap w:val="0"/>
        <w:spacing w:line="360" w:lineRule="auto"/>
        <w:jc w:val="center"/>
        <w:rPr>
          <w:sz w:val="24"/>
        </w:rPr>
      </w:pPr>
      <w:r>
        <w:rPr>
          <w:noProof/>
          <w:sz w:val="24"/>
        </w:rPr>
        <w:drawing>
          <wp:inline distT="0" distB="0" distL="0" distR="0" wp14:anchorId="570E3434" wp14:editId="598CCF6B">
            <wp:extent cx="5756910" cy="1701800"/>
            <wp:effectExtent l="0" t="0" r="0" b="0"/>
            <wp:docPr id="12562151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6910" cy="1701800"/>
                    </a:xfrm>
                    <a:prstGeom prst="rect">
                      <a:avLst/>
                    </a:prstGeom>
                    <a:noFill/>
                    <a:ln>
                      <a:noFill/>
                    </a:ln>
                  </pic:spPr>
                </pic:pic>
              </a:graphicData>
            </a:graphic>
          </wp:inline>
        </w:drawing>
      </w:r>
    </w:p>
    <w:p w14:paraId="44022EDA" w14:textId="6027BB38" w:rsidR="00360220" w:rsidRDefault="00360220" w:rsidP="006621DD">
      <w:pPr>
        <w:wordWrap w:val="0"/>
        <w:spacing w:line="360" w:lineRule="auto"/>
        <w:jc w:val="center"/>
        <w:rPr>
          <w:rFonts w:ascii="Cambria" w:eastAsia="黑体" w:hAnsi="Cambria"/>
          <w:szCs w:val="21"/>
        </w:rPr>
      </w:pPr>
      <w:r w:rsidRPr="007914AB">
        <w:rPr>
          <w:rFonts w:ascii="Cambria" w:eastAsia="黑体" w:hAnsi="Cambria"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AB38DF">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AB38DF">
        <w:rPr>
          <w:noProof/>
          <w:szCs w:val="21"/>
        </w:rPr>
        <w:t>16</w:t>
      </w:r>
      <w:r w:rsidR="00A16CFD">
        <w:rPr>
          <w:szCs w:val="21"/>
        </w:rPr>
        <w:fldChar w:fldCharType="end"/>
      </w:r>
      <w:r w:rsidR="005E327A" w:rsidRPr="007914AB">
        <w:rPr>
          <w:rFonts w:ascii="Cambria" w:eastAsia="黑体" w:hAnsi="Cambria" w:hint="eastAsia"/>
          <w:szCs w:val="21"/>
        </w:rPr>
        <w:t>红外热释电</w:t>
      </w:r>
      <w:r w:rsidRPr="007914AB">
        <w:rPr>
          <w:rFonts w:ascii="Cambria" w:eastAsia="黑体" w:hAnsi="Cambria" w:hint="eastAsia"/>
          <w:szCs w:val="21"/>
        </w:rPr>
        <w:t>传感器模块</w:t>
      </w:r>
    </w:p>
    <w:p w14:paraId="5E16B9B3" w14:textId="77777777" w:rsidR="000A0AB1" w:rsidRDefault="000A0AB1" w:rsidP="006621DD">
      <w:pPr>
        <w:wordWrap w:val="0"/>
        <w:spacing w:line="360" w:lineRule="auto"/>
        <w:jc w:val="center"/>
        <w:rPr>
          <w:sz w:val="24"/>
        </w:rPr>
      </w:pPr>
      <w:r>
        <w:rPr>
          <w:noProof/>
          <w:sz w:val="24"/>
        </w:rPr>
        <w:lastRenderedPageBreak/>
        <w:drawing>
          <wp:inline distT="0" distB="0" distL="0" distR="0" wp14:anchorId="0E939963" wp14:editId="4F701932">
            <wp:extent cx="5749925" cy="1694180"/>
            <wp:effectExtent l="0" t="0" r="3175" b="1270"/>
            <wp:docPr id="15819893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9925" cy="1694180"/>
                    </a:xfrm>
                    <a:prstGeom prst="rect">
                      <a:avLst/>
                    </a:prstGeom>
                    <a:noFill/>
                    <a:ln>
                      <a:noFill/>
                    </a:ln>
                  </pic:spPr>
                </pic:pic>
              </a:graphicData>
            </a:graphic>
          </wp:inline>
        </w:drawing>
      </w:r>
    </w:p>
    <w:p w14:paraId="7EFD7FA4" w14:textId="02641080" w:rsidR="000A0AB1" w:rsidRPr="000A0AB1" w:rsidRDefault="000A0AB1" w:rsidP="006621DD">
      <w:pPr>
        <w:wordWrap w:val="0"/>
        <w:spacing w:line="360" w:lineRule="auto"/>
        <w:jc w:val="center"/>
        <w:rPr>
          <w:rFonts w:ascii="Cambria" w:eastAsia="黑体" w:hAnsi="Cambria"/>
          <w:szCs w:val="21"/>
        </w:rPr>
      </w:pPr>
      <w:r w:rsidRPr="007914AB">
        <w:rPr>
          <w:rFonts w:ascii="Cambria" w:eastAsia="黑体" w:hAnsi="Cambria"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AB38DF">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AB38DF">
        <w:rPr>
          <w:noProof/>
          <w:szCs w:val="21"/>
        </w:rPr>
        <w:t>17</w:t>
      </w:r>
      <w:r>
        <w:rPr>
          <w:szCs w:val="21"/>
        </w:rPr>
        <w:fldChar w:fldCharType="end"/>
      </w:r>
      <w:r w:rsidRPr="007914AB">
        <w:rPr>
          <w:rFonts w:ascii="Cambria" w:eastAsia="黑体" w:hAnsi="Cambria" w:hint="eastAsia"/>
          <w:szCs w:val="21"/>
        </w:rPr>
        <w:t>红外热释电传感器模块</w:t>
      </w:r>
    </w:p>
    <w:p w14:paraId="0989A3B7" w14:textId="5DCB8B96" w:rsidR="0090283D" w:rsidRPr="00EA73E1" w:rsidRDefault="00F129E8" w:rsidP="006621DD">
      <w:pPr>
        <w:wordWrap w:val="0"/>
        <w:spacing w:line="360" w:lineRule="auto"/>
        <w:ind w:firstLineChars="200" w:firstLine="480"/>
        <w:jc w:val="left"/>
        <w:rPr>
          <w:sz w:val="24"/>
        </w:rPr>
      </w:pPr>
      <w:r w:rsidRPr="00820E64">
        <w:rPr>
          <w:rFonts w:hint="eastAsia"/>
          <w:sz w:val="24"/>
        </w:rPr>
        <w:t>在实际电路中采用的型号为</w:t>
      </w:r>
      <w:r w:rsidRPr="00802AA2">
        <w:rPr>
          <w:rFonts w:hint="eastAsia"/>
          <w:sz w:val="24"/>
        </w:rPr>
        <w:t>EG</w:t>
      </w:r>
      <w:r w:rsidRPr="00CD6AF6">
        <w:rPr>
          <w:rFonts w:hint="eastAsia"/>
          <w:sz w:val="24"/>
        </w:rPr>
        <w:t>4001</w:t>
      </w:r>
      <w:r w:rsidRPr="00802AA2">
        <w:rPr>
          <w:rFonts w:hint="eastAsia"/>
          <w:sz w:val="24"/>
        </w:rPr>
        <w:t>A</w:t>
      </w:r>
      <w:r w:rsidRPr="00820E64">
        <w:rPr>
          <w:rFonts w:hint="eastAsia"/>
          <w:sz w:val="24"/>
        </w:rPr>
        <w:t>，它仅需要一个外接电容</w:t>
      </w:r>
      <w:r w:rsidRPr="00802AA2">
        <w:rPr>
          <w:rFonts w:hint="eastAsia"/>
          <w:sz w:val="24"/>
        </w:rPr>
        <w:t>CT</w:t>
      </w:r>
      <w:r w:rsidRPr="00820E64">
        <w:rPr>
          <w:rFonts w:hint="eastAsia"/>
          <w:sz w:val="24"/>
        </w:rPr>
        <w:t>和一个上拉电阻</w:t>
      </w:r>
      <w:r w:rsidRPr="00802AA2">
        <w:rPr>
          <w:rFonts w:hint="eastAsia"/>
          <w:sz w:val="24"/>
        </w:rPr>
        <w:t>RT</w:t>
      </w:r>
      <w:r w:rsidRPr="00820E64">
        <w:rPr>
          <w:rFonts w:hint="eastAsia"/>
          <w:sz w:val="24"/>
        </w:rPr>
        <w:t>即可设置振荡器的工作频率</w:t>
      </w:r>
      <w:proofErr w:type="spellStart"/>
      <w:r w:rsidR="005B7803" w:rsidRPr="00770CE1">
        <w:rPr>
          <w:rFonts w:hint="eastAsia"/>
          <w:sz w:val="24"/>
        </w:rPr>
        <w:t>Tosc</w:t>
      </w:r>
      <w:proofErr w:type="spellEnd"/>
      <w:r w:rsidR="00D80E80">
        <w:rPr>
          <w:rFonts w:hint="eastAsia"/>
          <w:sz w:val="24"/>
        </w:rPr>
        <w:t>，</w:t>
      </w:r>
      <w:r w:rsidR="008A11A9" w:rsidRPr="008A11A9">
        <w:rPr>
          <w:sz w:val="24"/>
        </w:rPr>
        <w:t>它为芯片提供稳定的时钟基准，确保内部操作按照预设时序进行。此外，振荡器的频率直接影响</w:t>
      </w:r>
      <w:r w:rsidR="00B6189B">
        <w:rPr>
          <w:rFonts w:hint="eastAsia"/>
          <w:sz w:val="24"/>
        </w:rPr>
        <w:t>OUT</w:t>
      </w:r>
      <w:r w:rsidR="008A11A9" w:rsidRPr="008A11A9">
        <w:rPr>
          <w:sz w:val="24"/>
        </w:rPr>
        <w:t>引脚输出高电平信号的持续时间，这对于实现延迟关闭或其他时间控制功能至关重要</w:t>
      </w:r>
      <w:r w:rsidR="005B7803">
        <w:rPr>
          <w:rFonts w:hint="eastAsia"/>
          <w:sz w:val="24"/>
        </w:rPr>
        <w:t>。</w:t>
      </w:r>
      <w:r w:rsidR="00A616A2">
        <w:rPr>
          <w:rFonts w:hint="eastAsia"/>
          <w:sz w:val="24"/>
        </w:rPr>
        <w:t>工作频率</w:t>
      </w:r>
      <w:proofErr w:type="spellStart"/>
      <w:r w:rsidR="005B7803" w:rsidRPr="00770CE1">
        <w:rPr>
          <w:rFonts w:hint="eastAsia"/>
          <w:sz w:val="24"/>
        </w:rPr>
        <w:t>Tosc</w:t>
      </w:r>
      <w:proofErr w:type="spellEnd"/>
      <w:r w:rsidR="005B7803">
        <w:rPr>
          <w:rFonts w:hint="eastAsia"/>
          <w:sz w:val="24"/>
        </w:rPr>
        <w:t>的</w:t>
      </w:r>
      <w:r w:rsidR="00D80E80">
        <w:rPr>
          <w:rFonts w:hint="eastAsia"/>
          <w:sz w:val="24"/>
        </w:rPr>
        <w:t>计算</w:t>
      </w:r>
      <w:r w:rsidR="00EA73E1">
        <w:rPr>
          <w:rFonts w:hint="eastAsia"/>
          <w:sz w:val="24"/>
        </w:rPr>
        <w:t>公式</w:t>
      </w:r>
      <w:r>
        <w:rPr>
          <w:rFonts w:hint="eastAsia"/>
          <w:sz w:val="24"/>
        </w:rPr>
        <w:t>见式</w:t>
      </w:r>
      <w:r w:rsidR="00E334A9">
        <w:rPr>
          <w:rFonts w:hint="eastAsia"/>
          <w:sz w:val="24"/>
        </w:rPr>
        <w:t>（</w:t>
      </w:r>
      <w:r>
        <w:rPr>
          <w:rFonts w:hint="eastAsia"/>
          <w:sz w:val="24"/>
        </w:rPr>
        <w:t>3.1</w:t>
      </w:r>
      <w:r w:rsidR="00E334A9">
        <w:rPr>
          <w:rFonts w:hint="eastAsia"/>
          <w:sz w:val="24"/>
        </w:rPr>
        <w:t>）</w:t>
      </w:r>
      <w:r>
        <w:rPr>
          <w:rFonts w:hint="eastAsia"/>
          <w:sz w:val="24"/>
        </w:rPr>
        <w:t>。</w:t>
      </w:r>
      <m:oMath>
        <m:eqArr>
          <m:eqArrPr>
            <m:maxDist m:val="1"/>
            <m:ctrlPr>
              <w:rPr>
                <w:rFonts w:ascii="Cambria Math" w:hAnsi="Cambria Math"/>
                <w:sz w:val="24"/>
              </w:rPr>
            </m:ctrlPr>
          </m:eqArrPr>
          <m:e>
            <m:r>
              <m:rPr>
                <m:sty m:val="p"/>
              </m:rPr>
              <w:rPr>
                <w:rFonts w:ascii="Cambria Math" w:hAnsi="Cambria Math"/>
                <w:sz w:val="24"/>
              </w:rPr>
              <m:t xml:space="preserve">                                                Tosc=0.4</m:t>
            </m:r>
            <m:r>
              <m:rPr>
                <m:sty m:val="p"/>
              </m:rPr>
              <w:rPr>
                <w:rFonts w:ascii="Cambria Math" w:hAnsi="Cambria Math" w:cs="Cambria Math"/>
                <w:sz w:val="24"/>
              </w:rPr>
              <m:t>*</m:t>
            </m:r>
            <m:r>
              <m:rPr>
                <m:sty m:val="p"/>
              </m:rPr>
              <w:rPr>
                <w:rFonts w:ascii="Cambria Math" w:hAnsi="Cambria Math"/>
                <w:sz w:val="24"/>
              </w:rPr>
              <m:t>RT</m:t>
            </m:r>
            <m:r>
              <m:rPr>
                <m:sty m:val="p"/>
              </m:rPr>
              <w:rPr>
                <w:rFonts w:ascii="Cambria Math" w:hAnsi="Cambria Math" w:cs="Cambria Math"/>
                <w:sz w:val="24"/>
              </w:rPr>
              <m:t>*</m:t>
            </m:r>
            <m:r>
              <m:rPr>
                <m:sty m:val="p"/>
              </m:rPr>
              <w:rPr>
                <w:rFonts w:ascii="Cambria Math" w:hAnsi="Cambria Math"/>
                <w:sz w:val="24"/>
              </w:rPr>
              <m:t>CT</m:t>
            </m:r>
            <m:f>
              <m:fPr>
                <m:ctrlPr>
                  <w:rPr>
                    <w:rFonts w:ascii="Cambria Math" w:hAnsi="Cambria Math"/>
                    <w:sz w:val="24"/>
                  </w:rPr>
                </m:ctrlPr>
              </m:fPr>
              <m:num>
                <m:r>
                  <m:rPr>
                    <m:sty m:val="p"/>
                  </m:rPr>
                  <w:rPr>
                    <w:rFonts w:ascii="Cambria Math" w:hAnsi="Cambria Math"/>
                    <w:sz w:val="24"/>
                  </w:rPr>
                  <m:t>RT</m:t>
                </m:r>
              </m:num>
              <m:den>
                <m:r>
                  <m:rPr>
                    <m:sty m:val="p"/>
                  </m:rPr>
                  <w:rPr>
                    <w:rFonts w:ascii="Cambria Math" w:hAnsi="Cambria Math"/>
                    <w:sz w:val="24"/>
                  </w:rPr>
                  <m:t>RT-20K</m:t>
                </m:r>
              </m:den>
            </m:f>
            <m:r>
              <m:rPr>
                <m:sty m:val="p"/>
              </m:rPr>
              <w:rPr>
                <w:rFonts w:ascii="Cambria Math" w:hAnsi="Cambria Math"/>
                <w:sz w:val="24"/>
              </w:rPr>
              <m:t xml:space="preserve">                                                            </m:t>
            </m:r>
            <m:d>
              <m:dPr>
                <m:ctrlPr>
                  <w:rPr>
                    <w:rFonts w:ascii="Cambria Math" w:hAnsi="Cambria Math"/>
                    <w:sz w:val="24"/>
                  </w:rPr>
                </m:ctrlPr>
              </m:dPr>
              <m:e>
                <m:r>
                  <m:rPr>
                    <m:sty m:val="p"/>
                  </m:rPr>
                  <w:rPr>
                    <w:rFonts w:ascii="Cambria Math" w:hAnsi="Cambria Math"/>
                    <w:sz w:val="24"/>
                  </w:rPr>
                  <w:fldChar w:fldCharType="begin"/>
                </m:r>
                <m:r>
                  <m:rPr>
                    <m:sty m:val="p"/>
                  </m:rPr>
                  <w:rPr>
                    <w:rFonts w:ascii="Cambria Math" w:hAnsi="Cambria Math"/>
                    <w:sz w:val="24"/>
                  </w:rPr>
                  <m:t xml:space="preserve"> Seq eq \c </m:t>
                </m:r>
                <m:r>
                  <m:rPr>
                    <m:sty m:val="p"/>
                  </m:rPr>
                  <w:rPr>
                    <w:rFonts w:ascii="Cambria Math" w:hAnsi="Cambria Math"/>
                    <w:sz w:val="24"/>
                  </w:rPr>
                  <w:fldChar w:fldCharType="separate"/>
                </m:r>
                <m:r>
                  <m:rPr>
                    <m:sty m:val="p"/>
                  </m:rPr>
                  <w:rPr>
                    <w:rFonts w:ascii="Cambria Math" w:hAnsi="Cambria Math"/>
                    <w:noProof/>
                    <w:sz w:val="24"/>
                  </w:rPr>
                  <m:t>3</m:t>
                </m:r>
                <m:r>
                  <m:rPr>
                    <m:sty m:val="p"/>
                  </m:rPr>
                  <w:rPr>
                    <w:rFonts w:ascii="Cambria Math" w:hAnsi="Cambria Math"/>
                    <w:sz w:val="24"/>
                  </w:rPr>
                  <w:fldChar w:fldCharType="end"/>
                </m:r>
                <m:r>
                  <m:rPr>
                    <m:sty m:val="p"/>
                  </m:rPr>
                  <w:rPr>
                    <w:rFonts w:ascii="Cambria Math" w:hAnsi="Cambria Math"/>
                    <w:sz w:val="24"/>
                  </w:rPr>
                  <m:t>.</m:t>
                </m:r>
                <m:r>
                  <m:rPr>
                    <m:sty m:val="p"/>
                  </m:rPr>
                  <w:rPr>
                    <w:rFonts w:ascii="Cambria Math" w:hAnsi="Cambria Math"/>
                    <w:sz w:val="24"/>
                  </w:rPr>
                  <w:fldChar w:fldCharType="begin"/>
                </m:r>
                <m:r>
                  <m:rPr>
                    <m:sty m:val="p"/>
                  </m:rPr>
                  <w:rPr>
                    <w:rFonts w:ascii="Cambria Math" w:hAnsi="Cambria Math"/>
                    <w:sz w:val="24"/>
                  </w:rPr>
                  <m:t xml:space="preserve"> Seq list </m:t>
                </m:r>
                <m:r>
                  <m:rPr>
                    <m:sty m:val="p"/>
                  </m:rPr>
                  <w:rPr>
                    <w:rFonts w:ascii="Cambria Math" w:hAnsi="Cambria Math"/>
                    <w:sz w:val="24"/>
                  </w:rPr>
                  <w:fldChar w:fldCharType="separate"/>
                </m:r>
                <m:r>
                  <m:rPr>
                    <m:sty m:val="p"/>
                  </m:rPr>
                  <w:rPr>
                    <w:rFonts w:ascii="Cambria Math" w:hAnsi="Cambria Math"/>
                    <w:noProof/>
                    <w:sz w:val="24"/>
                  </w:rPr>
                  <m:t>1</m:t>
                </m:r>
                <m:r>
                  <m:rPr>
                    <m:sty m:val="p"/>
                  </m:rPr>
                  <w:rPr>
                    <w:rFonts w:ascii="Cambria Math" w:hAnsi="Cambria Math"/>
                    <w:sz w:val="24"/>
                  </w:rPr>
                  <w:fldChar w:fldCharType="end"/>
                </m:r>
              </m:e>
            </m:d>
          </m:e>
        </m:eqArr>
      </m:oMath>
    </w:p>
    <w:p w14:paraId="695395A9" w14:textId="1A96202F" w:rsidR="00F129E8" w:rsidRDefault="00770CE1" w:rsidP="006621DD">
      <w:pPr>
        <w:wordWrap w:val="0"/>
        <w:spacing w:line="360" w:lineRule="auto"/>
        <w:ind w:firstLineChars="200" w:firstLine="480"/>
        <w:jc w:val="left"/>
        <w:rPr>
          <w:sz w:val="24"/>
        </w:rPr>
      </w:pPr>
      <w:r w:rsidRPr="00770CE1">
        <w:rPr>
          <w:rFonts w:hint="eastAsia"/>
          <w:sz w:val="24"/>
        </w:rPr>
        <w:t>通过接入一个</w:t>
      </w:r>
      <w:r w:rsidRPr="00770CE1">
        <w:rPr>
          <w:rFonts w:hint="eastAsia"/>
          <w:sz w:val="24"/>
        </w:rPr>
        <w:t>100K</w:t>
      </w:r>
      <w:r w:rsidRPr="00770CE1">
        <w:rPr>
          <w:rFonts w:hint="eastAsia"/>
          <w:sz w:val="24"/>
        </w:rPr>
        <w:t>的电阻（</w:t>
      </w:r>
      <w:r w:rsidRPr="00770CE1">
        <w:rPr>
          <w:rFonts w:hint="eastAsia"/>
          <w:sz w:val="24"/>
        </w:rPr>
        <w:t>RT</w:t>
      </w:r>
      <w:r w:rsidRPr="00770CE1">
        <w:rPr>
          <w:rFonts w:hint="eastAsia"/>
          <w:sz w:val="24"/>
        </w:rPr>
        <w:t>）和</w:t>
      </w:r>
      <w:r w:rsidRPr="00770CE1">
        <w:rPr>
          <w:rFonts w:hint="eastAsia"/>
          <w:sz w:val="24"/>
        </w:rPr>
        <w:t>2nF</w:t>
      </w:r>
      <w:r w:rsidRPr="00770CE1">
        <w:rPr>
          <w:rFonts w:hint="eastAsia"/>
          <w:sz w:val="24"/>
        </w:rPr>
        <w:t>的外接电容（</w:t>
      </w:r>
      <w:r w:rsidRPr="00770CE1">
        <w:rPr>
          <w:rFonts w:hint="eastAsia"/>
          <w:sz w:val="24"/>
        </w:rPr>
        <w:t>CT</w:t>
      </w:r>
      <w:r w:rsidRPr="00770CE1">
        <w:rPr>
          <w:rFonts w:hint="eastAsia"/>
          <w:sz w:val="24"/>
        </w:rPr>
        <w:t>），可以设置振荡器的工作频率。在这个电路中，上拉电阻</w:t>
      </w:r>
      <w:r w:rsidRPr="00770CE1">
        <w:rPr>
          <w:rFonts w:hint="eastAsia"/>
          <w:sz w:val="24"/>
        </w:rPr>
        <w:t>RT</w:t>
      </w:r>
      <w:r w:rsidRPr="00770CE1">
        <w:rPr>
          <w:rFonts w:hint="eastAsia"/>
          <w:sz w:val="24"/>
        </w:rPr>
        <w:t>的作用是提供必要的偏置电流，而外接电容</w:t>
      </w:r>
      <w:r w:rsidRPr="00770CE1">
        <w:rPr>
          <w:rFonts w:hint="eastAsia"/>
          <w:sz w:val="24"/>
        </w:rPr>
        <w:t>CT</w:t>
      </w:r>
      <w:r w:rsidRPr="00770CE1">
        <w:rPr>
          <w:rFonts w:hint="eastAsia"/>
          <w:sz w:val="24"/>
        </w:rPr>
        <w:t>则用于确定振荡器的充放电时间常数。根据公式</w:t>
      </w:r>
      <w:r>
        <w:rPr>
          <w:rFonts w:hint="eastAsia"/>
          <w:sz w:val="24"/>
        </w:rPr>
        <w:t>（</w:t>
      </w:r>
      <w:r>
        <w:rPr>
          <w:rFonts w:hint="eastAsia"/>
          <w:sz w:val="24"/>
        </w:rPr>
        <w:t>3.1</w:t>
      </w:r>
      <w:r>
        <w:rPr>
          <w:rFonts w:hint="eastAsia"/>
          <w:sz w:val="24"/>
        </w:rPr>
        <w:t>）</w:t>
      </w:r>
      <w:r w:rsidRPr="00770CE1">
        <w:rPr>
          <w:rFonts w:hint="eastAsia"/>
          <w:sz w:val="24"/>
        </w:rPr>
        <w:t>计算得出振荡器的工作周期</w:t>
      </w:r>
      <w:proofErr w:type="spellStart"/>
      <w:r w:rsidRPr="00770CE1">
        <w:rPr>
          <w:rFonts w:hint="eastAsia"/>
          <w:sz w:val="24"/>
        </w:rPr>
        <w:t>Tosc</w:t>
      </w:r>
      <w:proofErr w:type="spellEnd"/>
      <w:r w:rsidRPr="00770CE1">
        <w:rPr>
          <w:rFonts w:hint="eastAsia"/>
          <w:sz w:val="24"/>
        </w:rPr>
        <w:t>为</w:t>
      </w:r>
      <w:r w:rsidRPr="00770CE1">
        <w:rPr>
          <w:rFonts w:hint="eastAsia"/>
          <w:sz w:val="24"/>
        </w:rPr>
        <w:t>100</w:t>
      </w:r>
      <w:r w:rsidRPr="00770CE1">
        <w:rPr>
          <w:rFonts w:hint="eastAsia"/>
          <w:sz w:val="24"/>
        </w:rPr>
        <w:t>微秒。进一步地，根据芯片的延时时间公式</w:t>
      </w:r>
      <w:r>
        <w:rPr>
          <w:rFonts w:hint="eastAsia"/>
          <w:sz w:val="24"/>
        </w:rPr>
        <w:t>（</w:t>
      </w:r>
      <w:r>
        <w:rPr>
          <w:rFonts w:hint="eastAsia"/>
          <w:sz w:val="24"/>
        </w:rPr>
        <w:t>3.2</w:t>
      </w:r>
      <w:r>
        <w:rPr>
          <w:rFonts w:hint="eastAsia"/>
          <w:sz w:val="24"/>
        </w:rPr>
        <w:t>）</w:t>
      </w:r>
      <w:r w:rsidRPr="00770CE1">
        <w:rPr>
          <w:rFonts w:hint="eastAsia"/>
          <w:sz w:val="24"/>
        </w:rPr>
        <w:t>，可以计算出当热释电传感器检测到信号后，会持续发出</w:t>
      </w:r>
      <w:r w:rsidRPr="00770CE1">
        <w:rPr>
          <w:rFonts w:hint="eastAsia"/>
          <w:sz w:val="24"/>
        </w:rPr>
        <w:t>10</w:t>
      </w:r>
      <w:r w:rsidR="006C2CF4">
        <w:rPr>
          <w:rFonts w:hint="eastAsia"/>
          <w:sz w:val="24"/>
        </w:rPr>
        <w:t>s</w:t>
      </w:r>
      <w:r w:rsidRPr="00770CE1">
        <w:rPr>
          <w:rFonts w:hint="eastAsia"/>
          <w:sz w:val="24"/>
        </w:rPr>
        <w:t>（即</w:t>
      </w:r>
      <w:r w:rsidRPr="00770CE1">
        <w:rPr>
          <w:rFonts w:hint="eastAsia"/>
          <w:sz w:val="24"/>
        </w:rPr>
        <w:t>10000000</w:t>
      </w:r>
      <w:r w:rsidR="00C37008" w:rsidRPr="00C37008">
        <w:rPr>
          <w:sz w:val="24"/>
        </w:rPr>
        <w:t>µs</w:t>
      </w:r>
      <w:r w:rsidRPr="00770CE1">
        <w:rPr>
          <w:rFonts w:hint="eastAsia"/>
          <w:sz w:val="24"/>
        </w:rPr>
        <w:t>）的高电平信号。即使人离开检测区域，</w:t>
      </w:r>
      <w:r w:rsidR="00C91779">
        <w:rPr>
          <w:rFonts w:hint="eastAsia"/>
          <w:sz w:val="24"/>
        </w:rPr>
        <w:t>灯光</w:t>
      </w:r>
      <w:r w:rsidR="006C2CF4">
        <w:rPr>
          <w:rFonts w:hint="eastAsia"/>
          <w:sz w:val="24"/>
        </w:rPr>
        <w:t>会延迟</w:t>
      </w:r>
      <w:r w:rsidR="006C2CF4">
        <w:rPr>
          <w:rFonts w:hint="eastAsia"/>
          <w:sz w:val="24"/>
        </w:rPr>
        <w:t>10</w:t>
      </w:r>
      <w:r w:rsidR="006C2CF4" w:rsidRPr="00C37008">
        <w:rPr>
          <w:rFonts w:hint="eastAsia"/>
          <w:sz w:val="28"/>
          <w:szCs w:val="28"/>
        </w:rPr>
        <w:t>s</w:t>
      </w:r>
      <w:r w:rsidRPr="00770CE1">
        <w:rPr>
          <w:rFonts w:hint="eastAsia"/>
          <w:sz w:val="24"/>
        </w:rPr>
        <w:t>关闭。</w:t>
      </w:r>
    </w:p>
    <w:p w14:paraId="50CFDDEC" w14:textId="5C5A74E3" w:rsidR="005B7803" w:rsidRPr="00853D55" w:rsidRDefault="00000000" w:rsidP="006621DD">
      <w:pPr>
        <w:wordWrap w:val="0"/>
        <w:spacing w:line="360" w:lineRule="auto"/>
        <w:ind w:firstLineChars="200" w:firstLine="480"/>
        <w:rPr>
          <w:sz w:val="24"/>
        </w:rPr>
      </w:pPr>
      <m:oMathPara>
        <m:oMath>
          <m:eqArr>
            <m:eqArrPr>
              <m:maxDist m:val="1"/>
              <m:ctrlPr>
                <w:rPr>
                  <w:rFonts w:ascii="Cambria Math" w:eastAsia="黑体" w:hAnsi="Cambria Math" w:cs="宋体"/>
                  <w:sz w:val="24"/>
                </w:rPr>
              </m:ctrlPr>
            </m:eqArrPr>
            <m:e>
              <m:r>
                <m:rPr>
                  <m:sty m:val="p"/>
                </m:rPr>
                <w:rPr>
                  <w:rFonts w:ascii="Cambria Math" w:hAnsi="Cambria Math" w:hint="eastAsia"/>
                  <w:sz w:val="24"/>
                </w:rPr>
                <m:t>Tx=100000</m:t>
              </m:r>
              <m:r>
                <m:rPr>
                  <m:sty m:val="p"/>
                </m:rPr>
                <w:rPr>
                  <w:rFonts w:ascii="Cambria Math" w:hAnsi="Cambria Math" w:cs="Cambria Math"/>
                  <w:sz w:val="24"/>
                </w:rPr>
                <m:t>*</m:t>
              </m:r>
              <m:r>
                <m:rPr>
                  <m:sty m:val="p"/>
                </m:rPr>
                <w:rPr>
                  <w:rFonts w:ascii="Cambria Math" w:hAnsi="Cambria Math" w:hint="eastAsia"/>
                  <w:sz w:val="24"/>
                </w:rPr>
                <m:t>Tosc</m:t>
              </m:r>
              <m:r>
                <w:rPr>
                  <w:rFonts w:ascii="Cambria Math" w:eastAsia="黑体" w:hAnsi="Cambria Math"/>
                  <w:sz w:val="24"/>
                </w:rPr>
                <m:t>#</m:t>
              </m:r>
              <m:d>
                <m:dPr>
                  <m:ctrlPr>
                    <w:rPr>
                      <w:rFonts w:ascii="Cambria Math" w:eastAsia="黑体" w:hAnsi="Cambria Math" w:cs="宋体"/>
                      <w:sz w:val="24"/>
                    </w:rPr>
                  </m:ctrlPr>
                </m:dPr>
                <m:e>
                  <m:r>
                    <w:rPr>
                      <w:rFonts w:ascii="Cambria Math" w:eastAsia="黑体" w:hAnsi="Cambria Math" w:cs="宋体"/>
                      <w:i/>
                      <w:sz w:val="24"/>
                    </w:rPr>
                    <w:fldChar w:fldCharType="begin"/>
                  </m:r>
                  <m:r>
                    <m:rPr>
                      <m:sty m:val="p"/>
                    </m:rPr>
                    <w:rPr>
                      <w:rFonts w:ascii="Cambria Math" w:eastAsia="黑体" w:hAnsi="Cambria Math" w:cs="宋体"/>
                      <w:sz w:val="24"/>
                    </w:rPr>
                    <m:t xml:space="preserve"> Seq eq \c </m:t>
                  </m:r>
                  <m:r>
                    <w:rPr>
                      <w:rFonts w:ascii="Cambria Math" w:eastAsia="黑体" w:hAnsi="Cambria Math" w:cs="宋体"/>
                      <w:i/>
                      <w:sz w:val="24"/>
                    </w:rPr>
                    <w:fldChar w:fldCharType="separate"/>
                  </m:r>
                  <m:r>
                    <m:rPr>
                      <m:sty m:val="p"/>
                    </m:rPr>
                    <w:rPr>
                      <w:rFonts w:ascii="Cambria Math" w:eastAsia="黑体" w:hAnsi="Cambria Math" w:cs="宋体"/>
                      <w:noProof/>
                      <w:sz w:val="24"/>
                    </w:rPr>
                    <m:t>3</m:t>
                  </m:r>
                  <m:r>
                    <w:rPr>
                      <w:rFonts w:ascii="Cambria Math" w:eastAsia="黑体" w:hAnsi="Cambria Math" w:cs="宋体"/>
                      <w:i/>
                      <w:sz w:val="24"/>
                    </w:rPr>
                    <w:fldChar w:fldCharType="end"/>
                  </m:r>
                  <m:r>
                    <w:rPr>
                      <w:rFonts w:ascii="Cambria Math" w:eastAsia="黑体" w:hAnsi="Cambria Math" w:cs="宋体"/>
                      <w:sz w:val="24"/>
                    </w:rPr>
                    <m:t>.</m:t>
                  </m:r>
                  <m:r>
                    <w:rPr>
                      <w:rFonts w:ascii="Cambria Math" w:eastAsia="黑体" w:hAnsi="Cambria Math" w:cs="宋体"/>
                      <w:i/>
                      <w:sz w:val="24"/>
                    </w:rPr>
                    <w:fldChar w:fldCharType="begin"/>
                  </m:r>
                  <m:r>
                    <m:rPr>
                      <m:sty m:val="p"/>
                    </m:rPr>
                    <w:rPr>
                      <w:rFonts w:ascii="Cambria Math" w:eastAsia="黑体" w:hAnsi="Cambria Math" w:cs="宋体"/>
                      <w:sz w:val="24"/>
                    </w:rPr>
                    <m:t xml:space="preserve"> Seq list </m:t>
                  </m:r>
                  <m:r>
                    <w:rPr>
                      <w:rFonts w:ascii="Cambria Math" w:eastAsia="黑体" w:hAnsi="Cambria Math" w:cs="宋体"/>
                      <w:i/>
                      <w:sz w:val="24"/>
                    </w:rPr>
                    <w:fldChar w:fldCharType="separate"/>
                  </m:r>
                  <m:r>
                    <m:rPr>
                      <m:sty m:val="p"/>
                    </m:rPr>
                    <w:rPr>
                      <w:rFonts w:ascii="Cambria Math" w:eastAsia="黑体" w:hAnsi="Cambria Math" w:cs="宋体"/>
                      <w:noProof/>
                      <w:sz w:val="24"/>
                    </w:rPr>
                    <m:t>2</m:t>
                  </m:r>
                  <m:r>
                    <w:rPr>
                      <w:rFonts w:ascii="Cambria Math" w:eastAsia="黑体" w:hAnsi="Cambria Math" w:cs="宋体"/>
                      <w:i/>
                      <w:sz w:val="24"/>
                    </w:rPr>
                    <w:fldChar w:fldCharType="end"/>
                  </m:r>
                </m:e>
              </m:d>
              <m:ctrlPr>
                <w:rPr>
                  <w:rFonts w:ascii="Cambria Math" w:eastAsia="黑体" w:hAnsi="Cambria Math"/>
                  <w:i/>
                  <w:sz w:val="24"/>
                </w:rPr>
              </m:ctrlPr>
            </m:e>
          </m:eqArr>
        </m:oMath>
      </m:oMathPara>
    </w:p>
    <w:p w14:paraId="38CF30FD" w14:textId="46556A74" w:rsidR="00853D55" w:rsidRDefault="00853D55" w:rsidP="006621DD">
      <w:pPr>
        <w:wordWrap w:val="0"/>
        <w:spacing w:beforeLines="50" w:before="156" w:afterLines="50" w:after="156" w:line="360" w:lineRule="auto"/>
        <w:outlineLvl w:val="1"/>
        <w:rPr>
          <w:rFonts w:eastAsia="黑体"/>
          <w:sz w:val="24"/>
        </w:rPr>
      </w:pPr>
      <w:bookmarkStart w:id="70" w:name="_Toc198501306"/>
      <w:r w:rsidRPr="00CD6AF6">
        <w:rPr>
          <w:rFonts w:eastAsia="黑体" w:hint="eastAsia"/>
          <w:sz w:val="28"/>
          <w:szCs w:val="28"/>
        </w:rPr>
        <w:t>3</w:t>
      </w:r>
      <w:r>
        <w:rPr>
          <w:rFonts w:eastAsia="黑体" w:hint="eastAsia"/>
          <w:sz w:val="28"/>
          <w:szCs w:val="28"/>
        </w:rPr>
        <w:t>.</w:t>
      </w:r>
      <w:bookmarkEnd w:id="65"/>
      <w:bookmarkEnd w:id="66"/>
      <w:bookmarkEnd w:id="67"/>
      <w:bookmarkEnd w:id="68"/>
      <w:r w:rsidR="001E3FE2" w:rsidRPr="00CD6AF6">
        <w:rPr>
          <w:rFonts w:eastAsia="黑体" w:hint="eastAsia"/>
          <w:sz w:val="28"/>
          <w:szCs w:val="28"/>
        </w:rPr>
        <w:t>6</w:t>
      </w:r>
      <w:r>
        <w:rPr>
          <w:rFonts w:eastAsia="黑体" w:hint="eastAsia"/>
          <w:sz w:val="28"/>
          <w:szCs w:val="28"/>
        </w:rPr>
        <w:t xml:space="preserve">　</w:t>
      </w:r>
      <w:r w:rsidRPr="00802AA2">
        <w:rPr>
          <w:rFonts w:eastAsia="黑体" w:hint="eastAsia"/>
          <w:sz w:val="28"/>
          <w:szCs w:val="28"/>
        </w:rPr>
        <w:t>OLED</w:t>
      </w:r>
      <w:r>
        <w:rPr>
          <w:rFonts w:eastAsia="黑体" w:hint="eastAsia"/>
          <w:sz w:val="28"/>
          <w:szCs w:val="28"/>
        </w:rPr>
        <w:t>显示模块（</w:t>
      </w:r>
      <w:r w:rsidRPr="00802AA2">
        <w:rPr>
          <w:rFonts w:eastAsia="黑体" w:hint="eastAsia"/>
          <w:sz w:val="28"/>
          <w:szCs w:val="28"/>
        </w:rPr>
        <w:t>g</w:t>
      </w:r>
      <w:r>
        <w:rPr>
          <w:rFonts w:eastAsia="黑体" w:hint="eastAsia"/>
          <w:sz w:val="28"/>
          <w:szCs w:val="28"/>
        </w:rPr>
        <w:t>）</w:t>
      </w:r>
      <w:bookmarkEnd w:id="70"/>
    </w:p>
    <w:p w14:paraId="65964BE3" w14:textId="32736F96" w:rsidR="00894C72" w:rsidRDefault="000572E3" w:rsidP="00982037">
      <w:pPr>
        <w:wordWrap w:val="0"/>
        <w:spacing w:line="360" w:lineRule="auto"/>
        <w:ind w:firstLineChars="200" w:firstLine="480"/>
        <w:rPr>
          <w:sz w:val="24"/>
        </w:rPr>
      </w:pPr>
      <w:r w:rsidRPr="00802AA2">
        <w:rPr>
          <w:rFonts w:hint="eastAsia"/>
          <w:sz w:val="24"/>
        </w:rPr>
        <w:t>OLED</w:t>
      </w:r>
      <w:r w:rsidRPr="000572E3">
        <w:rPr>
          <w:rFonts w:hint="eastAsia"/>
          <w:sz w:val="24"/>
        </w:rPr>
        <w:t>模块是一种，高效节能的显示技术。它是由</w:t>
      </w:r>
      <w:r w:rsidRPr="00802AA2">
        <w:rPr>
          <w:rFonts w:hint="eastAsia"/>
          <w:sz w:val="24"/>
        </w:rPr>
        <w:t>SSD</w:t>
      </w:r>
      <w:r w:rsidRPr="00CD6AF6">
        <w:rPr>
          <w:rFonts w:hint="eastAsia"/>
          <w:sz w:val="24"/>
        </w:rPr>
        <w:t>1306</w:t>
      </w:r>
      <w:r w:rsidRPr="000572E3">
        <w:rPr>
          <w:rFonts w:hint="eastAsia"/>
          <w:sz w:val="24"/>
        </w:rPr>
        <w:t>驱动的其自发光特性使得每个像素点都能够独立发光，正因如此，它的对比度显示效果非常好，并且无需背光。且只有活跃的像素点消耗电能，因此比</w:t>
      </w:r>
      <w:r w:rsidRPr="00802AA2">
        <w:rPr>
          <w:rFonts w:hint="eastAsia"/>
          <w:sz w:val="24"/>
        </w:rPr>
        <w:t>LCD</w:t>
      </w:r>
      <w:r w:rsidRPr="000572E3">
        <w:rPr>
          <w:rFonts w:hint="eastAsia"/>
          <w:sz w:val="24"/>
        </w:rPr>
        <w:t>更节能。本系统采用</w:t>
      </w:r>
      <w:r w:rsidRPr="00CD6AF6">
        <w:rPr>
          <w:rFonts w:hint="eastAsia"/>
          <w:sz w:val="24"/>
        </w:rPr>
        <w:t>0</w:t>
      </w:r>
      <w:r w:rsidRPr="000572E3">
        <w:rPr>
          <w:rFonts w:hint="eastAsia"/>
          <w:sz w:val="24"/>
        </w:rPr>
        <w:t>.</w:t>
      </w:r>
      <w:r w:rsidRPr="00CD6AF6">
        <w:rPr>
          <w:rFonts w:hint="eastAsia"/>
          <w:sz w:val="24"/>
        </w:rPr>
        <w:t>96</w:t>
      </w:r>
      <w:r w:rsidRPr="000572E3">
        <w:rPr>
          <w:rFonts w:hint="eastAsia"/>
          <w:sz w:val="24"/>
        </w:rPr>
        <w:t xml:space="preserve"> </w:t>
      </w:r>
      <w:r w:rsidRPr="00802AA2">
        <w:rPr>
          <w:rFonts w:hint="eastAsia"/>
          <w:sz w:val="24"/>
        </w:rPr>
        <w:t>OLED</w:t>
      </w:r>
      <w:r w:rsidRPr="000572E3">
        <w:rPr>
          <w:rFonts w:hint="eastAsia"/>
          <w:sz w:val="24"/>
        </w:rPr>
        <w:t>作为显示</w:t>
      </w:r>
      <w:r w:rsidR="009D7D3F">
        <w:rPr>
          <w:rFonts w:hint="eastAsia"/>
          <w:sz w:val="24"/>
        </w:rPr>
        <w:t>。</w:t>
      </w:r>
      <w:r w:rsidR="003316E8" w:rsidRPr="00802AA2">
        <w:rPr>
          <w:rFonts w:hint="eastAsia"/>
          <w:sz w:val="24"/>
        </w:rPr>
        <w:t>OLED</w:t>
      </w:r>
      <w:r w:rsidR="001D5345">
        <w:rPr>
          <w:rFonts w:hint="eastAsia"/>
          <w:sz w:val="24"/>
        </w:rPr>
        <w:t>模块</w:t>
      </w:r>
      <w:r w:rsidR="003316E8">
        <w:rPr>
          <w:rFonts w:hint="eastAsia"/>
          <w:sz w:val="24"/>
        </w:rPr>
        <w:t>内部电路如图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18</w:t>
      </w:r>
      <w:r w:rsidR="00607453" w:rsidRPr="00607453">
        <w:rPr>
          <w:sz w:val="24"/>
        </w:rPr>
        <w:fldChar w:fldCharType="end"/>
      </w:r>
      <w:r w:rsidR="003316E8">
        <w:rPr>
          <w:rFonts w:hint="eastAsia"/>
          <w:sz w:val="24"/>
        </w:rPr>
        <w:t>所示。</w:t>
      </w:r>
    </w:p>
    <w:p w14:paraId="2DAD336C" w14:textId="65BBE6DE" w:rsidR="003316E8" w:rsidRDefault="00A74007" w:rsidP="006621DD">
      <w:pPr>
        <w:wordWrap w:val="0"/>
        <w:spacing w:line="360" w:lineRule="auto"/>
        <w:jc w:val="center"/>
        <w:rPr>
          <w:sz w:val="24"/>
        </w:rPr>
      </w:pPr>
      <w:r>
        <w:rPr>
          <w:noProof/>
          <w:sz w:val="24"/>
        </w:rPr>
        <w:lastRenderedPageBreak/>
        <w:drawing>
          <wp:inline distT="0" distB="0" distL="0" distR="0" wp14:anchorId="35FB3B97" wp14:editId="3106A75D">
            <wp:extent cx="5379814" cy="2734764"/>
            <wp:effectExtent l="0" t="0" r="0" b="8890"/>
            <wp:docPr id="3571145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0720" cy="2740308"/>
                    </a:xfrm>
                    <a:prstGeom prst="rect">
                      <a:avLst/>
                    </a:prstGeom>
                    <a:noFill/>
                    <a:ln>
                      <a:noFill/>
                    </a:ln>
                  </pic:spPr>
                </pic:pic>
              </a:graphicData>
            </a:graphic>
          </wp:inline>
        </w:drawing>
      </w:r>
    </w:p>
    <w:p w14:paraId="67D81CE5" w14:textId="58266EB6" w:rsidR="003316E8" w:rsidRPr="003316E8" w:rsidRDefault="003316E8" w:rsidP="006621DD">
      <w:pPr>
        <w:pStyle w:val="a5"/>
        <w:wordWrap w:val="0"/>
        <w:spacing w:line="360" w:lineRule="auto"/>
        <w:ind w:firstLine="422"/>
        <w:jc w:val="center"/>
        <w:rPr>
          <w:szCs w:val="21"/>
        </w:rP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18</w:t>
      </w:r>
      <w:r w:rsidR="00A16CFD">
        <w:rPr>
          <w:rFonts w:ascii="Times New Roman" w:hAnsi="Times New Roman"/>
          <w:sz w:val="21"/>
          <w:szCs w:val="21"/>
        </w:rPr>
        <w:fldChar w:fldCharType="end"/>
      </w:r>
      <w:r w:rsidR="007914AB">
        <w:rPr>
          <w:rFonts w:ascii="Times New Roman" w:hAnsi="Times New Roman" w:hint="eastAsia"/>
          <w:sz w:val="21"/>
          <w:szCs w:val="21"/>
        </w:rPr>
        <w:t xml:space="preserve"> </w:t>
      </w:r>
      <w:r w:rsidRPr="00802AA2">
        <w:rPr>
          <w:rFonts w:ascii="Times New Roman" w:hAnsi="Times New Roman"/>
          <w:sz w:val="21"/>
          <w:szCs w:val="21"/>
        </w:rPr>
        <w:t>OLED</w:t>
      </w:r>
      <w:r>
        <w:rPr>
          <w:rFonts w:hint="eastAsia"/>
          <w:sz w:val="21"/>
          <w:szCs w:val="21"/>
        </w:rPr>
        <w:t>模块</w:t>
      </w:r>
      <w:r w:rsidR="001D5345">
        <w:rPr>
          <w:rFonts w:hint="eastAsia"/>
          <w:sz w:val="21"/>
          <w:szCs w:val="21"/>
        </w:rPr>
        <w:t>内部电路</w:t>
      </w:r>
    </w:p>
    <w:p w14:paraId="3BC523A4" w14:textId="07E60612" w:rsidR="00C511F8" w:rsidRDefault="00AF702B" w:rsidP="006621DD">
      <w:pPr>
        <w:wordWrap w:val="0"/>
        <w:spacing w:line="360" w:lineRule="auto"/>
        <w:ind w:firstLineChars="200" w:firstLine="480"/>
        <w:rPr>
          <w:sz w:val="24"/>
        </w:rPr>
      </w:pPr>
      <w:r>
        <w:rPr>
          <w:rFonts w:hint="eastAsia"/>
          <w:sz w:val="24"/>
        </w:rPr>
        <w:t>系统使用</w:t>
      </w:r>
      <w:r w:rsidRPr="00802AA2">
        <w:rPr>
          <w:rFonts w:hint="eastAsia"/>
          <w:sz w:val="24"/>
        </w:rPr>
        <w:t>STM</w:t>
      </w:r>
      <w:r w:rsidRPr="00CD6AF6">
        <w:rPr>
          <w:rFonts w:hint="eastAsia"/>
          <w:sz w:val="24"/>
        </w:rPr>
        <w:t>32</w:t>
      </w:r>
      <w:r>
        <w:rPr>
          <w:rFonts w:hint="eastAsia"/>
          <w:sz w:val="24"/>
        </w:rPr>
        <w:t>的</w:t>
      </w:r>
      <w:r w:rsidRPr="00802AA2">
        <w:rPr>
          <w:rFonts w:hint="eastAsia"/>
          <w:sz w:val="24"/>
        </w:rPr>
        <w:t>PB</w:t>
      </w:r>
      <w:r w:rsidR="00CD5893" w:rsidRPr="00CD6AF6">
        <w:rPr>
          <w:rFonts w:hint="eastAsia"/>
          <w:sz w:val="24"/>
        </w:rPr>
        <w:t>6</w:t>
      </w:r>
      <w:r>
        <w:rPr>
          <w:rFonts w:hint="eastAsia"/>
          <w:sz w:val="24"/>
        </w:rPr>
        <w:t>和</w:t>
      </w:r>
      <w:r w:rsidRPr="00802AA2">
        <w:rPr>
          <w:rFonts w:hint="eastAsia"/>
          <w:sz w:val="24"/>
        </w:rPr>
        <w:t>PB</w:t>
      </w:r>
      <w:r w:rsidR="00CD5893" w:rsidRPr="00CD6AF6">
        <w:rPr>
          <w:rFonts w:hint="eastAsia"/>
          <w:sz w:val="24"/>
        </w:rPr>
        <w:t>7</w:t>
      </w:r>
      <w:r w:rsidR="00CD5893">
        <w:rPr>
          <w:rFonts w:hint="eastAsia"/>
          <w:sz w:val="24"/>
        </w:rPr>
        <w:t>与</w:t>
      </w:r>
      <w:r w:rsidRPr="00802AA2">
        <w:rPr>
          <w:rFonts w:hint="eastAsia"/>
          <w:sz w:val="24"/>
        </w:rPr>
        <w:t>OLED</w:t>
      </w:r>
      <w:r w:rsidR="000E2AAF">
        <w:rPr>
          <w:rFonts w:hint="eastAsia"/>
          <w:sz w:val="24"/>
        </w:rPr>
        <w:t>的</w:t>
      </w:r>
      <w:r w:rsidR="00E47485">
        <w:rPr>
          <w:rFonts w:hint="eastAsia"/>
          <w:sz w:val="24"/>
        </w:rPr>
        <w:t>SCL</w:t>
      </w:r>
      <w:r w:rsidR="00E47485">
        <w:rPr>
          <w:rFonts w:hint="eastAsia"/>
          <w:sz w:val="24"/>
        </w:rPr>
        <w:t>和</w:t>
      </w:r>
      <w:r w:rsidR="00E47485">
        <w:rPr>
          <w:rFonts w:hint="eastAsia"/>
          <w:sz w:val="24"/>
        </w:rPr>
        <w:t>SDA</w:t>
      </w:r>
      <w:r w:rsidR="00CD5893">
        <w:rPr>
          <w:rFonts w:hint="eastAsia"/>
          <w:sz w:val="24"/>
        </w:rPr>
        <w:t>连接</w:t>
      </w:r>
      <w:r>
        <w:rPr>
          <w:rFonts w:hint="eastAsia"/>
          <w:sz w:val="24"/>
        </w:rPr>
        <w:t>，具体电路连接如图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19</w:t>
      </w:r>
      <w:r w:rsidR="00607453" w:rsidRPr="00607453">
        <w:rPr>
          <w:sz w:val="24"/>
        </w:rPr>
        <w:fldChar w:fldCharType="end"/>
      </w:r>
      <w:r>
        <w:rPr>
          <w:rFonts w:hint="eastAsia"/>
          <w:sz w:val="24"/>
        </w:rPr>
        <w:t>所示。</w:t>
      </w:r>
    </w:p>
    <w:p w14:paraId="14F52279" w14:textId="6A4669F7" w:rsidR="00C511F8" w:rsidRDefault="004F7117" w:rsidP="006621DD">
      <w:pPr>
        <w:wordWrap w:val="0"/>
        <w:spacing w:line="360" w:lineRule="auto"/>
        <w:jc w:val="center"/>
        <w:rPr>
          <w:sz w:val="24"/>
        </w:rPr>
      </w:pPr>
      <w:r>
        <w:rPr>
          <w:noProof/>
          <w:sz w:val="24"/>
        </w:rPr>
        <w:drawing>
          <wp:inline distT="0" distB="0" distL="0" distR="0" wp14:anchorId="6764F4DD" wp14:editId="4203A9E7">
            <wp:extent cx="1567543" cy="1521714"/>
            <wp:effectExtent l="0" t="0" r="0" b="2540"/>
            <wp:docPr id="1550711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0549" cy="1573171"/>
                    </a:xfrm>
                    <a:prstGeom prst="rect">
                      <a:avLst/>
                    </a:prstGeom>
                    <a:noFill/>
                    <a:ln>
                      <a:noFill/>
                    </a:ln>
                  </pic:spPr>
                </pic:pic>
              </a:graphicData>
            </a:graphic>
          </wp:inline>
        </w:drawing>
      </w:r>
    </w:p>
    <w:p w14:paraId="1B3831E8" w14:textId="30D17BA9" w:rsidR="00C511F8" w:rsidRDefault="00AF702B" w:rsidP="006621DD">
      <w:pPr>
        <w:pStyle w:val="a5"/>
        <w:wordWrap w:val="0"/>
        <w:spacing w:line="360" w:lineRule="auto"/>
        <w:jc w:val="center"/>
        <w:rPr>
          <w:szCs w:val="21"/>
        </w:rP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19</w:t>
      </w:r>
      <w:r w:rsidR="00A16CFD">
        <w:rPr>
          <w:rFonts w:ascii="Times New Roman" w:hAnsi="Times New Roman"/>
          <w:sz w:val="21"/>
          <w:szCs w:val="21"/>
        </w:rPr>
        <w:fldChar w:fldCharType="end"/>
      </w:r>
      <w:r w:rsidRPr="00802AA2">
        <w:rPr>
          <w:rFonts w:ascii="Times New Roman" w:hAnsi="Times New Roman"/>
          <w:sz w:val="21"/>
          <w:szCs w:val="21"/>
        </w:rPr>
        <w:t>OLED</w:t>
      </w:r>
      <w:r>
        <w:rPr>
          <w:rFonts w:hint="eastAsia"/>
          <w:sz w:val="21"/>
          <w:szCs w:val="21"/>
        </w:rPr>
        <w:t>模块</w:t>
      </w:r>
      <w:r w:rsidR="001D5345">
        <w:rPr>
          <w:rFonts w:hint="eastAsia"/>
          <w:sz w:val="21"/>
          <w:szCs w:val="21"/>
        </w:rPr>
        <w:t>与</w:t>
      </w:r>
      <w:r w:rsidR="00E22968">
        <w:rPr>
          <w:rFonts w:hint="eastAsia"/>
          <w:sz w:val="21"/>
          <w:szCs w:val="21"/>
        </w:rPr>
        <w:t>主控连接图</w:t>
      </w:r>
    </w:p>
    <w:p w14:paraId="55DF62BA" w14:textId="7B0F9206" w:rsidR="00C511F8" w:rsidRDefault="00AF702B" w:rsidP="006621DD">
      <w:pPr>
        <w:wordWrap w:val="0"/>
        <w:spacing w:beforeLines="50" w:before="156" w:afterLines="50" w:after="156" w:line="360" w:lineRule="auto"/>
        <w:outlineLvl w:val="1"/>
        <w:rPr>
          <w:rFonts w:eastAsia="黑体"/>
          <w:sz w:val="24"/>
        </w:rPr>
      </w:pPr>
      <w:bookmarkStart w:id="71" w:name="_Toc71660330"/>
      <w:bookmarkStart w:id="72" w:name="_Toc198501307"/>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7</w:t>
      </w:r>
      <w:r>
        <w:rPr>
          <w:rFonts w:eastAsia="黑体" w:hint="eastAsia"/>
          <w:sz w:val="28"/>
          <w:szCs w:val="28"/>
        </w:rPr>
        <w:t xml:space="preserve">　</w:t>
      </w:r>
      <w:bookmarkEnd w:id="71"/>
      <w:r w:rsidR="000572E3" w:rsidRPr="00802AA2">
        <w:rPr>
          <w:rFonts w:eastAsia="黑体" w:hint="eastAsia"/>
          <w:sz w:val="28"/>
          <w:szCs w:val="28"/>
        </w:rPr>
        <w:t>DHT</w:t>
      </w:r>
      <w:r w:rsidR="000572E3" w:rsidRPr="00CD6AF6">
        <w:rPr>
          <w:rFonts w:eastAsia="黑体" w:hint="eastAsia"/>
          <w:sz w:val="28"/>
          <w:szCs w:val="28"/>
        </w:rPr>
        <w:t>11</w:t>
      </w:r>
      <w:r w:rsidR="000572E3">
        <w:rPr>
          <w:rFonts w:eastAsia="黑体" w:hint="eastAsia"/>
          <w:sz w:val="28"/>
          <w:szCs w:val="28"/>
        </w:rPr>
        <w:t>温湿度检测</w:t>
      </w:r>
      <w:r>
        <w:rPr>
          <w:rFonts w:eastAsia="黑体" w:hint="eastAsia"/>
          <w:sz w:val="28"/>
          <w:szCs w:val="28"/>
        </w:rPr>
        <w:t>模块</w:t>
      </w:r>
      <w:r w:rsidR="00D33427">
        <w:rPr>
          <w:rFonts w:eastAsia="黑体" w:hint="eastAsia"/>
          <w:sz w:val="28"/>
          <w:szCs w:val="28"/>
        </w:rPr>
        <w:t>（</w:t>
      </w:r>
      <w:r w:rsidR="00D33427" w:rsidRPr="00802AA2">
        <w:rPr>
          <w:rFonts w:eastAsia="黑体" w:hint="eastAsia"/>
          <w:sz w:val="28"/>
          <w:szCs w:val="28"/>
        </w:rPr>
        <w:t>g</w:t>
      </w:r>
      <w:r w:rsidR="00D6247F">
        <w:rPr>
          <w:rFonts w:eastAsia="黑体" w:hint="eastAsia"/>
          <w:sz w:val="28"/>
          <w:szCs w:val="28"/>
        </w:rPr>
        <w:t>.5</w:t>
      </w:r>
      <w:r w:rsidR="00D33427">
        <w:rPr>
          <w:rFonts w:eastAsia="黑体" w:hint="eastAsia"/>
          <w:sz w:val="28"/>
          <w:szCs w:val="28"/>
        </w:rPr>
        <w:t>）</w:t>
      </w:r>
      <w:bookmarkEnd w:id="72"/>
    </w:p>
    <w:p w14:paraId="359786A2" w14:textId="68079077" w:rsidR="002F3466" w:rsidRDefault="00605BE7" w:rsidP="006621DD">
      <w:pPr>
        <w:pStyle w:val="af7"/>
        <w:wordWrap w:val="0"/>
        <w:spacing w:line="360" w:lineRule="auto"/>
        <w:ind w:firstLine="480"/>
      </w:pPr>
      <w:r w:rsidRPr="00802AA2">
        <w:rPr>
          <w:rFonts w:hint="eastAsia"/>
        </w:rPr>
        <w:t>DHT</w:t>
      </w:r>
      <w:r w:rsidRPr="00CD6AF6">
        <w:rPr>
          <w:rFonts w:hint="eastAsia"/>
        </w:rPr>
        <w:t>11</w:t>
      </w:r>
      <w:r w:rsidRPr="00605BE7">
        <w:rPr>
          <w:rFonts w:hint="eastAsia"/>
        </w:rPr>
        <w:t>是一款常用的温湿度传感器，它的内部结合了湿敏电阻和热敏电阻测量技术，数据通过单总线接口进行传输。主控芯片发送起始信号后，</w:t>
      </w:r>
      <w:r w:rsidRPr="00802AA2">
        <w:rPr>
          <w:rFonts w:hint="eastAsia"/>
        </w:rPr>
        <w:t>DHT</w:t>
      </w:r>
      <w:r w:rsidRPr="00605BE7">
        <w:rPr>
          <w:rFonts w:hint="eastAsia"/>
        </w:rPr>
        <w:t>传输</w:t>
      </w:r>
      <w:r w:rsidRPr="00CD6AF6">
        <w:rPr>
          <w:rFonts w:hint="eastAsia"/>
        </w:rPr>
        <w:t>40</w:t>
      </w:r>
      <w:r w:rsidRPr="00605BE7">
        <w:rPr>
          <w:rFonts w:hint="eastAsia"/>
        </w:rPr>
        <w:t>位数据包，包括湿度和温度的整数和小数部分，以及校验</w:t>
      </w:r>
      <w:r w:rsidR="00B9163D">
        <w:rPr>
          <w:rFonts w:hint="eastAsia"/>
        </w:rPr>
        <w:t>和</w:t>
      </w:r>
      <w:r w:rsidRPr="00605BE7">
        <w:rPr>
          <w:rFonts w:hint="eastAsia"/>
        </w:rPr>
        <w:t>，单片机接收解析还原出测量的温度和湿度。</w:t>
      </w:r>
    </w:p>
    <w:p w14:paraId="75DB646A" w14:textId="11DBC520" w:rsidR="00C511F8" w:rsidRDefault="002F3466" w:rsidP="006621DD">
      <w:pPr>
        <w:pStyle w:val="af7"/>
        <w:wordWrap w:val="0"/>
        <w:spacing w:line="360" w:lineRule="auto"/>
        <w:ind w:firstLine="480"/>
      </w:pPr>
      <w:r>
        <w:rPr>
          <w:rFonts w:hint="eastAsia"/>
        </w:rPr>
        <w:t>在该系统中采用两个</w:t>
      </w:r>
      <w:r w:rsidRPr="00802AA2">
        <w:rPr>
          <w:rFonts w:hint="eastAsia"/>
        </w:rPr>
        <w:t>DHT</w:t>
      </w:r>
      <w:r w:rsidRPr="00CD6AF6">
        <w:rPr>
          <w:rFonts w:hint="eastAsia"/>
        </w:rPr>
        <w:t>11</w:t>
      </w:r>
      <w:r>
        <w:rPr>
          <w:rFonts w:hint="eastAsia"/>
        </w:rPr>
        <w:t>温湿度模块来检测室内外的温湿度，</w:t>
      </w:r>
      <w:r w:rsidR="0013406F">
        <w:rPr>
          <w:rFonts w:hint="eastAsia"/>
        </w:rPr>
        <w:t>室内</w:t>
      </w:r>
      <w:r w:rsidR="00B9163D">
        <w:rPr>
          <w:rFonts w:hint="eastAsia"/>
        </w:rPr>
        <w:t>温湿度模块连接到单片机</w:t>
      </w:r>
      <w:r w:rsidR="00B9163D" w:rsidRPr="00802AA2">
        <w:rPr>
          <w:rFonts w:hint="eastAsia"/>
        </w:rPr>
        <w:t>PA</w:t>
      </w:r>
      <w:r w:rsidR="0013406F">
        <w:rPr>
          <w:rFonts w:hint="eastAsia"/>
        </w:rPr>
        <w:t>5</w:t>
      </w:r>
      <w:r w:rsidR="00B9163D">
        <w:rPr>
          <w:rFonts w:hint="eastAsia"/>
        </w:rPr>
        <w:t>引脚</w:t>
      </w:r>
      <w:r w:rsidR="00B45C92">
        <w:rPr>
          <w:rFonts w:hint="eastAsia"/>
        </w:rPr>
        <w:t>，</w:t>
      </w:r>
      <w:r>
        <w:rPr>
          <w:rFonts w:hint="eastAsia"/>
        </w:rPr>
        <w:t>户外温湿度模块连接到单片机</w:t>
      </w:r>
      <w:r w:rsidRPr="00802AA2">
        <w:rPr>
          <w:rFonts w:hint="eastAsia"/>
        </w:rPr>
        <w:t>PA</w:t>
      </w:r>
      <w:r w:rsidRPr="00CD6AF6">
        <w:rPr>
          <w:rFonts w:hint="eastAsia"/>
        </w:rPr>
        <w:t>6</w:t>
      </w:r>
      <w:r>
        <w:rPr>
          <w:rFonts w:hint="eastAsia"/>
        </w:rPr>
        <w:t>引脚。</w:t>
      </w:r>
      <w:r w:rsidR="00AF702B">
        <w:rPr>
          <w:rFonts w:hint="eastAsia"/>
        </w:rPr>
        <w:t>电路图如图</w:t>
      </w:r>
      <w:r w:rsidR="00607453" w:rsidRPr="00607453">
        <w:fldChar w:fldCharType="begin"/>
      </w:r>
      <w:r w:rsidR="00607453" w:rsidRPr="00607453">
        <w:instrText xml:space="preserve"> </w:instrText>
      </w:r>
      <w:r w:rsidR="00607453" w:rsidRPr="00607453">
        <w:rPr>
          <w:rFonts w:hint="eastAsia"/>
        </w:rPr>
        <w:instrText>Seq eq \c</w:instrText>
      </w:r>
      <w:r w:rsidR="00607453" w:rsidRPr="00607453">
        <w:instrText xml:space="preserve"> </w:instrText>
      </w:r>
      <w:r w:rsidR="00607453" w:rsidRPr="00607453">
        <w:fldChar w:fldCharType="separate"/>
      </w:r>
      <w:r w:rsidR="00AB38DF">
        <w:rPr>
          <w:noProof/>
        </w:rPr>
        <w:t>3</w:t>
      </w:r>
      <w:r w:rsidR="00607453" w:rsidRPr="00607453">
        <w:fldChar w:fldCharType="end"/>
      </w:r>
      <w:r w:rsidR="00607453" w:rsidRPr="00607453">
        <w:rPr>
          <w:rFonts w:hint="eastAsia"/>
        </w:rPr>
        <w:t>.</w:t>
      </w:r>
      <w:r w:rsidR="00607453" w:rsidRPr="00607453">
        <w:fldChar w:fldCharType="begin"/>
      </w:r>
      <w:r w:rsidR="00607453" w:rsidRPr="00607453">
        <w:instrText xml:space="preserve"> </w:instrText>
      </w:r>
      <w:r w:rsidR="00607453" w:rsidRPr="00607453">
        <w:rPr>
          <w:rFonts w:hint="eastAsia"/>
        </w:rPr>
        <w:instrText>Seq txt</w:instrText>
      </w:r>
      <w:r w:rsidR="00607453" w:rsidRPr="00607453">
        <w:instrText xml:space="preserve"> </w:instrText>
      </w:r>
      <w:r w:rsidR="00607453" w:rsidRPr="00607453">
        <w:fldChar w:fldCharType="separate"/>
      </w:r>
      <w:r w:rsidR="00AB38DF">
        <w:rPr>
          <w:noProof/>
        </w:rPr>
        <w:t>20</w:t>
      </w:r>
      <w:r w:rsidR="00607453" w:rsidRPr="00607453">
        <w:fldChar w:fldCharType="end"/>
      </w:r>
      <w:r w:rsidR="00AF702B">
        <w:rPr>
          <w:rFonts w:hint="eastAsia"/>
        </w:rPr>
        <w:t>所示。</w:t>
      </w:r>
    </w:p>
    <w:p w14:paraId="7CA83775" w14:textId="6EE15790" w:rsidR="00C511F8" w:rsidRDefault="009B3C34" w:rsidP="006621DD">
      <w:pPr>
        <w:wordWrap w:val="0"/>
        <w:spacing w:line="360" w:lineRule="auto"/>
        <w:jc w:val="center"/>
        <w:rPr>
          <w:sz w:val="24"/>
        </w:rPr>
      </w:pPr>
      <w:r>
        <w:rPr>
          <w:noProof/>
          <w:sz w:val="24"/>
        </w:rPr>
        <w:lastRenderedPageBreak/>
        <w:drawing>
          <wp:inline distT="0" distB="0" distL="0" distR="0" wp14:anchorId="1CB2665B" wp14:editId="0C3CDBBE">
            <wp:extent cx="2562046" cy="2749514"/>
            <wp:effectExtent l="0" t="0" r="0" b="0"/>
            <wp:docPr id="4187359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75284" cy="2763721"/>
                    </a:xfrm>
                    <a:prstGeom prst="rect">
                      <a:avLst/>
                    </a:prstGeom>
                    <a:noFill/>
                    <a:ln>
                      <a:noFill/>
                    </a:ln>
                  </pic:spPr>
                </pic:pic>
              </a:graphicData>
            </a:graphic>
          </wp:inline>
        </w:drawing>
      </w:r>
    </w:p>
    <w:p w14:paraId="5C647492" w14:textId="0C0C3A1F" w:rsidR="00C511F8" w:rsidRDefault="00AF702B" w:rsidP="006621DD">
      <w:pPr>
        <w:pStyle w:val="a5"/>
        <w:wordWrap w:val="0"/>
        <w:spacing w:line="360" w:lineRule="auto"/>
        <w:jc w:val="cente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20</w:t>
      </w:r>
      <w:r w:rsidR="00A16CFD">
        <w:rPr>
          <w:rFonts w:ascii="Times New Roman" w:hAnsi="Times New Roman"/>
          <w:sz w:val="21"/>
          <w:szCs w:val="21"/>
        </w:rPr>
        <w:fldChar w:fldCharType="end"/>
      </w:r>
      <w:r w:rsidR="00E74B51">
        <w:rPr>
          <w:rFonts w:ascii="Times New Roman" w:hAnsi="Times New Roman" w:hint="eastAsia"/>
          <w:sz w:val="21"/>
          <w:szCs w:val="21"/>
        </w:rPr>
        <w:t xml:space="preserve"> </w:t>
      </w:r>
      <w:r w:rsidR="0044643B" w:rsidRPr="00802AA2">
        <w:rPr>
          <w:rFonts w:ascii="Times New Roman" w:hAnsi="Times New Roman" w:hint="eastAsia"/>
          <w:sz w:val="21"/>
          <w:szCs w:val="21"/>
        </w:rPr>
        <w:t>DHT</w:t>
      </w:r>
      <w:r w:rsidR="0044643B">
        <w:rPr>
          <w:rFonts w:hint="eastAsia"/>
          <w:sz w:val="21"/>
          <w:szCs w:val="21"/>
        </w:rPr>
        <w:t>11</w:t>
      </w:r>
      <w:r w:rsidR="0044643B">
        <w:rPr>
          <w:rFonts w:hint="eastAsia"/>
          <w:sz w:val="21"/>
          <w:szCs w:val="21"/>
        </w:rPr>
        <w:t>温湿度</w:t>
      </w:r>
      <w:r>
        <w:rPr>
          <w:rFonts w:hint="eastAsia"/>
          <w:sz w:val="21"/>
          <w:szCs w:val="21"/>
        </w:rPr>
        <w:t>检测模块</w:t>
      </w:r>
    </w:p>
    <w:p w14:paraId="14D8E2A1" w14:textId="64CF7AC4" w:rsidR="00C511F8" w:rsidRDefault="00AF702B" w:rsidP="006621DD">
      <w:pPr>
        <w:wordWrap w:val="0"/>
        <w:spacing w:beforeLines="50" w:before="156" w:afterLines="50" w:after="156" w:line="360" w:lineRule="auto"/>
        <w:outlineLvl w:val="1"/>
        <w:rPr>
          <w:rFonts w:eastAsia="黑体"/>
          <w:sz w:val="24"/>
        </w:rPr>
      </w:pPr>
      <w:bookmarkStart w:id="73" w:name="_Toc71660331"/>
      <w:bookmarkStart w:id="74" w:name="_Toc198501308"/>
      <w:r w:rsidRPr="00CD6AF6">
        <w:rPr>
          <w:rFonts w:eastAsia="黑体" w:hint="eastAsia"/>
          <w:sz w:val="28"/>
          <w:szCs w:val="28"/>
        </w:rPr>
        <w:t>3</w:t>
      </w:r>
      <w:r>
        <w:rPr>
          <w:rFonts w:eastAsia="黑体" w:hint="eastAsia"/>
          <w:sz w:val="28"/>
          <w:szCs w:val="28"/>
        </w:rPr>
        <w:t>.</w:t>
      </w:r>
      <w:bookmarkEnd w:id="73"/>
      <w:r w:rsidR="00D25B12">
        <w:rPr>
          <w:rFonts w:eastAsia="黑体" w:hint="eastAsia"/>
          <w:sz w:val="28"/>
          <w:szCs w:val="28"/>
        </w:rPr>
        <w:t>8</w:t>
      </w:r>
      <w:r>
        <w:rPr>
          <w:rFonts w:eastAsia="黑体" w:hint="eastAsia"/>
          <w:sz w:val="28"/>
          <w:szCs w:val="28"/>
        </w:rPr>
        <w:t xml:space="preserve">　</w:t>
      </w:r>
      <w:r w:rsidR="00D33427">
        <w:rPr>
          <w:rFonts w:eastAsia="黑体" w:hint="eastAsia"/>
          <w:sz w:val="28"/>
          <w:szCs w:val="28"/>
        </w:rPr>
        <w:t>继电器</w:t>
      </w:r>
      <w:r>
        <w:rPr>
          <w:rFonts w:eastAsia="黑体" w:hint="eastAsia"/>
          <w:sz w:val="28"/>
          <w:szCs w:val="28"/>
        </w:rPr>
        <w:t>模块</w:t>
      </w:r>
      <w:r w:rsidR="00CE7EA1">
        <w:rPr>
          <w:rFonts w:eastAsia="黑体" w:hint="eastAsia"/>
          <w:sz w:val="28"/>
          <w:szCs w:val="28"/>
        </w:rPr>
        <w:t>（</w:t>
      </w:r>
      <w:r w:rsidR="00CE7EA1" w:rsidRPr="00802AA2">
        <w:rPr>
          <w:rFonts w:eastAsia="黑体" w:hint="eastAsia"/>
          <w:sz w:val="28"/>
          <w:szCs w:val="28"/>
        </w:rPr>
        <w:t>g</w:t>
      </w:r>
      <w:r w:rsidR="00CE7EA1">
        <w:rPr>
          <w:rFonts w:eastAsia="黑体" w:hint="eastAsia"/>
          <w:sz w:val="28"/>
          <w:szCs w:val="28"/>
        </w:rPr>
        <w:t>）</w:t>
      </w:r>
      <w:bookmarkEnd w:id="74"/>
    </w:p>
    <w:p w14:paraId="5F7AE8F1" w14:textId="6BBE9967" w:rsidR="00C511F8" w:rsidRPr="00BF7C9E" w:rsidRDefault="00D75BD6" w:rsidP="006621DD">
      <w:pPr>
        <w:wordWrap w:val="0"/>
        <w:spacing w:line="360" w:lineRule="auto"/>
        <w:ind w:firstLineChars="200" w:firstLine="480"/>
        <w:rPr>
          <w:sz w:val="24"/>
        </w:rPr>
      </w:pPr>
      <w:r w:rsidRPr="00802AA2">
        <w:rPr>
          <w:rFonts w:hint="eastAsia"/>
          <w:sz w:val="24"/>
        </w:rPr>
        <w:t>STM</w:t>
      </w:r>
      <w:r w:rsidRPr="00CD6AF6">
        <w:rPr>
          <w:rFonts w:hint="eastAsia"/>
          <w:sz w:val="24"/>
        </w:rPr>
        <w:t>32</w:t>
      </w:r>
      <w:r w:rsidRPr="00D75BD6">
        <w:rPr>
          <w:rFonts w:hint="eastAsia"/>
          <w:sz w:val="24"/>
        </w:rPr>
        <w:t>单片机驱动能力较弱，可以通过的电流小，无法带动大电流的电磁阀、空调等大功率设备，所以需要一个继电器模块进行中转。继电器是一种电控器件，它可以用低电压弱电流来控制高电压强电流，并且它也有隔离的作用，可以有效防止高电压反冲损毁单片机。有些继电器模块还带有指示灯，可以指示工作状态以及是否吸</w:t>
      </w:r>
      <w:r w:rsidRPr="00BF7C9E">
        <w:rPr>
          <w:rFonts w:hint="eastAsia"/>
          <w:sz w:val="24"/>
        </w:rPr>
        <w:t>合。</w:t>
      </w:r>
      <w:r w:rsidR="00AF702B" w:rsidRPr="00BF7C9E">
        <w:rPr>
          <w:rFonts w:hint="eastAsia"/>
          <w:sz w:val="24"/>
        </w:rPr>
        <w:t>如图</w:t>
      </w:r>
      <w:r w:rsidR="00607453" w:rsidRPr="00BF7C9E">
        <w:rPr>
          <w:sz w:val="24"/>
        </w:rPr>
        <w:fldChar w:fldCharType="begin"/>
      </w:r>
      <w:r w:rsidR="00607453" w:rsidRPr="00BF7C9E">
        <w:rPr>
          <w:sz w:val="24"/>
        </w:rPr>
        <w:instrText xml:space="preserve"> </w:instrText>
      </w:r>
      <w:r w:rsidR="00607453" w:rsidRPr="00BF7C9E">
        <w:rPr>
          <w:rFonts w:hint="eastAsia"/>
          <w:sz w:val="24"/>
        </w:rPr>
        <w:instrText>Seq eq \c</w:instrText>
      </w:r>
      <w:r w:rsidR="00607453" w:rsidRPr="00BF7C9E">
        <w:rPr>
          <w:sz w:val="24"/>
        </w:rPr>
        <w:instrText xml:space="preserve"> </w:instrText>
      </w:r>
      <w:r w:rsidR="00607453" w:rsidRPr="00BF7C9E">
        <w:rPr>
          <w:sz w:val="24"/>
        </w:rPr>
        <w:fldChar w:fldCharType="separate"/>
      </w:r>
      <w:r w:rsidR="00AB38DF">
        <w:rPr>
          <w:noProof/>
          <w:sz w:val="24"/>
        </w:rPr>
        <w:t>3</w:t>
      </w:r>
      <w:r w:rsidR="00607453" w:rsidRPr="00BF7C9E">
        <w:rPr>
          <w:sz w:val="24"/>
        </w:rPr>
        <w:fldChar w:fldCharType="end"/>
      </w:r>
      <w:r w:rsidR="00607453" w:rsidRPr="00BF7C9E">
        <w:rPr>
          <w:rFonts w:hint="eastAsia"/>
          <w:sz w:val="24"/>
        </w:rPr>
        <w:t>.</w:t>
      </w:r>
      <w:r w:rsidR="00607453" w:rsidRPr="00BF7C9E">
        <w:rPr>
          <w:sz w:val="24"/>
        </w:rPr>
        <w:fldChar w:fldCharType="begin"/>
      </w:r>
      <w:r w:rsidR="00607453" w:rsidRPr="00BF7C9E">
        <w:rPr>
          <w:sz w:val="24"/>
        </w:rPr>
        <w:instrText xml:space="preserve"> </w:instrText>
      </w:r>
      <w:r w:rsidR="00607453" w:rsidRPr="00BF7C9E">
        <w:rPr>
          <w:rFonts w:hint="eastAsia"/>
          <w:sz w:val="24"/>
        </w:rPr>
        <w:instrText>Seq txt</w:instrText>
      </w:r>
      <w:r w:rsidR="00607453" w:rsidRPr="00BF7C9E">
        <w:rPr>
          <w:sz w:val="24"/>
        </w:rPr>
        <w:instrText xml:space="preserve"> </w:instrText>
      </w:r>
      <w:r w:rsidR="00607453" w:rsidRPr="00BF7C9E">
        <w:rPr>
          <w:sz w:val="24"/>
        </w:rPr>
        <w:fldChar w:fldCharType="separate"/>
      </w:r>
      <w:r w:rsidR="00AB38DF">
        <w:rPr>
          <w:noProof/>
          <w:sz w:val="24"/>
        </w:rPr>
        <w:t>21</w:t>
      </w:r>
      <w:r w:rsidR="00607453" w:rsidRPr="00BF7C9E">
        <w:rPr>
          <w:sz w:val="24"/>
        </w:rPr>
        <w:fldChar w:fldCharType="end"/>
      </w:r>
      <w:r w:rsidR="00AF702B" w:rsidRPr="00BF7C9E">
        <w:rPr>
          <w:rFonts w:hint="eastAsia"/>
          <w:sz w:val="24"/>
        </w:rPr>
        <w:t>为</w:t>
      </w:r>
      <w:r w:rsidR="008C0229" w:rsidRPr="00BF7C9E">
        <w:rPr>
          <w:rFonts w:hint="eastAsia"/>
          <w:sz w:val="24"/>
        </w:rPr>
        <w:t>单个继电器模块</w:t>
      </w:r>
      <w:r w:rsidR="00AF702B" w:rsidRPr="00BF7C9E">
        <w:rPr>
          <w:rFonts w:hint="eastAsia"/>
          <w:sz w:val="24"/>
        </w:rPr>
        <w:t>的原理图</w:t>
      </w:r>
      <w:r w:rsidR="00643475" w:rsidRPr="00BF7C9E">
        <w:rPr>
          <w:sz w:val="24"/>
        </w:rPr>
        <w:t>，</w:t>
      </w:r>
      <w:r w:rsidR="00D132F7" w:rsidRPr="00BF7C9E">
        <w:rPr>
          <w:rFonts w:hint="eastAsia"/>
          <w:sz w:val="24"/>
        </w:rPr>
        <w:t>PC817</w:t>
      </w:r>
      <w:r w:rsidR="00A569F7" w:rsidRPr="00BF7C9E">
        <w:rPr>
          <w:rFonts w:hint="eastAsia"/>
          <w:sz w:val="24"/>
        </w:rPr>
        <w:t>光耦实际相当于一个</w:t>
      </w:r>
      <w:r w:rsidR="00D132F7" w:rsidRPr="00BF7C9E">
        <w:rPr>
          <w:rFonts w:hint="eastAsia"/>
          <w:sz w:val="24"/>
        </w:rPr>
        <w:t>LED</w:t>
      </w:r>
      <w:r w:rsidR="00D132F7" w:rsidRPr="00BF7C9E">
        <w:rPr>
          <w:rFonts w:hint="eastAsia"/>
          <w:sz w:val="24"/>
        </w:rPr>
        <w:t>和一个光敏传感器，</w:t>
      </w:r>
      <w:r w:rsidR="00460826" w:rsidRPr="00BF7C9E">
        <w:rPr>
          <w:rFonts w:hint="eastAsia"/>
          <w:sz w:val="24"/>
        </w:rPr>
        <w:t>光耦的</w:t>
      </w:r>
      <w:r w:rsidR="00460826" w:rsidRPr="00BF7C9E">
        <w:rPr>
          <w:rFonts w:hint="eastAsia"/>
          <w:sz w:val="24"/>
        </w:rPr>
        <w:t>1</w:t>
      </w:r>
      <w:r w:rsidR="00460826" w:rsidRPr="00BF7C9E">
        <w:rPr>
          <w:rFonts w:hint="eastAsia"/>
          <w:sz w:val="24"/>
        </w:rPr>
        <w:t>引脚是高电平，当</w:t>
      </w:r>
      <w:r w:rsidR="00C5732C" w:rsidRPr="00BF7C9E">
        <w:rPr>
          <w:rFonts w:hint="eastAsia"/>
          <w:sz w:val="24"/>
        </w:rPr>
        <w:t>单片机的</w:t>
      </w:r>
      <w:r w:rsidR="00C5732C" w:rsidRPr="00BF7C9E">
        <w:rPr>
          <w:rFonts w:hint="eastAsia"/>
          <w:sz w:val="24"/>
        </w:rPr>
        <w:t>PD4</w:t>
      </w:r>
      <w:r w:rsidR="00091EF3" w:rsidRPr="00BF7C9E">
        <w:rPr>
          <w:rFonts w:hint="eastAsia"/>
          <w:sz w:val="24"/>
        </w:rPr>
        <w:t>引脚给与低电平时，光耦内部的</w:t>
      </w:r>
      <w:r w:rsidR="00091EF3" w:rsidRPr="00BF7C9E">
        <w:rPr>
          <w:rFonts w:hint="eastAsia"/>
          <w:sz w:val="24"/>
        </w:rPr>
        <w:t>LED</w:t>
      </w:r>
      <w:r w:rsidR="00091EF3" w:rsidRPr="00BF7C9E">
        <w:rPr>
          <w:rFonts w:hint="eastAsia"/>
          <w:sz w:val="24"/>
        </w:rPr>
        <w:t>发光，</w:t>
      </w:r>
      <w:r w:rsidR="00946E66" w:rsidRPr="00BF7C9E">
        <w:rPr>
          <w:rFonts w:hint="eastAsia"/>
          <w:sz w:val="24"/>
        </w:rPr>
        <w:t>内部</w:t>
      </w:r>
      <w:r w:rsidR="00091EF3" w:rsidRPr="00BF7C9E">
        <w:rPr>
          <w:rFonts w:hint="eastAsia"/>
          <w:sz w:val="24"/>
        </w:rPr>
        <w:t>的</w:t>
      </w:r>
      <w:r w:rsidR="00C4181D" w:rsidRPr="00BF7C9E">
        <w:rPr>
          <w:rFonts w:hint="eastAsia"/>
          <w:sz w:val="24"/>
        </w:rPr>
        <w:t>光敏传感器电阻下降，电路导通，</w:t>
      </w:r>
      <w:r w:rsidR="00946E66" w:rsidRPr="00BF7C9E">
        <w:rPr>
          <w:rFonts w:hint="eastAsia"/>
          <w:sz w:val="24"/>
        </w:rPr>
        <w:t>使得</w:t>
      </w:r>
      <w:r w:rsidR="00C4181D" w:rsidRPr="00BF7C9E">
        <w:rPr>
          <w:rFonts w:hint="eastAsia"/>
          <w:sz w:val="24"/>
        </w:rPr>
        <w:t>5V</w:t>
      </w:r>
      <w:r w:rsidR="00C4181D" w:rsidRPr="00BF7C9E">
        <w:rPr>
          <w:rFonts w:hint="eastAsia"/>
          <w:sz w:val="24"/>
        </w:rPr>
        <w:t>电压加在</w:t>
      </w:r>
      <w:r w:rsidR="00C4181D" w:rsidRPr="00BF7C9E">
        <w:rPr>
          <w:rFonts w:hint="eastAsia"/>
          <w:sz w:val="24"/>
        </w:rPr>
        <w:t>NPN</w:t>
      </w:r>
      <w:r w:rsidR="00C4181D" w:rsidRPr="00BF7C9E">
        <w:rPr>
          <w:rFonts w:hint="eastAsia"/>
          <w:sz w:val="24"/>
        </w:rPr>
        <w:t>三极管的基极</w:t>
      </w:r>
      <w:r w:rsidR="00946E66" w:rsidRPr="00BF7C9E">
        <w:rPr>
          <w:rFonts w:hint="eastAsia"/>
          <w:sz w:val="24"/>
        </w:rPr>
        <w:t>，由于</w:t>
      </w:r>
      <w:r w:rsidR="00946E66" w:rsidRPr="00BF7C9E">
        <w:rPr>
          <w:rFonts w:hint="eastAsia"/>
          <w:sz w:val="24"/>
        </w:rPr>
        <w:t>NPN</w:t>
      </w:r>
      <w:r w:rsidR="00946E66" w:rsidRPr="00BF7C9E">
        <w:rPr>
          <w:rFonts w:hint="eastAsia"/>
          <w:sz w:val="24"/>
        </w:rPr>
        <w:t>三极管的基极电压高于发射极</w:t>
      </w:r>
      <w:r w:rsidR="00DF026D" w:rsidRPr="00BF7C9E">
        <w:rPr>
          <w:rFonts w:hint="eastAsia"/>
          <w:sz w:val="24"/>
        </w:rPr>
        <w:t>即会导通，所以电路接通，</w:t>
      </w:r>
      <w:r w:rsidR="00B92BEF" w:rsidRPr="00BF7C9E">
        <w:rPr>
          <w:rFonts w:hint="eastAsia"/>
          <w:sz w:val="24"/>
        </w:rPr>
        <w:t>线圈通电，衔铁吸合</w:t>
      </w:r>
      <w:r w:rsidR="00D132F7" w:rsidRPr="00BF7C9E">
        <w:rPr>
          <w:rFonts w:hint="eastAsia"/>
          <w:sz w:val="24"/>
        </w:rPr>
        <w:t>。</w:t>
      </w:r>
    </w:p>
    <w:p w14:paraId="10E40823" w14:textId="4F8F3955" w:rsidR="00C511F8" w:rsidRDefault="00D132F7" w:rsidP="006621DD">
      <w:pPr>
        <w:wordWrap w:val="0"/>
        <w:spacing w:line="360" w:lineRule="auto"/>
        <w:jc w:val="center"/>
        <w:rPr>
          <w:sz w:val="24"/>
        </w:rPr>
      </w:pPr>
      <w:r>
        <w:rPr>
          <w:noProof/>
          <w:sz w:val="24"/>
        </w:rPr>
        <w:drawing>
          <wp:inline distT="0" distB="0" distL="0" distR="0" wp14:anchorId="159D57E3" wp14:editId="4B74813F">
            <wp:extent cx="5753735" cy="2355215"/>
            <wp:effectExtent l="0" t="0" r="0" b="6985"/>
            <wp:docPr id="20691362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735" cy="2355215"/>
                    </a:xfrm>
                    <a:prstGeom prst="rect">
                      <a:avLst/>
                    </a:prstGeom>
                    <a:noFill/>
                    <a:ln>
                      <a:noFill/>
                    </a:ln>
                  </pic:spPr>
                </pic:pic>
              </a:graphicData>
            </a:graphic>
          </wp:inline>
        </w:drawing>
      </w:r>
    </w:p>
    <w:p w14:paraId="1718DBD8" w14:textId="543DCA27"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21</w:t>
      </w:r>
      <w:r w:rsidR="00A16CFD">
        <w:rPr>
          <w:rFonts w:ascii="Times New Roman" w:hAnsi="Times New Roman"/>
          <w:sz w:val="21"/>
          <w:szCs w:val="21"/>
        </w:rPr>
        <w:fldChar w:fldCharType="end"/>
      </w:r>
      <w:r w:rsidR="005557DD" w:rsidRPr="004C6C42">
        <w:rPr>
          <w:rFonts w:ascii="Times New Roman" w:hAnsi="Times New Roman"/>
          <w:sz w:val="21"/>
          <w:szCs w:val="21"/>
        </w:rPr>
        <w:t>单个继电器模块</w:t>
      </w:r>
    </w:p>
    <w:p w14:paraId="237E56AA" w14:textId="0F00CCE1" w:rsidR="00E657BC" w:rsidRPr="00E657BC" w:rsidRDefault="00E657BC" w:rsidP="00E657BC">
      <w:pPr>
        <w:wordWrap w:val="0"/>
        <w:spacing w:line="360" w:lineRule="auto"/>
        <w:ind w:firstLineChars="200" w:firstLine="480"/>
        <w:rPr>
          <w:sz w:val="24"/>
        </w:rPr>
      </w:pPr>
      <w:r>
        <w:rPr>
          <w:rFonts w:hint="eastAsia"/>
          <w:sz w:val="24"/>
        </w:rPr>
        <w:lastRenderedPageBreak/>
        <w:t>图</w:t>
      </w:r>
      <w:r w:rsidRPr="00607453">
        <w:rPr>
          <w:sz w:val="24"/>
        </w:rPr>
        <w:fldChar w:fldCharType="begin"/>
      </w:r>
      <w:r w:rsidRPr="00607453">
        <w:rPr>
          <w:sz w:val="24"/>
        </w:rPr>
        <w:instrText xml:space="preserve"> </w:instrText>
      </w:r>
      <w:r w:rsidRPr="00607453">
        <w:rPr>
          <w:rFonts w:hint="eastAsia"/>
          <w:sz w:val="24"/>
        </w:rPr>
        <w:instrText>Seq eq \c</w:instrText>
      </w:r>
      <w:r w:rsidRPr="00607453">
        <w:rPr>
          <w:sz w:val="24"/>
        </w:rPr>
        <w:instrText xml:space="preserve"> </w:instrText>
      </w:r>
      <w:r w:rsidRPr="00607453">
        <w:rPr>
          <w:sz w:val="24"/>
        </w:rPr>
        <w:fldChar w:fldCharType="separate"/>
      </w:r>
      <w:r w:rsidR="00AB38DF">
        <w:rPr>
          <w:noProof/>
          <w:sz w:val="24"/>
        </w:rPr>
        <w:t>3</w:t>
      </w:r>
      <w:r w:rsidRPr="00607453">
        <w:rPr>
          <w:sz w:val="24"/>
        </w:rPr>
        <w:fldChar w:fldCharType="end"/>
      </w:r>
      <w:r w:rsidRPr="00607453">
        <w:rPr>
          <w:rFonts w:hint="eastAsia"/>
          <w:sz w:val="24"/>
        </w:rPr>
        <w:t>.</w:t>
      </w:r>
      <w:r w:rsidRPr="00607453">
        <w:rPr>
          <w:sz w:val="24"/>
        </w:rPr>
        <w:fldChar w:fldCharType="begin"/>
      </w:r>
      <w:r w:rsidRPr="00607453">
        <w:rPr>
          <w:sz w:val="24"/>
        </w:rPr>
        <w:instrText xml:space="preserve"> </w:instrText>
      </w:r>
      <w:r w:rsidRPr="00607453">
        <w:rPr>
          <w:rFonts w:hint="eastAsia"/>
          <w:sz w:val="24"/>
        </w:rPr>
        <w:instrText>Seq txt</w:instrText>
      </w:r>
      <w:r w:rsidRPr="00607453">
        <w:rPr>
          <w:sz w:val="24"/>
        </w:rPr>
        <w:instrText xml:space="preserve"> </w:instrText>
      </w:r>
      <w:r w:rsidRPr="00607453">
        <w:rPr>
          <w:sz w:val="24"/>
        </w:rPr>
        <w:fldChar w:fldCharType="separate"/>
      </w:r>
      <w:r w:rsidR="00AB38DF">
        <w:rPr>
          <w:noProof/>
          <w:sz w:val="24"/>
        </w:rPr>
        <w:t>22</w:t>
      </w:r>
      <w:r w:rsidRPr="00607453">
        <w:rPr>
          <w:sz w:val="24"/>
        </w:rPr>
        <w:fldChar w:fldCharType="end"/>
      </w:r>
      <w:r>
        <w:rPr>
          <w:rFonts w:hint="eastAsia"/>
          <w:sz w:val="24"/>
        </w:rPr>
        <w:t>为本系统</w:t>
      </w:r>
      <w:r w:rsidR="0036006B">
        <w:rPr>
          <w:rFonts w:hint="eastAsia"/>
          <w:sz w:val="24"/>
        </w:rPr>
        <w:t>部分</w:t>
      </w:r>
      <w:r>
        <w:rPr>
          <w:rFonts w:hint="eastAsia"/>
          <w:sz w:val="24"/>
        </w:rPr>
        <w:t>继电器连接图和接口电路。</w:t>
      </w:r>
    </w:p>
    <w:p w14:paraId="2FB698A1" w14:textId="2EF7B678" w:rsidR="00C511F8" w:rsidRDefault="00E611B8" w:rsidP="006621DD">
      <w:pPr>
        <w:wordWrap w:val="0"/>
        <w:spacing w:line="360" w:lineRule="auto"/>
        <w:jc w:val="center"/>
        <w:rPr>
          <w:sz w:val="24"/>
        </w:rPr>
      </w:pPr>
      <w:r>
        <w:rPr>
          <w:noProof/>
          <w:sz w:val="24"/>
        </w:rPr>
        <w:drawing>
          <wp:inline distT="0" distB="0" distL="0" distR="0" wp14:anchorId="023A19CA" wp14:editId="08B3B1CB">
            <wp:extent cx="3959524" cy="7112363"/>
            <wp:effectExtent l="0" t="0" r="3175" b="0"/>
            <wp:docPr id="14467652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65306" cy="7122750"/>
                    </a:xfrm>
                    <a:prstGeom prst="rect">
                      <a:avLst/>
                    </a:prstGeom>
                    <a:noFill/>
                    <a:ln>
                      <a:noFill/>
                    </a:ln>
                  </pic:spPr>
                </pic:pic>
              </a:graphicData>
            </a:graphic>
          </wp:inline>
        </w:drawing>
      </w:r>
    </w:p>
    <w:p w14:paraId="0B0A23F2" w14:textId="0E316E6D"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22</w:t>
      </w:r>
      <w:r w:rsidR="00A16CFD">
        <w:rPr>
          <w:rFonts w:ascii="Times New Roman" w:hAnsi="Times New Roman"/>
          <w:sz w:val="21"/>
          <w:szCs w:val="21"/>
        </w:rPr>
        <w:fldChar w:fldCharType="end"/>
      </w:r>
      <w:r w:rsidR="00B005DE" w:rsidRPr="004C6C42">
        <w:rPr>
          <w:rFonts w:ascii="Times New Roman" w:hAnsi="Times New Roman" w:hint="eastAsia"/>
          <w:sz w:val="21"/>
          <w:szCs w:val="21"/>
        </w:rPr>
        <w:t>部分继电器连接</w:t>
      </w:r>
      <w:r w:rsidR="005A2978" w:rsidRPr="004C6C42">
        <w:rPr>
          <w:rFonts w:ascii="Times New Roman" w:hAnsi="Times New Roman" w:hint="eastAsia"/>
          <w:sz w:val="21"/>
          <w:szCs w:val="21"/>
        </w:rPr>
        <w:t>图和接口电路</w:t>
      </w:r>
    </w:p>
    <w:p w14:paraId="03B85EA8" w14:textId="63C502D2" w:rsidR="007B418E" w:rsidRDefault="007B418E" w:rsidP="006621DD">
      <w:pPr>
        <w:wordWrap w:val="0"/>
        <w:spacing w:line="360" w:lineRule="auto"/>
        <w:ind w:firstLineChars="200" w:firstLine="480"/>
        <w:rPr>
          <w:sz w:val="24"/>
        </w:rPr>
      </w:pPr>
      <w:r w:rsidRPr="007B418E">
        <w:rPr>
          <w:rFonts w:hint="eastAsia"/>
          <w:sz w:val="24"/>
        </w:rPr>
        <w:t>实际</w:t>
      </w:r>
      <w:r w:rsidR="00850159">
        <w:rPr>
          <w:rFonts w:hint="eastAsia"/>
          <w:sz w:val="24"/>
        </w:rPr>
        <w:t>核心板控制器工作过程中，</w:t>
      </w:r>
      <w:r w:rsidR="009A4E44">
        <w:rPr>
          <w:rFonts w:hint="eastAsia"/>
          <w:sz w:val="24"/>
        </w:rPr>
        <w:t>空调</w:t>
      </w:r>
      <w:r w:rsidR="00EB17E8">
        <w:rPr>
          <w:rFonts w:hint="eastAsia"/>
          <w:sz w:val="24"/>
        </w:rPr>
        <w:t>制</w:t>
      </w:r>
      <w:r w:rsidR="009A4E44">
        <w:rPr>
          <w:rFonts w:hint="eastAsia"/>
          <w:sz w:val="24"/>
        </w:rPr>
        <w:t>冷压缩机</w:t>
      </w:r>
      <w:r w:rsidR="00EB17E8">
        <w:rPr>
          <w:rFonts w:hint="eastAsia"/>
          <w:sz w:val="24"/>
        </w:rPr>
        <w:t>、泵阀</w:t>
      </w:r>
      <w:r w:rsidR="009A4E44">
        <w:rPr>
          <w:rFonts w:hint="eastAsia"/>
          <w:sz w:val="24"/>
        </w:rPr>
        <w:t>均需要用</w:t>
      </w:r>
      <w:r w:rsidR="00EB17E8">
        <w:rPr>
          <w:rFonts w:hint="eastAsia"/>
          <w:sz w:val="24"/>
        </w:rPr>
        <w:t>继电器控制，</w:t>
      </w:r>
      <w:r w:rsidR="00C939D3">
        <w:rPr>
          <w:rFonts w:hint="eastAsia"/>
          <w:sz w:val="24"/>
        </w:rPr>
        <w:t>其中核心板</w:t>
      </w:r>
      <w:r w:rsidR="00C939D3">
        <w:rPr>
          <w:rFonts w:hint="eastAsia"/>
          <w:sz w:val="24"/>
        </w:rPr>
        <w:t>PC10</w:t>
      </w:r>
      <w:r w:rsidR="00C939D3">
        <w:rPr>
          <w:rFonts w:hint="eastAsia"/>
          <w:sz w:val="24"/>
        </w:rPr>
        <w:t>和</w:t>
      </w:r>
      <w:r w:rsidR="00C939D3">
        <w:rPr>
          <w:rFonts w:hint="eastAsia"/>
          <w:sz w:val="24"/>
        </w:rPr>
        <w:t>PC11</w:t>
      </w:r>
      <w:r w:rsidR="00C939D3">
        <w:rPr>
          <w:rFonts w:hint="eastAsia"/>
          <w:sz w:val="24"/>
        </w:rPr>
        <w:t>负责空调风扇的运转，</w:t>
      </w:r>
      <w:r w:rsidR="00C939D3">
        <w:rPr>
          <w:rFonts w:hint="eastAsia"/>
          <w:sz w:val="24"/>
        </w:rPr>
        <w:t>PC12</w:t>
      </w:r>
      <w:r w:rsidR="00523F36">
        <w:rPr>
          <w:rFonts w:hint="eastAsia"/>
          <w:sz w:val="24"/>
        </w:rPr>
        <w:t>负责制冷压缩机的运转。</w:t>
      </w:r>
      <w:r w:rsidR="003B4C47">
        <w:rPr>
          <w:rFonts w:hint="eastAsia"/>
          <w:sz w:val="24"/>
        </w:rPr>
        <w:t>PD</w:t>
      </w:r>
      <w:r w:rsidR="003175F2">
        <w:rPr>
          <w:rFonts w:hint="eastAsia"/>
          <w:sz w:val="24"/>
        </w:rPr>
        <w:t>0~</w:t>
      </w:r>
      <w:r w:rsidR="003B4C47">
        <w:rPr>
          <w:rFonts w:hint="eastAsia"/>
          <w:sz w:val="24"/>
        </w:rPr>
        <w:t>PD4</w:t>
      </w:r>
      <w:r w:rsidR="00624623">
        <w:rPr>
          <w:rFonts w:hint="eastAsia"/>
          <w:sz w:val="24"/>
        </w:rPr>
        <w:t>负责</w:t>
      </w:r>
      <w:r w:rsidR="00A73833">
        <w:rPr>
          <w:rFonts w:hint="eastAsia"/>
          <w:sz w:val="24"/>
        </w:rPr>
        <w:t>在火灾发生时泵阀的开启。控制器接口电路如图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23</w:t>
      </w:r>
      <w:r w:rsidR="00607453" w:rsidRPr="00607453">
        <w:rPr>
          <w:sz w:val="24"/>
        </w:rPr>
        <w:fldChar w:fldCharType="end"/>
      </w:r>
      <w:r w:rsidR="00A73833">
        <w:rPr>
          <w:rFonts w:hint="eastAsia"/>
          <w:sz w:val="24"/>
        </w:rPr>
        <w:t>所示。</w:t>
      </w:r>
    </w:p>
    <w:p w14:paraId="7C84D849" w14:textId="1AAF1B9A" w:rsidR="00A73833" w:rsidRDefault="00576F8E" w:rsidP="006621DD">
      <w:pPr>
        <w:wordWrap w:val="0"/>
        <w:spacing w:line="360" w:lineRule="auto"/>
        <w:jc w:val="center"/>
        <w:rPr>
          <w:sz w:val="24"/>
        </w:rPr>
      </w:pPr>
      <w:r>
        <w:rPr>
          <w:noProof/>
          <w:sz w:val="24"/>
        </w:rPr>
        <w:lastRenderedPageBreak/>
        <w:drawing>
          <wp:inline distT="0" distB="0" distL="0" distR="0" wp14:anchorId="052E8CE6" wp14:editId="60A3D438">
            <wp:extent cx="2813050" cy="1637376"/>
            <wp:effectExtent l="0" t="0" r="6350" b="1270"/>
            <wp:docPr id="7543520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23793" cy="1643629"/>
                    </a:xfrm>
                    <a:prstGeom prst="rect">
                      <a:avLst/>
                    </a:prstGeom>
                    <a:noFill/>
                    <a:ln>
                      <a:noFill/>
                    </a:ln>
                  </pic:spPr>
                </pic:pic>
              </a:graphicData>
            </a:graphic>
          </wp:inline>
        </w:drawing>
      </w:r>
    </w:p>
    <w:p w14:paraId="0678370F" w14:textId="12FB1CB6" w:rsidR="00A73833" w:rsidRPr="00A73833" w:rsidRDefault="00A73833"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23</w:t>
      </w:r>
      <w:r w:rsidR="00A16CFD">
        <w:rPr>
          <w:rFonts w:ascii="Times New Roman" w:hAnsi="Times New Roman"/>
          <w:sz w:val="21"/>
          <w:szCs w:val="21"/>
        </w:rPr>
        <w:fldChar w:fldCharType="end"/>
      </w:r>
      <w:r w:rsidRPr="004C6C42">
        <w:rPr>
          <w:rFonts w:ascii="Times New Roman" w:hAnsi="Times New Roman" w:hint="eastAsia"/>
          <w:sz w:val="21"/>
          <w:szCs w:val="21"/>
        </w:rPr>
        <w:t>部分继电器连接图和接口电路</w:t>
      </w:r>
    </w:p>
    <w:p w14:paraId="1F11AB05" w14:textId="18F9297B" w:rsidR="00C511F8" w:rsidRDefault="00AF702B" w:rsidP="006621DD">
      <w:pPr>
        <w:wordWrap w:val="0"/>
        <w:spacing w:beforeLines="50" w:before="156" w:afterLines="50" w:after="156" w:line="360" w:lineRule="auto"/>
        <w:outlineLvl w:val="1"/>
        <w:rPr>
          <w:rFonts w:eastAsia="黑体"/>
          <w:sz w:val="24"/>
        </w:rPr>
      </w:pPr>
      <w:bookmarkStart w:id="75" w:name="_Toc198501309"/>
      <w:r w:rsidRPr="00CD6AF6">
        <w:rPr>
          <w:rFonts w:eastAsia="黑体" w:hint="eastAsia"/>
          <w:sz w:val="28"/>
          <w:szCs w:val="28"/>
        </w:rPr>
        <w:t>3</w:t>
      </w:r>
      <w:r>
        <w:rPr>
          <w:rFonts w:eastAsia="黑体" w:hint="eastAsia"/>
          <w:sz w:val="28"/>
          <w:szCs w:val="28"/>
        </w:rPr>
        <w:t>.</w:t>
      </w:r>
      <w:r w:rsidR="00D25B12">
        <w:rPr>
          <w:rFonts w:eastAsia="黑体" w:hint="eastAsia"/>
          <w:sz w:val="28"/>
          <w:szCs w:val="28"/>
        </w:rPr>
        <w:t>9</w:t>
      </w:r>
      <w:r>
        <w:rPr>
          <w:rFonts w:eastAsia="黑体" w:hint="eastAsia"/>
          <w:sz w:val="28"/>
          <w:szCs w:val="28"/>
        </w:rPr>
        <w:t xml:space="preserve">　</w:t>
      </w:r>
      <w:r w:rsidR="00CE7EA1">
        <w:rPr>
          <w:rFonts w:eastAsia="黑体" w:hint="eastAsia"/>
          <w:sz w:val="28"/>
          <w:szCs w:val="28"/>
        </w:rPr>
        <w:t>水泵电机驱动</w:t>
      </w:r>
      <w:r>
        <w:rPr>
          <w:rFonts w:eastAsia="黑体" w:hint="eastAsia"/>
          <w:sz w:val="28"/>
          <w:szCs w:val="28"/>
        </w:rPr>
        <w:t>模块</w:t>
      </w:r>
      <w:r w:rsidR="001008DB">
        <w:rPr>
          <w:rFonts w:eastAsia="黑体" w:hint="eastAsia"/>
          <w:sz w:val="28"/>
          <w:szCs w:val="28"/>
        </w:rPr>
        <w:t>（</w:t>
      </w:r>
      <w:r w:rsidR="001008DB" w:rsidRPr="00802AA2">
        <w:rPr>
          <w:rFonts w:eastAsia="黑体" w:hint="eastAsia"/>
          <w:sz w:val="28"/>
          <w:szCs w:val="28"/>
        </w:rPr>
        <w:t>g</w:t>
      </w:r>
      <w:r w:rsidR="001008DB">
        <w:rPr>
          <w:rFonts w:eastAsia="黑体" w:hint="eastAsia"/>
          <w:sz w:val="28"/>
          <w:szCs w:val="28"/>
        </w:rPr>
        <w:t>）</w:t>
      </w:r>
      <w:bookmarkEnd w:id="75"/>
    </w:p>
    <w:p w14:paraId="03DAA9D3" w14:textId="79ED600B" w:rsidR="00C511F8" w:rsidRDefault="004611E5" w:rsidP="006621DD">
      <w:pPr>
        <w:wordWrap w:val="0"/>
        <w:spacing w:line="360" w:lineRule="auto"/>
        <w:ind w:firstLineChars="200" w:firstLine="480"/>
        <w:rPr>
          <w:sz w:val="24"/>
        </w:rPr>
      </w:pP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是一款常用的电机驱动模块，它带有两路输出，能够同时驱动两个直流电机，并且控制方向和速度。它的工作原理是通过两个使能端和一个</w:t>
      </w:r>
      <w:r w:rsidR="007D0A80">
        <w:rPr>
          <w:rFonts w:hint="eastAsia"/>
          <w:sz w:val="24"/>
        </w:rPr>
        <w:t>PWM</w:t>
      </w:r>
      <w:r w:rsidRPr="004611E5">
        <w:rPr>
          <w:rFonts w:hint="eastAsia"/>
          <w:sz w:val="24"/>
        </w:rPr>
        <w:t>输入口来控制电机的正反转和调速。本系统采用的水泵电机是</w:t>
      </w:r>
      <w:r w:rsidRPr="00CD6AF6">
        <w:rPr>
          <w:rFonts w:hint="eastAsia"/>
          <w:sz w:val="24"/>
        </w:rPr>
        <w:t>12</w:t>
      </w:r>
      <w:r w:rsidR="007D0A80">
        <w:rPr>
          <w:rFonts w:hint="eastAsia"/>
          <w:sz w:val="24"/>
        </w:rPr>
        <w:t>V</w:t>
      </w:r>
      <w:r w:rsidRPr="004611E5">
        <w:rPr>
          <w:rFonts w:hint="eastAsia"/>
          <w:sz w:val="24"/>
        </w:rPr>
        <w:t>直流电机，使用</w:t>
      </w: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满足性能需求。</w:t>
      </w:r>
      <w:r w:rsidR="00B21B15">
        <w:rPr>
          <w:rFonts w:hint="eastAsia"/>
          <w:sz w:val="24"/>
        </w:rPr>
        <w:t>核心控制器的</w:t>
      </w:r>
      <w:r w:rsidR="00B21B15">
        <w:rPr>
          <w:rFonts w:hint="eastAsia"/>
          <w:sz w:val="24"/>
        </w:rPr>
        <w:t>PD5</w:t>
      </w:r>
      <w:r w:rsidR="00B21B15">
        <w:rPr>
          <w:rFonts w:hint="eastAsia"/>
          <w:sz w:val="24"/>
        </w:rPr>
        <w:t>和</w:t>
      </w:r>
      <w:r w:rsidR="00B21B15">
        <w:rPr>
          <w:rFonts w:hint="eastAsia"/>
          <w:sz w:val="24"/>
        </w:rPr>
        <w:t>PD6</w:t>
      </w:r>
      <w:r w:rsidR="00771DE6">
        <w:rPr>
          <w:rFonts w:hint="eastAsia"/>
          <w:sz w:val="24"/>
        </w:rPr>
        <w:t>连接到</w:t>
      </w:r>
      <w:r w:rsidRPr="00802AA2">
        <w:rPr>
          <w:rFonts w:hint="eastAsia"/>
          <w:sz w:val="24"/>
        </w:rPr>
        <w:t>L</w:t>
      </w:r>
      <w:r w:rsidRPr="00CD6AF6">
        <w:rPr>
          <w:rFonts w:hint="eastAsia"/>
          <w:sz w:val="24"/>
        </w:rPr>
        <w:t>298</w:t>
      </w:r>
      <w:r w:rsidRPr="00802AA2">
        <w:rPr>
          <w:rFonts w:hint="eastAsia"/>
          <w:sz w:val="24"/>
        </w:rPr>
        <w:t>N</w:t>
      </w:r>
      <w:r w:rsidR="00771DE6">
        <w:rPr>
          <w:rFonts w:hint="eastAsia"/>
          <w:sz w:val="24"/>
        </w:rPr>
        <w:t>的</w:t>
      </w:r>
      <w:r w:rsidR="00771DE6">
        <w:rPr>
          <w:rFonts w:hint="eastAsia"/>
          <w:sz w:val="24"/>
        </w:rPr>
        <w:t>INPUT1</w:t>
      </w:r>
      <w:r w:rsidR="00771DE6">
        <w:rPr>
          <w:rFonts w:hint="eastAsia"/>
          <w:sz w:val="24"/>
        </w:rPr>
        <w:t>和</w:t>
      </w:r>
      <w:r w:rsidR="00771DE6">
        <w:rPr>
          <w:rFonts w:hint="eastAsia"/>
          <w:sz w:val="24"/>
        </w:rPr>
        <w:t>INPUT2</w:t>
      </w:r>
      <w:r w:rsidR="00771DE6">
        <w:rPr>
          <w:rFonts w:hint="eastAsia"/>
          <w:sz w:val="24"/>
        </w:rPr>
        <w:t>引脚上</w:t>
      </w:r>
      <w:r w:rsidR="00424C5C">
        <w:rPr>
          <w:rFonts w:hint="eastAsia"/>
          <w:sz w:val="24"/>
        </w:rPr>
        <w:t>，</w:t>
      </w:r>
      <w:r w:rsidR="00424C5C">
        <w:rPr>
          <w:rFonts w:hint="eastAsia"/>
          <w:sz w:val="24"/>
        </w:rPr>
        <w:t>PE9</w:t>
      </w:r>
      <w:r w:rsidR="00424C5C">
        <w:rPr>
          <w:rFonts w:hint="eastAsia"/>
          <w:sz w:val="24"/>
        </w:rPr>
        <w:t>可以产生</w:t>
      </w:r>
      <w:r w:rsidR="00424C5C">
        <w:rPr>
          <w:rFonts w:hint="eastAsia"/>
          <w:sz w:val="24"/>
        </w:rPr>
        <w:t>PWM</w:t>
      </w:r>
      <w:r w:rsidR="00424C5C">
        <w:rPr>
          <w:rFonts w:hint="eastAsia"/>
          <w:sz w:val="24"/>
        </w:rPr>
        <w:t>脉冲</w:t>
      </w:r>
      <w:r w:rsidR="008E6E29">
        <w:rPr>
          <w:rFonts w:hint="eastAsia"/>
          <w:sz w:val="24"/>
        </w:rPr>
        <w:t>连接到</w:t>
      </w:r>
      <w:r w:rsidR="008E6E29">
        <w:rPr>
          <w:rFonts w:hint="eastAsia"/>
          <w:sz w:val="24"/>
        </w:rPr>
        <w:t>ENA</w:t>
      </w:r>
      <w:r w:rsidR="00424C5C">
        <w:rPr>
          <w:rFonts w:hint="eastAsia"/>
          <w:sz w:val="24"/>
        </w:rPr>
        <w:t>，用于调速</w:t>
      </w:r>
      <w:r w:rsidR="008E6E29">
        <w:rPr>
          <w:rFonts w:hint="eastAsia"/>
          <w:sz w:val="24"/>
        </w:rPr>
        <w:t>，防止水泵压力过大</w:t>
      </w:r>
      <w:r w:rsidR="00850159">
        <w:rPr>
          <w:rFonts w:hint="eastAsia"/>
          <w:sz w:val="24"/>
        </w:rPr>
        <w:t>造成崩管。</w:t>
      </w:r>
      <w:r w:rsidRPr="004611E5">
        <w:rPr>
          <w:rFonts w:hint="eastAsia"/>
          <w:sz w:val="24"/>
        </w:rPr>
        <w:t>电机驱动模块的内部电路图如图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24</w:t>
      </w:r>
      <w:r w:rsidR="00607453" w:rsidRPr="00607453">
        <w:rPr>
          <w:sz w:val="24"/>
        </w:rPr>
        <w:fldChar w:fldCharType="end"/>
      </w:r>
      <w:r w:rsidR="00AF702B">
        <w:rPr>
          <w:rFonts w:hint="eastAsia"/>
          <w:sz w:val="24"/>
        </w:rPr>
        <w:t>所示</w:t>
      </w:r>
      <w:r>
        <w:rPr>
          <w:rFonts w:hint="eastAsia"/>
          <w:sz w:val="24"/>
        </w:rPr>
        <w:t>。</w:t>
      </w:r>
    </w:p>
    <w:p w14:paraId="76B1B04E" w14:textId="64A085A4" w:rsidR="00C511F8" w:rsidRPr="00102B8D" w:rsidRDefault="00102B8D" w:rsidP="006621DD">
      <w:pPr>
        <w:wordWrap w:val="0"/>
        <w:spacing w:line="360" w:lineRule="auto"/>
        <w:jc w:val="center"/>
        <w:rPr>
          <w:b/>
          <w:bCs/>
          <w:sz w:val="24"/>
        </w:rPr>
      </w:pPr>
      <w:r>
        <w:rPr>
          <w:b/>
          <w:bCs/>
          <w:noProof/>
          <w:sz w:val="24"/>
        </w:rPr>
        <w:drawing>
          <wp:inline distT="0" distB="0" distL="0" distR="0" wp14:anchorId="51A144E9" wp14:editId="133557C0">
            <wp:extent cx="4580626" cy="3653480"/>
            <wp:effectExtent l="0" t="0" r="0" b="4445"/>
            <wp:docPr id="8147685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5215" cy="3657140"/>
                    </a:xfrm>
                    <a:prstGeom prst="rect">
                      <a:avLst/>
                    </a:prstGeom>
                    <a:noFill/>
                    <a:ln>
                      <a:noFill/>
                    </a:ln>
                  </pic:spPr>
                </pic:pic>
              </a:graphicData>
            </a:graphic>
          </wp:inline>
        </w:drawing>
      </w:r>
    </w:p>
    <w:p w14:paraId="19C5AA6E" w14:textId="04F639B0" w:rsidR="00C511F8" w:rsidRPr="004C6C42"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24</w:t>
      </w:r>
      <w:r w:rsidR="00A16CFD">
        <w:rPr>
          <w:rFonts w:ascii="Times New Roman" w:hAnsi="Times New Roman"/>
          <w:sz w:val="21"/>
          <w:szCs w:val="21"/>
        </w:rPr>
        <w:fldChar w:fldCharType="end"/>
      </w:r>
      <w:r w:rsidR="004611E5" w:rsidRPr="004C6C42">
        <w:rPr>
          <w:rFonts w:ascii="Times New Roman" w:hAnsi="Times New Roman" w:hint="eastAsia"/>
          <w:sz w:val="21"/>
          <w:szCs w:val="21"/>
        </w:rPr>
        <w:t>电机驱动</w:t>
      </w:r>
      <w:r w:rsidRPr="004C6C42">
        <w:rPr>
          <w:rFonts w:ascii="Times New Roman" w:hAnsi="Times New Roman" w:hint="eastAsia"/>
          <w:sz w:val="21"/>
          <w:szCs w:val="21"/>
        </w:rPr>
        <w:t>模块</w:t>
      </w:r>
    </w:p>
    <w:p w14:paraId="4F280ECF" w14:textId="3B620F51" w:rsidR="00C511F8" w:rsidRDefault="00AF702B" w:rsidP="006621DD">
      <w:pPr>
        <w:wordWrap w:val="0"/>
        <w:spacing w:beforeLines="50" w:before="156" w:afterLines="50" w:after="156" w:line="360" w:lineRule="auto"/>
        <w:outlineLvl w:val="1"/>
        <w:rPr>
          <w:rFonts w:eastAsia="黑体"/>
          <w:sz w:val="24"/>
        </w:rPr>
      </w:pPr>
      <w:bookmarkStart w:id="76" w:name="_Toc198501310"/>
      <w:r w:rsidRPr="00CD6AF6">
        <w:rPr>
          <w:rFonts w:eastAsia="黑体" w:hint="eastAsia"/>
          <w:sz w:val="28"/>
          <w:szCs w:val="28"/>
        </w:rPr>
        <w:lastRenderedPageBreak/>
        <w:t>3</w:t>
      </w:r>
      <w:r>
        <w:rPr>
          <w:rFonts w:eastAsia="黑体" w:hint="eastAsia"/>
          <w:sz w:val="28"/>
          <w:szCs w:val="28"/>
        </w:rPr>
        <w:t>.</w:t>
      </w:r>
      <w:bookmarkStart w:id="77" w:name="_Hlk167652695"/>
      <w:r w:rsidR="00D25B12">
        <w:rPr>
          <w:rFonts w:eastAsia="黑体" w:hint="eastAsia"/>
          <w:sz w:val="28"/>
          <w:szCs w:val="28"/>
        </w:rPr>
        <w:t>10</w:t>
      </w:r>
      <w:r>
        <w:rPr>
          <w:rFonts w:eastAsia="黑体" w:hint="eastAsia"/>
          <w:sz w:val="28"/>
          <w:szCs w:val="28"/>
        </w:rPr>
        <w:t xml:space="preserve">　</w:t>
      </w:r>
      <w:r w:rsidR="000A2E2F">
        <w:rPr>
          <w:rFonts w:eastAsia="黑体" w:hint="eastAsia"/>
          <w:sz w:val="28"/>
          <w:szCs w:val="28"/>
        </w:rPr>
        <w:t>报警</w:t>
      </w:r>
      <w:r>
        <w:rPr>
          <w:rFonts w:eastAsia="黑体" w:hint="eastAsia"/>
          <w:sz w:val="28"/>
          <w:szCs w:val="28"/>
        </w:rPr>
        <w:t>模块</w:t>
      </w:r>
      <w:bookmarkEnd w:id="77"/>
      <w:r w:rsidR="001175DE">
        <w:rPr>
          <w:rFonts w:eastAsia="黑体" w:hint="eastAsia"/>
          <w:sz w:val="28"/>
          <w:szCs w:val="28"/>
        </w:rPr>
        <w:t>（</w:t>
      </w:r>
      <w:r w:rsidR="001175DE" w:rsidRPr="00802AA2">
        <w:rPr>
          <w:rFonts w:eastAsia="黑体" w:hint="eastAsia"/>
          <w:sz w:val="28"/>
          <w:szCs w:val="28"/>
        </w:rPr>
        <w:t>g</w:t>
      </w:r>
      <w:r w:rsidR="001175DE">
        <w:rPr>
          <w:rFonts w:eastAsia="黑体" w:hint="eastAsia"/>
          <w:sz w:val="28"/>
          <w:szCs w:val="28"/>
        </w:rPr>
        <w:t>）</w:t>
      </w:r>
      <w:bookmarkEnd w:id="76"/>
    </w:p>
    <w:p w14:paraId="3D986E1C" w14:textId="671FD19D" w:rsidR="00F73A14" w:rsidRDefault="00F73A14" w:rsidP="006621DD">
      <w:pPr>
        <w:wordWrap w:val="0"/>
        <w:spacing w:line="360" w:lineRule="auto"/>
        <w:ind w:firstLineChars="200" w:firstLine="480"/>
        <w:rPr>
          <w:sz w:val="24"/>
        </w:rPr>
      </w:pPr>
      <w:r w:rsidRPr="00F73A14">
        <w:rPr>
          <w:rFonts w:hint="eastAsia"/>
          <w:sz w:val="24"/>
        </w:rPr>
        <w:t>在楼宇发生危险时，系统会发出报警，报警使用的模块是</w:t>
      </w:r>
      <w:r w:rsidRPr="00802AA2">
        <w:rPr>
          <w:rFonts w:hint="eastAsia"/>
          <w:sz w:val="24"/>
        </w:rPr>
        <w:t>ISD</w:t>
      </w:r>
      <w:r w:rsidRPr="00CD6AF6">
        <w:rPr>
          <w:rFonts w:hint="eastAsia"/>
          <w:sz w:val="24"/>
        </w:rPr>
        <w:t>1820</w:t>
      </w:r>
      <w:r w:rsidRPr="00F73A14">
        <w:rPr>
          <w:rFonts w:hint="eastAsia"/>
          <w:sz w:val="24"/>
        </w:rPr>
        <w:t>。它是一款语音录制和播放的模块，内部带有内存，可以录制</w:t>
      </w:r>
      <w:r w:rsidRPr="00CD6AF6">
        <w:rPr>
          <w:rFonts w:hint="eastAsia"/>
          <w:sz w:val="24"/>
        </w:rPr>
        <w:t>8</w:t>
      </w:r>
      <w:r w:rsidR="00102B8D">
        <w:rPr>
          <w:rFonts w:hint="eastAsia"/>
          <w:sz w:val="24"/>
        </w:rPr>
        <w:t>~</w:t>
      </w:r>
      <w:r w:rsidRPr="00CD6AF6">
        <w:rPr>
          <w:rFonts w:hint="eastAsia"/>
          <w:sz w:val="24"/>
        </w:rPr>
        <w:t>20</w:t>
      </w:r>
      <w:r w:rsidR="007A5988">
        <w:rPr>
          <w:rFonts w:hint="eastAsia"/>
          <w:sz w:val="24"/>
        </w:rPr>
        <w:t>s</w:t>
      </w:r>
      <w:r w:rsidRPr="00F73A14">
        <w:rPr>
          <w:rFonts w:hint="eastAsia"/>
          <w:sz w:val="24"/>
        </w:rPr>
        <w:t>的语音</w:t>
      </w:r>
      <w:r w:rsidR="00477BBB">
        <w:rPr>
          <w:rFonts w:hint="eastAsia"/>
          <w:sz w:val="24"/>
        </w:rPr>
        <w:t>（取决于</w:t>
      </w:r>
      <w:r w:rsidR="00477BBB" w:rsidRPr="00802AA2">
        <w:rPr>
          <w:rFonts w:hint="eastAsia"/>
          <w:sz w:val="24"/>
        </w:rPr>
        <w:t>ROSE</w:t>
      </w:r>
      <w:r w:rsidR="00477BBB">
        <w:rPr>
          <w:rFonts w:hint="eastAsia"/>
          <w:sz w:val="24"/>
        </w:rPr>
        <w:t>引脚连接的电阻值）</w:t>
      </w:r>
      <w:r w:rsidRPr="00F73A14">
        <w:rPr>
          <w:rFonts w:hint="eastAsia"/>
          <w:sz w:val="24"/>
        </w:rPr>
        <w:t>。并且无需单片机即可实现录音功能，待机功耗几乎为零，只需要通过</w:t>
      </w:r>
      <w:r w:rsidRPr="00802AA2">
        <w:rPr>
          <w:rFonts w:hint="eastAsia"/>
          <w:sz w:val="24"/>
        </w:rPr>
        <w:t>GPIO</w:t>
      </w:r>
      <w:r w:rsidRPr="00F73A14">
        <w:rPr>
          <w:rFonts w:hint="eastAsia"/>
          <w:sz w:val="24"/>
        </w:rPr>
        <w:t>的引脚就可以实现播放控制。模块电路图如图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804E02">
        <w:rPr>
          <w:sz w:val="24"/>
        </w:rPr>
        <w:fldChar w:fldCharType="begin"/>
      </w:r>
      <w:r w:rsidR="00607453" w:rsidRPr="00804E02">
        <w:rPr>
          <w:sz w:val="24"/>
        </w:rPr>
        <w:instrText xml:space="preserve"> </w:instrText>
      </w:r>
      <w:r w:rsidR="00607453" w:rsidRPr="00804E02">
        <w:rPr>
          <w:rFonts w:hint="eastAsia"/>
          <w:sz w:val="24"/>
        </w:rPr>
        <w:instrText>Seq txt</w:instrText>
      </w:r>
      <w:r w:rsidR="00607453" w:rsidRPr="00804E02">
        <w:rPr>
          <w:sz w:val="24"/>
        </w:rPr>
        <w:instrText xml:space="preserve"> </w:instrText>
      </w:r>
      <w:r w:rsidR="00607453" w:rsidRPr="00804E02">
        <w:rPr>
          <w:sz w:val="24"/>
        </w:rPr>
        <w:fldChar w:fldCharType="separate"/>
      </w:r>
      <w:r w:rsidR="00AB38DF">
        <w:rPr>
          <w:noProof/>
          <w:sz w:val="24"/>
        </w:rPr>
        <w:t>25</w:t>
      </w:r>
      <w:r w:rsidR="00607453" w:rsidRPr="00804E02">
        <w:rPr>
          <w:sz w:val="24"/>
        </w:rPr>
        <w:fldChar w:fldCharType="end"/>
      </w:r>
      <w:r w:rsidR="00981623" w:rsidRPr="00804E02">
        <w:rPr>
          <w:rFonts w:hint="eastAsia"/>
          <w:sz w:val="24"/>
        </w:rPr>
        <w:t>所示</w:t>
      </w:r>
      <w:r w:rsidR="003175F2" w:rsidRPr="00804E02">
        <w:rPr>
          <w:rFonts w:hint="eastAsia"/>
          <w:sz w:val="24"/>
        </w:rPr>
        <w:t>。</w:t>
      </w:r>
      <w:r w:rsidR="00981623" w:rsidRPr="00804E02">
        <w:rPr>
          <w:rFonts w:hint="eastAsia"/>
          <w:sz w:val="24"/>
        </w:rPr>
        <w:t>ISD1820</w:t>
      </w:r>
      <w:r w:rsidR="00981623" w:rsidRPr="00804E02">
        <w:rPr>
          <w:rFonts w:hint="eastAsia"/>
          <w:sz w:val="24"/>
        </w:rPr>
        <w:t>上的</w:t>
      </w:r>
      <w:r w:rsidR="00981623" w:rsidRPr="00804E02">
        <w:rPr>
          <w:rFonts w:hint="eastAsia"/>
          <w:sz w:val="24"/>
        </w:rPr>
        <w:t>1</w:t>
      </w:r>
      <w:r w:rsidR="00981623" w:rsidRPr="00804E02">
        <w:rPr>
          <w:rFonts w:hint="eastAsia"/>
          <w:sz w:val="24"/>
        </w:rPr>
        <w:t>、</w:t>
      </w:r>
      <w:r w:rsidR="00981623" w:rsidRPr="00804E02">
        <w:rPr>
          <w:rFonts w:hint="eastAsia"/>
          <w:sz w:val="24"/>
        </w:rPr>
        <w:t>2</w:t>
      </w:r>
      <w:r w:rsidR="00981623" w:rsidRPr="00804E02">
        <w:rPr>
          <w:rFonts w:hint="eastAsia"/>
          <w:sz w:val="24"/>
        </w:rPr>
        <w:t>、</w:t>
      </w:r>
      <w:r w:rsidR="00981623" w:rsidRPr="00804E02">
        <w:rPr>
          <w:rFonts w:hint="eastAsia"/>
          <w:sz w:val="24"/>
        </w:rPr>
        <w:t>3</w:t>
      </w:r>
      <w:r w:rsidR="00981623" w:rsidRPr="00804E02">
        <w:rPr>
          <w:rFonts w:hint="eastAsia"/>
          <w:sz w:val="24"/>
        </w:rPr>
        <w:t>接口负责录音和播放控制，当按下</w:t>
      </w:r>
      <w:r w:rsidR="00981623" w:rsidRPr="00804E02">
        <w:rPr>
          <w:rFonts w:hint="eastAsia"/>
          <w:sz w:val="24"/>
        </w:rPr>
        <w:t>KEY3</w:t>
      </w:r>
      <w:r w:rsidR="00981623" w:rsidRPr="00804E02">
        <w:rPr>
          <w:rFonts w:hint="eastAsia"/>
          <w:sz w:val="24"/>
        </w:rPr>
        <w:t>时，</w:t>
      </w:r>
      <w:r w:rsidR="00981623" w:rsidRPr="00804E02">
        <w:rPr>
          <w:rFonts w:hint="eastAsia"/>
          <w:sz w:val="24"/>
        </w:rPr>
        <w:t>1</w:t>
      </w:r>
      <w:r w:rsidR="00981623" w:rsidRPr="00804E02">
        <w:rPr>
          <w:rFonts w:hint="eastAsia"/>
          <w:sz w:val="24"/>
        </w:rPr>
        <w:t>引脚</w:t>
      </w:r>
      <w:r w:rsidR="00981623" w:rsidRPr="00804E02">
        <w:rPr>
          <w:rFonts w:hint="eastAsia"/>
          <w:sz w:val="24"/>
        </w:rPr>
        <w:t>REC</w:t>
      </w:r>
      <w:r w:rsidR="00981623" w:rsidRPr="00804E02">
        <w:rPr>
          <w:rFonts w:hint="eastAsia"/>
          <w:sz w:val="24"/>
        </w:rPr>
        <w:t>被接入高电平，此时启动录音模式</w:t>
      </w:r>
      <w:r w:rsidR="00184A9A" w:rsidRPr="00804E02">
        <w:rPr>
          <w:rFonts w:hint="eastAsia"/>
          <w:sz w:val="24"/>
        </w:rPr>
        <w:t>，</w:t>
      </w:r>
      <w:r w:rsidR="00981623" w:rsidRPr="00804E02">
        <w:rPr>
          <w:rFonts w:hint="eastAsia"/>
          <w:sz w:val="24"/>
        </w:rPr>
        <w:t>可以通过</w:t>
      </w:r>
      <w:r w:rsidR="00981623" w:rsidRPr="00804E02">
        <w:rPr>
          <w:rFonts w:hint="eastAsia"/>
          <w:sz w:val="24"/>
        </w:rPr>
        <w:t>MIC1</w:t>
      </w:r>
      <w:r w:rsidR="00981623" w:rsidRPr="00804E02">
        <w:rPr>
          <w:rFonts w:hint="eastAsia"/>
          <w:sz w:val="24"/>
        </w:rPr>
        <w:t>录制警报的音频。当按下</w:t>
      </w:r>
      <w:r w:rsidR="00981623" w:rsidRPr="00804E02">
        <w:rPr>
          <w:rFonts w:hint="eastAsia"/>
          <w:sz w:val="24"/>
        </w:rPr>
        <w:t>KEY1</w:t>
      </w:r>
      <w:r w:rsidR="00981623" w:rsidRPr="00804E02">
        <w:rPr>
          <w:rFonts w:hint="eastAsia"/>
          <w:sz w:val="24"/>
        </w:rPr>
        <w:t>时，</w:t>
      </w:r>
      <w:r w:rsidR="00981623" w:rsidRPr="00804E02">
        <w:rPr>
          <w:rFonts w:hint="eastAsia"/>
          <w:sz w:val="24"/>
        </w:rPr>
        <w:t>2</w:t>
      </w:r>
      <w:r w:rsidR="00981623" w:rsidRPr="00804E02">
        <w:rPr>
          <w:rFonts w:hint="eastAsia"/>
          <w:sz w:val="24"/>
        </w:rPr>
        <w:t>引脚</w:t>
      </w:r>
      <w:r w:rsidR="00981623" w:rsidRPr="00804E02">
        <w:rPr>
          <w:rFonts w:hint="eastAsia"/>
          <w:sz w:val="24"/>
        </w:rPr>
        <w:t>PLAYE</w:t>
      </w:r>
      <w:r w:rsidR="00981623" w:rsidRPr="00804E02">
        <w:rPr>
          <w:rFonts w:hint="eastAsia"/>
          <w:sz w:val="24"/>
        </w:rPr>
        <w:t>被接入高电平，开始播放储存的录音，音频完整播放结束后会自动停止。当按下</w:t>
      </w:r>
      <w:r w:rsidR="00981623" w:rsidRPr="00804E02">
        <w:rPr>
          <w:rFonts w:hint="eastAsia"/>
          <w:sz w:val="24"/>
        </w:rPr>
        <w:t>KEY2</w:t>
      </w:r>
      <w:r w:rsidR="00981623" w:rsidRPr="00804E02">
        <w:rPr>
          <w:rFonts w:hint="eastAsia"/>
          <w:sz w:val="24"/>
        </w:rPr>
        <w:t>时，</w:t>
      </w:r>
      <w:r w:rsidR="00981623" w:rsidRPr="00804E02">
        <w:rPr>
          <w:rFonts w:hint="eastAsia"/>
          <w:sz w:val="24"/>
        </w:rPr>
        <w:t>3</w:t>
      </w:r>
      <w:r w:rsidR="00981623" w:rsidRPr="00804E02">
        <w:rPr>
          <w:rFonts w:hint="eastAsia"/>
          <w:sz w:val="24"/>
        </w:rPr>
        <w:t>引脚</w:t>
      </w:r>
      <w:r w:rsidR="00981623" w:rsidRPr="00804E02">
        <w:rPr>
          <w:rFonts w:hint="eastAsia"/>
          <w:sz w:val="24"/>
        </w:rPr>
        <w:t>PLAYL</w:t>
      </w:r>
      <w:r w:rsidR="00981623" w:rsidRPr="00804E02">
        <w:rPr>
          <w:rFonts w:hint="eastAsia"/>
          <w:sz w:val="24"/>
        </w:rPr>
        <w:t>被接入高电平，开始播放储存录音，但</w:t>
      </w:r>
      <w:r w:rsidR="00981623" w:rsidRPr="00804E02">
        <w:rPr>
          <w:rFonts w:hint="eastAsia"/>
          <w:sz w:val="24"/>
        </w:rPr>
        <w:t>KEY2</w:t>
      </w:r>
      <w:r w:rsidR="00981623" w:rsidRPr="00804E02">
        <w:rPr>
          <w:rFonts w:hint="eastAsia"/>
          <w:sz w:val="24"/>
        </w:rPr>
        <w:t>松开时</w:t>
      </w:r>
      <w:r w:rsidR="00804482" w:rsidRPr="00804E02">
        <w:rPr>
          <w:rFonts w:hint="eastAsia"/>
          <w:sz w:val="24"/>
        </w:rPr>
        <w:t>会关闭放音，属于点动播放</w:t>
      </w:r>
      <w:r w:rsidR="00981623" w:rsidRPr="00804E02">
        <w:rPr>
          <w:rFonts w:hint="eastAsia"/>
          <w:sz w:val="24"/>
        </w:rPr>
        <w:t>。</w:t>
      </w:r>
    </w:p>
    <w:p w14:paraId="38AD835F" w14:textId="7C54C6B6" w:rsidR="00F73A14" w:rsidRDefault="0043742F" w:rsidP="006621DD">
      <w:pPr>
        <w:wordWrap w:val="0"/>
        <w:spacing w:line="360" w:lineRule="auto"/>
        <w:jc w:val="center"/>
        <w:rPr>
          <w:sz w:val="24"/>
        </w:rPr>
      </w:pPr>
      <w:r w:rsidRPr="0043742F">
        <w:rPr>
          <w:noProof/>
          <w:sz w:val="24"/>
        </w:rPr>
        <w:drawing>
          <wp:inline distT="0" distB="0" distL="0" distR="0" wp14:anchorId="5B582808" wp14:editId="5F966580">
            <wp:extent cx="5161030" cy="2568568"/>
            <wp:effectExtent l="0" t="0" r="1905" b="3810"/>
            <wp:docPr id="633081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1552" name=""/>
                    <pic:cNvPicPr/>
                  </pic:nvPicPr>
                  <pic:blipFill>
                    <a:blip r:embed="rId43"/>
                    <a:stretch>
                      <a:fillRect/>
                    </a:stretch>
                  </pic:blipFill>
                  <pic:spPr>
                    <a:xfrm>
                      <a:off x="0" y="0"/>
                      <a:ext cx="5173233" cy="2574641"/>
                    </a:xfrm>
                    <a:prstGeom prst="rect">
                      <a:avLst/>
                    </a:prstGeom>
                  </pic:spPr>
                </pic:pic>
              </a:graphicData>
            </a:graphic>
          </wp:inline>
        </w:drawing>
      </w:r>
    </w:p>
    <w:p w14:paraId="09B67B86" w14:textId="74B152E4" w:rsidR="00F73A14" w:rsidRPr="004C6C42" w:rsidRDefault="00F73A14"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25</w:t>
      </w:r>
      <w:r w:rsidR="00A16CFD">
        <w:rPr>
          <w:rFonts w:ascii="Times New Roman" w:hAnsi="Times New Roman"/>
          <w:sz w:val="21"/>
          <w:szCs w:val="21"/>
        </w:rPr>
        <w:fldChar w:fldCharType="end"/>
      </w:r>
      <w:r w:rsidR="0044643B" w:rsidRPr="004C6C42">
        <w:rPr>
          <w:rFonts w:ascii="Times New Roman" w:hAnsi="Times New Roman" w:hint="eastAsia"/>
          <w:sz w:val="21"/>
          <w:szCs w:val="21"/>
        </w:rPr>
        <w:t xml:space="preserve"> </w:t>
      </w:r>
      <w:r w:rsidRPr="00802AA2">
        <w:rPr>
          <w:rFonts w:ascii="Times New Roman" w:hAnsi="Times New Roman" w:hint="eastAsia"/>
          <w:sz w:val="21"/>
          <w:szCs w:val="21"/>
        </w:rPr>
        <w:t>ISD</w:t>
      </w:r>
      <w:r w:rsidRPr="004C6C42">
        <w:rPr>
          <w:rFonts w:ascii="Times New Roman" w:hAnsi="Times New Roman" w:hint="eastAsia"/>
          <w:sz w:val="21"/>
          <w:szCs w:val="21"/>
        </w:rPr>
        <w:t>1820</w:t>
      </w:r>
      <w:r w:rsidRPr="004C6C42">
        <w:rPr>
          <w:rFonts w:ascii="Times New Roman" w:hAnsi="Times New Roman" w:hint="eastAsia"/>
          <w:sz w:val="21"/>
          <w:szCs w:val="21"/>
        </w:rPr>
        <w:t>录音播放模块</w:t>
      </w:r>
    </w:p>
    <w:p w14:paraId="27D2F2F4" w14:textId="5D2EFF9B" w:rsidR="00C511F8" w:rsidRDefault="00F73A14" w:rsidP="006621DD">
      <w:pPr>
        <w:wordWrap w:val="0"/>
        <w:spacing w:line="360" w:lineRule="auto"/>
        <w:ind w:firstLineChars="200" w:firstLine="480"/>
        <w:rPr>
          <w:sz w:val="24"/>
        </w:rPr>
      </w:pPr>
      <w:r w:rsidRPr="00F73A14">
        <w:rPr>
          <w:rFonts w:hint="eastAsia"/>
          <w:sz w:val="24"/>
        </w:rPr>
        <w:t>实际使用的过程中，由于</w:t>
      </w:r>
      <w:r w:rsidRPr="00802AA2">
        <w:rPr>
          <w:rFonts w:hint="eastAsia"/>
          <w:sz w:val="24"/>
        </w:rPr>
        <w:t>ISD</w:t>
      </w:r>
      <w:r w:rsidRPr="00CD6AF6">
        <w:rPr>
          <w:rFonts w:hint="eastAsia"/>
          <w:sz w:val="24"/>
        </w:rPr>
        <w:t>1820</w:t>
      </w:r>
      <w:r w:rsidRPr="00F73A14">
        <w:rPr>
          <w:rFonts w:hint="eastAsia"/>
          <w:sz w:val="24"/>
        </w:rPr>
        <w:t>语音芯片驱动能力差，需要在输出口串接一个</w:t>
      </w:r>
      <w:r w:rsidRPr="00802AA2">
        <w:rPr>
          <w:rFonts w:hint="eastAsia"/>
          <w:sz w:val="24"/>
        </w:rPr>
        <w:t>LM</w:t>
      </w:r>
      <w:r w:rsidRPr="00CD6AF6">
        <w:rPr>
          <w:rFonts w:hint="eastAsia"/>
          <w:sz w:val="24"/>
        </w:rPr>
        <w:t>386</w:t>
      </w:r>
      <w:r w:rsidRPr="00F73A14">
        <w:rPr>
          <w:rFonts w:hint="eastAsia"/>
          <w:sz w:val="24"/>
        </w:rPr>
        <w:t>放大芯片，它是一款低功耗音频功率放大器，集成电路可以将输出的声音放大，通过调节滑动变阻器即可实现增益调节。并且不需要外部耦合电容，使用非常方便。放大电路如图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26</w:t>
      </w:r>
      <w:r w:rsidR="00607453" w:rsidRPr="00607453">
        <w:rPr>
          <w:sz w:val="24"/>
        </w:rPr>
        <w:fldChar w:fldCharType="end"/>
      </w:r>
      <w:r w:rsidR="000D5C63">
        <w:rPr>
          <w:rFonts w:hint="eastAsia"/>
          <w:sz w:val="24"/>
        </w:rPr>
        <w:t>所示。</w:t>
      </w:r>
      <w:r w:rsidR="000D5C63">
        <w:rPr>
          <w:sz w:val="24"/>
        </w:rPr>
        <w:t xml:space="preserve"> </w:t>
      </w:r>
    </w:p>
    <w:p w14:paraId="62BF4245" w14:textId="09FF67E1" w:rsidR="00C511F8" w:rsidRDefault="002E1AFF" w:rsidP="006621DD">
      <w:pPr>
        <w:wordWrap w:val="0"/>
        <w:spacing w:line="360" w:lineRule="auto"/>
        <w:jc w:val="center"/>
        <w:rPr>
          <w:sz w:val="24"/>
        </w:rPr>
      </w:pPr>
      <w:r>
        <w:rPr>
          <w:noProof/>
          <w:sz w:val="24"/>
        </w:rPr>
        <w:lastRenderedPageBreak/>
        <w:drawing>
          <wp:inline distT="0" distB="0" distL="0" distR="0" wp14:anchorId="7309A3F2" wp14:editId="1E307CD0">
            <wp:extent cx="4830792" cy="1919308"/>
            <wp:effectExtent l="0" t="0" r="8255" b="5080"/>
            <wp:docPr id="15224046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52520" cy="1927941"/>
                    </a:xfrm>
                    <a:prstGeom prst="rect">
                      <a:avLst/>
                    </a:prstGeom>
                    <a:noFill/>
                    <a:ln>
                      <a:noFill/>
                    </a:ln>
                  </pic:spPr>
                </pic:pic>
              </a:graphicData>
            </a:graphic>
          </wp:inline>
        </w:drawing>
      </w:r>
    </w:p>
    <w:p w14:paraId="5E5E43C8" w14:textId="66ADA900" w:rsidR="00C511F8" w:rsidRPr="004C6C42"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26</w:t>
      </w:r>
      <w:r w:rsidR="00A16CFD">
        <w:rPr>
          <w:rFonts w:ascii="Times New Roman" w:hAnsi="Times New Roman"/>
          <w:sz w:val="21"/>
          <w:szCs w:val="21"/>
        </w:rPr>
        <w:fldChar w:fldCharType="end"/>
      </w:r>
      <w:r w:rsidR="0044643B">
        <w:rPr>
          <w:rFonts w:ascii="Times New Roman" w:hAnsi="Times New Roman" w:hint="eastAsia"/>
          <w:sz w:val="21"/>
          <w:szCs w:val="21"/>
        </w:rPr>
        <w:t xml:space="preserve"> </w:t>
      </w:r>
      <w:r w:rsidR="00252B05" w:rsidRPr="00802AA2">
        <w:rPr>
          <w:rFonts w:ascii="Times New Roman" w:hAnsi="Times New Roman" w:hint="eastAsia"/>
          <w:sz w:val="21"/>
          <w:szCs w:val="21"/>
        </w:rPr>
        <w:t>LM</w:t>
      </w:r>
      <w:r w:rsidR="00252B05" w:rsidRPr="004C6C42">
        <w:rPr>
          <w:rFonts w:ascii="Times New Roman" w:hAnsi="Times New Roman" w:hint="eastAsia"/>
          <w:sz w:val="21"/>
          <w:szCs w:val="21"/>
        </w:rPr>
        <w:t>386</w:t>
      </w:r>
      <w:r w:rsidR="00252B05" w:rsidRPr="004C6C42">
        <w:rPr>
          <w:rFonts w:ascii="Times New Roman" w:hAnsi="Times New Roman" w:hint="eastAsia"/>
          <w:sz w:val="21"/>
          <w:szCs w:val="21"/>
        </w:rPr>
        <w:t>音频增益</w:t>
      </w:r>
      <w:r w:rsidRPr="004C6C42">
        <w:rPr>
          <w:rFonts w:ascii="Times New Roman" w:hAnsi="Times New Roman" w:hint="eastAsia"/>
          <w:sz w:val="21"/>
          <w:szCs w:val="21"/>
        </w:rPr>
        <w:t>模块</w:t>
      </w:r>
    </w:p>
    <w:p w14:paraId="6080401F" w14:textId="7E970DB7" w:rsidR="00137A4E" w:rsidRPr="00137A4E" w:rsidRDefault="00137A4E" w:rsidP="006621DD">
      <w:pPr>
        <w:wordWrap w:val="0"/>
        <w:spacing w:line="360" w:lineRule="auto"/>
        <w:ind w:firstLineChars="200" w:firstLine="480"/>
        <w:rPr>
          <w:sz w:val="24"/>
        </w:rPr>
      </w:pPr>
      <w:r w:rsidRPr="00802AA2">
        <w:rPr>
          <w:rFonts w:hint="eastAsia"/>
          <w:sz w:val="24"/>
        </w:rPr>
        <w:t>ISD</w:t>
      </w:r>
      <w:r w:rsidRPr="00CD6AF6">
        <w:rPr>
          <w:rFonts w:hint="eastAsia"/>
          <w:sz w:val="24"/>
        </w:rPr>
        <w:t>1820</w:t>
      </w:r>
      <w:r w:rsidRPr="00137A4E">
        <w:rPr>
          <w:rFonts w:hint="eastAsia"/>
          <w:sz w:val="24"/>
        </w:rPr>
        <w:t>芯片播放语音有两种方式</w:t>
      </w:r>
      <w:r>
        <w:rPr>
          <w:rFonts w:hint="eastAsia"/>
          <w:sz w:val="24"/>
        </w:rPr>
        <w:t>：</w:t>
      </w:r>
    </w:p>
    <w:p w14:paraId="3328CD43" w14:textId="154B1300" w:rsidR="00137A4E" w:rsidRPr="00137A4E" w:rsidRDefault="00137A4E" w:rsidP="006621DD">
      <w:pPr>
        <w:wordWrap w:val="0"/>
        <w:spacing w:line="360" w:lineRule="auto"/>
        <w:ind w:firstLineChars="200" w:firstLine="480"/>
        <w:rPr>
          <w:sz w:val="24"/>
        </w:rPr>
      </w:pPr>
      <w:r w:rsidRPr="00CD6AF6">
        <w:rPr>
          <w:rFonts w:hint="eastAsia"/>
          <w:sz w:val="24"/>
        </w:rPr>
        <w:t>1</w:t>
      </w:r>
      <w:r w:rsidR="00EB5528">
        <w:rPr>
          <w:rFonts w:hint="eastAsia"/>
          <w:sz w:val="24"/>
        </w:rPr>
        <w:t>、</w:t>
      </w:r>
      <w:r w:rsidRPr="00137A4E">
        <w:rPr>
          <w:rFonts w:hint="eastAsia"/>
          <w:sz w:val="24"/>
        </w:rPr>
        <w:t>当</w:t>
      </w:r>
      <w:r w:rsidRPr="00802AA2">
        <w:rPr>
          <w:rFonts w:hint="eastAsia"/>
          <w:sz w:val="24"/>
        </w:rPr>
        <w:t>PLAYL</w:t>
      </w:r>
      <w:r w:rsidRPr="00137A4E">
        <w:rPr>
          <w:rFonts w:hint="eastAsia"/>
          <w:sz w:val="24"/>
        </w:rPr>
        <w:t>引脚给予高电平即可实现播放声音，当高电平消失时，放音结束。</w:t>
      </w:r>
    </w:p>
    <w:p w14:paraId="3F5761AD" w14:textId="7191E539" w:rsidR="00137A4E" w:rsidRPr="00137A4E" w:rsidRDefault="00EB5528" w:rsidP="006621DD">
      <w:pPr>
        <w:wordWrap w:val="0"/>
        <w:spacing w:line="360" w:lineRule="auto"/>
        <w:ind w:firstLineChars="200" w:firstLine="480"/>
        <w:rPr>
          <w:sz w:val="24"/>
        </w:rPr>
      </w:pPr>
      <w:r w:rsidRPr="00CD6AF6">
        <w:rPr>
          <w:rFonts w:hint="eastAsia"/>
          <w:sz w:val="24"/>
        </w:rPr>
        <w:t>2</w:t>
      </w:r>
      <w:r>
        <w:rPr>
          <w:rFonts w:hint="eastAsia"/>
          <w:sz w:val="24"/>
        </w:rPr>
        <w:t>、</w:t>
      </w:r>
      <w:r w:rsidR="00137A4E" w:rsidRPr="00137A4E">
        <w:rPr>
          <w:rFonts w:hint="eastAsia"/>
          <w:sz w:val="24"/>
        </w:rPr>
        <w:t>当</w:t>
      </w:r>
      <w:r w:rsidR="00137A4E" w:rsidRPr="00802AA2">
        <w:rPr>
          <w:rFonts w:hint="eastAsia"/>
          <w:sz w:val="24"/>
        </w:rPr>
        <w:t>PLAYE</w:t>
      </w:r>
      <w:r w:rsidR="00137A4E" w:rsidRPr="00137A4E">
        <w:rPr>
          <w:rFonts w:hint="eastAsia"/>
          <w:sz w:val="24"/>
        </w:rPr>
        <w:t>引脚给予高电平脉冲即可播放音乐，持续到音乐结束。如果将</w:t>
      </w:r>
      <w:r w:rsidR="00137A4E" w:rsidRPr="00802AA2">
        <w:rPr>
          <w:rFonts w:hint="eastAsia"/>
          <w:sz w:val="24"/>
        </w:rPr>
        <w:t>PLAYE</w:t>
      </w:r>
      <w:r w:rsidR="00137A4E" w:rsidRPr="00137A4E">
        <w:rPr>
          <w:rFonts w:hint="eastAsia"/>
          <w:sz w:val="24"/>
        </w:rPr>
        <w:t>和</w:t>
      </w:r>
      <w:r w:rsidR="00137A4E" w:rsidRPr="00802AA2">
        <w:rPr>
          <w:rFonts w:hint="eastAsia"/>
          <w:sz w:val="24"/>
        </w:rPr>
        <w:t>RECLED</w:t>
      </w:r>
      <w:r w:rsidR="00137A4E" w:rsidRPr="00137A4E">
        <w:rPr>
          <w:rFonts w:hint="eastAsia"/>
          <w:sz w:val="24"/>
        </w:rPr>
        <w:t>引脚连接，就可以实现循环播放报警。</w:t>
      </w:r>
    </w:p>
    <w:p w14:paraId="553D820C" w14:textId="7FF5172E" w:rsidR="00137A4E" w:rsidRDefault="00137A4E" w:rsidP="006621DD">
      <w:pPr>
        <w:wordWrap w:val="0"/>
        <w:spacing w:line="360" w:lineRule="auto"/>
        <w:ind w:firstLineChars="200" w:firstLine="480"/>
        <w:rPr>
          <w:sz w:val="24"/>
        </w:rPr>
      </w:pPr>
      <w:r w:rsidRPr="00137A4E">
        <w:rPr>
          <w:rFonts w:hint="eastAsia"/>
          <w:sz w:val="24"/>
        </w:rPr>
        <w:t>实际系统电路设计中，采用继电器将</w:t>
      </w:r>
      <w:r w:rsidRPr="00802AA2">
        <w:rPr>
          <w:rFonts w:hint="eastAsia"/>
          <w:sz w:val="24"/>
        </w:rPr>
        <w:t>PLAYE</w:t>
      </w:r>
      <w:r w:rsidRPr="00137A4E">
        <w:rPr>
          <w:rFonts w:hint="eastAsia"/>
          <w:sz w:val="24"/>
        </w:rPr>
        <w:t>和</w:t>
      </w:r>
      <w:r w:rsidRPr="00802AA2">
        <w:rPr>
          <w:rFonts w:hint="eastAsia"/>
          <w:sz w:val="24"/>
        </w:rPr>
        <w:t>LED</w:t>
      </w:r>
      <w:r w:rsidRPr="00137A4E">
        <w:rPr>
          <w:rFonts w:hint="eastAsia"/>
          <w:sz w:val="24"/>
        </w:rPr>
        <w:t>引脚连接在一起，继电器</w:t>
      </w:r>
      <w:r w:rsidR="006A124D">
        <w:rPr>
          <w:rFonts w:hint="eastAsia"/>
          <w:sz w:val="24"/>
        </w:rPr>
        <w:t>使用</w:t>
      </w:r>
      <w:r w:rsidR="00D468B9">
        <w:rPr>
          <w:rFonts w:hint="eastAsia"/>
          <w:sz w:val="24"/>
        </w:rPr>
        <w:t>单片机</w:t>
      </w:r>
      <w:r w:rsidR="00D468B9" w:rsidRPr="00802AA2">
        <w:rPr>
          <w:rFonts w:hint="eastAsia"/>
          <w:sz w:val="24"/>
        </w:rPr>
        <w:t>PD</w:t>
      </w:r>
      <w:r w:rsidR="00D468B9" w:rsidRPr="00CD6AF6">
        <w:rPr>
          <w:rFonts w:hint="eastAsia"/>
          <w:sz w:val="24"/>
        </w:rPr>
        <w:t>7</w:t>
      </w:r>
      <w:r w:rsidR="00D468B9">
        <w:rPr>
          <w:rFonts w:hint="eastAsia"/>
          <w:sz w:val="24"/>
        </w:rPr>
        <w:t>引脚进行控制。</w:t>
      </w:r>
      <w:r w:rsidRPr="00137A4E">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27</w:t>
      </w:r>
      <w:r w:rsidR="00607453" w:rsidRPr="00607453">
        <w:rPr>
          <w:sz w:val="24"/>
        </w:rPr>
        <w:fldChar w:fldCharType="end"/>
      </w:r>
      <w:r w:rsidRPr="00137A4E">
        <w:rPr>
          <w:rFonts w:hint="eastAsia"/>
          <w:sz w:val="24"/>
        </w:rPr>
        <w:t>所示</w:t>
      </w:r>
      <w:r w:rsidR="00EB5528">
        <w:rPr>
          <w:rFonts w:hint="eastAsia"/>
          <w:sz w:val="24"/>
        </w:rPr>
        <w:t>：</w:t>
      </w:r>
    </w:p>
    <w:p w14:paraId="15AD1960" w14:textId="1F894F42" w:rsidR="00D468B9" w:rsidRDefault="003E45C9" w:rsidP="006621DD">
      <w:pPr>
        <w:wordWrap w:val="0"/>
        <w:spacing w:line="360" w:lineRule="auto"/>
        <w:jc w:val="center"/>
        <w:rPr>
          <w:sz w:val="24"/>
        </w:rPr>
      </w:pPr>
      <w:r>
        <w:rPr>
          <w:noProof/>
          <w:sz w:val="24"/>
        </w:rPr>
        <w:drawing>
          <wp:inline distT="0" distB="0" distL="0" distR="0" wp14:anchorId="55F1031C" wp14:editId="4D53DA19">
            <wp:extent cx="4977441" cy="2179175"/>
            <wp:effectExtent l="0" t="0" r="0" b="0"/>
            <wp:docPr id="17568746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86120" cy="2182975"/>
                    </a:xfrm>
                    <a:prstGeom prst="rect">
                      <a:avLst/>
                    </a:prstGeom>
                    <a:noFill/>
                    <a:ln>
                      <a:noFill/>
                    </a:ln>
                  </pic:spPr>
                </pic:pic>
              </a:graphicData>
            </a:graphic>
          </wp:inline>
        </w:drawing>
      </w:r>
    </w:p>
    <w:p w14:paraId="665686A1" w14:textId="156A8B03" w:rsidR="00EB5528" w:rsidRPr="004C6C42" w:rsidRDefault="00D468B9"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27</w:t>
      </w:r>
      <w:r w:rsidR="00A16CFD">
        <w:rPr>
          <w:rFonts w:ascii="Times New Roman" w:hAnsi="Times New Roman"/>
          <w:sz w:val="21"/>
          <w:szCs w:val="21"/>
        </w:rPr>
        <w:fldChar w:fldCharType="end"/>
      </w:r>
      <w:r w:rsidR="0096422A">
        <w:rPr>
          <w:rFonts w:ascii="Times New Roman" w:hAnsi="Times New Roman" w:hint="eastAsia"/>
          <w:sz w:val="21"/>
          <w:szCs w:val="21"/>
        </w:rPr>
        <w:t xml:space="preserve"> </w:t>
      </w:r>
      <w:r>
        <w:rPr>
          <w:rFonts w:ascii="Times New Roman" w:hAnsi="Times New Roman" w:hint="eastAsia"/>
          <w:sz w:val="21"/>
          <w:szCs w:val="21"/>
        </w:rPr>
        <w:t>报警</w:t>
      </w:r>
      <w:r w:rsidRPr="004C6C42">
        <w:rPr>
          <w:rFonts w:ascii="Times New Roman" w:hAnsi="Times New Roman" w:hint="eastAsia"/>
          <w:sz w:val="21"/>
          <w:szCs w:val="21"/>
        </w:rPr>
        <w:t>继电器电路</w:t>
      </w:r>
    </w:p>
    <w:p w14:paraId="079DE3DA" w14:textId="4013ECAE" w:rsidR="00411EF2" w:rsidRDefault="00411EF2" w:rsidP="006621DD">
      <w:pPr>
        <w:wordWrap w:val="0"/>
        <w:spacing w:beforeLines="50" w:before="156" w:afterLines="50" w:after="156" w:line="360" w:lineRule="auto"/>
        <w:outlineLvl w:val="1"/>
        <w:rPr>
          <w:rFonts w:eastAsia="黑体"/>
          <w:sz w:val="24"/>
        </w:rPr>
      </w:pPr>
      <w:bookmarkStart w:id="78" w:name="_Toc198501311"/>
      <w:r w:rsidRPr="00CD6AF6">
        <w:rPr>
          <w:rFonts w:eastAsia="黑体" w:hint="eastAsia"/>
          <w:sz w:val="28"/>
          <w:szCs w:val="28"/>
        </w:rPr>
        <w:t>3</w:t>
      </w:r>
      <w:r>
        <w:rPr>
          <w:rFonts w:eastAsia="黑体" w:hint="eastAsia"/>
          <w:sz w:val="28"/>
          <w:szCs w:val="28"/>
        </w:rPr>
        <w:t>.11</w:t>
      </w:r>
      <w:r>
        <w:rPr>
          <w:rFonts w:eastAsia="黑体" w:hint="eastAsia"/>
          <w:sz w:val="28"/>
          <w:szCs w:val="28"/>
        </w:rPr>
        <w:t xml:space="preserve">　</w:t>
      </w:r>
      <w:r>
        <w:rPr>
          <w:rFonts w:eastAsia="黑体" w:hint="eastAsia"/>
          <w:sz w:val="28"/>
          <w:szCs w:val="28"/>
        </w:rPr>
        <w:t>AT24C02</w:t>
      </w:r>
      <w:r>
        <w:rPr>
          <w:rFonts w:eastAsia="黑体" w:hint="eastAsia"/>
          <w:sz w:val="28"/>
          <w:szCs w:val="28"/>
        </w:rPr>
        <w:t>存储模块</w:t>
      </w:r>
      <w:r w:rsidR="00041F1A">
        <w:rPr>
          <w:rFonts w:eastAsia="黑体" w:hint="eastAsia"/>
          <w:sz w:val="28"/>
          <w:szCs w:val="28"/>
        </w:rPr>
        <w:t>（</w:t>
      </w:r>
      <w:r w:rsidR="00041F1A">
        <w:rPr>
          <w:rFonts w:eastAsia="黑体" w:hint="eastAsia"/>
          <w:sz w:val="28"/>
          <w:szCs w:val="28"/>
        </w:rPr>
        <w:t>g</w:t>
      </w:r>
      <w:r>
        <w:rPr>
          <w:rFonts w:eastAsia="黑体" w:hint="eastAsia"/>
          <w:sz w:val="28"/>
          <w:szCs w:val="28"/>
        </w:rPr>
        <w:t>）</w:t>
      </w:r>
      <w:bookmarkEnd w:id="78"/>
    </w:p>
    <w:p w14:paraId="31A2D6CF" w14:textId="0D632CC5" w:rsidR="009C0F3E" w:rsidRPr="009C0F3E"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系统工作过程中会产生一些数据，比如系统设置的温度，发电量等数据。</w:t>
      </w:r>
      <w:r w:rsidRPr="009C0F3E">
        <w:rPr>
          <w:rFonts w:cs="宋体" w:hint="eastAsia"/>
          <w:color w:val="000000"/>
          <w:kern w:val="0"/>
          <w:sz w:val="24"/>
          <w:lang w:bidi="ar"/>
        </w:rPr>
        <w:t>STM32</w:t>
      </w:r>
      <w:r w:rsidRPr="009C0F3E">
        <w:rPr>
          <w:rFonts w:cs="宋体" w:hint="eastAsia"/>
          <w:color w:val="000000"/>
          <w:kern w:val="0"/>
          <w:sz w:val="24"/>
          <w:lang w:bidi="ar"/>
        </w:rPr>
        <w:t>内部有</w:t>
      </w:r>
      <w:r w:rsidRPr="009C0F3E">
        <w:rPr>
          <w:rFonts w:cs="宋体" w:hint="eastAsia"/>
          <w:color w:val="000000"/>
          <w:kern w:val="0"/>
          <w:sz w:val="24"/>
          <w:lang w:bidi="ar"/>
        </w:rPr>
        <w:t>FLASH</w:t>
      </w:r>
      <w:r w:rsidRPr="009C0F3E">
        <w:rPr>
          <w:rFonts w:cs="宋体" w:hint="eastAsia"/>
          <w:color w:val="000000"/>
          <w:kern w:val="0"/>
          <w:sz w:val="24"/>
          <w:lang w:bidi="ar"/>
        </w:rPr>
        <w:t>区域，也可以储存数据，它访问速度快，但擦写次数有限，长期使用容易造成芯片报废，这对系统的稳定性是致命的问题。</w:t>
      </w:r>
    </w:p>
    <w:p w14:paraId="4F1780A4" w14:textId="69DC7EB1" w:rsidR="009C0F3E" w:rsidRPr="009C0F3E"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AT24C02</w:t>
      </w:r>
      <w:r w:rsidRPr="009C0F3E">
        <w:rPr>
          <w:rFonts w:cs="宋体" w:hint="eastAsia"/>
          <w:color w:val="000000"/>
          <w:kern w:val="0"/>
          <w:sz w:val="24"/>
          <w:lang w:bidi="ar"/>
        </w:rPr>
        <w:t>是一款</w:t>
      </w:r>
      <w:r w:rsidRPr="009C0F3E">
        <w:rPr>
          <w:rFonts w:cs="宋体" w:hint="eastAsia"/>
          <w:color w:val="000000"/>
          <w:kern w:val="0"/>
          <w:sz w:val="24"/>
          <w:lang w:bidi="ar"/>
        </w:rPr>
        <w:t>I2C</w:t>
      </w:r>
      <w:r w:rsidRPr="009C0F3E">
        <w:rPr>
          <w:rFonts w:cs="宋体" w:hint="eastAsia"/>
          <w:color w:val="000000"/>
          <w:kern w:val="0"/>
          <w:sz w:val="24"/>
          <w:lang w:bidi="ar"/>
        </w:rPr>
        <w:t>通讯的</w:t>
      </w:r>
      <w:r w:rsidRPr="009C0F3E">
        <w:rPr>
          <w:rFonts w:cs="宋体" w:hint="eastAsia"/>
          <w:color w:val="000000"/>
          <w:kern w:val="0"/>
          <w:sz w:val="24"/>
          <w:lang w:bidi="ar"/>
        </w:rPr>
        <w:t>EEPROM</w:t>
      </w:r>
      <w:r w:rsidRPr="009C0F3E">
        <w:rPr>
          <w:rFonts w:cs="宋体" w:hint="eastAsia"/>
          <w:color w:val="000000"/>
          <w:kern w:val="0"/>
          <w:sz w:val="24"/>
          <w:lang w:bidi="ar"/>
        </w:rPr>
        <w:t>，可以储存</w:t>
      </w:r>
      <w:r w:rsidRPr="009C0F3E">
        <w:rPr>
          <w:rFonts w:cs="宋体" w:hint="eastAsia"/>
          <w:color w:val="000000"/>
          <w:kern w:val="0"/>
          <w:sz w:val="24"/>
          <w:lang w:bidi="ar"/>
        </w:rPr>
        <w:t>256B</w:t>
      </w:r>
      <w:r w:rsidRPr="009C0F3E">
        <w:rPr>
          <w:rFonts w:cs="宋体" w:hint="eastAsia"/>
          <w:color w:val="000000"/>
          <w:kern w:val="0"/>
          <w:sz w:val="24"/>
          <w:lang w:bidi="ar"/>
        </w:rPr>
        <w:t>的数据，具有至少</w:t>
      </w:r>
      <w:r w:rsidRPr="009C0F3E">
        <w:rPr>
          <w:rFonts w:cs="宋体" w:hint="eastAsia"/>
          <w:color w:val="000000"/>
          <w:kern w:val="0"/>
          <w:sz w:val="24"/>
          <w:lang w:bidi="ar"/>
        </w:rPr>
        <w:t>100</w:t>
      </w:r>
      <w:r w:rsidRPr="009C0F3E">
        <w:rPr>
          <w:rFonts w:cs="宋体" w:hint="eastAsia"/>
          <w:color w:val="000000"/>
          <w:kern w:val="0"/>
          <w:sz w:val="24"/>
          <w:lang w:bidi="ar"/>
        </w:rPr>
        <w:t>万次的擦写周期，并且可以储存至少</w:t>
      </w:r>
      <w:r w:rsidRPr="009C0F3E">
        <w:rPr>
          <w:rFonts w:cs="宋体" w:hint="eastAsia"/>
          <w:color w:val="000000"/>
          <w:kern w:val="0"/>
          <w:sz w:val="24"/>
          <w:lang w:bidi="ar"/>
        </w:rPr>
        <w:t>100</w:t>
      </w:r>
      <w:r w:rsidRPr="009C0F3E">
        <w:rPr>
          <w:rFonts w:cs="宋体" w:hint="eastAsia"/>
          <w:color w:val="000000"/>
          <w:kern w:val="0"/>
          <w:sz w:val="24"/>
          <w:lang w:bidi="ar"/>
        </w:rPr>
        <w:t>年，稳定可靠。旗下还有其</w:t>
      </w:r>
      <w:r w:rsidR="00AB507C">
        <w:rPr>
          <w:rFonts w:cs="宋体" w:hint="eastAsia"/>
          <w:color w:val="000000"/>
          <w:kern w:val="0"/>
          <w:sz w:val="24"/>
          <w:lang w:bidi="ar"/>
        </w:rPr>
        <w:t>它</w:t>
      </w:r>
      <w:r w:rsidRPr="009C0F3E">
        <w:rPr>
          <w:rFonts w:cs="宋体" w:hint="eastAsia"/>
          <w:color w:val="000000"/>
          <w:kern w:val="0"/>
          <w:sz w:val="24"/>
          <w:lang w:bidi="ar"/>
        </w:rPr>
        <w:t>系列的容量，如</w:t>
      </w:r>
      <w:r w:rsidRPr="009C0F3E">
        <w:rPr>
          <w:rFonts w:cs="宋体" w:hint="eastAsia"/>
          <w:color w:val="000000"/>
          <w:kern w:val="0"/>
          <w:sz w:val="24"/>
          <w:lang w:bidi="ar"/>
        </w:rPr>
        <w:t>AT2</w:t>
      </w:r>
      <w:r w:rsidRPr="009C0F3E">
        <w:rPr>
          <w:rFonts w:cs="宋体" w:hint="eastAsia"/>
          <w:color w:val="000000"/>
          <w:kern w:val="0"/>
          <w:sz w:val="24"/>
          <w:lang w:bidi="ar"/>
        </w:rPr>
        <w:lastRenderedPageBreak/>
        <w:t>4C32</w:t>
      </w:r>
      <w:r w:rsidRPr="009C0F3E">
        <w:rPr>
          <w:rFonts w:cs="宋体" w:hint="eastAsia"/>
          <w:color w:val="000000"/>
          <w:kern w:val="0"/>
          <w:sz w:val="24"/>
          <w:lang w:bidi="ar"/>
        </w:rPr>
        <w:t>内部具有</w:t>
      </w:r>
      <w:r w:rsidRPr="009C0F3E">
        <w:rPr>
          <w:rFonts w:cs="宋体" w:hint="eastAsia"/>
          <w:color w:val="000000"/>
          <w:kern w:val="0"/>
          <w:sz w:val="24"/>
          <w:lang w:bidi="ar"/>
        </w:rPr>
        <w:t>4KB</w:t>
      </w:r>
      <w:r w:rsidRPr="009C0F3E">
        <w:rPr>
          <w:rFonts w:cs="宋体" w:hint="eastAsia"/>
          <w:color w:val="000000"/>
          <w:kern w:val="0"/>
          <w:sz w:val="24"/>
          <w:lang w:bidi="ar"/>
        </w:rPr>
        <w:t>（</w:t>
      </w:r>
      <w:r w:rsidRPr="009C0F3E">
        <w:rPr>
          <w:rFonts w:cs="宋体" w:hint="eastAsia"/>
          <w:color w:val="000000"/>
          <w:kern w:val="0"/>
          <w:sz w:val="24"/>
          <w:lang w:bidi="ar"/>
        </w:rPr>
        <w:t>4096</w:t>
      </w:r>
      <w:r w:rsidRPr="00804E02">
        <w:rPr>
          <w:rFonts w:cs="宋体" w:hint="eastAsia"/>
          <w:color w:val="000000"/>
          <w:kern w:val="0"/>
          <w:sz w:val="24"/>
          <w:lang w:bidi="ar"/>
        </w:rPr>
        <w:t>×</w:t>
      </w:r>
      <w:r w:rsidRPr="009C0F3E">
        <w:rPr>
          <w:rFonts w:cs="宋体" w:hint="eastAsia"/>
          <w:color w:val="000000"/>
          <w:kern w:val="0"/>
          <w:sz w:val="24"/>
          <w:lang w:bidi="ar"/>
        </w:rPr>
        <w:t>8</w:t>
      </w:r>
      <w:r w:rsidR="00B2513E">
        <w:rPr>
          <w:rFonts w:cs="宋体" w:hint="eastAsia"/>
          <w:color w:val="000000"/>
          <w:kern w:val="0"/>
          <w:sz w:val="24"/>
          <w:lang w:bidi="ar"/>
        </w:rPr>
        <w:t>bit</w:t>
      </w:r>
      <w:r w:rsidRPr="009C0F3E">
        <w:rPr>
          <w:rFonts w:cs="宋体" w:hint="eastAsia"/>
          <w:color w:val="000000"/>
          <w:kern w:val="0"/>
          <w:sz w:val="24"/>
          <w:lang w:bidi="ar"/>
        </w:rPr>
        <w:t>）空间。</w:t>
      </w:r>
    </w:p>
    <w:p w14:paraId="4F3AD85E" w14:textId="481BACCC" w:rsidR="00411EF2" w:rsidRPr="00804E02" w:rsidRDefault="009C0F3E" w:rsidP="00804E02">
      <w:pPr>
        <w:wordWrap w:val="0"/>
        <w:spacing w:line="360" w:lineRule="auto"/>
        <w:ind w:firstLineChars="200" w:firstLine="480"/>
        <w:rPr>
          <w:rFonts w:cs="宋体"/>
          <w:color w:val="000000"/>
          <w:kern w:val="0"/>
          <w:sz w:val="24"/>
          <w:lang w:bidi="ar"/>
        </w:rPr>
      </w:pPr>
      <w:r w:rsidRPr="009C0F3E">
        <w:rPr>
          <w:rFonts w:cs="宋体" w:hint="eastAsia"/>
          <w:color w:val="000000"/>
          <w:kern w:val="0"/>
          <w:sz w:val="24"/>
          <w:lang w:bidi="ar"/>
        </w:rPr>
        <w:t>所以本系统采用外挂一个</w:t>
      </w:r>
      <w:r w:rsidRPr="009C0F3E">
        <w:rPr>
          <w:rFonts w:cs="宋体" w:hint="eastAsia"/>
          <w:color w:val="000000"/>
          <w:kern w:val="0"/>
          <w:sz w:val="24"/>
          <w:lang w:bidi="ar"/>
        </w:rPr>
        <w:t>AT24C02</w:t>
      </w:r>
      <w:r w:rsidRPr="009C0F3E">
        <w:rPr>
          <w:rFonts w:cs="宋体" w:hint="eastAsia"/>
          <w:color w:val="000000"/>
          <w:kern w:val="0"/>
          <w:sz w:val="24"/>
          <w:lang w:bidi="ar"/>
        </w:rPr>
        <w:t>存储模块的方式来进行数据存储。它与</w:t>
      </w:r>
      <w:r w:rsidRPr="009C0F3E">
        <w:rPr>
          <w:rFonts w:cs="宋体" w:hint="eastAsia"/>
          <w:color w:val="000000"/>
          <w:kern w:val="0"/>
          <w:sz w:val="24"/>
          <w:lang w:bidi="ar"/>
        </w:rPr>
        <w:t>OLED</w:t>
      </w:r>
      <w:r w:rsidRPr="009C0F3E">
        <w:rPr>
          <w:rFonts w:cs="宋体" w:hint="eastAsia"/>
          <w:color w:val="000000"/>
          <w:kern w:val="0"/>
          <w:sz w:val="24"/>
          <w:lang w:bidi="ar"/>
        </w:rPr>
        <w:t>显示屏使用同一路</w:t>
      </w:r>
      <w:r w:rsidRPr="009C0F3E">
        <w:rPr>
          <w:rFonts w:cs="宋体" w:hint="eastAsia"/>
          <w:color w:val="000000"/>
          <w:kern w:val="0"/>
          <w:sz w:val="24"/>
          <w:lang w:bidi="ar"/>
        </w:rPr>
        <w:t>I2C</w:t>
      </w:r>
      <w:r w:rsidRPr="009C0F3E">
        <w:rPr>
          <w:rFonts w:cs="宋体" w:hint="eastAsia"/>
          <w:color w:val="000000"/>
          <w:kern w:val="0"/>
          <w:sz w:val="24"/>
          <w:lang w:bidi="ar"/>
        </w:rPr>
        <w:t>通讯，使用不同的从机地址区分设备型号。电路图如图</w:t>
      </w:r>
      <w:r w:rsidR="00607453" w:rsidRPr="00804E02">
        <w:rPr>
          <w:rFonts w:cs="宋体"/>
          <w:color w:val="000000"/>
          <w:kern w:val="0"/>
          <w:sz w:val="24"/>
          <w:lang w:bidi="ar"/>
        </w:rPr>
        <w:fldChar w:fldCharType="begin"/>
      </w:r>
      <w:r w:rsidR="00607453" w:rsidRPr="00804E02">
        <w:rPr>
          <w:rFonts w:cs="宋体"/>
          <w:color w:val="000000"/>
          <w:kern w:val="0"/>
          <w:sz w:val="24"/>
          <w:lang w:bidi="ar"/>
        </w:rPr>
        <w:instrText xml:space="preserve"> </w:instrText>
      </w:r>
      <w:r w:rsidR="00607453" w:rsidRPr="00804E02">
        <w:rPr>
          <w:rFonts w:cs="宋体" w:hint="eastAsia"/>
          <w:color w:val="000000"/>
          <w:kern w:val="0"/>
          <w:sz w:val="24"/>
          <w:lang w:bidi="ar"/>
        </w:rPr>
        <w:instrText>Seq eq \c</w:instrText>
      </w:r>
      <w:r w:rsidR="00607453" w:rsidRPr="00804E02">
        <w:rPr>
          <w:rFonts w:cs="宋体"/>
          <w:color w:val="000000"/>
          <w:kern w:val="0"/>
          <w:sz w:val="24"/>
          <w:lang w:bidi="ar"/>
        </w:rPr>
        <w:instrText xml:space="preserve"> </w:instrText>
      </w:r>
      <w:r w:rsidR="00607453" w:rsidRPr="00804E02">
        <w:rPr>
          <w:rFonts w:cs="宋体"/>
          <w:color w:val="000000"/>
          <w:kern w:val="0"/>
          <w:sz w:val="24"/>
          <w:lang w:bidi="ar"/>
        </w:rPr>
        <w:fldChar w:fldCharType="separate"/>
      </w:r>
      <w:r w:rsidR="00AB38DF">
        <w:rPr>
          <w:rFonts w:cs="宋体"/>
          <w:noProof/>
          <w:color w:val="000000"/>
          <w:kern w:val="0"/>
          <w:sz w:val="24"/>
          <w:lang w:bidi="ar"/>
        </w:rPr>
        <w:t>3</w:t>
      </w:r>
      <w:r w:rsidR="00607453" w:rsidRPr="00804E02">
        <w:rPr>
          <w:rFonts w:cs="宋体"/>
          <w:color w:val="000000"/>
          <w:kern w:val="0"/>
          <w:sz w:val="24"/>
          <w:lang w:bidi="ar"/>
        </w:rPr>
        <w:fldChar w:fldCharType="end"/>
      </w:r>
      <w:r w:rsidR="00607453" w:rsidRPr="00804E02">
        <w:rPr>
          <w:rFonts w:cs="宋体" w:hint="eastAsia"/>
          <w:color w:val="000000"/>
          <w:kern w:val="0"/>
          <w:sz w:val="24"/>
          <w:lang w:bidi="ar"/>
        </w:rPr>
        <w:t>.</w:t>
      </w:r>
      <w:r w:rsidR="00607453" w:rsidRPr="00804E02">
        <w:rPr>
          <w:rFonts w:cs="宋体"/>
          <w:color w:val="000000"/>
          <w:kern w:val="0"/>
          <w:sz w:val="24"/>
          <w:lang w:bidi="ar"/>
        </w:rPr>
        <w:fldChar w:fldCharType="begin"/>
      </w:r>
      <w:r w:rsidR="00607453" w:rsidRPr="00804E02">
        <w:rPr>
          <w:rFonts w:cs="宋体"/>
          <w:color w:val="000000"/>
          <w:kern w:val="0"/>
          <w:sz w:val="24"/>
          <w:lang w:bidi="ar"/>
        </w:rPr>
        <w:instrText xml:space="preserve"> </w:instrText>
      </w:r>
      <w:r w:rsidR="00607453" w:rsidRPr="00804E02">
        <w:rPr>
          <w:rFonts w:cs="宋体" w:hint="eastAsia"/>
          <w:color w:val="000000"/>
          <w:kern w:val="0"/>
          <w:sz w:val="24"/>
          <w:lang w:bidi="ar"/>
        </w:rPr>
        <w:instrText>Seq txt</w:instrText>
      </w:r>
      <w:r w:rsidR="00607453" w:rsidRPr="00804E02">
        <w:rPr>
          <w:rFonts w:cs="宋体"/>
          <w:color w:val="000000"/>
          <w:kern w:val="0"/>
          <w:sz w:val="24"/>
          <w:lang w:bidi="ar"/>
        </w:rPr>
        <w:instrText xml:space="preserve"> </w:instrText>
      </w:r>
      <w:r w:rsidR="00607453" w:rsidRPr="00804E02">
        <w:rPr>
          <w:rFonts w:cs="宋体"/>
          <w:color w:val="000000"/>
          <w:kern w:val="0"/>
          <w:sz w:val="24"/>
          <w:lang w:bidi="ar"/>
        </w:rPr>
        <w:fldChar w:fldCharType="separate"/>
      </w:r>
      <w:r w:rsidR="00AB38DF">
        <w:rPr>
          <w:rFonts w:cs="宋体"/>
          <w:noProof/>
          <w:color w:val="000000"/>
          <w:kern w:val="0"/>
          <w:sz w:val="24"/>
          <w:lang w:bidi="ar"/>
        </w:rPr>
        <w:t>28</w:t>
      </w:r>
      <w:r w:rsidR="00607453" w:rsidRPr="00804E02">
        <w:rPr>
          <w:rFonts w:cs="宋体"/>
          <w:color w:val="000000"/>
          <w:kern w:val="0"/>
          <w:sz w:val="24"/>
          <w:lang w:bidi="ar"/>
        </w:rPr>
        <w:fldChar w:fldCharType="end"/>
      </w:r>
      <w:r w:rsidRPr="009C0F3E">
        <w:rPr>
          <w:rFonts w:cs="宋体" w:hint="eastAsia"/>
          <w:color w:val="000000"/>
          <w:kern w:val="0"/>
          <w:sz w:val="24"/>
          <w:lang w:bidi="ar"/>
        </w:rPr>
        <w:t>所示</w:t>
      </w:r>
      <w:r w:rsidRPr="00804E02">
        <w:rPr>
          <w:rFonts w:cs="宋体" w:hint="eastAsia"/>
          <w:color w:val="000000"/>
          <w:kern w:val="0"/>
          <w:sz w:val="24"/>
          <w:lang w:bidi="ar"/>
        </w:rPr>
        <w:t>。</w:t>
      </w:r>
      <w:r w:rsidR="006C6ED4" w:rsidRPr="00804E02">
        <w:rPr>
          <w:rFonts w:cs="宋体" w:hint="eastAsia"/>
          <w:color w:val="000000"/>
          <w:kern w:val="0"/>
          <w:sz w:val="24"/>
          <w:lang w:bidi="ar"/>
        </w:rPr>
        <w:t>核心板的</w:t>
      </w:r>
      <w:r w:rsidR="006C6ED4" w:rsidRPr="00804E02">
        <w:rPr>
          <w:rFonts w:cs="宋体" w:hint="eastAsia"/>
          <w:color w:val="000000"/>
          <w:kern w:val="0"/>
          <w:sz w:val="24"/>
          <w:lang w:bidi="ar"/>
        </w:rPr>
        <w:t>PB6</w:t>
      </w:r>
      <w:r w:rsidR="006C6ED4" w:rsidRPr="00804E02">
        <w:rPr>
          <w:rFonts w:cs="宋体" w:hint="eastAsia"/>
          <w:color w:val="000000"/>
          <w:kern w:val="0"/>
          <w:sz w:val="24"/>
          <w:lang w:bidi="ar"/>
        </w:rPr>
        <w:t>与</w:t>
      </w:r>
      <w:r w:rsidR="00BA4B0A" w:rsidRPr="00804E02">
        <w:rPr>
          <w:rFonts w:cs="宋体" w:hint="eastAsia"/>
          <w:color w:val="000000"/>
          <w:kern w:val="0"/>
          <w:sz w:val="24"/>
          <w:lang w:bidi="ar"/>
        </w:rPr>
        <w:t>AT24C02</w:t>
      </w:r>
      <w:r w:rsidR="00BA4B0A" w:rsidRPr="00804E02">
        <w:rPr>
          <w:rFonts w:cs="宋体" w:hint="eastAsia"/>
          <w:color w:val="000000"/>
          <w:kern w:val="0"/>
          <w:sz w:val="24"/>
          <w:lang w:bidi="ar"/>
        </w:rPr>
        <w:t>的</w:t>
      </w:r>
      <w:r w:rsidR="00BA4B0A" w:rsidRPr="00804E02">
        <w:rPr>
          <w:rFonts w:cs="宋体" w:hint="eastAsia"/>
          <w:color w:val="000000"/>
          <w:kern w:val="0"/>
          <w:sz w:val="24"/>
          <w:lang w:bidi="ar"/>
        </w:rPr>
        <w:t>SCL</w:t>
      </w:r>
      <w:r w:rsidR="00BA4B0A" w:rsidRPr="00804E02">
        <w:rPr>
          <w:rFonts w:cs="宋体" w:hint="eastAsia"/>
          <w:color w:val="000000"/>
          <w:kern w:val="0"/>
          <w:sz w:val="24"/>
          <w:lang w:bidi="ar"/>
        </w:rPr>
        <w:t>连接，</w:t>
      </w:r>
      <w:r w:rsidR="00BA4B0A" w:rsidRPr="00804E02">
        <w:rPr>
          <w:rFonts w:cs="宋体" w:hint="eastAsia"/>
          <w:color w:val="000000"/>
          <w:kern w:val="0"/>
          <w:sz w:val="24"/>
          <w:lang w:bidi="ar"/>
        </w:rPr>
        <w:t>PB7</w:t>
      </w:r>
      <w:r w:rsidR="00BA4B0A" w:rsidRPr="00804E02">
        <w:rPr>
          <w:rFonts w:cs="宋体" w:hint="eastAsia"/>
          <w:color w:val="000000"/>
          <w:kern w:val="0"/>
          <w:sz w:val="24"/>
          <w:lang w:bidi="ar"/>
        </w:rPr>
        <w:t>与</w:t>
      </w:r>
      <w:r w:rsidR="001141DD" w:rsidRPr="00804E02">
        <w:rPr>
          <w:rFonts w:cs="宋体" w:hint="eastAsia"/>
          <w:color w:val="000000"/>
          <w:kern w:val="0"/>
          <w:sz w:val="24"/>
          <w:lang w:bidi="ar"/>
        </w:rPr>
        <w:t>其</w:t>
      </w:r>
      <w:r w:rsidR="00BA4B0A" w:rsidRPr="00804E02">
        <w:rPr>
          <w:rFonts w:cs="宋体" w:hint="eastAsia"/>
          <w:color w:val="000000"/>
          <w:kern w:val="0"/>
          <w:sz w:val="24"/>
          <w:lang w:bidi="ar"/>
        </w:rPr>
        <w:t>SDA</w:t>
      </w:r>
      <w:r w:rsidR="00BA4B0A" w:rsidRPr="00804E02">
        <w:rPr>
          <w:rFonts w:cs="宋体" w:hint="eastAsia"/>
          <w:color w:val="000000"/>
          <w:kern w:val="0"/>
          <w:sz w:val="24"/>
          <w:lang w:bidi="ar"/>
        </w:rPr>
        <w:t>连接。</w:t>
      </w:r>
    </w:p>
    <w:p w14:paraId="65FE9C19" w14:textId="2398A58C" w:rsidR="004870BA" w:rsidRDefault="006C6ED4" w:rsidP="006621DD">
      <w:pPr>
        <w:wordWrap w:val="0"/>
        <w:spacing w:line="360" w:lineRule="auto"/>
        <w:jc w:val="center"/>
        <w:rPr>
          <w:sz w:val="24"/>
        </w:rPr>
      </w:pPr>
      <w:r>
        <w:rPr>
          <w:noProof/>
          <w:sz w:val="24"/>
        </w:rPr>
        <w:drawing>
          <wp:inline distT="0" distB="0" distL="0" distR="0" wp14:anchorId="17E56103" wp14:editId="5EDB715B">
            <wp:extent cx="2343150" cy="1727200"/>
            <wp:effectExtent l="0" t="0" r="0" b="6350"/>
            <wp:docPr id="11749372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43150" cy="1727200"/>
                    </a:xfrm>
                    <a:prstGeom prst="rect">
                      <a:avLst/>
                    </a:prstGeom>
                    <a:noFill/>
                    <a:ln>
                      <a:noFill/>
                    </a:ln>
                  </pic:spPr>
                </pic:pic>
              </a:graphicData>
            </a:graphic>
          </wp:inline>
        </w:drawing>
      </w:r>
    </w:p>
    <w:p w14:paraId="63E6026A" w14:textId="4159B5BC" w:rsidR="004870BA" w:rsidRPr="004870BA" w:rsidRDefault="004870BA"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28</w:t>
      </w:r>
      <w:r w:rsidR="00A16CFD">
        <w:rPr>
          <w:rFonts w:ascii="Times New Roman" w:hAnsi="Times New Roman"/>
          <w:sz w:val="21"/>
          <w:szCs w:val="21"/>
        </w:rPr>
        <w:fldChar w:fldCharType="end"/>
      </w:r>
      <w:r w:rsidR="00E65F60">
        <w:rPr>
          <w:rFonts w:ascii="Times New Roman" w:hAnsi="Times New Roman" w:hint="eastAsia"/>
          <w:sz w:val="21"/>
          <w:szCs w:val="21"/>
        </w:rPr>
        <w:t xml:space="preserve"> </w:t>
      </w:r>
      <w:r w:rsidR="001141DD">
        <w:rPr>
          <w:rFonts w:ascii="Times New Roman" w:hAnsi="Times New Roman" w:hint="eastAsia"/>
          <w:sz w:val="21"/>
          <w:szCs w:val="21"/>
        </w:rPr>
        <w:t>AT24C02</w:t>
      </w:r>
      <w:r w:rsidRPr="004C6C42">
        <w:rPr>
          <w:rFonts w:ascii="Times New Roman" w:hAnsi="Times New Roman" w:hint="eastAsia"/>
          <w:sz w:val="21"/>
          <w:szCs w:val="21"/>
        </w:rPr>
        <w:t>电路</w:t>
      </w:r>
    </w:p>
    <w:p w14:paraId="028B4F58" w14:textId="5ADBEE55" w:rsidR="00622490" w:rsidRDefault="00622490" w:rsidP="006621DD">
      <w:pPr>
        <w:wordWrap w:val="0"/>
        <w:spacing w:beforeLines="50" w:before="156" w:afterLines="50" w:after="156" w:line="360" w:lineRule="auto"/>
        <w:outlineLvl w:val="1"/>
        <w:rPr>
          <w:rFonts w:eastAsia="黑体"/>
          <w:sz w:val="24"/>
        </w:rPr>
      </w:pPr>
      <w:bookmarkStart w:id="79" w:name="_Toc198501312"/>
      <w:r w:rsidRPr="00CD6AF6">
        <w:rPr>
          <w:rFonts w:eastAsia="黑体" w:hint="eastAsia"/>
          <w:sz w:val="28"/>
          <w:szCs w:val="28"/>
        </w:rPr>
        <w:t>3</w:t>
      </w:r>
      <w:r>
        <w:rPr>
          <w:rFonts w:eastAsia="黑体" w:hint="eastAsia"/>
          <w:sz w:val="28"/>
          <w:szCs w:val="28"/>
        </w:rPr>
        <w:t>.</w:t>
      </w:r>
      <w:r w:rsidR="00D25B12">
        <w:rPr>
          <w:rFonts w:eastAsia="黑体" w:hint="eastAsia"/>
          <w:sz w:val="28"/>
          <w:szCs w:val="28"/>
        </w:rPr>
        <w:t>1</w:t>
      </w:r>
      <w:r w:rsidR="00EC3F8B">
        <w:rPr>
          <w:rFonts w:eastAsia="黑体" w:hint="eastAsia"/>
          <w:sz w:val="28"/>
          <w:szCs w:val="28"/>
        </w:rPr>
        <w:t>2</w:t>
      </w:r>
      <w:r>
        <w:rPr>
          <w:rFonts w:eastAsia="黑体" w:hint="eastAsia"/>
          <w:sz w:val="28"/>
          <w:szCs w:val="28"/>
        </w:rPr>
        <w:t xml:space="preserve">　</w:t>
      </w:r>
      <w:r w:rsidR="003C3C17" w:rsidRPr="003C3C17">
        <w:rPr>
          <w:rFonts w:eastAsia="黑体" w:hint="eastAsia"/>
          <w:sz w:val="28"/>
          <w:szCs w:val="28"/>
        </w:rPr>
        <w:t>楼宇人员信息检测系统控制器</w:t>
      </w:r>
      <w:r>
        <w:rPr>
          <w:rFonts w:eastAsia="黑体" w:hint="eastAsia"/>
          <w:sz w:val="28"/>
          <w:szCs w:val="28"/>
        </w:rPr>
        <w:t>（</w:t>
      </w:r>
      <w:r w:rsidRPr="00802AA2">
        <w:rPr>
          <w:rFonts w:eastAsia="黑体" w:hint="eastAsia"/>
          <w:sz w:val="28"/>
          <w:szCs w:val="28"/>
        </w:rPr>
        <w:t>g</w:t>
      </w:r>
      <w:r>
        <w:rPr>
          <w:rFonts w:eastAsia="黑体" w:hint="eastAsia"/>
          <w:sz w:val="28"/>
          <w:szCs w:val="28"/>
        </w:rPr>
        <w:t>）</w:t>
      </w:r>
      <w:bookmarkEnd w:id="79"/>
    </w:p>
    <w:p w14:paraId="5985F16A" w14:textId="4EB5C3F7" w:rsidR="00622490" w:rsidRDefault="00754672" w:rsidP="002A7229">
      <w:pPr>
        <w:wordWrap w:val="0"/>
        <w:spacing w:line="360" w:lineRule="auto"/>
        <w:ind w:firstLineChars="200" w:firstLine="480"/>
        <w:rPr>
          <w:color w:val="000000"/>
          <w:sz w:val="24"/>
        </w:rPr>
      </w:pPr>
      <w:r>
        <w:rPr>
          <w:rFonts w:cs="宋体" w:hint="eastAsia"/>
          <w:color w:val="000000"/>
          <w:kern w:val="0"/>
          <w:sz w:val="24"/>
          <w:lang w:bidi="ar"/>
        </w:rPr>
        <w:t>系统的楼宇人员信息检测系统也有一个主控</w:t>
      </w:r>
      <w:r w:rsidRPr="00802AA2">
        <w:rPr>
          <w:rFonts w:cs="宋体" w:hint="eastAsia"/>
          <w:color w:val="000000"/>
          <w:kern w:val="0"/>
          <w:sz w:val="24"/>
          <w:lang w:bidi="ar"/>
        </w:rPr>
        <w:t>MCU</w:t>
      </w:r>
      <w:r>
        <w:rPr>
          <w:rFonts w:cs="宋体" w:hint="eastAsia"/>
          <w:color w:val="000000"/>
          <w:kern w:val="0"/>
          <w:sz w:val="24"/>
          <w:lang w:bidi="ar"/>
        </w:rPr>
        <w:t>，采用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103</w:t>
      </w:r>
      <w:r w:rsidRPr="00802AA2">
        <w:rPr>
          <w:rFonts w:cs="宋体" w:hint="eastAsia"/>
          <w:color w:val="000000"/>
          <w:kern w:val="0"/>
          <w:sz w:val="24"/>
          <w:lang w:bidi="ar"/>
        </w:rPr>
        <w:t>C</w:t>
      </w:r>
      <w:r w:rsidRPr="00CD6AF6">
        <w:rPr>
          <w:rFonts w:cs="宋体" w:hint="eastAsia"/>
          <w:color w:val="000000"/>
          <w:kern w:val="0"/>
          <w:sz w:val="24"/>
          <w:lang w:bidi="ar"/>
        </w:rPr>
        <w:t>8</w:t>
      </w:r>
      <w:r w:rsidRPr="00802AA2">
        <w:rPr>
          <w:rFonts w:cs="宋体" w:hint="eastAsia"/>
          <w:color w:val="000000"/>
          <w:kern w:val="0"/>
          <w:sz w:val="24"/>
          <w:lang w:bidi="ar"/>
        </w:rPr>
        <w:t>T</w:t>
      </w:r>
      <w:r w:rsidRPr="00CD6AF6">
        <w:rPr>
          <w:rFonts w:cs="宋体" w:hint="eastAsia"/>
          <w:color w:val="000000"/>
          <w:kern w:val="0"/>
          <w:sz w:val="24"/>
          <w:lang w:bidi="ar"/>
        </w:rPr>
        <w:t>6</w:t>
      </w:r>
      <w:r>
        <w:rPr>
          <w:rFonts w:cs="宋体" w:hint="eastAsia"/>
          <w:color w:val="000000"/>
          <w:kern w:val="0"/>
          <w:sz w:val="24"/>
          <w:lang w:bidi="ar"/>
        </w:rPr>
        <w:t>与外设相连，</w:t>
      </w:r>
      <w:r w:rsidR="00D003A0">
        <w:rPr>
          <w:rFonts w:cs="宋体" w:hint="eastAsia"/>
          <w:color w:val="000000"/>
          <w:kern w:val="0"/>
          <w:sz w:val="24"/>
          <w:lang w:bidi="ar"/>
        </w:rPr>
        <w:t>负责刷卡认证、指纹识别</w:t>
      </w:r>
      <w:r w:rsidR="0003262C">
        <w:rPr>
          <w:rFonts w:cs="宋体" w:hint="eastAsia"/>
          <w:color w:val="000000"/>
          <w:kern w:val="0"/>
          <w:sz w:val="24"/>
          <w:lang w:bidi="ar"/>
        </w:rPr>
        <w:t>、驱动舵机开关</w:t>
      </w:r>
      <w:r w:rsidR="00AF1613">
        <w:rPr>
          <w:rFonts w:cs="宋体" w:hint="eastAsia"/>
          <w:color w:val="000000"/>
          <w:kern w:val="0"/>
          <w:sz w:val="24"/>
          <w:lang w:bidi="ar"/>
        </w:rPr>
        <w:t>闸机等，</w:t>
      </w:r>
      <w:r w:rsidR="009B28B3">
        <w:rPr>
          <w:rFonts w:cs="宋体" w:hint="eastAsia"/>
          <w:color w:val="000000"/>
          <w:kern w:val="0"/>
          <w:sz w:val="24"/>
          <w:lang w:bidi="ar"/>
        </w:rPr>
        <w:t>电路同样包含</w:t>
      </w:r>
      <w:r w:rsidR="00C1776B">
        <w:rPr>
          <w:rFonts w:cs="宋体" w:hint="eastAsia"/>
          <w:color w:val="000000"/>
          <w:kern w:val="0"/>
          <w:sz w:val="24"/>
          <w:lang w:bidi="ar"/>
        </w:rPr>
        <w:t>晶振电路、复位电路、电源电路等。</w:t>
      </w:r>
      <w:r w:rsidR="000B0B18">
        <w:rPr>
          <w:rFonts w:hint="eastAsia"/>
          <w:color w:val="000000"/>
          <w:sz w:val="24"/>
        </w:rPr>
        <w:t>芯片连接引脚图如图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29</w:t>
      </w:r>
      <w:r w:rsidR="00607453" w:rsidRPr="00607453">
        <w:rPr>
          <w:sz w:val="24"/>
        </w:rPr>
        <w:fldChar w:fldCharType="end"/>
      </w:r>
      <w:r w:rsidR="000B0B18">
        <w:rPr>
          <w:rFonts w:hint="eastAsia"/>
          <w:color w:val="000000"/>
          <w:sz w:val="24"/>
        </w:rPr>
        <w:t>所示。</w:t>
      </w:r>
      <w:r w:rsidR="00B83490">
        <w:rPr>
          <w:rFonts w:hint="eastAsia"/>
          <w:color w:val="000000"/>
          <w:sz w:val="24"/>
        </w:rPr>
        <w:t>晶振电路</w:t>
      </w:r>
      <w:r w:rsidR="00154EEE">
        <w:rPr>
          <w:rFonts w:hint="eastAsia"/>
          <w:color w:val="000000"/>
          <w:sz w:val="24"/>
        </w:rPr>
        <w:t>、复位、电源电路如图</w:t>
      </w:r>
      <w:r w:rsidR="00154EEE" w:rsidRPr="00607453">
        <w:rPr>
          <w:sz w:val="24"/>
        </w:rPr>
        <w:fldChar w:fldCharType="begin"/>
      </w:r>
      <w:r w:rsidR="00154EEE" w:rsidRPr="00607453">
        <w:rPr>
          <w:sz w:val="24"/>
        </w:rPr>
        <w:instrText xml:space="preserve"> </w:instrText>
      </w:r>
      <w:r w:rsidR="00154EEE" w:rsidRPr="00607453">
        <w:rPr>
          <w:rFonts w:hint="eastAsia"/>
          <w:sz w:val="24"/>
        </w:rPr>
        <w:instrText>Seq eq \c</w:instrText>
      </w:r>
      <w:r w:rsidR="00154EEE" w:rsidRPr="00607453">
        <w:rPr>
          <w:sz w:val="24"/>
        </w:rPr>
        <w:instrText xml:space="preserve"> </w:instrText>
      </w:r>
      <w:r w:rsidR="00154EEE" w:rsidRPr="00607453">
        <w:rPr>
          <w:sz w:val="24"/>
        </w:rPr>
        <w:fldChar w:fldCharType="separate"/>
      </w:r>
      <w:r w:rsidR="00AB38DF">
        <w:rPr>
          <w:noProof/>
          <w:sz w:val="24"/>
        </w:rPr>
        <w:t>3</w:t>
      </w:r>
      <w:r w:rsidR="00154EEE" w:rsidRPr="00607453">
        <w:rPr>
          <w:sz w:val="24"/>
        </w:rPr>
        <w:fldChar w:fldCharType="end"/>
      </w:r>
      <w:r w:rsidR="00154EEE" w:rsidRPr="00607453">
        <w:rPr>
          <w:rFonts w:hint="eastAsia"/>
          <w:sz w:val="24"/>
        </w:rPr>
        <w:t>.</w:t>
      </w:r>
      <w:r w:rsidR="00154EEE" w:rsidRPr="00607453">
        <w:rPr>
          <w:sz w:val="24"/>
        </w:rPr>
        <w:fldChar w:fldCharType="begin"/>
      </w:r>
      <w:r w:rsidR="00154EEE" w:rsidRPr="00607453">
        <w:rPr>
          <w:sz w:val="24"/>
        </w:rPr>
        <w:instrText xml:space="preserve"> </w:instrText>
      </w:r>
      <w:r w:rsidR="00154EEE" w:rsidRPr="00607453">
        <w:rPr>
          <w:rFonts w:hint="eastAsia"/>
          <w:sz w:val="24"/>
        </w:rPr>
        <w:instrText>Seq txt</w:instrText>
      </w:r>
      <w:r w:rsidR="00154EEE" w:rsidRPr="00607453">
        <w:rPr>
          <w:sz w:val="24"/>
        </w:rPr>
        <w:instrText xml:space="preserve"> </w:instrText>
      </w:r>
      <w:r w:rsidR="00154EEE" w:rsidRPr="00607453">
        <w:rPr>
          <w:sz w:val="24"/>
        </w:rPr>
        <w:fldChar w:fldCharType="separate"/>
      </w:r>
      <w:r w:rsidR="00AB38DF">
        <w:rPr>
          <w:noProof/>
          <w:sz w:val="24"/>
        </w:rPr>
        <w:t>30</w:t>
      </w:r>
      <w:r w:rsidR="00154EEE" w:rsidRPr="00607453">
        <w:rPr>
          <w:sz w:val="24"/>
        </w:rPr>
        <w:fldChar w:fldCharType="end"/>
      </w:r>
      <w:r w:rsidR="00154EEE">
        <w:rPr>
          <w:rFonts w:hint="eastAsia"/>
          <w:color w:val="000000"/>
          <w:sz w:val="24"/>
        </w:rPr>
        <w:t>所示。</w:t>
      </w:r>
    </w:p>
    <w:p w14:paraId="02174328" w14:textId="54B152B2" w:rsidR="00B11AD8" w:rsidRDefault="00502920" w:rsidP="006621DD">
      <w:pPr>
        <w:wordWrap w:val="0"/>
        <w:spacing w:line="360" w:lineRule="auto"/>
        <w:jc w:val="center"/>
        <w:rPr>
          <w:sz w:val="24"/>
        </w:rPr>
      </w:pPr>
      <w:r>
        <w:rPr>
          <w:noProof/>
          <w:sz w:val="24"/>
        </w:rPr>
        <w:drawing>
          <wp:inline distT="0" distB="0" distL="0" distR="0" wp14:anchorId="329ADFF5" wp14:editId="2F7CB952">
            <wp:extent cx="4817660" cy="2463340"/>
            <wp:effectExtent l="0" t="0" r="2540" b="0"/>
            <wp:docPr id="17496697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26463" cy="2467841"/>
                    </a:xfrm>
                    <a:prstGeom prst="rect">
                      <a:avLst/>
                    </a:prstGeom>
                    <a:noFill/>
                    <a:ln>
                      <a:noFill/>
                    </a:ln>
                  </pic:spPr>
                </pic:pic>
              </a:graphicData>
            </a:graphic>
          </wp:inline>
        </w:drawing>
      </w:r>
    </w:p>
    <w:p w14:paraId="43195B83" w14:textId="7E6740AE" w:rsidR="00B11AD8" w:rsidRDefault="00B11AD8"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AB38DF">
        <w:rPr>
          <w:rFonts w:ascii="Times New Roman" w:hAnsi="Times New Roman"/>
          <w:noProof/>
          <w:sz w:val="21"/>
          <w:szCs w:val="21"/>
        </w:rPr>
        <w:t>29</w:t>
      </w:r>
      <w:r w:rsidR="00A16CFD">
        <w:rPr>
          <w:rFonts w:ascii="Times New Roman" w:hAnsi="Times New Roman"/>
          <w:sz w:val="21"/>
          <w:szCs w:val="21"/>
        </w:rPr>
        <w:fldChar w:fldCharType="end"/>
      </w:r>
      <w:r w:rsidR="00E65F60">
        <w:rPr>
          <w:rFonts w:ascii="Times New Roman" w:hAnsi="Times New Roman" w:hint="eastAsia"/>
          <w:sz w:val="21"/>
          <w:szCs w:val="21"/>
        </w:rPr>
        <w:t xml:space="preserve">  </w:t>
      </w:r>
      <w:r w:rsidR="007079E3">
        <w:rPr>
          <w:rFonts w:ascii="Times New Roman" w:hAnsi="Times New Roman" w:hint="eastAsia"/>
          <w:sz w:val="21"/>
          <w:szCs w:val="21"/>
        </w:rPr>
        <w:t>楼宇人员信息检测系统主控</w:t>
      </w:r>
    </w:p>
    <w:p w14:paraId="56B02648" w14:textId="421DB436" w:rsidR="00154EEE" w:rsidRDefault="003C220E" w:rsidP="00154EEE">
      <w:pPr>
        <w:wordWrap w:val="0"/>
        <w:spacing w:line="360" w:lineRule="auto"/>
        <w:jc w:val="center"/>
        <w:rPr>
          <w:sz w:val="24"/>
        </w:rPr>
      </w:pPr>
      <w:r>
        <w:rPr>
          <w:noProof/>
          <w:sz w:val="24"/>
        </w:rPr>
        <w:lastRenderedPageBreak/>
        <w:drawing>
          <wp:inline distT="0" distB="0" distL="0" distR="0" wp14:anchorId="461E3404" wp14:editId="12F18941">
            <wp:extent cx="3518611" cy="2063282"/>
            <wp:effectExtent l="0" t="0" r="5715" b="0"/>
            <wp:docPr id="18534196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32901" cy="2071662"/>
                    </a:xfrm>
                    <a:prstGeom prst="rect">
                      <a:avLst/>
                    </a:prstGeom>
                    <a:noFill/>
                    <a:ln>
                      <a:noFill/>
                    </a:ln>
                  </pic:spPr>
                </pic:pic>
              </a:graphicData>
            </a:graphic>
          </wp:inline>
        </w:drawing>
      </w:r>
    </w:p>
    <w:p w14:paraId="3EB98EC5" w14:textId="137B77E5" w:rsidR="00154EEE" w:rsidRPr="004C6C42" w:rsidRDefault="00154EEE" w:rsidP="00154EEE">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30</w:t>
      </w:r>
      <w:r>
        <w:rPr>
          <w:rFonts w:ascii="Times New Roman" w:hAnsi="Times New Roman"/>
          <w:sz w:val="21"/>
          <w:szCs w:val="21"/>
        </w:rPr>
        <w:fldChar w:fldCharType="end"/>
      </w:r>
      <w:r w:rsidR="00AC1AA2">
        <w:rPr>
          <w:rFonts w:ascii="Times New Roman" w:hAnsi="Times New Roman" w:hint="eastAsia"/>
          <w:sz w:val="21"/>
          <w:szCs w:val="21"/>
        </w:rPr>
        <w:t xml:space="preserve"> </w:t>
      </w:r>
      <w:r>
        <w:rPr>
          <w:rFonts w:ascii="Times New Roman" w:hAnsi="Times New Roman" w:hint="eastAsia"/>
          <w:sz w:val="21"/>
          <w:szCs w:val="21"/>
        </w:rPr>
        <w:t>楼宇人员信息检测系统晶振、复位、电源电路</w:t>
      </w:r>
    </w:p>
    <w:p w14:paraId="4809EDA1" w14:textId="0777BC62" w:rsidR="00622490" w:rsidRDefault="00622490" w:rsidP="006621DD">
      <w:pPr>
        <w:wordWrap w:val="0"/>
        <w:spacing w:beforeLines="50" w:before="156" w:afterLines="50" w:after="156" w:line="360" w:lineRule="auto"/>
        <w:outlineLvl w:val="1"/>
        <w:rPr>
          <w:rFonts w:eastAsia="黑体"/>
          <w:sz w:val="24"/>
        </w:rPr>
      </w:pPr>
      <w:bookmarkStart w:id="80" w:name="_Toc198501313"/>
      <w:r w:rsidRPr="00CD6AF6">
        <w:rPr>
          <w:rFonts w:eastAsia="黑体" w:hint="eastAsia"/>
          <w:sz w:val="28"/>
          <w:szCs w:val="28"/>
        </w:rPr>
        <w:t>3</w:t>
      </w:r>
      <w:r>
        <w:rPr>
          <w:rFonts w:eastAsia="黑体" w:hint="eastAsia"/>
          <w:sz w:val="28"/>
          <w:szCs w:val="28"/>
        </w:rPr>
        <w:t>.</w:t>
      </w:r>
      <w:r w:rsidR="00754672" w:rsidRPr="00CD6AF6">
        <w:rPr>
          <w:rFonts w:eastAsia="黑体" w:hint="eastAsia"/>
          <w:sz w:val="28"/>
          <w:szCs w:val="28"/>
        </w:rPr>
        <w:t>1</w:t>
      </w:r>
      <w:r w:rsidR="00EC3F8B">
        <w:rPr>
          <w:rFonts w:eastAsia="黑体" w:hint="eastAsia"/>
          <w:sz w:val="28"/>
          <w:szCs w:val="28"/>
        </w:rPr>
        <w:t>3</w:t>
      </w:r>
      <w:r>
        <w:rPr>
          <w:rFonts w:eastAsia="黑体" w:hint="eastAsia"/>
          <w:sz w:val="28"/>
          <w:szCs w:val="28"/>
        </w:rPr>
        <w:t xml:space="preserve">　</w:t>
      </w:r>
      <w:r w:rsidRPr="00802AA2">
        <w:rPr>
          <w:rFonts w:eastAsia="黑体" w:hint="eastAsia"/>
          <w:sz w:val="28"/>
          <w:szCs w:val="28"/>
        </w:rPr>
        <w:t>RFID</w:t>
      </w:r>
      <w:r>
        <w:rPr>
          <w:rFonts w:eastAsia="黑体" w:hint="eastAsia"/>
          <w:sz w:val="28"/>
          <w:szCs w:val="28"/>
        </w:rPr>
        <w:t xml:space="preserve"> </w:t>
      </w:r>
      <w:r w:rsidRPr="00802AA2">
        <w:rPr>
          <w:rFonts w:eastAsia="黑体" w:hint="eastAsia"/>
          <w:sz w:val="28"/>
          <w:szCs w:val="28"/>
        </w:rPr>
        <w:t>RC</w:t>
      </w:r>
      <w:r w:rsidRPr="00CD6AF6">
        <w:rPr>
          <w:rFonts w:eastAsia="黑体" w:hint="eastAsia"/>
          <w:sz w:val="28"/>
          <w:szCs w:val="28"/>
        </w:rPr>
        <w:t>522</w:t>
      </w:r>
      <w:r>
        <w:rPr>
          <w:rFonts w:eastAsia="黑体" w:hint="eastAsia"/>
          <w:sz w:val="28"/>
          <w:szCs w:val="28"/>
        </w:rPr>
        <w:t>刷卡模块（</w:t>
      </w:r>
      <w:r w:rsidRPr="00802AA2">
        <w:rPr>
          <w:rFonts w:eastAsia="黑体" w:hint="eastAsia"/>
          <w:sz w:val="28"/>
          <w:szCs w:val="28"/>
        </w:rPr>
        <w:t>g</w:t>
      </w:r>
      <w:r>
        <w:rPr>
          <w:rFonts w:eastAsia="黑体" w:hint="eastAsia"/>
          <w:sz w:val="28"/>
          <w:szCs w:val="28"/>
        </w:rPr>
        <w:t>.</w:t>
      </w:r>
      <w:r w:rsidRPr="00CD6AF6">
        <w:rPr>
          <w:rFonts w:eastAsia="黑体" w:hint="eastAsia"/>
          <w:sz w:val="28"/>
          <w:szCs w:val="28"/>
        </w:rPr>
        <w:t>5</w:t>
      </w:r>
      <w:r w:rsidR="002A6AC3">
        <w:rPr>
          <w:rFonts w:eastAsia="黑体" w:hint="eastAsia"/>
          <w:sz w:val="28"/>
          <w:szCs w:val="28"/>
        </w:rPr>
        <w:t>ck</w:t>
      </w:r>
      <w:r>
        <w:rPr>
          <w:rFonts w:eastAsia="黑体" w:hint="eastAsia"/>
          <w:sz w:val="28"/>
          <w:szCs w:val="28"/>
        </w:rPr>
        <w:t>）</w:t>
      </w:r>
      <w:bookmarkEnd w:id="80"/>
    </w:p>
    <w:p w14:paraId="3FEE19D9" w14:textId="2965E4E4" w:rsidR="00622490" w:rsidRDefault="00622490"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楼宇人员信息检测系统</w:t>
      </w:r>
      <w:r w:rsidRPr="00D477DF">
        <w:rPr>
          <w:rFonts w:cs="宋体" w:hint="eastAsia"/>
          <w:color w:val="000000"/>
          <w:kern w:val="0"/>
          <w:sz w:val="24"/>
          <w:lang w:bidi="ar"/>
        </w:rPr>
        <w:t>添加信息需要管理员认证，所以，采用一个</w:t>
      </w:r>
      <w:r w:rsidRPr="00802AA2">
        <w:rPr>
          <w:rFonts w:cs="宋体" w:hint="eastAsia"/>
          <w:color w:val="000000"/>
          <w:kern w:val="0"/>
          <w:sz w:val="24"/>
          <w:lang w:bidi="ar"/>
        </w:rPr>
        <w:t>RC</w:t>
      </w:r>
      <w:r w:rsidRPr="00CD6AF6">
        <w:rPr>
          <w:rFonts w:cs="宋体" w:hint="eastAsia"/>
          <w:color w:val="000000"/>
          <w:kern w:val="0"/>
          <w:sz w:val="24"/>
          <w:lang w:bidi="ar"/>
        </w:rPr>
        <w:t>522</w:t>
      </w:r>
      <w:r w:rsidRPr="00D477DF">
        <w:rPr>
          <w:rFonts w:cs="宋体" w:hint="eastAsia"/>
          <w:color w:val="000000"/>
          <w:kern w:val="0"/>
          <w:sz w:val="24"/>
          <w:lang w:bidi="ar"/>
        </w:rPr>
        <w:t>刷卡模块来进行管理员认证检测。它的核心是</w:t>
      </w:r>
      <w:r w:rsidRPr="00802AA2">
        <w:rPr>
          <w:rFonts w:cs="宋体" w:hint="eastAsia"/>
          <w:color w:val="000000"/>
          <w:kern w:val="0"/>
          <w:sz w:val="24"/>
          <w:lang w:bidi="ar"/>
        </w:rPr>
        <w:t>MFRC</w:t>
      </w:r>
      <w:r w:rsidRPr="00CD6AF6">
        <w:rPr>
          <w:rFonts w:cs="宋体" w:hint="eastAsia"/>
          <w:color w:val="000000"/>
          <w:kern w:val="0"/>
          <w:sz w:val="24"/>
          <w:lang w:bidi="ar"/>
        </w:rPr>
        <w:t>522</w:t>
      </w:r>
      <w:r w:rsidRPr="00D477DF">
        <w:rPr>
          <w:rFonts w:cs="宋体" w:hint="eastAsia"/>
          <w:color w:val="000000"/>
          <w:kern w:val="0"/>
          <w:sz w:val="24"/>
          <w:lang w:bidi="ar"/>
        </w:rPr>
        <w:t>芯片，通过外部天线发射</w:t>
      </w:r>
      <w:r w:rsidRPr="00CD6AF6">
        <w:rPr>
          <w:rFonts w:cs="宋体" w:hint="eastAsia"/>
          <w:color w:val="000000"/>
          <w:kern w:val="0"/>
          <w:sz w:val="24"/>
          <w:lang w:bidi="ar"/>
        </w:rPr>
        <w:t>13</w:t>
      </w:r>
      <w:r w:rsidRPr="00D477DF">
        <w:rPr>
          <w:rFonts w:cs="宋体" w:hint="eastAsia"/>
          <w:color w:val="000000"/>
          <w:kern w:val="0"/>
          <w:sz w:val="24"/>
          <w:lang w:bidi="ar"/>
        </w:rPr>
        <w:t>.</w:t>
      </w:r>
      <w:r w:rsidRPr="00CD6AF6">
        <w:rPr>
          <w:rFonts w:cs="宋体" w:hint="eastAsia"/>
          <w:color w:val="000000"/>
          <w:kern w:val="0"/>
          <w:sz w:val="24"/>
          <w:lang w:bidi="ar"/>
        </w:rPr>
        <w:t>56</w:t>
      </w:r>
      <w:r w:rsidRPr="00802AA2">
        <w:rPr>
          <w:rFonts w:cs="宋体" w:hint="eastAsia"/>
          <w:color w:val="000000"/>
          <w:kern w:val="0"/>
          <w:sz w:val="24"/>
          <w:lang w:bidi="ar"/>
        </w:rPr>
        <w:t>MHz</w:t>
      </w:r>
      <w:r w:rsidRPr="00D477DF">
        <w:rPr>
          <w:rFonts w:cs="宋体" w:hint="eastAsia"/>
          <w:color w:val="000000"/>
          <w:kern w:val="0"/>
          <w:sz w:val="24"/>
          <w:lang w:bidi="ar"/>
        </w:rPr>
        <w:t>的射频信号形</w:t>
      </w:r>
      <w:r w:rsidRPr="00AC1AA2">
        <w:rPr>
          <w:rFonts w:cs="宋体" w:hint="eastAsia"/>
          <w:kern w:val="0"/>
          <w:sz w:val="24"/>
          <w:lang w:bidi="ar"/>
        </w:rPr>
        <w:t>成电磁场，当</w:t>
      </w:r>
      <w:r w:rsidRPr="00AC1AA2">
        <w:rPr>
          <w:rFonts w:cs="宋体" w:hint="eastAsia"/>
          <w:kern w:val="0"/>
          <w:sz w:val="24"/>
          <w:lang w:bidi="ar"/>
        </w:rPr>
        <w:t>RFID</w:t>
      </w:r>
      <w:r w:rsidRPr="00AC1AA2">
        <w:rPr>
          <w:rFonts w:cs="宋体" w:hint="eastAsia"/>
          <w:kern w:val="0"/>
          <w:sz w:val="24"/>
          <w:lang w:bidi="ar"/>
        </w:rPr>
        <w:t>卡靠近该电磁场时（</w:t>
      </w:r>
      <w:r w:rsidRPr="00AC1AA2">
        <w:rPr>
          <w:rFonts w:cs="宋体"/>
          <w:kern w:val="0"/>
          <w:sz w:val="24"/>
          <w:lang w:bidi="ar"/>
        </w:rPr>
        <w:t>5</w:t>
      </w:r>
      <w:r w:rsidR="00CC7191" w:rsidRPr="00AC1AA2">
        <w:rPr>
          <w:rFonts w:cs="宋体" w:hint="eastAsia"/>
          <w:kern w:val="0"/>
          <w:sz w:val="24"/>
          <w:lang w:bidi="ar"/>
        </w:rPr>
        <w:t>~</w:t>
      </w:r>
      <w:r w:rsidRPr="00AC1AA2">
        <w:rPr>
          <w:rFonts w:cs="宋体"/>
          <w:kern w:val="0"/>
          <w:sz w:val="24"/>
          <w:lang w:bidi="ar"/>
        </w:rPr>
        <w:t>10</w:t>
      </w:r>
      <w:r w:rsidR="00CC7191" w:rsidRPr="00AC1AA2">
        <w:rPr>
          <w:rFonts w:cs="宋体" w:hint="eastAsia"/>
          <w:kern w:val="0"/>
          <w:sz w:val="24"/>
          <w:lang w:bidi="ar"/>
        </w:rPr>
        <w:t>cm</w:t>
      </w:r>
      <w:r w:rsidRPr="00AC1AA2">
        <w:rPr>
          <w:rFonts w:cs="宋体"/>
          <w:kern w:val="0"/>
          <w:sz w:val="24"/>
          <w:lang w:bidi="ar"/>
        </w:rPr>
        <w:t>之间</w:t>
      </w:r>
      <w:r w:rsidRPr="00AC1AA2">
        <w:rPr>
          <w:rFonts w:cs="宋体" w:hint="eastAsia"/>
          <w:kern w:val="0"/>
          <w:sz w:val="24"/>
          <w:lang w:bidi="ar"/>
        </w:rPr>
        <w:t>），卡内的线圈感应到电信号并激活卡内芯片，将数据（</w:t>
      </w:r>
      <w:r w:rsidR="00744F70" w:rsidRPr="00AC1AA2">
        <w:rPr>
          <w:rFonts w:cs="宋体" w:hint="eastAsia"/>
          <w:kern w:val="0"/>
          <w:sz w:val="24"/>
          <w:lang w:bidi="ar"/>
        </w:rPr>
        <w:t>四位</w:t>
      </w:r>
      <w:r w:rsidR="00744F70" w:rsidRPr="00AC1AA2">
        <w:rPr>
          <w:rFonts w:cs="宋体" w:hint="eastAsia"/>
          <w:kern w:val="0"/>
          <w:sz w:val="24"/>
          <w:lang w:bidi="ar"/>
        </w:rPr>
        <w:t>16</w:t>
      </w:r>
      <w:r w:rsidR="00744F70" w:rsidRPr="00AC1AA2">
        <w:rPr>
          <w:rFonts w:cs="宋体" w:hint="eastAsia"/>
          <w:kern w:val="0"/>
          <w:sz w:val="24"/>
          <w:lang w:bidi="ar"/>
        </w:rPr>
        <w:t>进制</w:t>
      </w:r>
      <w:r w:rsidRPr="00AC1AA2">
        <w:rPr>
          <w:rFonts w:cs="宋体" w:hint="eastAsia"/>
          <w:kern w:val="0"/>
          <w:sz w:val="24"/>
          <w:lang w:bidi="ar"/>
        </w:rPr>
        <w:t>UID</w:t>
      </w:r>
      <w:r w:rsidRPr="00AC1AA2">
        <w:rPr>
          <w:rFonts w:cs="宋体" w:hint="eastAsia"/>
          <w:kern w:val="0"/>
          <w:sz w:val="24"/>
          <w:lang w:bidi="ar"/>
        </w:rPr>
        <w:t>、加密数据等）发回</w:t>
      </w:r>
      <w:r w:rsidRPr="00AC1AA2">
        <w:rPr>
          <w:rFonts w:cs="宋体" w:hint="eastAsia"/>
          <w:kern w:val="0"/>
          <w:sz w:val="24"/>
          <w:lang w:bidi="ar"/>
        </w:rPr>
        <w:t>RC522</w:t>
      </w:r>
      <w:r w:rsidRPr="00AC1AA2">
        <w:rPr>
          <w:rFonts w:cs="宋体" w:hint="eastAsia"/>
          <w:kern w:val="0"/>
          <w:sz w:val="24"/>
          <w:lang w:bidi="ar"/>
        </w:rPr>
        <w:t>，</w:t>
      </w:r>
      <w:r w:rsidR="00F27FCA" w:rsidRPr="00AC1AA2">
        <w:rPr>
          <w:rFonts w:cs="宋体" w:hint="eastAsia"/>
          <w:kern w:val="0"/>
          <w:sz w:val="24"/>
          <w:lang w:bidi="ar"/>
        </w:rPr>
        <w:t>RC522</w:t>
      </w:r>
      <w:r w:rsidR="00F27FCA" w:rsidRPr="00AC1AA2">
        <w:rPr>
          <w:rFonts w:cs="宋体" w:hint="eastAsia"/>
          <w:kern w:val="0"/>
          <w:sz w:val="24"/>
          <w:lang w:bidi="ar"/>
        </w:rPr>
        <w:t>芯片</w:t>
      </w:r>
      <w:r w:rsidRPr="00AC1AA2">
        <w:rPr>
          <w:rFonts w:cs="宋体" w:hint="eastAsia"/>
          <w:kern w:val="0"/>
          <w:sz w:val="24"/>
          <w:lang w:bidi="ar"/>
        </w:rPr>
        <w:t>将其转换为数字信号并通过</w:t>
      </w:r>
      <w:r w:rsidRPr="00AC1AA2">
        <w:rPr>
          <w:rFonts w:cs="宋体" w:hint="eastAsia"/>
          <w:kern w:val="0"/>
          <w:sz w:val="24"/>
          <w:lang w:bidi="ar"/>
        </w:rPr>
        <w:t>SPI</w:t>
      </w:r>
      <w:r w:rsidRPr="00AC1AA2">
        <w:rPr>
          <w:rFonts w:cs="宋体" w:hint="eastAsia"/>
          <w:kern w:val="0"/>
          <w:sz w:val="24"/>
          <w:lang w:bidi="ar"/>
        </w:rPr>
        <w:t>接口传输给主控</w:t>
      </w:r>
      <w:r w:rsidRPr="00AC1AA2">
        <w:rPr>
          <w:rFonts w:cs="宋体" w:hint="eastAsia"/>
          <w:kern w:val="0"/>
          <w:sz w:val="24"/>
          <w:lang w:bidi="ar"/>
        </w:rPr>
        <w:t>MCU</w:t>
      </w:r>
      <w:r w:rsidRPr="00AC1AA2">
        <w:rPr>
          <w:rFonts w:cs="宋体" w:hint="eastAsia"/>
          <w:kern w:val="0"/>
          <w:sz w:val="24"/>
          <w:lang w:bidi="ar"/>
        </w:rPr>
        <w:t>。</w:t>
      </w:r>
      <w:r w:rsidR="00D62851" w:rsidRPr="00AC1AA2">
        <w:rPr>
          <w:rFonts w:cs="宋体" w:hint="eastAsia"/>
          <w:kern w:val="0"/>
          <w:sz w:val="24"/>
          <w:lang w:bidi="ar"/>
        </w:rPr>
        <w:t>主控</w:t>
      </w:r>
      <w:r w:rsidR="0003342A" w:rsidRPr="00AC1AA2">
        <w:rPr>
          <w:rFonts w:cs="宋体" w:hint="eastAsia"/>
          <w:kern w:val="0"/>
          <w:sz w:val="24"/>
          <w:lang w:bidi="ar"/>
        </w:rPr>
        <w:t>将</w:t>
      </w:r>
      <w:r w:rsidR="005A73A3" w:rsidRPr="00AC1AA2">
        <w:rPr>
          <w:rFonts w:cs="宋体" w:hint="eastAsia"/>
          <w:kern w:val="0"/>
          <w:sz w:val="24"/>
          <w:lang w:bidi="ar"/>
        </w:rPr>
        <w:t>4</w:t>
      </w:r>
      <w:r w:rsidR="005A73A3" w:rsidRPr="00AC1AA2">
        <w:rPr>
          <w:rFonts w:cs="宋体" w:hint="eastAsia"/>
          <w:kern w:val="0"/>
          <w:sz w:val="24"/>
          <w:lang w:bidi="ar"/>
        </w:rPr>
        <w:t>位</w:t>
      </w:r>
      <w:r w:rsidR="005A73A3" w:rsidRPr="00AC1AA2">
        <w:rPr>
          <w:rFonts w:cs="宋体" w:hint="eastAsia"/>
          <w:kern w:val="0"/>
          <w:sz w:val="24"/>
          <w:lang w:bidi="ar"/>
        </w:rPr>
        <w:t>16</w:t>
      </w:r>
      <w:r w:rsidR="005A73A3" w:rsidRPr="00AC1AA2">
        <w:rPr>
          <w:rFonts w:cs="宋体" w:hint="eastAsia"/>
          <w:kern w:val="0"/>
          <w:sz w:val="24"/>
          <w:lang w:bidi="ar"/>
        </w:rPr>
        <w:t>进制的</w:t>
      </w:r>
      <w:r w:rsidR="0003342A" w:rsidRPr="00AC1AA2">
        <w:rPr>
          <w:rFonts w:cs="宋体" w:hint="eastAsia"/>
          <w:kern w:val="0"/>
          <w:sz w:val="24"/>
          <w:lang w:bidi="ar"/>
        </w:rPr>
        <w:t>UID</w:t>
      </w:r>
      <w:r w:rsidR="0003342A" w:rsidRPr="00AC1AA2">
        <w:rPr>
          <w:rFonts w:cs="宋体" w:hint="eastAsia"/>
          <w:kern w:val="0"/>
          <w:sz w:val="24"/>
          <w:lang w:bidi="ar"/>
        </w:rPr>
        <w:t>与芯片内部储存的</w:t>
      </w:r>
      <w:r w:rsidR="00476326" w:rsidRPr="00AC1AA2">
        <w:rPr>
          <w:rFonts w:cs="宋体" w:hint="eastAsia"/>
          <w:kern w:val="0"/>
          <w:sz w:val="24"/>
          <w:lang w:bidi="ar"/>
        </w:rPr>
        <w:t>管理员</w:t>
      </w:r>
      <w:r w:rsidR="00CF7324" w:rsidRPr="00AC1AA2">
        <w:rPr>
          <w:rFonts w:cs="宋体" w:hint="eastAsia"/>
          <w:kern w:val="0"/>
          <w:sz w:val="24"/>
          <w:lang w:bidi="ar"/>
        </w:rPr>
        <w:t>UID</w:t>
      </w:r>
      <w:r w:rsidR="00476326" w:rsidRPr="00AC1AA2">
        <w:rPr>
          <w:rFonts w:cs="宋体" w:hint="eastAsia"/>
          <w:kern w:val="0"/>
          <w:sz w:val="24"/>
          <w:lang w:bidi="ar"/>
        </w:rPr>
        <w:t>进行对比，当对比成功后，允许</w:t>
      </w:r>
      <w:r w:rsidR="00D216C2" w:rsidRPr="00AC1AA2">
        <w:rPr>
          <w:rFonts w:cs="宋体" w:hint="eastAsia"/>
          <w:kern w:val="0"/>
          <w:sz w:val="24"/>
          <w:lang w:bidi="ar"/>
        </w:rPr>
        <w:t>用户</w:t>
      </w:r>
      <w:r w:rsidR="00476326" w:rsidRPr="00AC1AA2">
        <w:rPr>
          <w:rFonts w:cs="宋体" w:hint="eastAsia"/>
          <w:kern w:val="0"/>
          <w:sz w:val="24"/>
          <w:lang w:bidi="ar"/>
        </w:rPr>
        <w:t>启动管理员模式</w:t>
      </w:r>
      <w:r w:rsidR="00D216C2" w:rsidRPr="00AC1AA2">
        <w:rPr>
          <w:rFonts w:cs="宋体" w:hint="eastAsia"/>
          <w:kern w:val="0"/>
          <w:sz w:val="24"/>
          <w:lang w:bidi="ar"/>
        </w:rPr>
        <w:t>。</w:t>
      </w:r>
      <w:r w:rsidR="007C1D19" w:rsidRPr="00AC1AA2">
        <w:rPr>
          <w:rFonts w:cs="宋体" w:hint="eastAsia"/>
          <w:kern w:val="0"/>
          <w:sz w:val="24"/>
          <w:lang w:bidi="ar"/>
        </w:rPr>
        <w:t>读卡器电路包括三个部分：</w:t>
      </w:r>
      <w:r w:rsidR="007C1D19" w:rsidRPr="00AC1AA2">
        <w:rPr>
          <w:rFonts w:cs="宋体" w:hint="eastAsia"/>
          <w:kern w:val="0"/>
          <w:sz w:val="24"/>
          <w:lang w:bidi="ar"/>
        </w:rPr>
        <w:t>MF RC522</w:t>
      </w:r>
      <w:r w:rsidR="007C1D19" w:rsidRPr="00AC1AA2">
        <w:rPr>
          <w:rFonts w:cs="宋体" w:hint="eastAsia"/>
          <w:kern w:val="0"/>
          <w:sz w:val="24"/>
          <w:lang w:bidi="ar"/>
        </w:rPr>
        <w:t>、滤波匹配电路和天线。</w:t>
      </w:r>
      <w:r w:rsidRPr="00AC1AA2">
        <w:rPr>
          <w:rFonts w:cs="宋体" w:hint="eastAsia"/>
          <w:kern w:val="0"/>
          <w:sz w:val="24"/>
          <w:lang w:bidi="ar"/>
        </w:rPr>
        <w:t>电路图如图</w:t>
      </w:r>
      <w:r w:rsidR="00607453" w:rsidRPr="00AC1AA2">
        <w:rPr>
          <w:sz w:val="24"/>
        </w:rPr>
        <w:fldChar w:fldCharType="begin"/>
      </w:r>
      <w:r w:rsidR="00607453" w:rsidRPr="00AC1AA2">
        <w:rPr>
          <w:sz w:val="24"/>
        </w:rPr>
        <w:instrText xml:space="preserve"> </w:instrText>
      </w:r>
      <w:r w:rsidR="00607453" w:rsidRPr="00AC1AA2">
        <w:rPr>
          <w:rFonts w:hint="eastAsia"/>
          <w:sz w:val="24"/>
        </w:rPr>
        <w:instrText>Seq eq \c</w:instrText>
      </w:r>
      <w:r w:rsidR="00607453" w:rsidRPr="00AC1AA2">
        <w:rPr>
          <w:sz w:val="24"/>
        </w:rPr>
        <w:instrText xml:space="preserve"> </w:instrText>
      </w:r>
      <w:r w:rsidR="00607453" w:rsidRPr="00AC1AA2">
        <w:rPr>
          <w:sz w:val="24"/>
        </w:rPr>
        <w:fldChar w:fldCharType="separate"/>
      </w:r>
      <w:r w:rsidR="00AB38DF">
        <w:rPr>
          <w:noProof/>
          <w:sz w:val="24"/>
        </w:rPr>
        <w:t>3</w:t>
      </w:r>
      <w:r w:rsidR="00607453" w:rsidRPr="00AC1AA2">
        <w:rPr>
          <w:sz w:val="24"/>
        </w:rPr>
        <w:fldChar w:fldCharType="end"/>
      </w:r>
      <w:r w:rsidR="00607453" w:rsidRPr="00AC1AA2">
        <w:rPr>
          <w:rFonts w:hint="eastAsia"/>
          <w:sz w:val="24"/>
        </w:rPr>
        <w:t>.</w:t>
      </w:r>
      <w:r w:rsidR="00607453" w:rsidRPr="00AC1AA2">
        <w:rPr>
          <w:sz w:val="24"/>
        </w:rPr>
        <w:fldChar w:fldCharType="begin"/>
      </w:r>
      <w:r w:rsidR="00607453" w:rsidRPr="00AC1AA2">
        <w:rPr>
          <w:sz w:val="24"/>
        </w:rPr>
        <w:instrText xml:space="preserve"> </w:instrText>
      </w:r>
      <w:r w:rsidR="00607453" w:rsidRPr="00AC1AA2">
        <w:rPr>
          <w:rFonts w:hint="eastAsia"/>
          <w:sz w:val="24"/>
        </w:rPr>
        <w:instrText>Seq txt</w:instrText>
      </w:r>
      <w:r w:rsidR="00607453" w:rsidRPr="00AC1AA2">
        <w:rPr>
          <w:sz w:val="24"/>
        </w:rPr>
        <w:instrText xml:space="preserve"> </w:instrText>
      </w:r>
      <w:r w:rsidR="00607453" w:rsidRPr="00AC1AA2">
        <w:rPr>
          <w:sz w:val="24"/>
        </w:rPr>
        <w:fldChar w:fldCharType="separate"/>
      </w:r>
      <w:r w:rsidR="00AB38DF">
        <w:rPr>
          <w:noProof/>
          <w:sz w:val="24"/>
        </w:rPr>
        <w:t>31</w:t>
      </w:r>
      <w:r w:rsidR="00607453" w:rsidRPr="00AC1AA2">
        <w:rPr>
          <w:sz w:val="24"/>
        </w:rPr>
        <w:fldChar w:fldCharType="end"/>
      </w:r>
      <w:r w:rsidRPr="00AC1AA2">
        <w:rPr>
          <w:rFonts w:cs="宋体" w:hint="eastAsia"/>
          <w:kern w:val="0"/>
          <w:sz w:val="24"/>
          <w:lang w:bidi="ar"/>
        </w:rPr>
        <w:t>所示。</w:t>
      </w:r>
    </w:p>
    <w:p w14:paraId="2C6263F0" w14:textId="039DD622" w:rsidR="00622490" w:rsidRDefault="004F2558" w:rsidP="006621DD">
      <w:pPr>
        <w:wordWrap w:val="0"/>
        <w:spacing w:line="360" w:lineRule="auto"/>
        <w:jc w:val="center"/>
        <w:rPr>
          <w:sz w:val="24"/>
        </w:rPr>
      </w:pPr>
      <w:r>
        <w:rPr>
          <w:noProof/>
          <w:sz w:val="24"/>
        </w:rPr>
        <w:drawing>
          <wp:inline distT="0" distB="0" distL="0" distR="0" wp14:anchorId="72B0A5C9" wp14:editId="4160B5D0">
            <wp:extent cx="4681728" cy="2751646"/>
            <wp:effectExtent l="0" t="0" r="5080" b="0"/>
            <wp:docPr id="1909151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95537" cy="2759762"/>
                    </a:xfrm>
                    <a:prstGeom prst="rect">
                      <a:avLst/>
                    </a:prstGeom>
                    <a:noFill/>
                    <a:ln>
                      <a:noFill/>
                    </a:ln>
                  </pic:spPr>
                </pic:pic>
              </a:graphicData>
            </a:graphic>
          </wp:inline>
        </w:drawing>
      </w:r>
    </w:p>
    <w:p w14:paraId="55A0BA50" w14:textId="3172EF41" w:rsidR="00622490" w:rsidRPr="00D468B9" w:rsidRDefault="00622490"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31</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Pr="00802AA2">
        <w:rPr>
          <w:rFonts w:ascii="Times New Roman" w:hAnsi="Times New Roman" w:hint="eastAsia"/>
          <w:sz w:val="21"/>
          <w:szCs w:val="21"/>
        </w:rPr>
        <w:t>RC</w:t>
      </w:r>
      <w:r w:rsidRPr="00CD6AF6">
        <w:rPr>
          <w:rFonts w:ascii="Times New Roman" w:hAnsi="Times New Roman" w:hint="eastAsia"/>
          <w:sz w:val="21"/>
          <w:szCs w:val="21"/>
        </w:rPr>
        <w:t>522</w:t>
      </w:r>
      <w:r>
        <w:rPr>
          <w:rFonts w:ascii="Times New Roman" w:hAnsi="Times New Roman" w:hint="eastAsia"/>
          <w:sz w:val="21"/>
          <w:szCs w:val="21"/>
        </w:rPr>
        <w:t>刷卡模块</w:t>
      </w:r>
      <w:r>
        <w:rPr>
          <w:rFonts w:hint="eastAsia"/>
          <w:sz w:val="21"/>
          <w:szCs w:val="21"/>
        </w:rPr>
        <w:t>电路和接口电路</w:t>
      </w:r>
    </w:p>
    <w:p w14:paraId="12187DE2" w14:textId="25DD032C" w:rsidR="00622490" w:rsidRPr="00B92A0C" w:rsidRDefault="002A6AC3" w:rsidP="006621DD">
      <w:pPr>
        <w:widowControl/>
        <w:wordWrap w:val="0"/>
        <w:spacing w:line="360" w:lineRule="auto"/>
        <w:ind w:firstLineChars="177" w:firstLine="425"/>
        <w:rPr>
          <w:rFonts w:cs="宋体"/>
          <w:color w:val="000000"/>
          <w:kern w:val="0"/>
          <w:sz w:val="24"/>
          <w:lang w:bidi="ar"/>
        </w:rPr>
      </w:pPr>
      <w:r w:rsidRPr="002A6AC3">
        <w:rPr>
          <w:rFonts w:cs="宋体" w:hint="eastAsia"/>
          <w:color w:val="FF0000"/>
          <w:kern w:val="0"/>
          <w:sz w:val="24"/>
          <w:lang w:bidi="ar"/>
        </w:rPr>
        <w:lastRenderedPageBreak/>
        <w:t>RFID</w:t>
      </w:r>
      <w:r w:rsidRPr="002A6AC3">
        <w:rPr>
          <w:rFonts w:cs="宋体" w:hint="eastAsia"/>
          <w:color w:val="FF0000"/>
          <w:kern w:val="0"/>
          <w:sz w:val="24"/>
          <w:lang w:bidi="ar"/>
        </w:rPr>
        <w:t>技术是一种非接触式的自动识别技术，</w:t>
      </w:r>
      <w:r w:rsidR="00622490" w:rsidRPr="002A6AC3">
        <w:rPr>
          <w:rFonts w:cs="宋体" w:hint="eastAsia"/>
          <w:color w:val="FF0000"/>
          <w:kern w:val="0"/>
          <w:sz w:val="24"/>
          <w:lang w:bidi="ar"/>
        </w:rPr>
        <w:t>广泛应用于身份识别等领域</w:t>
      </w:r>
      <w:r w:rsidRPr="002A6AC3">
        <w:rPr>
          <w:rFonts w:cs="宋体" w:hint="eastAsia"/>
          <w:color w:val="FF0000"/>
          <w:kern w:val="0"/>
          <w:sz w:val="24"/>
          <w:lang w:bidi="ar"/>
        </w:rPr>
        <w:t>。</w:t>
      </w:r>
      <w:r w:rsidR="00622490" w:rsidRPr="002A6AC3">
        <w:rPr>
          <w:rFonts w:cs="宋体" w:hint="eastAsia"/>
          <w:color w:val="FF0000"/>
          <w:kern w:val="0"/>
          <w:sz w:val="24"/>
          <w:lang w:bidi="ar"/>
        </w:rPr>
        <w:t>（</w:t>
      </w:r>
      <w:r w:rsidR="00622490" w:rsidRPr="00B1692B">
        <w:rPr>
          <w:rFonts w:cs="宋体" w:hint="eastAsia"/>
          <w:color w:val="FF0000"/>
          <w:kern w:val="0"/>
          <w:sz w:val="24"/>
          <w:lang w:bidi="ar"/>
        </w:rPr>
        <w:t>参考文献</w:t>
      </w:r>
      <w:r w:rsidR="00622490">
        <w:rPr>
          <w:rFonts w:cs="宋体" w:hint="eastAsia"/>
          <w:color w:val="FF0000"/>
          <w:kern w:val="0"/>
          <w:sz w:val="24"/>
          <w:lang w:bidi="ar"/>
        </w:rPr>
        <w:t>：</w:t>
      </w:r>
      <w:r w:rsidR="00622490" w:rsidRPr="00CC13DB">
        <w:rPr>
          <w:rFonts w:cs="宋体" w:hint="eastAsia"/>
          <w:color w:val="FF0000"/>
          <w:kern w:val="0"/>
          <w:sz w:val="24"/>
          <w:lang w:bidi="ar"/>
        </w:rPr>
        <w:t>基于电子标签</w:t>
      </w:r>
      <w:r w:rsidR="00622490" w:rsidRPr="00CC13DB">
        <w:rPr>
          <w:rFonts w:cs="宋体" w:hint="eastAsia"/>
          <w:color w:val="FF0000"/>
          <w:kern w:val="0"/>
          <w:sz w:val="24"/>
          <w:lang w:bidi="ar"/>
        </w:rPr>
        <w:t>(</w:t>
      </w:r>
      <w:r w:rsidR="00622490" w:rsidRPr="00802AA2">
        <w:rPr>
          <w:rFonts w:cs="宋体" w:hint="eastAsia"/>
          <w:color w:val="FF0000"/>
          <w:kern w:val="0"/>
          <w:sz w:val="24"/>
          <w:lang w:bidi="ar"/>
        </w:rPr>
        <w:t>RFID</w:t>
      </w:r>
      <w:r w:rsidR="00622490" w:rsidRPr="00CC13DB">
        <w:rPr>
          <w:rFonts w:cs="宋体" w:hint="eastAsia"/>
          <w:color w:val="FF0000"/>
          <w:kern w:val="0"/>
          <w:sz w:val="24"/>
          <w:lang w:bidi="ar"/>
        </w:rPr>
        <w:t>)</w:t>
      </w:r>
      <w:r w:rsidR="00622490" w:rsidRPr="00CC13DB">
        <w:rPr>
          <w:rFonts w:cs="宋体" w:hint="eastAsia"/>
          <w:color w:val="FF0000"/>
          <w:kern w:val="0"/>
          <w:sz w:val="24"/>
          <w:lang w:bidi="ar"/>
        </w:rPr>
        <w:t>的</w:t>
      </w:r>
      <w:r w:rsidR="00622490" w:rsidRPr="00CC13DB">
        <w:rPr>
          <w:rFonts w:cs="宋体" w:hint="eastAsia"/>
          <w:color w:val="FF0000"/>
          <w:kern w:val="0"/>
          <w:sz w:val="24"/>
          <w:lang w:bidi="ar"/>
        </w:rPr>
        <w:t>...</w:t>
      </w:r>
      <w:r w:rsidR="00622490" w:rsidRPr="00CC13DB">
        <w:rPr>
          <w:rFonts w:cs="宋体" w:hint="eastAsia"/>
          <w:color w:val="FF0000"/>
          <w:kern w:val="0"/>
          <w:sz w:val="24"/>
          <w:lang w:bidi="ar"/>
        </w:rPr>
        <w:t>一体式无线仓位识别系统设计</w:t>
      </w:r>
      <w:r w:rsidR="00622490" w:rsidRPr="00CC13DB">
        <w:rPr>
          <w:rFonts w:cs="宋体" w:hint="eastAsia"/>
          <w:color w:val="FF0000"/>
          <w:kern w:val="0"/>
          <w:sz w:val="24"/>
          <w:lang w:bidi="ar"/>
        </w:rPr>
        <w:t>_</w:t>
      </w:r>
      <w:r w:rsidR="00622490" w:rsidRPr="00CC13DB">
        <w:rPr>
          <w:rFonts w:cs="宋体" w:hint="eastAsia"/>
          <w:color w:val="FF0000"/>
          <w:kern w:val="0"/>
          <w:sz w:val="24"/>
          <w:lang w:bidi="ar"/>
        </w:rPr>
        <w:t>黄昌盛</w:t>
      </w:r>
      <w:r w:rsidR="00622490" w:rsidRPr="00B1692B">
        <w:rPr>
          <w:rFonts w:cs="宋体" w:hint="eastAsia"/>
          <w:color w:val="FF0000"/>
          <w:kern w:val="0"/>
          <w:sz w:val="24"/>
          <w:lang w:bidi="ar"/>
        </w:rPr>
        <w:t>）</w:t>
      </w:r>
      <w:r w:rsidR="00622490">
        <w:rPr>
          <w:rFonts w:cs="宋体" w:hint="eastAsia"/>
          <w:color w:val="FF0000"/>
          <w:kern w:val="0"/>
          <w:sz w:val="24"/>
          <w:lang w:bidi="ar"/>
        </w:rPr>
        <w:t>。</w:t>
      </w:r>
      <w:r w:rsidR="00622490" w:rsidRPr="00B1692B">
        <w:rPr>
          <w:rFonts w:cs="宋体" w:hint="eastAsia"/>
          <w:color w:val="000000"/>
          <w:kern w:val="0"/>
          <w:sz w:val="24"/>
          <w:lang w:bidi="ar"/>
        </w:rPr>
        <w:t>目前现在基本上绝大多数的手机也带有</w:t>
      </w:r>
      <w:r w:rsidR="00622490" w:rsidRPr="00802AA2">
        <w:rPr>
          <w:rFonts w:cs="宋体" w:hint="eastAsia"/>
          <w:color w:val="000000"/>
          <w:kern w:val="0"/>
          <w:sz w:val="24"/>
          <w:lang w:bidi="ar"/>
        </w:rPr>
        <w:t>NFC</w:t>
      </w:r>
      <w:r w:rsidR="00622490" w:rsidRPr="00B1692B">
        <w:rPr>
          <w:rFonts w:cs="宋体" w:hint="eastAsia"/>
          <w:color w:val="000000"/>
          <w:kern w:val="0"/>
          <w:sz w:val="24"/>
          <w:lang w:bidi="ar"/>
        </w:rPr>
        <w:t>功能，同样可以被</w:t>
      </w:r>
      <w:r w:rsidR="00622490" w:rsidRPr="00802AA2">
        <w:rPr>
          <w:rFonts w:cs="宋体" w:hint="eastAsia"/>
          <w:color w:val="000000"/>
          <w:kern w:val="0"/>
          <w:sz w:val="24"/>
          <w:lang w:bidi="ar"/>
        </w:rPr>
        <w:t>RC</w:t>
      </w:r>
      <w:r w:rsidR="00622490" w:rsidRPr="00CD6AF6">
        <w:rPr>
          <w:rFonts w:cs="宋体" w:hint="eastAsia"/>
          <w:color w:val="000000"/>
          <w:kern w:val="0"/>
          <w:sz w:val="24"/>
          <w:lang w:bidi="ar"/>
        </w:rPr>
        <w:t>522</w:t>
      </w:r>
      <w:r w:rsidR="00622490" w:rsidRPr="00B1692B">
        <w:rPr>
          <w:rFonts w:cs="宋体" w:hint="eastAsia"/>
          <w:color w:val="000000"/>
          <w:kern w:val="0"/>
          <w:sz w:val="24"/>
          <w:lang w:bidi="ar"/>
        </w:rPr>
        <w:t>识别，所以管理员也可以用手机</w:t>
      </w:r>
      <w:r w:rsidR="00622490">
        <w:rPr>
          <w:rFonts w:cs="宋体" w:hint="eastAsia"/>
          <w:color w:val="000000"/>
          <w:kern w:val="0"/>
          <w:sz w:val="24"/>
          <w:lang w:bidi="ar"/>
        </w:rPr>
        <w:t>虚拟卡</w:t>
      </w:r>
      <w:r w:rsidR="00622490" w:rsidRPr="00B1692B">
        <w:rPr>
          <w:rFonts w:cs="宋体" w:hint="eastAsia"/>
          <w:color w:val="000000"/>
          <w:kern w:val="0"/>
          <w:sz w:val="24"/>
          <w:lang w:bidi="ar"/>
        </w:rPr>
        <w:t>来代替</w:t>
      </w:r>
      <w:r w:rsidR="00622490" w:rsidRPr="00802AA2">
        <w:rPr>
          <w:rFonts w:cs="宋体" w:hint="eastAsia"/>
          <w:color w:val="000000"/>
          <w:kern w:val="0"/>
          <w:sz w:val="24"/>
          <w:lang w:bidi="ar"/>
        </w:rPr>
        <w:t>RFID</w:t>
      </w:r>
      <w:r w:rsidR="00622490" w:rsidRPr="00B1692B">
        <w:rPr>
          <w:rFonts w:cs="宋体" w:hint="eastAsia"/>
          <w:color w:val="000000"/>
          <w:kern w:val="0"/>
          <w:sz w:val="24"/>
          <w:lang w:bidi="ar"/>
        </w:rPr>
        <w:t>卡，更方便。</w:t>
      </w:r>
    </w:p>
    <w:p w14:paraId="7D09F911" w14:textId="08EE41B0" w:rsidR="0027012F" w:rsidRDefault="0027012F" w:rsidP="006621DD">
      <w:pPr>
        <w:wordWrap w:val="0"/>
        <w:spacing w:beforeLines="50" w:before="156" w:afterLines="50" w:after="156" w:line="360" w:lineRule="auto"/>
        <w:outlineLvl w:val="1"/>
        <w:rPr>
          <w:rFonts w:eastAsia="黑体"/>
          <w:sz w:val="24"/>
        </w:rPr>
      </w:pPr>
      <w:bookmarkStart w:id="81" w:name="_Toc198501314"/>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4</w:t>
      </w:r>
      <w:r>
        <w:rPr>
          <w:rFonts w:eastAsia="黑体" w:hint="eastAsia"/>
          <w:sz w:val="28"/>
          <w:szCs w:val="28"/>
        </w:rPr>
        <w:t xml:space="preserve">　</w:t>
      </w:r>
      <w:r w:rsidR="00DE0996" w:rsidRPr="00802AA2">
        <w:rPr>
          <w:rFonts w:eastAsia="黑体" w:hint="eastAsia"/>
          <w:sz w:val="28"/>
          <w:szCs w:val="28"/>
        </w:rPr>
        <w:t>AS</w:t>
      </w:r>
      <w:r w:rsidR="00DE0996" w:rsidRPr="00CD6AF6">
        <w:rPr>
          <w:rFonts w:eastAsia="黑体" w:hint="eastAsia"/>
          <w:sz w:val="28"/>
          <w:szCs w:val="28"/>
        </w:rPr>
        <w:t>608</w:t>
      </w:r>
      <w:r w:rsidR="00DE0996">
        <w:rPr>
          <w:rFonts w:eastAsia="黑体" w:hint="eastAsia"/>
          <w:sz w:val="28"/>
          <w:szCs w:val="28"/>
        </w:rPr>
        <w:t>指纹</w:t>
      </w:r>
      <w:r>
        <w:rPr>
          <w:rFonts w:eastAsia="黑体" w:hint="eastAsia"/>
          <w:sz w:val="28"/>
          <w:szCs w:val="28"/>
        </w:rPr>
        <w:t>模块</w:t>
      </w:r>
      <w:r w:rsidR="009775CE">
        <w:rPr>
          <w:rFonts w:eastAsia="黑体" w:hint="eastAsia"/>
          <w:sz w:val="28"/>
          <w:szCs w:val="28"/>
        </w:rPr>
        <w:t>（</w:t>
      </w:r>
      <w:r w:rsidR="009775CE" w:rsidRPr="00802AA2">
        <w:rPr>
          <w:rFonts w:eastAsia="黑体" w:hint="eastAsia"/>
          <w:sz w:val="28"/>
          <w:szCs w:val="28"/>
        </w:rPr>
        <w:t>g</w:t>
      </w:r>
      <w:r w:rsidR="009775CE">
        <w:rPr>
          <w:rFonts w:eastAsia="黑体" w:hint="eastAsia"/>
          <w:sz w:val="28"/>
          <w:szCs w:val="28"/>
        </w:rPr>
        <w:t>）</w:t>
      </w:r>
      <w:bookmarkEnd w:id="81"/>
    </w:p>
    <w:p w14:paraId="02A4FDC9" w14:textId="5A2041A7" w:rsidR="0027012F" w:rsidRDefault="00D0307F"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人员进出楼宇可以</w:t>
      </w:r>
      <w:r w:rsidR="00474F50">
        <w:rPr>
          <w:rFonts w:cs="宋体" w:hint="eastAsia"/>
          <w:color w:val="000000"/>
          <w:kern w:val="0"/>
          <w:sz w:val="24"/>
          <w:lang w:bidi="ar"/>
        </w:rPr>
        <w:t>使用</w:t>
      </w:r>
      <w:r>
        <w:rPr>
          <w:rFonts w:cs="宋体" w:hint="eastAsia"/>
          <w:color w:val="000000"/>
          <w:kern w:val="0"/>
          <w:sz w:val="24"/>
          <w:lang w:bidi="ar"/>
        </w:rPr>
        <w:t>二种验证方式，</w:t>
      </w:r>
      <w:r w:rsidR="00474F50">
        <w:rPr>
          <w:rFonts w:cs="宋体" w:hint="eastAsia"/>
          <w:color w:val="000000"/>
          <w:kern w:val="0"/>
          <w:sz w:val="24"/>
          <w:lang w:bidi="ar"/>
        </w:rPr>
        <w:t>其中一种</w:t>
      </w:r>
      <w:r w:rsidR="00C94B54">
        <w:rPr>
          <w:rFonts w:cs="宋体" w:hint="eastAsia"/>
          <w:color w:val="000000"/>
          <w:kern w:val="0"/>
          <w:sz w:val="24"/>
          <w:lang w:bidi="ar"/>
        </w:rPr>
        <w:t>是使用</w:t>
      </w:r>
      <w:r w:rsidR="008D6C85">
        <w:rPr>
          <w:rFonts w:cs="宋体" w:hint="eastAsia"/>
          <w:color w:val="000000"/>
          <w:kern w:val="0"/>
          <w:sz w:val="24"/>
          <w:lang w:bidi="ar"/>
        </w:rPr>
        <w:t>指纹模块来进行身份认证。</w:t>
      </w:r>
      <w:r w:rsidR="003D68A3" w:rsidRPr="00802AA2">
        <w:rPr>
          <w:rFonts w:cs="宋体" w:hint="eastAsia"/>
          <w:color w:val="000000"/>
          <w:kern w:val="0"/>
          <w:sz w:val="24"/>
          <w:lang w:bidi="ar"/>
        </w:rPr>
        <w:t>AS</w:t>
      </w:r>
      <w:r w:rsidR="003D68A3" w:rsidRPr="00CD6AF6">
        <w:rPr>
          <w:rFonts w:cs="宋体" w:hint="eastAsia"/>
          <w:color w:val="000000"/>
          <w:kern w:val="0"/>
          <w:sz w:val="24"/>
          <w:lang w:bidi="ar"/>
        </w:rPr>
        <w:t>608</w:t>
      </w:r>
      <w:r w:rsidR="003D68A3" w:rsidRPr="003D68A3">
        <w:rPr>
          <w:rFonts w:cs="宋体" w:hint="eastAsia"/>
          <w:color w:val="000000"/>
          <w:kern w:val="0"/>
          <w:sz w:val="24"/>
          <w:lang w:bidi="ar"/>
        </w:rPr>
        <w:t>指纹模块通过光学采集指纹图像，光学传感器利用内置光源和摄像头捕捉反射光。然后提取指纹的</w:t>
      </w:r>
      <w:r w:rsidR="00FE21CE">
        <w:rPr>
          <w:rFonts w:cs="宋体" w:hint="eastAsia"/>
          <w:color w:val="000000"/>
          <w:kern w:val="0"/>
          <w:sz w:val="24"/>
          <w:lang w:bidi="ar"/>
        </w:rPr>
        <w:t>纹线、</w:t>
      </w:r>
      <w:r w:rsidR="003D68A3" w:rsidRPr="003D68A3">
        <w:rPr>
          <w:rFonts w:cs="宋体" w:hint="eastAsia"/>
          <w:color w:val="000000"/>
          <w:kern w:val="0"/>
          <w:sz w:val="24"/>
          <w:lang w:bidi="ar"/>
        </w:rPr>
        <w:t>端点</w:t>
      </w:r>
      <w:r w:rsidR="00FE21CE">
        <w:rPr>
          <w:rFonts w:cs="宋体" w:hint="eastAsia"/>
          <w:color w:val="000000"/>
          <w:kern w:val="0"/>
          <w:sz w:val="24"/>
          <w:lang w:bidi="ar"/>
        </w:rPr>
        <w:t>、</w:t>
      </w:r>
      <w:r w:rsidR="003D68A3" w:rsidRPr="003D68A3">
        <w:rPr>
          <w:rFonts w:cs="宋体" w:hint="eastAsia"/>
          <w:color w:val="000000"/>
          <w:kern w:val="0"/>
          <w:sz w:val="24"/>
          <w:lang w:bidi="ar"/>
        </w:rPr>
        <w:t>分叉等特征点，并将这些特征转化为数学向量</w:t>
      </w:r>
      <w:r w:rsidR="00FE21CE">
        <w:rPr>
          <w:rFonts w:cs="宋体" w:hint="eastAsia"/>
          <w:color w:val="000000"/>
          <w:kern w:val="0"/>
          <w:sz w:val="24"/>
          <w:lang w:bidi="ar"/>
        </w:rPr>
        <w:t>，</w:t>
      </w:r>
      <w:r w:rsidR="003D68A3" w:rsidRPr="003D68A3">
        <w:rPr>
          <w:rFonts w:cs="宋体" w:hint="eastAsia"/>
          <w:color w:val="000000"/>
          <w:kern w:val="0"/>
          <w:sz w:val="24"/>
          <w:lang w:bidi="ar"/>
        </w:rPr>
        <w:t>与模块内部数据库中的指纹特征进行对比，根据阈值判断是否为同一指纹，从而实现身份验证。</w:t>
      </w:r>
      <w:r w:rsidR="00FE21CE">
        <w:rPr>
          <w:rFonts w:cs="宋体" w:hint="eastAsia"/>
          <w:color w:val="000000"/>
          <w:kern w:val="0"/>
          <w:sz w:val="24"/>
          <w:lang w:bidi="ar"/>
        </w:rPr>
        <w:t>并将</w:t>
      </w:r>
      <w:r w:rsidR="006315EB">
        <w:rPr>
          <w:rFonts w:cs="宋体" w:hint="eastAsia"/>
          <w:color w:val="000000"/>
          <w:kern w:val="0"/>
          <w:sz w:val="24"/>
          <w:lang w:bidi="ar"/>
        </w:rPr>
        <w:t>信息</w:t>
      </w:r>
      <w:r w:rsidR="003D68A3" w:rsidRPr="003D68A3">
        <w:rPr>
          <w:rFonts w:cs="宋体" w:hint="eastAsia"/>
          <w:color w:val="000000"/>
          <w:kern w:val="0"/>
          <w:sz w:val="24"/>
          <w:lang w:bidi="ar"/>
        </w:rPr>
        <w:t>通过串口将认证信息发送到单片机</w:t>
      </w:r>
      <w:r w:rsidR="00D85A29" w:rsidRPr="00802AA2">
        <w:rPr>
          <w:rFonts w:cs="宋体" w:hint="eastAsia"/>
          <w:color w:val="000000"/>
          <w:kern w:val="0"/>
          <w:sz w:val="24"/>
          <w:lang w:bidi="ar"/>
        </w:rPr>
        <w:t>MCU</w:t>
      </w:r>
      <w:r w:rsidR="003D68A3" w:rsidRPr="003D68A3">
        <w:rPr>
          <w:rFonts w:cs="宋体" w:hint="eastAsia"/>
          <w:color w:val="000000"/>
          <w:kern w:val="0"/>
          <w:sz w:val="24"/>
          <w:lang w:bidi="ar"/>
        </w:rPr>
        <w:t>。指纹模块</w:t>
      </w:r>
      <w:r w:rsidR="00D21BBA">
        <w:rPr>
          <w:rFonts w:cs="宋体" w:hint="eastAsia"/>
          <w:color w:val="000000"/>
          <w:kern w:val="0"/>
          <w:sz w:val="24"/>
          <w:lang w:bidi="ar"/>
        </w:rPr>
        <w:t>接口</w:t>
      </w:r>
      <w:r w:rsidR="003D68A3" w:rsidRPr="003D68A3">
        <w:rPr>
          <w:rFonts w:cs="宋体" w:hint="eastAsia"/>
          <w:color w:val="000000"/>
          <w:kern w:val="0"/>
          <w:sz w:val="24"/>
          <w:lang w:bidi="ar"/>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32</w:t>
      </w:r>
      <w:r w:rsidR="00607453" w:rsidRPr="00607453">
        <w:rPr>
          <w:sz w:val="24"/>
        </w:rPr>
        <w:fldChar w:fldCharType="end"/>
      </w:r>
      <w:r w:rsidR="003D68A3" w:rsidRPr="003D68A3">
        <w:rPr>
          <w:rFonts w:cs="宋体" w:hint="eastAsia"/>
          <w:color w:val="000000"/>
          <w:kern w:val="0"/>
          <w:sz w:val="24"/>
          <w:lang w:bidi="ar"/>
        </w:rPr>
        <w:t>所示</w:t>
      </w:r>
      <w:r w:rsidR="0027012F" w:rsidRPr="00385E69">
        <w:rPr>
          <w:rFonts w:cs="宋体" w:hint="eastAsia"/>
          <w:color w:val="000000"/>
          <w:kern w:val="0"/>
          <w:sz w:val="24"/>
          <w:lang w:bidi="ar"/>
        </w:rPr>
        <w:t>，</w:t>
      </w:r>
      <w:r w:rsidR="008151E5">
        <w:rPr>
          <w:rFonts w:cs="宋体" w:hint="eastAsia"/>
          <w:color w:val="000000"/>
          <w:kern w:val="0"/>
          <w:sz w:val="24"/>
          <w:lang w:bidi="ar"/>
        </w:rPr>
        <w:t>模块的</w:t>
      </w:r>
      <w:r w:rsidR="00D53A75">
        <w:rPr>
          <w:rFonts w:cs="宋体" w:hint="eastAsia"/>
          <w:color w:val="000000"/>
          <w:kern w:val="0"/>
          <w:sz w:val="24"/>
          <w:lang w:bidi="ar"/>
        </w:rPr>
        <w:t>串口</w:t>
      </w:r>
      <w:r w:rsidR="00D53A75" w:rsidRPr="00802AA2">
        <w:rPr>
          <w:rFonts w:cs="宋体" w:hint="eastAsia"/>
          <w:color w:val="000000"/>
          <w:kern w:val="0"/>
          <w:sz w:val="24"/>
          <w:lang w:bidi="ar"/>
        </w:rPr>
        <w:t>TX</w:t>
      </w:r>
      <w:r w:rsidR="00D53A75">
        <w:rPr>
          <w:rFonts w:cs="宋体" w:hint="eastAsia"/>
          <w:color w:val="000000"/>
          <w:kern w:val="0"/>
          <w:sz w:val="24"/>
          <w:lang w:bidi="ar"/>
        </w:rPr>
        <w:t>连接主控</w:t>
      </w:r>
      <w:r w:rsidR="00D85A29" w:rsidRPr="00802AA2">
        <w:rPr>
          <w:rFonts w:cs="宋体" w:hint="eastAsia"/>
          <w:color w:val="000000"/>
          <w:kern w:val="0"/>
          <w:sz w:val="24"/>
          <w:lang w:bidi="ar"/>
        </w:rPr>
        <w:t>MCU</w:t>
      </w:r>
      <w:r w:rsidR="00D53A75">
        <w:rPr>
          <w:rFonts w:cs="宋体" w:hint="eastAsia"/>
          <w:color w:val="000000"/>
          <w:kern w:val="0"/>
          <w:sz w:val="24"/>
          <w:lang w:bidi="ar"/>
        </w:rPr>
        <w:t>的</w:t>
      </w:r>
      <w:r w:rsidR="00D53A75" w:rsidRPr="00802AA2">
        <w:rPr>
          <w:rFonts w:cs="宋体" w:hint="eastAsia"/>
          <w:color w:val="000000"/>
          <w:kern w:val="0"/>
          <w:sz w:val="24"/>
          <w:lang w:bidi="ar"/>
        </w:rPr>
        <w:t>PB</w:t>
      </w:r>
      <w:r w:rsidR="00D53A75" w:rsidRPr="00CD6AF6">
        <w:rPr>
          <w:rFonts w:cs="宋体" w:hint="eastAsia"/>
          <w:color w:val="000000"/>
          <w:kern w:val="0"/>
          <w:sz w:val="24"/>
          <w:lang w:bidi="ar"/>
        </w:rPr>
        <w:t>11</w:t>
      </w:r>
      <w:r w:rsidR="00BD6129">
        <w:rPr>
          <w:rFonts w:cs="宋体" w:hint="eastAsia"/>
          <w:color w:val="000000"/>
          <w:kern w:val="0"/>
          <w:sz w:val="24"/>
          <w:lang w:bidi="ar"/>
        </w:rPr>
        <w:t>，</w:t>
      </w:r>
      <w:r w:rsidR="00D53A75" w:rsidRPr="00802AA2">
        <w:rPr>
          <w:rFonts w:cs="宋体" w:hint="eastAsia"/>
          <w:color w:val="000000"/>
          <w:kern w:val="0"/>
          <w:sz w:val="24"/>
          <w:lang w:bidi="ar"/>
        </w:rPr>
        <w:t>RX</w:t>
      </w:r>
      <w:r w:rsidR="00D53A75">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12</w:t>
      </w:r>
      <w:r w:rsidR="00BD6129">
        <w:rPr>
          <w:rFonts w:cs="宋体" w:hint="eastAsia"/>
          <w:color w:val="000000"/>
          <w:kern w:val="0"/>
          <w:sz w:val="24"/>
          <w:lang w:bidi="ar"/>
        </w:rPr>
        <w:t>，</w:t>
      </w:r>
      <w:r w:rsidR="00BD6129" w:rsidRPr="00802AA2">
        <w:rPr>
          <w:rFonts w:cs="宋体" w:hint="eastAsia"/>
          <w:color w:val="000000"/>
          <w:kern w:val="0"/>
          <w:sz w:val="24"/>
          <w:lang w:bidi="ar"/>
        </w:rPr>
        <w:t>TCH</w:t>
      </w:r>
      <w:r w:rsidR="00BD6129">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7</w:t>
      </w:r>
      <w:r w:rsidR="00BD6129">
        <w:rPr>
          <w:rFonts w:cs="宋体" w:hint="eastAsia"/>
          <w:color w:val="000000"/>
          <w:kern w:val="0"/>
          <w:sz w:val="24"/>
          <w:lang w:bidi="ar"/>
        </w:rPr>
        <w:t>。</w:t>
      </w:r>
    </w:p>
    <w:p w14:paraId="25F5E2E9" w14:textId="1FC6AADA" w:rsidR="006315EB" w:rsidRDefault="00292360" w:rsidP="006621DD">
      <w:pPr>
        <w:wordWrap w:val="0"/>
        <w:spacing w:line="360" w:lineRule="auto"/>
        <w:jc w:val="center"/>
        <w:rPr>
          <w:sz w:val="24"/>
        </w:rPr>
      </w:pPr>
      <w:r>
        <w:rPr>
          <w:noProof/>
          <w:sz w:val="24"/>
        </w:rPr>
        <w:drawing>
          <wp:inline distT="0" distB="0" distL="0" distR="0" wp14:anchorId="255A45B2" wp14:editId="064D5E60">
            <wp:extent cx="2197289" cy="1246867"/>
            <wp:effectExtent l="0" t="0" r="0" b="0"/>
            <wp:docPr id="1880986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17506" cy="1258339"/>
                    </a:xfrm>
                    <a:prstGeom prst="rect">
                      <a:avLst/>
                    </a:prstGeom>
                    <a:noFill/>
                    <a:ln>
                      <a:noFill/>
                    </a:ln>
                  </pic:spPr>
                </pic:pic>
              </a:graphicData>
            </a:graphic>
          </wp:inline>
        </w:drawing>
      </w:r>
    </w:p>
    <w:p w14:paraId="4753DCA0" w14:textId="53580F61" w:rsidR="006315EB" w:rsidRDefault="006315EB"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32</w:t>
      </w:r>
      <w:r w:rsidR="00672477">
        <w:rPr>
          <w:rFonts w:ascii="Times New Roman" w:hAnsi="Times New Roman"/>
          <w:sz w:val="21"/>
          <w:szCs w:val="21"/>
        </w:rPr>
        <w:fldChar w:fldCharType="end"/>
      </w:r>
      <w:r w:rsidR="00D1525D">
        <w:rPr>
          <w:rFonts w:ascii="Times New Roman" w:hAnsi="Times New Roman" w:hint="eastAsia"/>
          <w:sz w:val="21"/>
          <w:szCs w:val="21"/>
        </w:rPr>
        <w:t xml:space="preserve"> </w:t>
      </w:r>
      <w:r w:rsidR="009F5BC3" w:rsidRPr="00802AA2">
        <w:rPr>
          <w:rFonts w:ascii="Times New Roman" w:hAnsi="Times New Roman" w:hint="eastAsia"/>
          <w:sz w:val="21"/>
          <w:szCs w:val="21"/>
        </w:rPr>
        <w:t>AS</w:t>
      </w:r>
      <w:r w:rsidR="009F5BC3" w:rsidRPr="00CD6AF6">
        <w:rPr>
          <w:rFonts w:ascii="Times New Roman" w:hAnsi="Times New Roman" w:hint="eastAsia"/>
          <w:sz w:val="21"/>
          <w:szCs w:val="21"/>
        </w:rPr>
        <w:t>608</w:t>
      </w:r>
      <w:r w:rsidR="009F5BC3">
        <w:rPr>
          <w:rFonts w:ascii="Times New Roman" w:hAnsi="Times New Roman" w:hint="eastAsia"/>
          <w:sz w:val="21"/>
          <w:szCs w:val="21"/>
        </w:rPr>
        <w:t>指纹模块接口</w:t>
      </w:r>
      <w:r>
        <w:rPr>
          <w:rFonts w:hint="eastAsia"/>
          <w:sz w:val="21"/>
          <w:szCs w:val="21"/>
        </w:rPr>
        <w:t>电路</w:t>
      </w:r>
      <w:r w:rsidR="009F5BC3">
        <w:rPr>
          <w:rFonts w:hint="eastAsia"/>
          <w:sz w:val="21"/>
          <w:szCs w:val="21"/>
        </w:rPr>
        <w:t>图</w:t>
      </w:r>
    </w:p>
    <w:p w14:paraId="58C6A410" w14:textId="7F2973C6" w:rsidR="007C09CA" w:rsidRPr="00F33FB4" w:rsidRDefault="00B231F6" w:rsidP="00B231F6">
      <w:pPr>
        <w:widowControl/>
        <w:wordWrap w:val="0"/>
        <w:spacing w:line="360" w:lineRule="auto"/>
        <w:ind w:firstLineChars="200" w:firstLine="480"/>
        <w:rPr>
          <w:rFonts w:cs="宋体"/>
          <w:b/>
          <w:bCs/>
          <w:color w:val="000000"/>
          <w:kern w:val="0"/>
          <w:sz w:val="24"/>
          <w:lang w:bidi="ar"/>
        </w:rPr>
      </w:pPr>
      <w:r w:rsidRPr="00B231F6">
        <w:rPr>
          <w:rFonts w:cs="宋体" w:hint="eastAsia"/>
          <w:color w:val="000000"/>
          <w:kern w:val="0"/>
          <w:sz w:val="24"/>
          <w:lang w:bidi="ar"/>
        </w:rPr>
        <w:t>首次使用需要设定指纹，</w:t>
      </w:r>
      <w:r w:rsidR="00903F54">
        <w:rPr>
          <w:rFonts w:cs="宋体" w:hint="eastAsia"/>
          <w:color w:val="000000"/>
          <w:kern w:val="0"/>
          <w:sz w:val="24"/>
          <w:lang w:bidi="ar"/>
        </w:rPr>
        <w:t>使用独立</w:t>
      </w:r>
      <w:r w:rsidR="00392D45">
        <w:rPr>
          <w:rFonts w:cs="宋体" w:hint="eastAsia"/>
          <w:color w:val="000000"/>
          <w:kern w:val="0"/>
          <w:sz w:val="24"/>
          <w:lang w:bidi="ar"/>
        </w:rPr>
        <w:t>按键</w:t>
      </w:r>
      <w:r w:rsidR="00903F54">
        <w:rPr>
          <w:rFonts w:cs="宋体" w:hint="eastAsia"/>
          <w:color w:val="000000"/>
          <w:kern w:val="0"/>
          <w:sz w:val="24"/>
          <w:lang w:bidi="ar"/>
        </w:rPr>
        <w:t>KEY1</w:t>
      </w:r>
      <w:r w:rsidR="00392D45">
        <w:rPr>
          <w:rFonts w:cs="宋体" w:hint="eastAsia"/>
          <w:color w:val="000000"/>
          <w:kern w:val="0"/>
          <w:sz w:val="24"/>
          <w:lang w:bidi="ar"/>
        </w:rPr>
        <w:t>控制</w:t>
      </w:r>
      <w:r w:rsidRPr="00B231F6">
        <w:rPr>
          <w:rFonts w:cs="宋体" w:hint="eastAsia"/>
          <w:color w:val="000000"/>
          <w:kern w:val="0"/>
          <w:sz w:val="24"/>
          <w:lang w:bidi="ar"/>
        </w:rPr>
        <w:t>指纹模块开启识别模式，此时在</w:t>
      </w:r>
      <w:r w:rsidR="0096422A">
        <w:rPr>
          <w:rFonts w:cs="宋体" w:hint="eastAsia"/>
          <w:color w:val="000000"/>
          <w:kern w:val="0"/>
          <w:sz w:val="24"/>
          <w:lang w:bidi="ar"/>
        </w:rPr>
        <w:t>指纹</w:t>
      </w:r>
      <w:r w:rsidRPr="00B231F6">
        <w:rPr>
          <w:rFonts w:cs="宋体" w:hint="eastAsia"/>
          <w:color w:val="000000"/>
          <w:kern w:val="0"/>
          <w:sz w:val="24"/>
          <w:lang w:bidi="ar"/>
        </w:rPr>
        <w:t>传感器上按压手指，即可读取指纹照片。系统会自动读取两次，并且将两次的特征点进行比较，当检测合格后，</w:t>
      </w:r>
      <w:r w:rsidR="00F67E0F" w:rsidRPr="00B231F6">
        <w:rPr>
          <w:rFonts w:cs="宋体" w:hint="eastAsia"/>
          <w:color w:val="000000"/>
          <w:kern w:val="0"/>
          <w:sz w:val="24"/>
          <w:lang w:bidi="ar"/>
        </w:rPr>
        <w:t>模块会向</w:t>
      </w:r>
      <w:r w:rsidR="00F67E0F">
        <w:rPr>
          <w:rFonts w:cs="宋体" w:hint="eastAsia"/>
          <w:color w:val="000000"/>
          <w:kern w:val="0"/>
          <w:sz w:val="24"/>
          <w:lang w:bidi="ar"/>
        </w:rPr>
        <w:t>STM</w:t>
      </w:r>
      <w:r w:rsidR="00F67E0F" w:rsidRPr="00B231F6">
        <w:rPr>
          <w:rFonts w:cs="宋体" w:hint="eastAsia"/>
          <w:color w:val="000000"/>
          <w:kern w:val="0"/>
          <w:sz w:val="24"/>
          <w:lang w:bidi="ar"/>
        </w:rPr>
        <w:t>32</w:t>
      </w:r>
      <w:r w:rsidR="00F67E0F" w:rsidRPr="00B231F6">
        <w:rPr>
          <w:rFonts w:cs="宋体" w:hint="eastAsia"/>
          <w:color w:val="000000"/>
          <w:kern w:val="0"/>
          <w:sz w:val="24"/>
          <w:lang w:bidi="ar"/>
        </w:rPr>
        <w:t>发送</w:t>
      </w:r>
      <w:r w:rsidRPr="00B231F6">
        <w:rPr>
          <w:rFonts w:cs="宋体" w:hint="eastAsia"/>
          <w:color w:val="000000"/>
          <w:kern w:val="0"/>
          <w:sz w:val="24"/>
          <w:lang w:bidi="ar"/>
        </w:rPr>
        <w:t>指令</w:t>
      </w:r>
      <w:r w:rsidR="00560725" w:rsidRPr="00560725">
        <w:rPr>
          <w:rFonts w:cs="宋体"/>
          <w:color w:val="000000"/>
          <w:kern w:val="0"/>
          <w:sz w:val="24"/>
          <w:lang w:bidi="ar"/>
        </w:rPr>
        <w:t>0</w:t>
      </w:r>
      <w:r w:rsidR="00F67E0F">
        <w:rPr>
          <w:rFonts w:cs="宋体" w:hint="eastAsia"/>
          <w:color w:val="000000"/>
          <w:kern w:val="0"/>
          <w:sz w:val="24"/>
          <w:lang w:bidi="ar"/>
        </w:rPr>
        <w:t>X</w:t>
      </w:r>
      <w:r w:rsidR="00560725" w:rsidRPr="00560725">
        <w:rPr>
          <w:rFonts w:cs="宋体"/>
          <w:color w:val="000000"/>
          <w:kern w:val="0"/>
          <w:sz w:val="24"/>
          <w:lang w:bidi="ar"/>
        </w:rPr>
        <w:t>00</w:t>
      </w:r>
      <w:r w:rsidR="00560725">
        <w:rPr>
          <w:rFonts w:cs="宋体" w:hint="eastAsia"/>
          <w:color w:val="000000"/>
          <w:kern w:val="0"/>
          <w:sz w:val="24"/>
          <w:lang w:bidi="ar"/>
        </w:rPr>
        <w:t>，代表</w:t>
      </w:r>
      <w:r w:rsidR="00E30488">
        <w:rPr>
          <w:rFonts w:cs="宋体" w:hint="eastAsia"/>
          <w:color w:val="000000"/>
          <w:kern w:val="0"/>
          <w:sz w:val="24"/>
          <w:lang w:bidi="ar"/>
        </w:rPr>
        <w:t>OK</w:t>
      </w:r>
      <w:r w:rsidR="00E30488">
        <w:rPr>
          <w:rFonts w:cs="宋体" w:hint="eastAsia"/>
          <w:color w:val="000000"/>
          <w:kern w:val="0"/>
          <w:sz w:val="24"/>
          <w:lang w:bidi="ar"/>
        </w:rPr>
        <w:t>。</w:t>
      </w:r>
      <w:r w:rsidRPr="00B231F6">
        <w:rPr>
          <w:rFonts w:cs="宋体" w:hint="eastAsia"/>
          <w:color w:val="000000"/>
          <w:kern w:val="0"/>
          <w:sz w:val="24"/>
          <w:lang w:bidi="ar"/>
        </w:rPr>
        <w:t>单片机接收到后，跳转设置</w:t>
      </w:r>
      <w:r w:rsidRPr="00B231F6">
        <w:rPr>
          <w:rFonts w:cs="宋体" w:hint="eastAsia"/>
          <w:color w:val="000000"/>
          <w:kern w:val="0"/>
          <w:sz w:val="24"/>
          <w:lang w:bidi="ar"/>
        </w:rPr>
        <w:t>ID</w:t>
      </w:r>
      <w:r w:rsidRPr="00B231F6">
        <w:rPr>
          <w:rFonts w:cs="宋体" w:hint="eastAsia"/>
          <w:color w:val="000000"/>
          <w:kern w:val="0"/>
          <w:sz w:val="24"/>
          <w:lang w:bidi="ar"/>
        </w:rPr>
        <w:t>界面，设置好</w:t>
      </w:r>
      <w:r w:rsidRPr="00B231F6">
        <w:rPr>
          <w:rFonts w:cs="宋体" w:hint="eastAsia"/>
          <w:color w:val="000000"/>
          <w:kern w:val="0"/>
          <w:sz w:val="24"/>
          <w:lang w:bidi="ar"/>
        </w:rPr>
        <w:t>ID</w:t>
      </w:r>
      <w:r w:rsidRPr="00B231F6">
        <w:rPr>
          <w:rFonts w:cs="宋体" w:hint="eastAsia"/>
          <w:color w:val="000000"/>
          <w:kern w:val="0"/>
          <w:sz w:val="24"/>
          <w:lang w:bidi="ar"/>
        </w:rPr>
        <w:t>后按下</w:t>
      </w:r>
      <w:r w:rsidR="00903F54">
        <w:rPr>
          <w:rFonts w:cs="宋体" w:hint="eastAsia"/>
          <w:color w:val="000000"/>
          <w:kern w:val="0"/>
          <w:sz w:val="24"/>
          <w:lang w:bidi="ar"/>
        </w:rPr>
        <w:t>KEY3</w:t>
      </w:r>
      <w:r w:rsidRPr="00B231F6">
        <w:rPr>
          <w:rFonts w:cs="宋体" w:hint="eastAsia"/>
          <w:color w:val="000000"/>
          <w:kern w:val="0"/>
          <w:sz w:val="24"/>
          <w:lang w:bidi="ar"/>
        </w:rPr>
        <w:t>储存，将指纹存储到</w:t>
      </w:r>
      <w:r w:rsidRPr="00B231F6">
        <w:rPr>
          <w:rFonts w:cs="宋体" w:hint="eastAsia"/>
          <w:color w:val="000000"/>
          <w:kern w:val="0"/>
          <w:sz w:val="24"/>
          <w:lang w:bidi="ar"/>
        </w:rPr>
        <w:t>AS608</w:t>
      </w:r>
      <w:r w:rsidRPr="00B231F6">
        <w:rPr>
          <w:rFonts w:cs="宋体" w:hint="eastAsia"/>
          <w:color w:val="000000"/>
          <w:kern w:val="0"/>
          <w:sz w:val="24"/>
          <w:lang w:bidi="ar"/>
        </w:rPr>
        <w:t>模块的存储中。随后，系统退回到工作界面，等待下一次使用。当开启验证指纹功能时，系统会向指纹模块发送</w:t>
      </w:r>
      <w:r w:rsidR="00903F54">
        <w:rPr>
          <w:rFonts w:cs="宋体" w:hint="eastAsia"/>
          <w:color w:val="000000"/>
          <w:kern w:val="0"/>
          <w:sz w:val="24"/>
          <w:lang w:bidi="ar"/>
        </w:rPr>
        <w:t>验证指纹的指令，</w:t>
      </w:r>
      <w:r w:rsidRPr="00B231F6">
        <w:rPr>
          <w:rFonts w:cs="宋体" w:hint="eastAsia"/>
          <w:color w:val="000000"/>
          <w:kern w:val="0"/>
          <w:sz w:val="24"/>
          <w:lang w:bidi="ar"/>
        </w:rPr>
        <w:t>模块接收后会自动开启检测。当有手指按下时，系统会自动拍照进行特征点分析，并与指纹库中的指纹进行对比，如果比对成功，模块</w:t>
      </w:r>
      <w:r w:rsidR="00F67E0F">
        <w:rPr>
          <w:rFonts w:cs="宋体" w:hint="eastAsia"/>
          <w:color w:val="000000"/>
          <w:kern w:val="0"/>
          <w:sz w:val="24"/>
          <w:lang w:bidi="ar"/>
        </w:rPr>
        <w:t>同样</w:t>
      </w:r>
      <w:r w:rsidRPr="00B231F6">
        <w:rPr>
          <w:rFonts w:cs="宋体" w:hint="eastAsia"/>
          <w:color w:val="000000"/>
          <w:kern w:val="0"/>
          <w:sz w:val="24"/>
          <w:lang w:bidi="ar"/>
        </w:rPr>
        <w:t>会向</w:t>
      </w:r>
      <w:r w:rsidR="00FA733B">
        <w:rPr>
          <w:rFonts w:cs="宋体" w:hint="eastAsia"/>
          <w:color w:val="000000"/>
          <w:kern w:val="0"/>
          <w:sz w:val="24"/>
          <w:lang w:bidi="ar"/>
        </w:rPr>
        <w:t>STM</w:t>
      </w:r>
      <w:r w:rsidRPr="00B231F6">
        <w:rPr>
          <w:rFonts w:cs="宋体" w:hint="eastAsia"/>
          <w:color w:val="000000"/>
          <w:kern w:val="0"/>
          <w:sz w:val="24"/>
          <w:lang w:bidi="ar"/>
        </w:rPr>
        <w:t>32</w:t>
      </w:r>
      <w:r w:rsidRPr="00B231F6">
        <w:rPr>
          <w:rFonts w:cs="宋体" w:hint="eastAsia"/>
          <w:color w:val="000000"/>
          <w:kern w:val="0"/>
          <w:sz w:val="24"/>
          <w:lang w:bidi="ar"/>
        </w:rPr>
        <w:t>发送</w:t>
      </w:r>
      <w:r w:rsidR="00F67E0F">
        <w:rPr>
          <w:rFonts w:cs="宋体" w:hint="eastAsia"/>
          <w:color w:val="000000"/>
          <w:kern w:val="0"/>
          <w:sz w:val="24"/>
          <w:lang w:bidi="ar"/>
        </w:rPr>
        <w:t>0X00</w:t>
      </w:r>
      <w:r w:rsidRPr="00B231F6">
        <w:rPr>
          <w:rFonts w:cs="宋体" w:hint="eastAsia"/>
          <w:color w:val="000000"/>
          <w:kern w:val="0"/>
          <w:sz w:val="24"/>
          <w:lang w:bidi="ar"/>
        </w:rPr>
        <w:t>，单片机接收到后执行开锁指令，此时舵机旋转</w:t>
      </w:r>
      <w:r w:rsidRPr="00B231F6">
        <w:rPr>
          <w:rFonts w:cs="宋体" w:hint="eastAsia"/>
          <w:color w:val="000000"/>
          <w:kern w:val="0"/>
          <w:sz w:val="24"/>
          <w:lang w:bidi="ar"/>
        </w:rPr>
        <w:t>90</w:t>
      </w:r>
      <w:r w:rsidRPr="00B231F6">
        <w:rPr>
          <w:rFonts w:cs="宋体" w:hint="eastAsia"/>
          <w:color w:val="000000"/>
          <w:kern w:val="0"/>
          <w:sz w:val="24"/>
          <w:lang w:bidi="ar"/>
        </w:rPr>
        <w:t>度，代表闸机打开。</w:t>
      </w:r>
      <w:r w:rsidR="00F33FB4" w:rsidRPr="00F33FB4">
        <w:rPr>
          <w:rFonts w:cs="宋体"/>
          <w:color w:val="000000"/>
          <w:kern w:val="0"/>
          <w:sz w:val="24"/>
          <w:lang w:bidi="ar"/>
        </w:rPr>
        <w:t>其工作原理如下：首先，模块内部的光学传感器会发出光线并接收从手指表面反射回来的光线，当手指放置在识别区域时，传感器会对指纹图案进行扫描，并将光学信息转换为数字信号。接着，模块内部的图像处理算法会对数字信号进行处理，提取</w:t>
      </w:r>
      <w:r w:rsidR="00F33FB4" w:rsidRPr="00F33FB4">
        <w:rPr>
          <w:rFonts w:cs="宋体"/>
          <w:color w:val="000000"/>
          <w:kern w:val="0"/>
          <w:sz w:val="24"/>
          <w:lang w:bidi="ar"/>
        </w:rPr>
        <w:lastRenderedPageBreak/>
        <w:t>出指纹的特征信息，如纹路走向、纹线数量、纹线交叉点等，并将这些特征信息与预先存储在模块中的指纹模板进行比对。最后，如果比对结果显示当前指纹与模板指纹匹配，则模块会输出识别成功的信号；否则，输出识别失败的信号。</w:t>
      </w:r>
    </w:p>
    <w:p w14:paraId="3FF4C019" w14:textId="29B5538D" w:rsidR="0027012F" w:rsidRDefault="0027012F" w:rsidP="006621DD">
      <w:pPr>
        <w:wordWrap w:val="0"/>
        <w:spacing w:beforeLines="50" w:before="156" w:afterLines="50" w:after="156" w:line="360" w:lineRule="auto"/>
        <w:outlineLvl w:val="1"/>
        <w:rPr>
          <w:rFonts w:eastAsia="黑体"/>
          <w:sz w:val="24"/>
        </w:rPr>
      </w:pPr>
      <w:bookmarkStart w:id="82" w:name="_Toc198501315"/>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5</w:t>
      </w:r>
      <w:r>
        <w:rPr>
          <w:rFonts w:eastAsia="黑体" w:hint="eastAsia"/>
          <w:sz w:val="28"/>
          <w:szCs w:val="28"/>
        </w:rPr>
        <w:t xml:space="preserve">　</w:t>
      </w:r>
      <w:r w:rsidR="00EB2997" w:rsidRPr="00802AA2">
        <w:rPr>
          <w:rFonts w:eastAsia="黑体" w:hint="eastAsia"/>
          <w:sz w:val="28"/>
          <w:szCs w:val="28"/>
        </w:rPr>
        <w:t>RDK</w:t>
      </w:r>
      <w:r w:rsidR="00BA559B">
        <w:rPr>
          <w:rFonts w:eastAsia="黑体" w:hint="eastAsia"/>
          <w:sz w:val="28"/>
          <w:szCs w:val="28"/>
        </w:rPr>
        <w:t xml:space="preserve"> </w:t>
      </w:r>
      <w:r w:rsidR="00EB2997" w:rsidRPr="00802AA2">
        <w:rPr>
          <w:rFonts w:eastAsia="黑体" w:hint="eastAsia"/>
          <w:sz w:val="28"/>
          <w:szCs w:val="28"/>
        </w:rPr>
        <w:t>X</w:t>
      </w:r>
      <w:r w:rsidR="00EB2997" w:rsidRPr="00CD6AF6">
        <w:rPr>
          <w:rFonts w:eastAsia="黑体" w:hint="eastAsia"/>
          <w:sz w:val="28"/>
          <w:szCs w:val="28"/>
        </w:rPr>
        <w:t>5</w:t>
      </w:r>
      <w:r w:rsidR="00EB2997">
        <w:rPr>
          <w:rFonts w:eastAsia="黑体" w:hint="eastAsia"/>
          <w:sz w:val="28"/>
          <w:szCs w:val="28"/>
        </w:rPr>
        <w:t>人脸识别</w:t>
      </w:r>
      <w:r>
        <w:rPr>
          <w:rFonts w:eastAsia="黑体" w:hint="eastAsia"/>
          <w:sz w:val="28"/>
          <w:szCs w:val="28"/>
        </w:rPr>
        <w:t>模块</w:t>
      </w:r>
      <w:r w:rsidR="001F1C2D">
        <w:rPr>
          <w:rFonts w:eastAsia="黑体" w:hint="eastAsia"/>
          <w:sz w:val="28"/>
          <w:szCs w:val="28"/>
        </w:rPr>
        <w:t>（</w:t>
      </w:r>
      <w:r w:rsidR="002B3449" w:rsidRPr="00802AA2">
        <w:rPr>
          <w:rFonts w:eastAsia="黑体" w:hint="eastAsia"/>
          <w:sz w:val="28"/>
          <w:szCs w:val="28"/>
        </w:rPr>
        <w:t>g</w:t>
      </w:r>
      <w:r w:rsidR="001F1C2D">
        <w:rPr>
          <w:rFonts w:eastAsia="黑体" w:hint="eastAsia"/>
          <w:sz w:val="28"/>
          <w:szCs w:val="28"/>
        </w:rPr>
        <w:t>）</w:t>
      </w:r>
      <w:bookmarkEnd w:id="82"/>
    </w:p>
    <w:p w14:paraId="69CEDCAD" w14:textId="7433DDB6" w:rsidR="0027012F" w:rsidRDefault="00555068" w:rsidP="006621DD">
      <w:pPr>
        <w:wordWrap w:val="0"/>
        <w:spacing w:line="360" w:lineRule="auto"/>
        <w:ind w:firstLineChars="200" w:firstLine="480"/>
        <w:rPr>
          <w:color w:val="000000"/>
          <w:sz w:val="24"/>
          <w:szCs w:val="32"/>
          <w:lang w:bidi="ar"/>
        </w:rPr>
      </w:pPr>
      <w:r w:rsidRPr="00A42115">
        <w:rPr>
          <w:rFonts w:hint="eastAsia"/>
          <w:color w:val="000000"/>
          <w:sz w:val="24"/>
          <w:szCs w:val="32"/>
          <w:lang w:bidi="ar"/>
        </w:rPr>
        <w:t>人员进出楼宇也可以使用人脸识别来确认身份信息。</w:t>
      </w:r>
      <w:r w:rsidRPr="00802AA2">
        <w:rPr>
          <w:rFonts w:hint="eastAsia"/>
          <w:color w:val="000000"/>
          <w:sz w:val="24"/>
          <w:szCs w:val="32"/>
          <w:lang w:bidi="ar"/>
        </w:rPr>
        <w:t>RDK</w:t>
      </w:r>
      <w:r w:rsidRPr="00A42115">
        <w:rPr>
          <w:rFonts w:hint="eastAsia"/>
          <w:color w:val="000000"/>
          <w:sz w:val="24"/>
          <w:szCs w:val="32"/>
          <w:lang w:bidi="ar"/>
        </w:rPr>
        <w:t xml:space="preserve"> </w:t>
      </w:r>
      <w:r w:rsidRPr="00802AA2">
        <w:rPr>
          <w:rFonts w:hint="eastAsia"/>
          <w:color w:val="000000"/>
          <w:sz w:val="24"/>
          <w:szCs w:val="32"/>
          <w:lang w:bidi="ar"/>
        </w:rPr>
        <w:t>X</w:t>
      </w:r>
      <w:r w:rsidRPr="00CD6AF6">
        <w:rPr>
          <w:rFonts w:hint="eastAsia"/>
          <w:color w:val="000000"/>
          <w:sz w:val="24"/>
          <w:szCs w:val="32"/>
          <w:lang w:bidi="ar"/>
        </w:rPr>
        <w:t>5</w:t>
      </w:r>
      <w:r w:rsidRPr="00A42115">
        <w:rPr>
          <w:rFonts w:hint="eastAsia"/>
          <w:color w:val="000000"/>
          <w:sz w:val="24"/>
          <w:szCs w:val="32"/>
          <w:lang w:bidi="ar"/>
        </w:rPr>
        <w:t>开发版类似一个微型</w:t>
      </w:r>
      <w:r w:rsidRPr="00802AA2">
        <w:rPr>
          <w:rFonts w:hint="eastAsia"/>
          <w:color w:val="000000"/>
          <w:sz w:val="24"/>
          <w:szCs w:val="32"/>
          <w:lang w:bidi="ar"/>
        </w:rPr>
        <w:t>Linux</w:t>
      </w:r>
      <w:r w:rsidRPr="00A42115">
        <w:rPr>
          <w:rFonts w:hint="eastAsia"/>
          <w:color w:val="000000"/>
          <w:sz w:val="24"/>
          <w:szCs w:val="32"/>
          <w:lang w:bidi="ar"/>
        </w:rPr>
        <w:t>电脑，带有</w:t>
      </w:r>
      <w:r w:rsidRPr="00CD6AF6">
        <w:rPr>
          <w:rFonts w:hint="eastAsia"/>
          <w:color w:val="000000"/>
          <w:sz w:val="24"/>
          <w:szCs w:val="32"/>
          <w:lang w:bidi="ar"/>
        </w:rPr>
        <w:t>40</w:t>
      </w:r>
      <w:r w:rsidRPr="00802AA2">
        <w:rPr>
          <w:rFonts w:hint="eastAsia"/>
          <w:color w:val="000000"/>
          <w:sz w:val="24"/>
          <w:szCs w:val="32"/>
          <w:lang w:bidi="ar"/>
        </w:rPr>
        <w:t>PIN</w:t>
      </w:r>
      <w:r w:rsidRPr="00A42115">
        <w:rPr>
          <w:rFonts w:hint="eastAsia"/>
          <w:color w:val="000000"/>
          <w:sz w:val="24"/>
          <w:szCs w:val="32"/>
          <w:lang w:bidi="ar"/>
        </w:rPr>
        <w:t>管脚</w:t>
      </w:r>
      <w:r w:rsidR="00012645">
        <w:rPr>
          <w:rFonts w:hint="eastAsia"/>
          <w:color w:val="000000"/>
          <w:sz w:val="24"/>
          <w:szCs w:val="32"/>
          <w:lang w:bidi="ar"/>
        </w:rPr>
        <w:t>。</w:t>
      </w:r>
      <w:r w:rsidRPr="00A42115">
        <w:rPr>
          <w:rFonts w:hint="eastAsia"/>
          <w:color w:val="000000"/>
          <w:sz w:val="24"/>
          <w:szCs w:val="32"/>
          <w:lang w:bidi="ar"/>
        </w:rPr>
        <w:t>由于</w:t>
      </w:r>
      <w:r w:rsidRPr="00802AA2">
        <w:rPr>
          <w:rFonts w:hint="eastAsia"/>
          <w:color w:val="000000"/>
          <w:sz w:val="24"/>
          <w:szCs w:val="32"/>
          <w:lang w:bidi="ar"/>
        </w:rPr>
        <w:t>RDK</w:t>
      </w:r>
      <w:r w:rsidRPr="00A42115">
        <w:rPr>
          <w:rFonts w:hint="eastAsia"/>
          <w:color w:val="000000"/>
          <w:sz w:val="24"/>
          <w:szCs w:val="32"/>
          <w:lang w:bidi="ar"/>
        </w:rPr>
        <w:t>需要稳定供电，也防止电流反灌烧坏开版，在输出端口接入了一个光偶与主控板隔离开来。本系统中使用</w:t>
      </w:r>
      <w:r w:rsidRPr="00802AA2">
        <w:rPr>
          <w:rFonts w:hint="eastAsia"/>
          <w:color w:val="000000"/>
          <w:sz w:val="24"/>
          <w:szCs w:val="32"/>
          <w:lang w:bidi="ar"/>
        </w:rPr>
        <w:t>RDK</w:t>
      </w:r>
      <w:r w:rsidRPr="00A42115">
        <w:rPr>
          <w:rFonts w:hint="eastAsia"/>
          <w:color w:val="000000"/>
          <w:sz w:val="24"/>
          <w:szCs w:val="32"/>
          <w:lang w:bidi="ar"/>
        </w:rPr>
        <w:t>开发板的</w:t>
      </w:r>
      <w:r w:rsidRPr="00CD6AF6">
        <w:rPr>
          <w:rFonts w:hint="eastAsia"/>
          <w:color w:val="000000"/>
          <w:sz w:val="24"/>
          <w:szCs w:val="32"/>
          <w:lang w:bidi="ar"/>
        </w:rPr>
        <w:t>37</w:t>
      </w:r>
      <w:r w:rsidRPr="00A42115">
        <w:rPr>
          <w:rFonts w:hint="eastAsia"/>
          <w:color w:val="000000"/>
          <w:sz w:val="24"/>
          <w:szCs w:val="32"/>
          <w:lang w:bidi="ar"/>
        </w:rPr>
        <w:t>和</w:t>
      </w:r>
      <w:r w:rsidRPr="00CD6AF6">
        <w:rPr>
          <w:rFonts w:hint="eastAsia"/>
          <w:color w:val="000000"/>
          <w:sz w:val="24"/>
          <w:szCs w:val="32"/>
          <w:lang w:bidi="ar"/>
        </w:rPr>
        <w:t>39</w:t>
      </w:r>
      <w:r w:rsidRPr="00A42115">
        <w:rPr>
          <w:rFonts w:hint="eastAsia"/>
          <w:color w:val="000000"/>
          <w:sz w:val="24"/>
          <w:szCs w:val="32"/>
          <w:lang w:bidi="ar"/>
        </w:rPr>
        <w:t>引脚输出信号，通过</w:t>
      </w:r>
      <w:r w:rsidRPr="00802AA2">
        <w:rPr>
          <w:rFonts w:hint="eastAsia"/>
          <w:color w:val="000000"/>
          <w:sz w:val="24"/>
          <w:szCs w:val="32"/>
          <w:lang w:bidi="ar"/>
        </w:rPr>
        <w:t>PC</w:t>
      </w:r>
      <w:r w:rsidRPr="00CD6AF6">
        <w:rPr>
          <w:rFonts w:hint="eastAsia"/>
          <w:color w:val="000000"/>
          <w:sz w:val="24"/>
          <w:szCs w:val="32"/>
          <w:lang w:bidi="ar"/>
        </w:rPr>
        <w:t>817</w:t>
      </w:r>
      <w:r w:rsidRPr="00A42115">
        <w:rPr>
          <w:rFonts w:hint="eastAsia"/>
          <w:color w:val="000000"/>
          <w:sz w:val="24"/>
          <w:szCs w:val="32"/>
          <w:lang w:bidi="ar"/>
        </w:rPr>
        <w:t>光耦隔离，输送到主控</w:t>
      </w:r>
      <w:r w:rsidRPr="00802AA2">
        <w:rPr>
          <w:rFonts w:hint="eastAsia"/>
          <w:color w:val="000000"/>
          <w:sz w:val="24"/>
          <w:szCs w:val="32"/>
          <w:lang w:bidi="ar"/>
        </w:rPr>
        <w:t>MCU</w:t>
      </w:r>
      <w:r w:rsidRPr="00A42115">
        <w:rPr>
          <w:rFonts w:hint="eastAsia"/>
          <w:color w:val="000000"/>
          <w:sz w:val="24"/>
          <w:szCs w:val="32"/>
          <w:lang w:bidi="ar"/>
        </w:rPr>
        <w:t>的</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w:t>
      </w:r>
      <w:r w:rsidR="005F56B1">
        <w:rPr>
          <w:rFonts w:hint="eastAsia"/>
          <w:color w:val="000000"/>
          <w:sz w:val="24"/>
          <w:szCs w:val="32"/>
          <w:lang w:bidi="ar"/>
        </w:rPr>
        <w:t>它</w:t>
      </w:r>
      <w:r w:rsidR="001C40D5">
        <w:rPr>
          <w:rFonts w:hint="eastAsia"/>
          <w:color w:val="000000"/>
          <w:sz w:val="24"/>
          <w:szCs w:val="32"/>
          <w:lang w:bidi="ar"/>
        </w:rPr>
        <w:t>使用外置摄像头来收集人脸数据信息，并与开发板内的人脸数据进行比对</w:t>
      </w:r>
      <w:r w:rsidR="000A7136">
        <w:rPr>
          <w:rFonts w:hint="eastAsia"/>
          <w:color w:val="000000"/>
          <w:sz w:val="24"/>
          <w:szCs w:val="32"/>
          <w:lang w:bidi="ar"/>
        </w:rPr>
        <w:t>，</w:t>
      </w:r>
      <w:r w:rsidRPr="00A42115">
        <w:rPr>
          <w:rFonts w:hint="eastAsia"/>
          <w:color w:val="000000"/>
          <w:sz w:val="24"/>
          <w:szCs w:val="32"/>
          <w:lang w:bidi="ar"/>
        </w:rPr>
        <w:t>当</w:t>
      </w:r>
      <w:r w:rsidR="000A7136">
        <w:rPr>
          <w:rFonts w:hint="eastAsia"/>
          <w:color w:val="000000"/>
          <w:sz w:val="24"/>
          <w:szCs w:val="32"/>
          <w:lang w:bidi="ar"/>
        </w:rPr>
        <w:t>数据比对</w:t>
      </w:r>
      <w:r w:rsidRPr="00A42115">
        <w:rPr>
          <w:rFonts w:hint="eastAsia"/>
          <w:color w:val="000000"/>
          <w:sz w:val="24"/>
          <w:szCs w:val="32"/>
          <w:lang w:bidi="ar"/>
        </w:rPr>
        <w:t>成功时，</w:t>
      </w:r>
      <w:r w:rsidRPr="00802AA2">
        <w:rPr>
          <w:rFonts w:hint="eastAsia"/>
          <w:color w:val="000000"/>
          <w:sz w:val="24"/>
          <w:szCs w:val="32"/>
          <w:lang w:bidi="ar"/>
        </w:rPr>
        <w:t>RDK</w:t>
      </w:r>
      <w:r w:rsidRPr="00A42115">
        <w:rPr>
          <w:rFonts w:hint="eastAsia"/>
          <w:color w:val="000000"/>
          <w:sz w:val="24"/>
          <w:szCs w:val="32"/>
          <w:lang w:bidi="ar"/>
        </w:rPr>
        <w:t>开发板</w:t>
      </w:r>
      <w:r w:rsidRPr="00CD6AF6">
        <w:rPr>
          <w:rFonts w:hint="eastAsia"/>
          <w:color w:val="000000"/>
          <w:sz w:val="24"/>
          <w:szCs w:val="32"/>
          <w:lang w:bidi="ar"/>
        </w:rPr>
        <w:t>37</w:t>
      </w:r>
      <w:r w:rsidRPr="00A42115">
        <w:rPr>
          <w:rFonts w:hint="eastAsia"/>
          <w:color w:val="000000"/>
          <w:sz w:val="24"/>
          <w:szCs w:val="32"/>
          <w:lang w:bidi="ar"/>
        </w:rPr>
        <w:t>号引脚输出高电平，此时光耦导通，</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引脚被拉至低电平，</w:t>
      </w:r>
      <w:r w:rsidRPr="00802AA2">
        <w:rPr>
          <w:rFonts w:hint="eastAsia"/>
          <w:color w:val="000000"/>
          <w:sz w:val="24"/>
          <w:szCs w:val="32"/>
          <w:lang w:bidi="ar"/>
        </w:rPr>
        <w:t>MCU</w:t>
      </w:r>
      <w:r w:rsidRPr="00A42115">
        <w:rPr>
          <w:rFonts w:hint="eastAsia"/>
          <w:color w:val="000000"/>
          <w:sz w:val="24"/>
          <w:szCs w:val="32"/>
          <w:lang w:bidi="ar"/>
        </w:rPr>
        <w:t>检测对应信号，执行后续操作。</w:t>
      </w:r>
      <w:r w:rsidR="00A42115" w:rsidRPr="00802AA2">
        <w:rPr>
          <w:rFonts w:hint="eastAsia"/>
          <w:color w:val="000000"/>
          <w:sz w:val="24"/>
          <w:szCs w:val="32"/>
          <w:lang w:bidi="ar"/>
        </w:rPr>
        <w:t>RDK</w:t>
      </w:r>
      <w:r w:rsidR="00A42115" w:rsidRPr="00A42115">
        <w:rPr>
          <w:rFonts w:hint="eastAsia"/>
          <w:color w:val="000000"/>
          <w:sz w:val="24"/>
          <w:szCs w:val="32"/>
          <w:lang w:bidi="ar"/>
        </w:rPr>
        <w:t xml:space="preserve"> </w:t>
      </w:r>
      <w:r w:rsidR="00A42115" w:rsidRPr="00802AA2">
        <w:rPr>
          <w:rFonts w:hint="eastAsia"/>
          <w:color w:val="000000"/>
          <w:sz w:val="24"/>
          <w:szCs w:val="32"/>
          <w:lang w:bidi="ar"/>
        </w:rPr>
        <w:t>X</w:t>
      </w:r>
      <w:r w:rsidR="00A42115" w:rsidRPr="00CD6AF6">
        <w:rPr>
          <w:rFonts w:hint="eastAsia"/>
          <w:color w:val="000000"/>
          <w:sz w:val="24"/>
          <w:szCs w:val="32"/>
          <w:lang w:bidi="ar"/>
        </w:rPr>
        <w:t>5</w:t>
      </w:r>
      <w:r w:rsidR="00A42115" w:rsidRPr="00A42115">
        <w:rPr>
          <w:rFonts w:hint="eastAsia"/>
          <w:color w:val="000000"/>
          <w:sz w:val="24"/>
          <w:szCs w:val="32"/>
          <w:lang w:bidi="ar"/>
        </w:rPr>
        <w:t>开发版</w:t>
      </w:r>
      <w:r w:rsidR="0094176D">
        <w:rPr>
          <w:rFonts w:hint="eastAsia"/>
          <w:color w:val="000000"/>
          <w:sz w:val="24"/>
          <w:szCs w:val="32"/>
          <w:lang w:bidi="ar"/>
        </w:rPr>
        <w:t>管脚</w:t>
      </w:r>
      <w:r w:rsidR="00A42115" w:rsidRPr="00A42115">
        <w:rPr>
          <w:rFonts w:hint="eastAsia"/>
          <w:color w:val="000000"/>
          <w:sz w:val="24"/>
          <w:szCs w:val="32"/>
          <w:lang w:bidi="ar"/>
        </w:rPr>
        <w:t>连接光耦电路图如图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33</w:t>
      </w:r>
      <w:r w:rsidR="00607453" w:rsidRPr="00607453">
        <w:rPr>
          <w:sz w:val="24"/>
        </w:rPr>
        <w:fldChar w:fldCharType="end"/>
      </w:r>
      <w:r w:rsidR="00A42115" w:rsidRPr="00A42115">
        <w:rPr>
          <w:rFonts w:hint="eastAsia"/>
          <w:color w:val="000000"/>
          <w:sz w:val="24"/>
          <w:szCs w:val="32"/>
          <w:lang w:bidi="ar"/>
        </w:rPr>
        <w:t>所示</w:t>
      </w:r>
      <w:r w:rsidR="00A42115">
        <w:rPr>
          <w:rFonts w:hint="eastAsia"/>
          <w:color w:val="000000"/>
          <w:sz w:val="24"/>
          <w:szCs w:val="32"/>
          <w:lang w:bidi="ar"/>
        </w:rPr>
        <w:t>。</w:t>
      </w:r>
    </w:p>
    <w:p w14:paraId="44DC1A34" w14:textId="63103F9F" w:rsidR="00A42115" w:rsidRDefault="00605B05" w:rsidP="006621DD">
      <w:pPr>
        <w:wordWrap w:val="0"/>
        <w:spacing w:line="360" w:lineRule="auto"/>
        <w:jc w:val="center"/>
        <w:rPr>
          <w:sz w:val="24"/>
        </w:rPr>
      </w:pPr>
      <w:r>
        <w:rPr>
          <w:noProof/>
          <w:sz w:val="24"/>
        </w:rPr>
        <w:drawing>
          <wp:inline distT="0" distB="0" distL="0" distR="0" wp14:anchorId="2E72ED87" wp14:editId="690C980C">
            <wp:extent cx="3504319" cy="3204722"/>
            <wp:effectExtent l="0" t="0" r="1270" b="0"/>
            <wp:docPr id="10836096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25902" cy="3224460"/>
                    </a:xfrm>
                    <a:prstGeom prst="rect">
                      <a:avLst/>
                    </a:prstGeom>
                    <a:noFill/>
                    <a:ln>
                      <a:noFill/>
                    </a:ln>
                  </pic:spPr>
                </pic:pic>
              </a:graphicData>
            </a:graphic>
          </wp:inline>
        </w:drawing>
      </w:r>
    </w:p>
    <w:p w14:paraId="7E36237B" w14:textId="7BA26B61" w:rsidR="00A42115" w:rsidRPr="00672477" w:rsidRDefault="00A42115"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33</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00672477">
        <w:rPr>
          <w:rFonts w:ascii="Times New Roman" w:hAnsi="Times New Roman" w:hint="eastAsia"/>
          <w:sz w:val="21"/>
          <w:szCs w:val="21"/>
        </w:rPr>
        <w:t>RDK-X5</w:t>
      </w:r>
      <w:r w:rsidR="00672477">
        <w:rPr>
          <w:rFonts w:ascii="Times New Roman" w:hAnsi="Times New Roman" w:hint="eastAsia"/>
          <w:sz w:val="21"/>
          <w:szCs w:val="21"/>
        </w:rPr>
        <w:t>人脸识别系统接口电路</w:t>
      </w:r>
    </w:p>
    <w:p w14:paraId="60D9D714" w14:textId="21A29E0B" w:rsidR="0027012F" w:rsidRDefault="0027012F" w:rsidP="006621DD">
      <w:pPr>
        <w:wordWrap w:val="0"/>
        <w:spacing w:beforeLines="50" w:before="156" w:afterLines="50" w:after="156" w:line="360" w:lineRule="auto"/>
        <w:outlineLvl w:val="1"/>
        <w:rPr>
          <w:rFonts w:eastAsia="黑体"/>
          <w:sz w:val="24"/>
        </w:rPr>
      </w:pPr>
      <w:bookmarkStart w:id="83" w:name="_Toc198501316"/>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6</w:t>
      </w:r>
      <w:r>
        <w:rPr>
          <w:rFonts w:eastAsia="黑体" w:hint="eastAsia"/>
          <w:sz w:val="28"/>
          <w:szCs w:val="28"/>
        </w:rPr>
        <w:t xml:space="preserve">　</w:t>
      </w:r>
      <w:r w:rsidR="00D538BD">
        <w:rPr>
          <w:rFonts w:eastAsia="黑体" w:hint="eastAsia"/>
          <w:sz w:val="28"/>
          <w:szCs w:val="28"/>
        </w:rPr>
        <w:t>按键</w:t>
      </w:r>
      <w:r w:rsidR="00743919">
        <w:rPr>
          <w:rFonts w:eastAsia="黑体" w:hint="eastAsia"/>
          <w:sz w:val="28"/>
          <w:szCs w:val="28"/>
        </w:rPr>
        <w:t>检测</w:t>
      </w:r>
      <w:r w:rsidR="00D538BD">
        <w:rPr>
          <w:rFonts w:eastAsia="黑体" w:hint="eastAsia"/>
          <w:sz w:val="28"/>
          <w:szCs w:val="28"/>
        </w:rPr>
        <w:t>电路</w:t>
      </w:r>
      <w:r w:rsidR="002B3449">
        <w:rPr>
          <w:rFonts w:eastAsia="黑体" w:hint="eastAsia"/>
          <w:sz w:val="28"/>
          <w:szCs w:val="28"/>
        </w:rPr>
        <w:t>（</w:t>
      </w:r>
      <w:r w:rsidR="002B3449" w:rsidRPr="00802AA2">
        <w:rPr>
          <w:rFonts w:eastAsia="黑体" w:hint="eastAsia"/>
          <w:sz w:val="28"/>
          <w:szCs w:val="28"/>
        </w:rPr>
        <w:t>g</w:t>
      </w:r>
      <w:r w:rsidR="002B3449">
        <w:rPr>
          <w:rFonts w:eastAsia="黑体" w:hint="eastAsia"/>
          <w:sz w:val="28"/>
          <w:szCs w:val="28"/>
        </w:rPr>
        <w:t>）</w:t>
      </w:r>
      <w:bookmarkEnd w:id="83"/>
    </w:p>
    <w:p w14:paraId="201D0F15" w14:textId="1D4055E7" w:rsidR="0027012F" w:rsidRDefault="008D5F8F"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由于楼宇人员信息检测系统需要依赖管理员手动录入指纹</w:t>
      </w:r>
      <w:r w:rsidR="00743919">
        <w:rPr>
          <w:rFonts w:cs="宋体" w:hint="eastAsia"/>
          <w:color w:val="000000"/>
          <w:kern w:val="0"/>
          <w:sz w:val="24"/>
          <w:lang w:bidi="ar"/>
        </w:rPr>
        <w:t>，以及供用户启动指纹识别</w:t>
      </w:r>
      <w:r w:rsidR="00E90D55">
        <w:rPr>
          <w:rFonts w:cs="宋体" w:hint="eastAsia"/>
          <w:color w:val="000000"/>
          <w:kern w:val="0"/>
          <w:sz w:val="24"/>
          <w:lang w:bidi="ar"/>
        </w:rPr>
        <w:t>功能</w:t>
      </w:r>
      <w:r w:rsidR="00743919">
        <w:rPr>
          <w:rFonts w:cs="宋体" w:hint="eastAsia"/>
          <w:color w:val="000000"/>
          <w:kern w:val="0"/>
          <w:sz w:val="24"/>
          <w:lang w:bidi="ar"/>
        </w:rPr>
        <w:t>，故需要按键系统来进行人机操作。</w:t>
      </w:r>
      <w:r w:rsidR="00DF75DC">
        <w:rPr>
          <w:rFonts w:cs="宋体" w:hint="eastAsia"/>
          <w:color w:val="000000"/>
          <w:kern w:val="0"/>
          <w:sz w:val="24"/>
          <w:lang w:bidi="ar"/>
        </w:rPr>
        <w:t>本文</w:t>
      </w:r>
      <w:r>
        <w:rPr>
          <w:rFonts w:cs="宋体" w:hint="eastAsia"/>
          <w:color w:val="000000"/>
          <w:kern w:val="0"/>
          <w:sz w:val="24"/>
          <w:lang w:bidi="ar"/>
        </w:rPr>
        <w:t>采用</w:t>
      </w:r>
      <w:r w:rsidR="00BA2082">
        <w:rPr>
          <w:rFonts w:cs="宋体" w:hint="eastAsia"/>
          <w:color w:val="000000"/>
          <w:kern w:val="0"/>
          <w:sz w:val="24"/>
          <w:lang w:bidi="ar"/>
        </w:rPr>
        <w:t>五个</w:t>
      </w:r>
      <w:r>
        <w:rPr>
          <w:rFonts w:cs="宋体" w:hint="eastAsia"/>
          <w:color w:val="000000"/>
          <w:kern w:val="0"/>
          <w:sz w:val="24"/>
          <w:lang w:bidi="ar"/>
        </w:rPr>
        <w:t>独立按键</w:t>
      </w:r>
      <w:r w:rsidR="00BA2082">
        <w:rPr>
          <w:rFonts w:cs="宋体" w:hint="eastAsia"/>
          <w:color w:val="000000"/>
          <w:kern w:val="0"/>
          <w:sz w:val="24"/>
          <w:lang w:bidi="ar"/>
        </w:rPr>
        <w:t>分别为</w:t>
      </w:r>
      <w:r w:rsidR="004B6239">
        <w:rPr>
          <w:rFonts w:cs="宋体" w:hint="eastAsia"/>
          <w:color w:val="000000"/>
          <w:kern w:val="0"/>
          <w:sz w:val="24"/>
          <w:lang w:bidi="ar"/>
        </w:rPr>
        <w:t>KEY1~KEY5</w:t>
      </w:r>
      <w:r w:rsidR="00743919">
        <w:rPr>
          <w:rFonts w:cs="宋体" w:hint="eastAsia"/>
          <w:color w:val="000000"/>
          <w:kern w:val="0"/>
          <w:sz w:val="24"/>
          <w:lang w:bidi="ar"/>
        </w:rPr>
        <w:t>，</w:t>
      </w:r>
      <w:r w:rsidR="005F1EE6">
        <w:rPr>
          <w:rFonts w:cs="宋体" w:hint="eastAsia"/>
          <w:color w:val="000000"/>
          <w:kern w:val="0"/>
          <w:sz w:val="24"/>
          <w:lang w:bidi="ar"/>
        </w:rPr>
        <w:t>采用下拉输入，一端</w:t>
      </w:r>
      <w:r w:rsidR="00A34CD6">
        <w:rPr>
          <w:rFonts w:cs="宋体" w:hint="eastAsia"/>
          <w:color w:val="000000"/>
          <w:kern w:val="0"/>
          <w:sz w:val="24"/>
          <w:lang w:bidi="ar"/>
        </w:rPr>
        <w:t>连</w:t>
      </w:r>
      <w:r w:rsidR="005F1EE6">
        <w:rPr>
          <w:rFonts w:cs="宋体" w:hint="eastAsia"/>
          <w:color w:val="000000"/>
          <w:kern w:val="0"/>
          <w:sz w:val="24"/>
          <w:lang w:bidi="ar"/>
        </w:rPr>
        <w:t>接主控</w:t>
      </w:r>
      <w:r w:rsidR="005F1EE6" w:rsidRPr="00802AA2">
        <w:rPr>
          <w:rFonts w:cs="宋体" w:hint="eastAsia"/>
          <w:color w:val="000000"/>
          <w:kern w:val="0"/>
          <w:sz w:val="24"/>
          <w:lang w:bidi="ar"/>
        </w:rPr>
        <w:t>MCU</w:t>
      </w:r>
      <w:r w:rsidR="00D921DE">
        <w:rPr>
          <w:rFonts w:cs="宋体" w:hint="eastAsia"/>
          <w:color w:val="000000"/>
          <w:kern w:val="0"/>
          <w:sz w:val="24"/>
          <w:lang w:bidi="ar"/>
        </w:rPr>
        <w:t>的</w:t>
      </w:r>
      <w:r w:rsidR="004B6239">
        <w:rPr>
          <w:rFonts w:cs="宋体" w:hint="eastAsia"/>
          <w:color w:val="000000"/>
          <w:kern w:val="0"/>
          <w:sz w:val="24"/>
          <w:lang w:bidi="ar"/>
        </w:rPr>
        <w:t>PA2~PA6</w:t>
      </w:r>
      <w:r w:rsidR="00D921DE">
        <w:rPr>
          <w:rFonts w:cs="宋体" w:hint="eastAsia"/>
          <w:color w:val="000000"/>
          <w:kern w:val="0"/>
          <w:sz w:val="24"/>
          <w:lang w:bidi="ar"/>
        </w:rPr>
        <w:t>引脚</w:t>
      </w:r>
      <w:r w:rsidR="005F1EE6">
        <w:rPr>
          <w:rFonts w:cs="宋体" w:hint="eastAsia"/>
          <w:color w:val="000000"/>
          <w:kern w:val="0"/>
          <w:sz w:val="24"/>
          <w:lang w:bidi="ar"/>
        </w:rPr>
        <w:t>，另一端</w:t>
      </w:r>
      <w:r w:rsidR="00A34CD6">
        <w:rPr>
          <w:rFonts w:cs="宋体" w:hint="eastAsia"/>
          <w:color w:val="000000"/>
          <w:kern w:val="0"/>
          <w:sz w:val="24"/>
          <w:lang w:bidi="ar"/>
        </w:rPr>
        <w:t>连</w:t>
      </w:r>
      <w:r w:rsidR="005F1EE6">
        <w:rPr>
          <w:rFonts w:cs="宋体" w:hint="eastAsia"/>
          <w:color w:val="000000"/>
          <w:kern w:val="0"/>
          <w:sz w:val="24"/>
          <w:lang w:bidi="ar"/>
        </w:rPr>
        <w:t>接</w:t>
      </w:r>
      <w:r w:rsidR="005F1EE6" w:rsidRPr="00802AA2">
        <w:rPr>
          <w:rFonts w:cs="宋体" w:hint="eastAsia"/>
          <w:color w:val="000000"/>
          <w:kern w:val="0"/>
          <w:sz w:val="24"/>
          <w:lang w:bidi="ar"/>
        </w:rPr>
        <w:t>GND</w:t>
      </w:r>
      <w:r w:rsidR="0027012F" w:rsidRPr="00385E69">
        <w:rPr>
          <w:rFonts w:cs="宋体" w:hint="eastAsia"/>
          <w:color w:val="000000"/>
          <w:kern w:val="0"/>
          <w:sz w:val="24"/>
          <w:lang w:bidi="ar"/>
        </w:rPr>
        <w:t>，</w:t>
      </w:r>
      <w:r w:rsidR="00C81BFA">
        <w:rPr>
          <w:rFonts w:cs="宋体" w:hint="eastAsia"/>
          <w:color w:val="000000"/>
          <w:kern w:val="0"/>
          <w:sz w:val="24"/>
          <w:lang w:bidi="ar"/>
        </w:rPr>
        <w:t>其中</w:t>
      </w:r>
      <w:r w:rsidR="00C81BFA">
        <w:rPr>
          <w:rFonts w:cs="宋体" w:hint="eastAsia"/>
          <w:color w:val="000000"/>
          <w:kern w:val="0"/>
          <w:sz w:val="24"/>
          <w:lang w:bidi="ar"/>
        </w:rPr>
        <w:t>KEY1</w:t>
      </w:r>
      <w:r w:rsidR="00C81BFA">
        <w:rPr>
          <w:rFonts w:cs="宋体" w:hint="eastAsia"/>
          <w:color w:val="000000"/>
          <w:kern w:val="0"/>
          <w:sz w:val="24"/>
          <w:lang w:bidi="ar"/>
        </w:rPr>
        <w:lastRenderedPageBreak/>
        <w:t>负责</w:t>
      </w:r>
      <w:r w:rsidR="005F5371">
        <w:rPr>
          <w:rFonts w:cs="宋体" w:hint="eastAsia"/>
          <w:color w:val="000000"/>
          <w:kern w:val="0"/>
          <w:sz w:val="24"/>
          <w:lang w:bidi="ar"/>
        </w:rPr>
        <w:t>启动</w:t>
      </w:r>
      <w:r w:rsidR="00C81BFA">
        <w:rPr>
          <w:rFonts w:cs="宋体" w:hint="eastAsia"/>
          <w:color w:val="000000"/>
          <w:kern w:val="0"/>
          <w:sz w:val="24"/>
          <w:lang w:bidi="ar"/>
        </w:rPr>
        <w:t>添加指纹功能</w:t>
      </w:r>
      <w:r w:rsidR="00967809">
        <w:rPr>
          <w:rFonts w:cs="宋体" w:hint="eastAsia"/>
          <w:color w:val="000000"/>
          <w:kern w:val="0"/>
          <w:sz w:val="24"/>
          <w:lang w:bidi="ar"/>
        </w:rPr>
        <w:t>，</w:t>
      </w:r>
      <w:r w:rsidR="00C81BFA">
        <w:rPr>
          <w:rFonts w:cs="宋体" w:hint="eastAsia"/>
          <w:color w:val="000000"/>
          <w:kern w:val="0"/>
          <w:sz w:val="24"/>
          <w:lang w:bidi="ar"/>
        </w:rPr>
        <w:t>KEY2</w:t>
      </w:r>
      <w:r w:rsidR="00C81BFA">
        <w:rPr>
          <w:rFonts w:cs="宋体" w:hint="eastAsia"/>
          <w:color w:val="000000"/>
          <w:kern w:val="0"/>
          <w:sz w:val="24"/>
          <w:lang w:bidi="ar"/>
        </w:rPr>
        <w:t>负责二级菜单</w:t>
      </w:r>
      <w:r w:rsidR="005F5371">
        <w:rPr>
          <w:rFonts w:cs="宋体" w:hint="eastAsia"/>
          <w:color w:val="000000"/>
          <w:kern w:val="0"/>
          <w:sz w:val="24"/>
          <w:lang w:bidi="ar"/>
        </w:rPr>
        <w:t>里的指纹存储加</w:t>
      </w:r>
      <w:r w:rsidR="00967809">
        <w:rPr>
          <w:rFonts w:cs="宋体" w:hint="eastAsia"/>
          <w:color w:val="000000"/>
          <w:kern w:val="0"/>
          <w:sz w:val="24"/>
          <w:lang w:bidi="ar"/>
        </w:rPr>
        <w:t>功能，</w:t>
      </w:r>
      <w:r w:rsidR="00C81BFA">
        <w:rPr>
          <w:rFonts w:cs="宋体" w:hint="eastAsia"/>
          <w:color w:val="000000"/>
          <w:kern w:val="0"/>
          <w:sz w:val="24"/>
          <w:lang w:bidi="ar"/>
        </w:rPr>
        <w:t>KEY3</w:t>
      </w:r>
      <w:r w:rsidR="005F5371">
        <w:rPr>
          <w:rFonts w:cs="宋体" w:hint="eastAsia"/>
          <w:color w:val="000000"/>
          <w:kern w:val="0"/>
          <w:sz w:val="24"/>
          <w:lang w:bidi="ar"/>
        </w:rPr>
        <w:t>负责启动删除指纹</w:t>
      </w:r>
      <w:r w:rsidR="00967809">
        <w:rPr>
          <w:rFonts w:cs="宋体" w:hint="eastAsia"/>
          <w:color w:val="000000"/>
          <w:kern w:val="0"/>
          <w:sz w:val="24"/>
          <w:lang w:bidi="ar"/>
        </w:rPr>
        <w:t>功能，</w:t>
      </w:r>
      <w:r w:rsidR="00C81BFA">
        <w:rPr>
          <w:rFonts w:cs="宋体" w:hint="eastAsia"/>
          <w:color w:val="000000"/>
          <w:kern w:val="0"/>
          <w:sz w:val="24"/>
          <w:lang w:bidi="ar"/>
        </w:rPr>
        <w:t>KEY4</w:t>
      </w:r>
      <w:r w:rsidR="005F5371">
        <w:rPr>
          <w:rFonts w:cs="宋体" w:hint="eastAsia"/>
          <w:color w:val="000000"/>
          <w:kern w:val="0"/>
          <w:sz w:val="24"/>
          <w:lang w:bidi="ar"/>
        </w:rPr>
        <w:t>负责二级菜单里的指纹存储减</w:t>
      </w:r>
      <w:r w:rsidR="00967809">
        <w:rPr>
          <w:rFonts w:cs="宋体" w:hint="eastAsia"/>
          <w:color w:val="000000"/>
          <w:kern w:val="0"/>
          <w:sz w:val="24"/>
          <w:lang w:bidi="ar"/>
        </w:rPr>
        <w:t>功能，</w:t>
      </w:r>
      <w:r w:rsidR="00C81BFA">
        <w:rPr>
          <w:rFonts w:cs="宋体" w:hint="eastAsia"/>
          <w:color w:val="000000"/>
          <w:kern w:val="0"/>
          <w:sz w:val="24"/>
          <w:lang w:bidi="ar"/>
        </w:rPr>
        <w:t>KEY5</w:t>
      </w:r>
      <w:r w:rsidR="005F5371">
        <w:rPr>
          <w:rFonts w:cs="宋体" w:hint="eastAsia"/>
          <w:color w:val="000000"/>
          <w:kern w:val="0"/>
          <w:sz w:val="24"/>
          <w:lang w:bidi="ar"/>
        </w:rPr>
        <w:t>负责验证指纹</w:t>
      </w:r>
      <w:r w:rsidR="00967809">
        <w:rPr>
          <w:rFonts w:cs="宋体" w:hint="eastAsia"/>
          <w:color w:val="000000"/>
          <w:kern w:val="0"/>
          <w:sz w:val="24"/>
          <w:lang w:bidi="ar"/>
        </w:rPr>
        <w:t>功能。</w:t>
      </w:r>
      <w:r w:rsidR="00C631A2">
        <w:rPr>
          <w:rFonts w:cs="宋体" w:hint="eastAsia"/>
          <w:color w:val="000000"/>
          <w:kern w:val="0"/>
          <w:sz w:val="24"/>
          <w:lang w:bidi="ar"/>
        </w:rPr>
        <w:t>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34</w:t>
      </w:r>
      <w:r w:rsidR="00607453" w:rsidRPr="00607453">
        <w:rPr>
          <w:sz w:val="24"/>
        </w:rPr>
        <w:fldChar w:fldCharType="end"/>
      </w:r>
      <w:r w:rsidR="00D77170">
        <w:rPr>
          <w:rFonts w:cs="宋体" w:hint="eastAsia"/>
          <w:color w:val="000000"/>
          <w:kern w:val="0"/>
          <w:sz w:val="24"/>
          <w:lang w:bidi="ar"/>
        </w:rPr>
        <w:t>为独立按键电路图。</w:t>
      </w:r>
    </w:p>
    <w:p w14:paraId="6BE822A0" w14:textId="72E55BF3" w:rsidR="00D77170" w:rsidRDefault="00D921DE" w:rsidP="006621DD">
      <w:pPr>
        <w:wordWrap w:val="0"/>
        <w:spacing w:line="360" w:lineRule="auto"/>
        <w:jc w:val="center"/>
        <w:rPr>
          <w:sz w:val="24"/>
        </w:rPr>
      </w:pPr>
      <w:r>
        <w:rPr>
          <w:noProof/>
          <w:sz w:val="24"/>
        </w:rPr>
        <w:drawing>
          <wp:inline distT="0" distB="0" distL="0" distR="0" wp14:anchorId="2EE766D2" wp14:editId="0EAE1329">
            <wp:extent cx="1483743" cy="1893301"/>
            <wp:effectExtent l="0" t="0" r="2540" b="0"/>
            <wp:docPr id="278198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2">
                      <a:extLst>
                        <a:ext uri="{28A0092B-C50C-407E-A947-70E740481C1C}">
                          <a14:useLocalDpi xmlns:a14="http://schemas.microsoft.com/office/drawing/2010/main" val="0"/>
                        </a:ext>
                      </a:extLst>
                    </a:blip>
                    <a:srcRect l="31084" r="30352" b="7498"/>
                    <a:stretch/>
                  </pic:blipFill>
                  <pic:spPr bwMode="auto">
                    <a:xfrm>
                      <a:off x="0" y="0"/>
                      <a:ext cx="1495312" cy="1908063"/>
                    </a:xfrm>
                    <a:prstGeom prst="rect">
                      <a:avLst/>
                    </a:prstGeom>
                    <a:noFill/>
                    <a:ln>
                      <a:noFill/>
                    </a:ln>
                    <a:extLst>
                      <a:ext uri="{53640926-AAD7-44D8-BBD7-CCE9431645EC}">
                        <a14:shadowObscured xmlns:a14="http://schemas.microsoft.com/office/drawing/2010/main"/>
                      </a:ext>
                    </a:extLst>
                  </pic:spPr>
                </pic:pic>
              </a:graphicData>
            </a:graphic>
          </wp:inline>
        </w:drawing>
      </w:r>
    </w:p>
    <w:p w14:paraId="4DFB343B" w14:textId="732645AC" w:rsidR="00D77170" w:rsidRPr="00D77170" w:rsidRDefault="00D77170"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34</w:t>
      </w:r>
      <w:r w:rsidR="00672477">
        <w:rPr>
          <w:rFonts w:ascii="Times New Roman" w:hAnsi="Times New Roman"/>
          <w:sz w:val="21"/>
          <w:szCs w:val="21"/>
        </w:rPr>
        <w:fldChar w:fldCharType="end"/>
      </w:r>
      <w:r>
        <w:rPr>
          <w:rFonts w:ascii="Times New Roman" w:hAnsi="Times New Roman" w:hint="eastAsia"/>
          <w:sz w:val="21"/>
          <w:szCs w:val="21"/>
        </w:rPr>
        <w:t>独立按键</w:t>
      </w:r>
      <w:r>
        <w:rPr>
          <w:rFonts w:hint="eastAsia"/>
          <w:sz w:val="21"/>
          <w:szCs w:val="21"/>
        </w:rPr>
        <w:t>电路图</w:t>
      </w:r>
    </w:p>
    <w:p w14:paraId="2F04E120" w14:textId="65AF53AA" w:rsidR="0027012F" w:rsidRDefault="0027012F" w:rsidP="006621DD">
      <w:pPr>
        <w:wordWrap w:val="0"/>
        <w:spacing w:beforeLines="50" w:before="156" w:afterLines="50" w:after="156" w:line="360" w:lineRule="auto"/>
        <w:outlineLvl w:val="1"/>
        <w:rPr>
          <w:rFonts w:eastAsia="黑体"/>
          <w:sz w:val="24"/>
        </w:rPr>
      </w:pPr>
      <w:bookmarkStart w:id="84" w:name="_Toc198501317"/>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7</w:t>
      </w:r>
      <w:r>
        <w:rPr>
          <w:rFonts w:eastAsia="黑体" w:hint="eastAsia"/>
          <w:sz w:val="28"/>
          <w:szCs w:val="28"/>
        </w:rPr>
        <w:t xml:space="preserve">　</w:t>
      </w:r>
      <w:r w:rsidR="004C0C0C" w:rsidRPr="00802AA2">
        <w:rPr>
          <w:rFonts w:eastAsia="黑体" w:hint="eastAsia"/>
          <w:sz w:val="28"/>
          <w:szCs w:val="28"/>
        </w:rPr>
        <w:t>SG</w:t>
      </w:r>
      <w:r w:rsidR="004C0C0C" w:rsidRPr="00CD6AF6">
        <w:rPr>
          <w:rFonts w:eastAsia="黑体" w:hint="eastAsia"/>
          <w:sz w:val="28"/>
          <w:szCs w:val="28"/>
        </w:rPr>
        <w:t>90</w:t>
      </w:r>
      <w:r w:rsidR="004C0C0C">
        <w:rPr>
          <w:rFonts w:eastAsia="黑体" w:hint="eastAsia"/>
          <w:sz w:val="28"/>
          <w:szCs w:val="28"/>
        </w:rPr>
        <w:t>舵机</w:t>
      </w:r>
      <w:r>
        <w:rPr>
          <w:rFonts w:eastAsia="黑体" w:hint="eastAsia"/>
          <w:sz w:val="28"/>
          <w:szCs w:val="28"/>
        </w:rPr>
        <w:t>模块</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bookmarkEnd w:id="84"/>
    </w:p>
    <w:p w14:paraId="139BB9EB" w14:textId="3BB19238" w:rsidR="002B3449" w:rsidRPr="002B3449" w:rsidRDefault="002B3449"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舵机是一种小巧轻便的微型伺服电机，应用于遥控模型，自动化等领域，</w:t>
      </w:r>
      <w:r w:rsidR="005A2D17" w:rsidRPr="005A2D17">
        <w:rPr>
          <w:rFonts w:cs="宋体"/>
          <w:color w:val="000000"/>
          <w:kern w:val="0"/>
          <w:sz w:val="24"/>
          <w:lang w:bidi="ar"/>
        </w:rPr>
        <w:t>其结构主要直流电机、减速齿轮组、位置检测元件（如电位器）、控制电路以及外壳组成</w:t>
      </w:r>
      <w:r w:rsidR="005A2D17">
        <w:rPr>
          <w:rFonts w:cs="宋体" w:hint="eastAsia"/>
          <w:color w:val="000000"/>
          <w:kern w:val="0"/>
          <w:sz w:val="24"/>
          <w:lang w:bidi="ar"/>
        </w:rPr>
        <w:t>。</w:t>
      </w:r>
      <w:r w:rsidRPr="002B3449">
        <w:rPr>
          <w:rFonts w:cs="宋体" w:hint="eastAsia"/>
          <w:color w:val="000000"/>
          <w:kern w:val="0"/>
          <w:sz w:val="24"/>
          <w:lang w:bidi="ar"/>
        </w:rPr>
        <w:t>它能够在</w:t>
      </w:r>
      <w:r w:rsidRPr="00802AA2">
        <w:rPr>
          <w:rFonts w:cs="宋体" w:hint="eastAsia"/>
          <w:color w:val="000000"/>
          <w:kern w:val="0"/>
          <w:sz w:val="24"/>
          <w:lang w:bidi="ar"/>
        </w:rPr>
        <w:t>PMW</w:t>
      </w:r>
      <w:r w:rsidRPr="002B3449">
        <w:rPr>
          <w:rFonts w:cs="宋体" w:hint="eastAsia"/>
          <w:color w:val="000000"/>
          <w:kern w:val="0"/>
          <w:sz w:val="24"/>
          <w:lang w:bidi="ar"/>
        </w:rPr>
        <w:t>信号控制下实现</w:t>
      </w:r>
      <w:r w:rsidRPr="00CD6AF6">
        <w:rPr>
          <w:rFonts w:cs="宋体" w:hint="eastAsia"/>
          <w:color w:val="000000"/>
          <w:kern w:val="0"/>
          <w:sz w:val="24"/>
          <w:lang w:bidi="ar"/>
        </w:rPr>
        <w:t>180</w:t>
      </w:r>
      <w:r w:rsidRPr="002B3449">
        <w:rPr>
          <w:rFonts w:cs="宋体" w:hint="eastAsia"/>
          <w:color w:val="000000"/>
          <w:kern w:val="0"/>
          <w:sz w:val="24"/>
          <w:lang w:bidi="ar"/>
        </w:rPr>
        <w:t>度旋转，工作电压</w:t>
      </w:r>
      <w:r w:rsidRPr="00CD6AF6">
        <w:rPr>
          <w:rFonts w:cs="宋体" w:hint="eastAsia"/>
          <w:color w:val="000000"/>
          <w:kern w:val="0"/>
          <w:sz w:val="24"/>
          <w:lang w:bidi="ar"/>
        </w:rPr>
        <w:t>4</w:t>
      </w:r>
      <w:r w:rsidRPr="002B3449">
        <w:rPr>
          <w:rFonts w:cs="宋体" w:hint="eastAsia"/>
          <w:color w:val="000000"/>
          <w:kern w:val="0"/>
          <w:sz w:val="24"/>
          <w:lang w:bidi="ar"/>
        </w:rPr>
        <w:t>.</w:t>
      </w:r>
      <w:r w:rsidRPr="00CD6AF6">
        <w:rPr>
          <w:rFonts w:cs="宋体" w:hint="eastAsia"/>
          <w:color w:val="000000"/>
          <w:kern w:val="0"/>
          <w:sz w:val="24"/>
          <w:lang w:bidi="ar"/>
        </w:rPr>
        <w:t>8</w:t>
      </w:r>
      <w:r w:rsidRPr="00802AA2">
        <w:rPr>
          <w:rFonts w:cs="宋体" w:hint="eastAsia"/>
          <w:color w:val="000000"/>
          <w:kern w:val="0"/>
          <w:sz w:val="24"/>
          <w:lang w:bidi="ar"/>
        </w:rPr>
        <w:t>V</w:t>
      </w:r>
      <w:r w:rsidR="006A0785">
        <w:rPr>
          <w:rFonts w:cs="宋体" w:hint="eastAsia"/>
          <w:color w:val="000000"/>
          <w:kern w:val="0"/>
          <w:sz w:val="24"/>
          <w:lang w:bidi="ar"/>
        </w:rPr>
        <w:t>~</w:t>
      </w:r>
      <w:r w:rsidRPr="00CD6AF6">
        <w:rPr>
          <w:rFonts w:cs="宋体" w:hint="eastAsia"/>
          <w:color w:val="000000"/>
          <w:kern w:val="0"/>
          <w:sz w:val="24"/>
          <w:lang w:bidi="ar"/>
        </w:rPr>
        <w:t>6</w:t>
      </w:r>
      <w:r w:rsidRPr="00802AA2">
        <w:rPr>
          <w:rFonts w:cs="宋体" w:hint="eastAsia"/>
          <w:color w:val="000000"/>
          <w:kern w:val="0"/>
          <w:sz w:val="24"/>
          <w:lang w:bidi="ar"/>
        </w:rPr>
        <w:t>V</w:t>
      </w:r>
      <w:r w:rsidRPr="002B3449">
        <w:rPr>
          <w:rFonts w:cs="宋体" w:hint="eastAsia"/>
          <w:color w:val="000000"/>
          <w:kern w:val="0"/>
          <w:sz w:val="24"/>
          <w:lang w:bidi="ar"/>
        </w:rPr>
        <w:t>。</w:t>
      </w:r>
    </w:p>
    <w:p w14:paraId="693D5294" w14:textId="3E4A1B4F" w:rsidR="0027012F" w:rsidRDefault="002B3449" w:rsidP="006621DD">
      <w:pPr>
        <w:widowControl/>
        <w:wordWrap w:val="0"/>
        <w:spacing w:line="360" w:lineRule="auto"/>
        <w:ind w:firstLineChars="200" w:firstLine="480"/>
        <w:rPr>
          <w:rFonts w:cs="宋体"/>
          <w:color w:val="000000"/>
          <w:kern w:val="0"/>
          <w:sz w:val="24"/>
          <w:lang w:bidi="ar"/>
        </w:rPr>
      </w:pPr>
      <w:r w:rsidRPr="002B3449">
        <w:rPr>
          <w:rFonts w:cs="宋体" w:hint="eastAsia"/>
          <w:color w:val="000000"/>
          <w:kern w:val="0"/>
          <w:sz w:val="24"/>
          <w:lang w:bidi="ar"/>
        </w:rPr>
        <w:t>本系统使用</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舵机来代替闸机系统，当给予</w:t>
      </w:r>
      <w:r w:rsidRPr="00CD6AF6">
        <w:rPr>
          <w:rFonts w:cs="宋体" w:hint="eastAsia"/>
          <w:color w:val="000000"/>
          <w:kern w:val="0"/>
          <w:sz w:val="24"/>
          <w:lang w:bidi="ar"/>
        </w:rPr>
        <w:t>50</w:t>
      </w:r>
      <w:r w:rsidRPr="00802AA2">
        <w:rPr>
          <w:rFonts w:cs="宋体" w:hint="eastAsia"/>
          <w:color w:val="000000"/>
          <w:kern w:val="0"/>
          <w:sz w:val="24"/>
          <w:lang w:bidi="ar"/>
        </w:rPr>
        <w:t>Hz</w:t>
      </w:r>
      <w:r w:rsidRPr="002B3449">
        <w:rPr>
          <w:rFonts w:cs="宋体" w:hint="eastAsia"/>
          <w:color w:val="000000"/>
          <w:kern w:val="0"/>
          <w:sz w:val="24"/>
          <w:lang w:bidi="ar"/>
        </w:rPr>
        <w:t>的</w:t>
      </w:r>
      <w:r w:rsidRPr="00802AA2">
        <w:rPr>
          <w:rFonts w:cs="宋体" w:hint="eastAsia"/>
          <w:color w:val="000000"/>
          <w:kern w:val="0"/>
          <w:sz w:val="24"/>
          <w:lang w:bidi="ar"/>
        </w:rPr>
        <w:t>PWM</w:t>
      </w:r>
      <w:r w:rsidRPr="002B3449">
        <w:rPr>
          <w:rFonts w:cs="宋体" w:hint="eastAsia"/>
          <w:color w:val="000000"/>
          <w:kern w:val="0"/>
          <w:sz w:val="24"/>
          <w:lang w:bidi="ar"/>
        </w:rPr>
        <w:t>信号，即可控制舵机运转。</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舵机接口电路图如图</w:t>
      </w:r>
      <w:r w:rsidR="00607453" w:rsidRPr="00DC572B">
        <w:rPr>
          <w:rFonts w:cs="宋体"/>
          <w:color w:val="000000"/>
          <w:kern w:val="0"/>
          <w:sz w:val="24"/>
          <w:lang w:bidi="ar"/>
        </w:rPr>
        <w:fldChar w:fldCharType="begin"/>
      </w:r>
      <w:r w:rsidR="00607453" w:rsidRPr="00DC572B">
        <w:rPr>
          <w:rFonts w:cs="宋体"/>
          <w:color w:val="000000"/>
          <w:kern w:val="0"/>
          <w:sz w:val="24"/>
          <w:lang w:bidi="ar"/>
        </w:rPr>
        <w:instrText xml:space="preserve"> </w:instrText>
      </w:r>
      <w:r w:rsidR="00607453" w:rsidRPr="00DC572B">
        <w:rPr>
          <w:rFonts w:cs="宋体" w:hint="eastAsia"/>
          <w:color w:val="000000"/>
          <w:kern w:val="0"/>
          <w:sz w:val="24"/>
          <w:lang w:bidi="ar"/>
        </w:rPr>
        <w:instrText>Seq eq \c</w:instrText>
      </w:r>
      <w:r w:rsidR="00607453" w:rsidRPr="00DC572B">
        <w:rPr>
          <w:rFonts w:cs="宋体"/>
          <w:color w:val="000000"/>
          <w:kern w:val="0"/>
          <w:sz w:val="24"/>
          <w:lang w:bidi="ar"/>
        </w:rPr>
        <w:instrText xml:space="preserve"> </w:instrText>
      </w:r>
      <w:r w:rsidR="00607453" w:rsidRPr="00DC572B">
        <w:rPr>
          <w:rFonts w:cs="宋体"/>
          <w:color w:val="000000"/>
          <w:kern w:val="0"/>
          <w:sz w:val="24"/>
          <w:lang w:bidi="ar"/>
        </w:rPr>
        <w:fldChar w:fldCharType="separate"/>
      </w:r>
      <w:r w:rsidR="00AB38DF">
        <w:rPr>
          <w:rFonts w:cs="宋体"/>
          <w:noProof/>
          <w:color w:val="000000"/>
          <w:kern w:val="0"/>
          <w:sz w:val="24"/>
          <w:lang w:bidi="ar"/>
        </w:rPr>
        <w:t>3</w:t>
      </w:r>
      <w:r w:rsidR="00607453" w:rsidRPr="00DC572B">
        <w:rPr>
          <w:rFonts w:cs="宋体"/>
          <w:color w:val="000000"/>
          <w:kern w:val="0"/>
          <w:sz w:val="24"/>
          <w:lang w:bidi="ar"/>
        </w:rPr>
        <w:fldChar w:fldCharType="end"/>
      </w:r>
      <w:r w:rsidR="00607453" w:rsidRPr="00DC572B">
        <w:rPr>
          <w:rFonts w:cs="宋体" w:hint="eastAsia"/>
          <w:color w:val="000000"/>
          <w:kern w:val="0"/>
          <w:sz w:val="24"/>
          <w:lang w:bidi="ar"/>
        </w:rPr>
        <w:t>.</w:t>
      </w:r>
      <w:r w:rsidR="00607453" w:rsidRPr="00DC572B">
        <w:rPr>
          <w:rFonts w:cs="宋体"/>
          <w:color w:val="000000"/>
          <w:kern w:val="0"/>
          <w:sz w:val="24"/>
          <w:lang w:bidi="ar"/>
        </w:rPr>
        <w:fldChar w:fldCharType="begin"/>
      </w:r>
      <w:r w:rsidR="00607453" w:rsidRPr="00DC572B">
        <w:rPr>
          <w:rFonts w:cs="宋体"/>
          <w:color w:val="000000"/>
          <w:kern w:val="0"/>
          <w:sz w:val="24"/>
          <w:lang w:bidi="ar"/>
        </w:rPr>
        <w:instrText xml:space="preserve"> </w:instrText>
      </w:r>
      <w:r w:rsidR="00607453" w:rsidRPr="00DC572B">
        <w:rPr>
          <w:rFonts w:cs="宋体" w:hint="eastAsia"/>
          <w:color w:val="000000"/>
          <w:kern w:val="0"/>
          <w:sz w:val="24"/>
          <w:lang w:bidi="ar"/>
        </w:rPr>
        <w:instrText>Seq txt</w:instrText>
      </w:r>
      <w:r w:rsidR="00607453" w:rsidRPr="00DC572B">
        <w:rPr>
          <w:rFonts w:cs="宋体"/>
          <w:color w:val="000000"/>
          <w:kern w:val="0"/>
          <w:sz w:val="24"/>
          <w:lang w:bidi="ar"/>
        </w:rPr>
        <w:instrText xml:space="preserve"> </w:instrText>
      </w:r>
      <w:r w:rsidR="00607453" w:rsidRPr="00DC572B">
        <w:rPr>
          <w:rFonts w:cs="宋体"/>
          <w:color w:val="000000"/>
          <w:kern w:val="0"/>
          <w:sz w:val="24"/>
          <w:lang w:bidi="ar"/>
        </w:rPr>
        <w:fldChar w:fldCharType="separate"/>
      </w:r>
      <w:r w:rsidR="00AB38DF">
        <w:rPr>
          <w:rFonts w:cs="宋体"/>
          <w:noProof/>
          <w:color w:val="000000"/>
          <w:kern w:val="0"/>
          <w:sz w:val="24"/>
          <w:lang w:bidi="ar"/>
        </w:rPr>
        <w:t>35</w:t>
      </w:r>
      <w:r w:rsidR="00607453" w:rsidRPr="00DC572B">
        <w:rPr>
          <w:rFonts w:cs="宋体"/>
          <w:color w:val="000000"/>
          <w:kern w:val="0"/>
          <w:sz w:val="24"/>
          <w:lang w:bidi="ar"/>
        </w:rPr>
        <w:fldChar w:fldCharType="end"/>
      </w:r>
      <w:r w:rsidRPr="002B3449">
        <w:rPr>
          <w:rFonts w:cs="宋体" w:hint="eastAsia"/>
          <w:color w:val="000000"/>
          <w:kern w:val="0"/>
          <w:sz w:val="24"/>
          <w:lang w:bidi="ar"/>
        </w:rPr>
        <w:t>所示，其中舵机的</w:t>
      </w:r>
      <w:r w:rsidRPr="00802AA2">
        <w:rPr>
          <w:rFonts w:cs="宋体" w:hint="eastAsia"/>
          <w:color w:val="000000"/>
          <w:kern w:val="0"/>
          <w:sz w:val="24"/>
          <w:lang w:bidi="ar"/>
        </w:rPr>
        <w:t>PWM</w:t>
      </w:r>
      <w:r w:rsidRPr="002B3449">
        <w:rPr>
          <w:rFonts w:cs="宋体" w:hint="eastAsia"/>
          <w:color w:val="000000"/>
          <w:kern w:val="0"/>
          <w:sz w:val="24"/>
          <w:lang w:bidi="ar"/>
        </w:rPr>
        <w:t>连接至</w:t>
      </w:r>
      <w:r w:rsidR="008F5589">
        <w:rPr>
          <w:rFonts w:cs="宋体" w:hint="eastAsia"/>
          <w:color w:val="000000"/>
          <w:kern w:val="0"/>
          <w:sz w:val="24"/>
          <w:lang w:bidi="ar"/>
        </w:rPr>
        <w:t>主控</w:t>
      </w:r>
      <w:r w:rsidRPr="00802AA2">
        <w:rPr>
          <w:rFonts w:cs="宋体" w:hint="eastAsia"/>
          <w:color w:val="000000"/>
          <w:kern w:val="0"/>
          <w:sz w:val="24"/>
          <w:lang w:bidi="ar"/>
        </w:rPr>
        <w:t>MCU</w:t>
      </w:r>
      <w:r w:rsidRPr="002B3449">
        <w:rPr>
          <w:rFonts w:cs="宋体" w:hint="eastAsia"/>
          <w:color w:val="000000"/>
          <w:kern w:val="0"/>
          <w:sz w:val="24"/>
          <w:lang w:bidi="ar"/>
        </w:rPr>
        <w:t>的</w:t>
      </w:r>
      <w:r w:rsidRPr="00802AA2">
        <w:rPr>
          <w:rFonts w:cs="宋体" w:hint="eastAsia"/>
          <w:color w:val="000000"/>
          <w:kern w:val="0"/>
          <w:sz w:val="24"/>
          <w:lang w:bidi="ar"/>
        </w:rPr>
        <w:t>PA</w:t>
      </w:r>
      <w:r w:rsidRPr="00CD6AF6">
        <w:rPr>
          <w:rFonts w:cs="宋体" w:hint="eastAsia"/>
          <w:color w:val="000000"/>
          <w:kern w:val="0"/>
          <w:sz w:val="24"/>
          <w:lang w:bidi="ar"/>
        </w:rPr>
        <w:t>1</w:t>
      </w:r>
      <w:r w:rsidRPr="002B3449">
        <w:rPr>
          <w:rFonts w:cs="宋体" w:hint="eastAsia"/>
          <w:color w:val="000000"/>
          <w:kern w:val="0"/>
          <w:sz w:val="24"/>
          <w:lang w:bidi="ar"/>
        </w:rPr>
        <w:t>引脚。</w:t>
      </w:r>
      <w:r w:rsidR="00DC572B" w:rsidRPr="00DC572B">
        <w:rPr>
          <w:rFonts w:cs="宋体" w:hint="eastAsia"/>
          <w:color w:val="000000"/>
          <w:kern w:val="0"/>
          <w:sz w:val="24"/>
          <w:lang w:bidi="ar"/>
        </w:rPr>
        <w:t>脉冲周期电平范围见表</w:t>
      </w:r>
      <w:r w:rsidR="00DC572B" w:rsidRPr="00DC572B">
        <w:rPr>
          <w:rFonts w:cs="宋体" w:hint="eastAsia"/>
          <w:color w:val="000000"/>
          <w:kern w:val="0"/>
          <w:sz w:val="24"/>
          <w:lang w:bidi="ar"/>
        </w:rPr>
        <w:t>3.2</w:t>
      </w:r>
      <w:r w:rsidR="00DC572B" w:rsidRPr="00DC572B">
        <w:rPr>
          <w:rFonts w:cs="宋体" w:hint="eastAsia"/>
          <w:color w:val="000000"/>
          <w:kern w:val="0"/>
          <w:sz w:val="24"/>
          <w:lang w:bidi="ar"/>
        </w:rPr>
        <w:t>。</w:t>
      </w:r>
    </w:p>
    <w:p w14:paraId="55EAE431" w14:textId="575244D0" w:rsidR="002B3449" w:rsidRDefault="00A45475" w:rsidP="006621DD">
      <w:pPr>
        <w:wordWrap w:val="0"/>
        <w:spacing w:line="360" w:lineRule="auto"/>
        <w:jc w:val="center"/>
        <w:rPr>
          <w:sz w:val="24"/>
        </w:rPr>
      </w:pPr>
      <w:r>
        <w:rPr>
          <w:noProof/>
          <w:sz w:val="24"/>
        </w:rPr>
        <w:drawing>
          <wp:inline distT="0" distB="0" distL="0" distR="0" wp14:anchorId="25DB4098" wp14:editId="055A35E6">
            <wp:extent cx="2389517" cy="1116534"/>
            <wp:effectExtent l="0" t="0" r="0" b="7620"/>
            <wp:docPr id="13656793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16355" cy="1129074"/>
                    </a:xfrm>
                    <a:prstGeom prst="rect">
                      <a:avLst/>
                    </a:prstGeom>
                    <a:noFill/>
                    <a:ln>
                      <a:noFill/>
                    </a:ln>
                  </pic:spPr>
                </pic:pic>
              </a:graphicData>
            </a:graphic>
          </wp:inline>
        </w:drawing>
      </w:r>
    </w:p>
    <w:p w14:paraId="4EF3026D" w14:textId="45062A88" w:rsidR="002B3449" w:rsidRDefault="002B3449"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35</w:t>
      </w:r>
      <w:r w:rsidR="00672477">
        <w:rPr>
          <w:rFonts w:ascii="Times New Roman" w:hAnsi="Times New Roman"/>
          <w:sz w:val="21"/>
          <w:szCs w:val="21"/>
        </w:rPr>
        <w:fldChar w:fldCharType="end"/>
      </w:r>
      <w:r w:rsidR="00DC572B">
        <w:rPr>
          <w:rFonts w:ascii="Times New Roman" w:hAnsi="Times New Roman" w:hint="eastAsia"/>
          <w:sz w:val="21"/>
          <w:szCs w:val="21"/>
        </w:rPr>
        <w:t xml:space="preserve"> </w:t>
      </w:r>
      <w:r w:rsidRPr="00802AA2">
        <w:rPr>
          <w:rFonts w:ascii="Times New Roman" w:hAnsi="Times New Roman" w:hint="eastAsia"/>
          <w:sz w:val="21"/>
          <w:szCs w:val="21"/>
        </w:rPr>
        <w:t>SG</w:t>
      </w:r>
      <w:r w:rsidRPr="00CD6AF6">
        <w:rPr>
          <w:rFonts w:ascii="Times New Roman" w:hAnsi="Times New Roman" w:hint="eastAsia"/>
          <w:sz w:val="21"/>
          <w:szCs w:val="21"/>
        </w:rPr>
        <w:t>90</w:t>
      </w:r>
      <w:r>
        <w:rPr>
          <w:rFonts w:ascii="Times New Roman" w:hAnsi="Times New Roman" w:hint="eastAsia"/>
          <w:sz w:val="21"/>
          <w:szCs w:val="21"/>
        </w:rPr>
        <w:t>舵机接口</w:t>
      </w:r>
      <w:r>
        <w:rPr>
          <w:rFonts w:hint="eastAsia"/>
          <w:sz w:val="21"/>
          <w:szCs w:val="21"/>
        </w:rPr>
        <w:t>电路图</w:t>
      </w:r>
    </w:p>
    <w:p w14:paraId="2ECD31E7" w14:textId="77777777" w:rsidR="00537A61" w:rsidRPr="001E4FF0" w:rsidRDefault="00537A61" w:rsidP="00537A61">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b/>
          <w:bCs/>
          <w:sz w:val="21"/>
          <w:szCs w:val="21"/>
        </w:rPr>
        <w:t>3</w:t>
      </w:r>
      <w:r>
        <w:rPr>
          <w:b/>
          <w:bCs/>
          <w:sz w:val="21"/>
          <w:szCs w:val="21"/>
        </w:rPr>
        <w:t>.</w:t>
      </w:r>
      <w:r>
        <w:rPr>
          <w:rFonts w:hint="eastAsia"/>
          <w:b/>
          <w:bCs/>
          <w:sz w:val="21"/>
          <w:szCs w:val="21"/>
        </w:rPr>
        <w:t xml:space="preserve">2 </w:t>
      </w:r>
      <w:r>
        <w:rPr>
          <w:rFonts w:cs="Arial" w:hint="eastAsia"/>
          <w:b/>
          <w:bCs/>
          <w:color w:val="000000" w:themeColor="text1"/>
          <w:sz w:val="21"/>
          <w:szCs w:val="21"/>
          <w:shd w:val="clear" w:color="auto" w:fill="FFFFFF"/>
        </w:rPr>
        <w:t>SG90</w:t>
      </w:r>
      <w:r w:rsidRPr="00DC572B">
        <w:rPr>
          <w:rFonts w:cs="Arial" w:hint="eastAsia"/>
          <w:b/>
          <w:bCs/>
          <w:color w:val="000000" w:themeColor="text1"/>
          <w:sz w:val="21"/>
          <w:szCs w:val="21"/>
          <w:shd w:val="clear" w:color="auto" w:fill="FFFFFF"/>
        </w:rPr>
        <w:t>脉冲周期电平范围</w:t>
      </w:r>
    </w:p>
    <w:tbl>
      <w:tblPr>
        <w:tblW w:w="4500" w:type="dxa"/>
        <w:jc w:val="center"/>
        <w:tblLook w:val="04A0" w:firstRow="1" w:lastRow="0" w:firstColumn="1" w:lastColumn="0" w:noHBand="0" w:noVBand="1"/>
      </w:tblPr>
      <w:tblGrid>
        <w:gridCol w:w="1300"/>
        <w:gridCol w:w="1360"/>
        <w:gridCol w:w="1840"/>
      </w:tblGrid>
      <w:tr w:rsidR="00F14858" w:rsidRPr="00F14858" w14:paraId="4C456EA2" w14:textId="77777777" w:rsidTr="00F14858">
        <w:trPr>
          <w:trHeight w:val="315"/>
          <w:jc w:val="center"/>
        </w:trPr>
        <w:tc>
          <w:tcPr>
            <w:tcW w:w="1300" w:type="dxa"/>
            <w:tcBorders>
              <w:top w:val="single" w:sz="12" w:space="0" w:color="auto"/>
              <w:left w:val="nil"/>
              <w:bottom w:val="single" w:sz="8" w:space="0" w:color="auto"/>
              <w:right w:val="nil"/>
            </w:tcBorders>
            <w:shd w:val="clear" w:color="000000" w:fill="FFFFFF"/>
            <w:vAlign w:val="center"/>
            <w:hideMark/>
          </w:tcPr>
          <w:p w14:paraId="79089C0F"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脉宽（</w:t>
            </w:r>
            <w:proofErr w:type="spellStart"/>
            <w:r w:rsidRPr="00F14858">
              <w:rPr>
                <w:rFonts w:ascii="宋体" w:hAnsi="宋体" w:cs="宋体" w:hint="eastAsia"/>
                <w:color w:val="404040"/>
                <w:kern w:val="0"/>
                <w:sz w:val="22"/>
                <w:szCs w:val="22"/>
              </w:rPr>
              <w:t>ms</w:t>
            </w:r>
            <w:proofErr w:type="spellEnd"/>
            <w:r w:rsidRPr="00F14858">
              <w:rPr>
                <w:rFonts w:ascii="宋体" w:hAnsi="宋体" w:cs="宋体" w:hint="eastAsia"/>
                <w:color w:val="404040"/>
                <w:kern w:val="0"/>
                <w:sz w:val="22"/>
                <w:szCs w:val="22"/>
              </w:rPr>
              <w:t>）</w:t>
            </w:r>
          </w:p>
        </w:tc>
        <w:tc>
          <w:tcPr>
            <w:tcW w:w="1360" w:type="dxa"/>
            <w:tcBorders>
              <w:top w:val="single" w:sz="12" w:space="0" w:color="auto"/>
              <w:left w:val="nil"/>
              <w:bottom w:val="single" w:sz="8" w:space="0" w:color="auto"/>
              <w:right w:val="nil"/>
            </w:tcBorders>
            <w:shd w:val="clear" w:color="000000" w:fill="FFFFFF"/>
            <w:vAlign w:val="center"/>
            <w:hideMark/>
          </w:tcPr>
          <w:p w14:paraId="5A57E2F6"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占空比（%）</w:t>
            </w:r>
          </w:p>
        </w:tc>
        <w:tc>
          <w:tcPr>
            <w:tcW w:w="1840" w:type="dxa"/>
            <w:tcBorders>
              <w:top w:val="single" w:sz="12" w:space="0" w:color="auto"/>
              <w:left w:val="nil"/>
              <w:bottom w:val="single" w:sz="8" w:space="0" w:color="auto"/>
              <w:right w:val="nil"/>
            </w:tcBorders>
            <w:shd w:val="clear" w:color="000000" w:fill="FFFFFF"/>
            <w:vAlign w:val="center"/>
            <w:hideMark/>
          </w:tcPr>
          <w:p w14:paraId="78AAD1F4"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角度（度）</w:t>
            </w:r>
          </w:p>
        </w:tc>
      </w:tr>
      <w:tr w:rsidR="00F14858" w:rsidRPr="00F14858" w14:paraId="00272C24"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1EB21365"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0.5</w:t>
            </w:r>
          </w:p>
        </w:tc>
        <w:tc>
          <w:tcPr>
            <w:tcW w:w="1360" w:type="dxa"/>
            <w:tcBorders>
              <w:top w:val="nil"/>
              <w:left w:val="nil"/>
              <w:bottom w:val="single" w:sz="8" w:space="0" w:color="E5E5E5"/>
              <w:right w:val="nil"/>
            </w:tcBorders>
            <w:shd w:val="clear" w:color="000000" w:fill="FFFFFF"/>
            <w:vAlign w:val="center"/>
            <w:hideMark/>
          </w:tcPr>
          <w:p w14:paraId="309EDBAA"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2.5</w:t>
            </w:r>
          </w:p>
        </w:tc>
        <w:tc>
          <w:tcPr>
            <w:tcW w:w="1840" w:type="dxa"/>
            <w:tcBorders>
              <w:top w:val="nil"/>
              <w:left w:val="nil"/>
              <w:bottom w:val="single" w:sz="8" w:space="0" w:color="E5E5E5"/>
              <w:right w:val="nil"/>
            </w:tcBorders>
            <w:shd w:val="clear" w:color="000000" w:fill="FFFFFF"/>
            <w:vAlign w:val="center"/>
            <w:hideMark/>
          </w:tcPr>
          <w:p w14:paraId="595DD7A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0</w:t>
            </w:r>
          </w:p>
        </w:tc>
      </w:tr>
      <w:tr w:rsidR="00F14858" w:rsidRPr="00F14858" w14:paraId="2082D78E"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79D507F6"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w:t>
            </w:r>
          </w:p>
        </w:tc>
        <w:tc>
          <w:tcPr>
            <w:tcW w:w="1360" w:type="dxa"/>
            <w:tcBorders>
              <w:top w:val="nil"/>
              <w:left w:val="nil"/>
              <w:bottom w:val="single" w:sz="8" w:space="0" w:color="E5E5E5"/>
              <w:right w:val="nil"/>
            </w:tcBorders>
            <w:shd w:val="clear" w:color="000000" w:fill="FFFFFF"/>
            <w:vAlign w:val="center"/>
            <w:hideMark/>
          </w:tcPr>
          <w:p w14:paraId="7C9F72FC"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5</w:t>
            </w:r>
          </w:p>
        </w:tc>
        <w:tc>
          <w:tcPr>
            <w:tcW w:w="1840" w:type="dxa"/>
            <w:tcBorders>
              <w:top w:val="nil"/>
              <w:left w:val="nil"/>
              <w:bottom w:val="single" w:sz="8" w:space="0" w:color="E5E5E5"/>
              <w:right w:val="nil"/>
            </w:tcBorders>
            <w:shd w:val="clear" w:color="000000" w:fill="FFFFFF"/>
            <w:vAlign w:val="center"/>
            <w:hideMark/>
          </w:tcPr>
          <w:p w14:paraId="0C0B1720"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45°</w:t>
            </w:r>
          </w:p>
        </w:tc>
      </w:tr>
      <w:tr w:rsidR="00F14858" w:rsidRPr="00F14858" w14:paraId="2FCC3961"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56942D83"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1.5</w:t>
            </w:r>
          </w:p>
        </w:tc>
        <w:tc>
          <w:tcPr>
            <w:tcW w:w="1360" w:type="dxa"/>
            <w:tcBorders>
              <w:top w:val="nil"/>
              <w:left w:val="nil"/>
              <w:bottom w:val="single" w:sz="8" w:space="0" w:color="E5E5E5"/>
              <w:right w:val="nil"/>
            </w:tcBorders>
            <w:shd w:val="clear" w:color="000000" w:fill="FFFFFF"/>
            <w:vAlign w:val="center"/>
            <w:hideMark/>
          </w:tcPr>
          <w:p w14:paraId="0DA2ED02"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7.5</w:t>
            </w:r>
          </w:p>
        </w:tc>
        <w:tc>
          <w:tcPr>
            <w:tcW w:w="1840" w:type="dxa"/>
            <w:tcBorders>
              <w:top w:val="nil"/>
              <w:left w:val="nil"/>
              <w:bottom w:val="single" w:sz="8" w:space="0" w:color="E5E5E5"/>
              <w:right w:val="nil"/>
            </w:tcBorders>
            <w:shd w:val="clear" w:color="000000" w:fill="FFFFFF"/>
            <w:vAlign w:val="center"/>
            <w:hideMark/>
          </w:tcPr>
          <w:p w14:paraId="3E6B2737"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-90°</w:t>
            </w:r>
          </w:p>
        </w:tc>
      </w:tr>
      <w:tr w:rsidR="00F14858" w:rsidRPr="00F14858" w14:paraId="050F59A7" w14:textId="77777777" w:rsidTr="00F14858">
        <w:trPr>
          <w:trHeight w:val="300"/>
          <w:jc w:val="center"/>
        </w:trPr>
        <w:tc>
          <w:tcPr>
            <w:tcW w:w="1300" w:type="dxa"/>
            <w:tcBorders>
              <w:top w:val="nil"/>
              <w:left w:val="nil"/>
              <w:bottom w:val="single" w:sz="8" w:space="0" w:color="E5E5E5"/>
              <w:right w:val="nil"/>
            </w:tcBorders>
            <w:shd w:val="clear" w:color="000000" w:fill="FFFFFF"/>
            <w:vAlign w:val="center"/>
            <w:hideMark/>
          </w:tcPr>
          <w:p w14:paraId="48C21441"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2</w:t>
            </w:r>
          </w:p>
        </w:tc>
        <w:tc>
          <w:tcPr>
            <w:tcW w:w="1360" w:type="dxa"/>
            <w:tcBorders>
              <w:top w:val="nil"/>
              <w:left w:val="nil"/>
              <w:bottom w:val="single" w:sz="8" w:space="0" w:color="E5E5E5"/>
              <w:right w:val="nil"/>
            </w:tcBorders>
            <w:shd w:val="clear" w:color="000000" w:fill="FFFFFF"/>
            <w:vAlign w:val="center"/>
            <w:hideMark/>
          </w:tcPr>
          <w:p w14:paraId="588FEF8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10</w:t>
            </w:r>
          </w:p>
        </w:tc>
        <w:tc>
          <w:tcPr>
            <w:tcW w:w="1840" w:type="dxa"/>
            <w:tcBorders>
              <w:top w:val="nil"/>
              <w:left w:val="nil"/>
              <w:bottom w:val="single" w:sz="8" w:space="0" w:color="E5E5E5"/>
              <w:right w:val="nil"/>
            </w:tcBorders>
            <w:shd w:val="clear" w:color="000000" w:fill="FFFFFF"/>
            <w:vAlign w:val="center"/>
            <w:hideMark/>
          </w:tcPr>
          <w:p w14:paraId="24E52028"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135°</w:t>
            </w:r>
          </w:p>
        </w:tc>
      </w:tr>
      <w:tr w:rsidR="00F14858" w:rsidRPr="00F14858" w14:paraId="012ADFF9" w14:textId="77777777" w:rsidTr="00F14858">
        <w:trPr>
          <w:trHeight w:val="300"/>
          <w:jc w:val="center"/>
        </w:trPr>
        <w:tc>
          <w:tcPr>
            <w:tcW w:w="1300" w:type="dxa"/>
            <w:tcBorders>
              <w:top w:val="nil"/>
              <w:left w:val="nil"/>
              <w:bottom w:val="single" w:sz="12" w:space="0" w:color="auto"/>
              <w:right w:val="nil"/>
            </w:tcBorders>
            <w:shd w:val="clear" w:color="000000" w:fill="FFFFFF"/>
            <w:vAlign w:val="center"/>
            <w:hideMark/>
          </w:tcPr>
          <w:p w14:paraId="38EF1B35"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2.5</w:t>
            </w:r>
          </w:p>
        </w:tc>
        <w:tc>
          <w:tcPr>
            <w:tcW w:w="1360" w:type="dxa"/>
            <w:tcBorders>
              <w:top w:val="nil"/>
              <w:left w:val="nil"/>
              <w:bottom w:val="single" w:sz="12" w:space="0" w:color="auto"/>
              <w:right w:val="nil"/>
            </w:tcBorders>
            <w:shd w:val="clear" w:color="000000" w:fill="FFFFFF"/>
            <w:vAlign w:val="center"/>
            <w:hideMark/>
          </w:tcPr>
          <w:p w14:paraId="47F39B4B"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12.5</w:t>
            </w:r>
          </w:p>
        </w:tc>
        <w:tc>
          <w:tcPr>
            <w:tcW w:w="1840" w:type="dxa"/>
            <w:tcBorders>
              <w:top w:val="nil"/>
              <w:left w:val="nil"/>
              <w:bottom w:val="single" w:sz="12" w:space="0" w:color="auto"/>
              <w:right w:val="nil"/>
            </w:tcBorders>
            <w:shd w:val="clear" w:color="000000" w:fill="FFFFFF"/>
            <w:vAlign w:val="center"/>
            <w:hideMark/>
          </w:tcPr>
          <w:p w14:paraId="67995A52" w14:textId="77777777" w:rsidR="00F14858" w:rsidRPr="00F14858" w:rsidRDefault="00F14858" w:rsidP="00F14858">
            <w:pPr>
              <w:widowControl/>
              <w:jc w:val="center"/>
              <w:rPr>
                <w:rFonts w:ascii="宋体" w:hAnsi="宋体" w:cs="宋体" w:hint="eastAsia"/>
                <w:color w:val="404040"/>
                <w:kern w:val="0"/>
                <w:sz w:val="22"/>
                <w:szCs w:val="22"/>
              </w:rPr>
            </w:pPr>
            <w:r w:rsidRPr="00F14858">
              <w:rPr>
                <w:rFonts w:ascii="宋体" w:hAnsi="宋体" w:cs="宋体" w:hint="eastAsia"/>
                <w:color w:val="404040"/>
                <w:kern w:val="0"/>
                <w:sz w:val="22"/>
                <w:szCs w:val="22"/>
              </w:rPr>
              <w:t>180°</w:t>
            </w:r>
          </w:p>
        </w:tc>
      </w:tr>
    </w:tbl>
    <w:p w14:paraId="16DA58CC" w14:textId="5249BBD6" w:rsidR="0027012F" w:rsidRDefault="0027012F" w:rsidP="006621DD">
      <w:pPr>
        <w:wordWrap w:val="0"/>
        <w:spacing w:beforeLines="50" w:before="156" w:afterLines="50" w:after="156" w:line="360" w:lineRule="auto"/>
        <w:outlineLvl w:val="1"/>
        <w:rPr>
          <w:rFonts w:eastAsia="黑体"/>
          <w:sz w:val="24"/>
        </w:rPr>
      </w:pPr>
      <w:bookmarkStart w:id="85" w:name="_Toc198501318"/>
      <w:r w:rsidRPr="00CD6AF6">
        <w:rPr>
          <w:rFonts w:eastAsia="黑体" w:hint="eastAsia"/>
          <w:sz w:val="28"/>
          <w:szCs w:val="28"/>
        </w:rPr>
        <w:lastRenderedPageBreak/>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8</w:t>
      </w:r>
      <w:r>
        <w:rPr>
          <w:rFonts w:eastAsia="黑体" w:hint="eastAsia"/>
          <w:sz w:val="28"/>
          <w:szCs w:val="28"/>
        </w:rPr>
        <w:t xml:space="preserve">　</w:t>
      </w:r>
      <w:r w:rsidR="003156E7">
        <w:rPr>
          <w:rFonts w:eastAsia="黑体" w:hint="eastAsia"/>
          <w:sz w:val="28"/>
          <w:szCs w:val="28"/>
        </w:rPr>
        <w:t>太阳能并网逆变控制器</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bookmarkEnd w:id="85"/>
    </w:p>
    <w:p w14:paraId="2C517407" w14:textId="1DC8A81C" w:rsidR="000D2717" w:rsidRDefault="00424CE1" w:rsidP="006621DD">
      <w:pPr>
        <w:widowControl/>
        <w:wordWrap w:val="0"/>
        <w:spacing w:line="360" w:lineRule="auto"/>
        <w:ind w:firstLineChars="200" w:firstLine="480"/>
        <w:rPr>
          <w:rFonts w:cs="宋体"/>
          <w:color w:val="000000"/>
          <w:kern w:val="0"/>
          <w:sz w:val="24"/>
          <w:lang w:bidi="ar"/>
        </w:rPr>
      </w:pPr>
      <w:r w:rsidRPr="00424CE1">
        <w:rPr>
          <w:rFonts w:cs="宋体" w:hint="eastAsia"/>
          <w:color w:val="000000"/>
          <w:kern w:val="0"/>
          <w:sz w:val="24"/>
          <w:lang w:bidi="ar"/>
        </w:rPr>
        <w:t>太阳能逆变系统采用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单片机</w:t>
      </w:r>
      <w:r w:rsidR="003A037B">
        <w:rPr>
          <w:rFonts w:cs="宋体" w:hint="eastAsia"/>
          <w:color w:val="000000"/>
          <w:kern w:val="0"/>
          <w:sz w:val="24"/>
          <w:lang w:bidi="ar"/>
        </w:rPr>
        <w:t>作为控制器，搭配桥式整流电路</w:t>
      </w:r>
      <w:r w:rsidR="00EB2224">
        <w:rPr>
          <w:rFonts w:cs="宋体" w:hint="eastAsia"/>
          <w:color w:val="000000"/>
          <w:kern w:val="0"/>
          <w:sz w:val="24"/>
          <w:lang w:bidi="ar"/>
        </w:rPr>
        <w:t>实现有源逆变。</w:t>
      </w:r>
      <w:r w:rsidR="00935FEC">
        <w:rPr>
          <w:rFonts w:cs="宋体" w:hint="eastAsia"/>
          <w:color w:val="000000"/>
          <w:kern w:val="0"/>
          <w:sz w:val="24"/>
          <w:lang w:bidi="ar"/>
        </w:rPr>
        <w:t>它</w:t>
      </w:r>
      <w:r w:rsidR="00EB2224">
        <w:rPr>
          <w:rFonts w:cs="宋体" w:hint="eastAsia"/>
          <w:color w:val="000000"/>
          <w:kern w:val="0"/>
          <w:sz w:val="24"/>
          <w:lang w:bidi="ar"/>
        </w:rPr>
        <w:t>的</w:t>
      </w:r>
      <w:r w:rsidRPr="00424CE1">
        <w:rPr>
          <w:rFonts w:cs="宋体" w:hint="eastAsia"/>
          <w:color w:val="000000"/>
          <w:kern w:val="0"/>
          <w:sz w:val="24"/>
          <w:lang w:bidi="ar"/>
        </w:rPr>
        <w:t>核心为</w:t>
      </w:r>
      <w:r w:rsidRPr="00802AA2">
        <w:rPr>
          <w:rFonts w:cs="宋体" w:hint="eastAsia"/>
          <w:color w:val="000000"/>
          <w:kern w:val="0"/>
          <w:sz w:val="24"/>
          <w:lang w:bidi="ar"/>
        </w:rPr>
        <w:t>Cortex</w:t>
      </w:r>
      <w:r w:rsidRPr="00424CE1">
        <w:rPr>
          <w:rFonts w:cs="宋体" w:hint="eastAsia"/>
          <w:color w:val="000000"/>
          <w:kern w:val="0"/>
          <w:sz w:val="24"/>
          <w:lang w:bidi="ar"/>
        </w:rPr>
        <w:t>-</w:t>
      </w:r>
      <w:r w:rsidRPr="00802AA2">
        <w:rPr>
          <w:rFonts w:cs="宋体" w:hint="eastAsia"/>
          <w:color w:val="000000"/>
          <w:kern w:val="0"/>
          <w:sz w:val="24"/>
          <w:lang w:bidi="ar"/>
        </w:rPr>
        <w:t>M</w:t>
      </w:r>
      <w:r w:rsidRPr="00CD6AF6">
        <w:rPr>
          <w:rFonts w:cs="宋体" w:hint="eastAsia"/>
          <w:color w:val="000000"/>
          <w:kern w:val="0"/>
          <w:sz w:val="24"/>
          <w:lang w:bidi="ar"/>
        </w:rPr>
        <w:t>4</w:t>
      </w:r>
      <w:r w:rsidRPr="00424CE1">
        <w:rPr>
          <w:rFonts w:cs="宋体" w:hint="eastAsia"/>
          <w:color w:val="000000"/>
          <w:kern w:val="0"/>
          <w:sz w:val="24"/>
          <w:lang w:bidi="ar"/>
        </w:rPr>
        <w:t>，主频</w:t>
      </w:r>
      <w:r w:rsidRPr="00CD6AF6">
        <w:rPr>
          <w:rFonts w:cs="宋体" w:hint="eastAsia"/>
          <w:color w:val="000000"/>
          <w:kern w:val="0"/>
          <w:sz w:val="24"/>
          <w:lang w:bidi="ar"/>
        </w:rPr>
        <w:t>100</w:t>
      </w:r>
      <w:r w:rsidRPr="00802AA2">
        <w:rPr>
          <w:rFonts w:cs="宋体" w:hint="eastAsia"/>
          <w:color w:val="000000"/>
          <w:kern w:val="0"/>
          <w:sz w:val="24"/>
          <w:lang w:bidi="ar"/>
        </w:rPr>
        <w:t>MHz</w:t>
      </w:r>
      <w:r w:rsidRPr="00424CE1">
        <w:rPr>
          <w:rFonts w:cs="宋体" w:hint="eastAsia"/>
          <w:color w:val="000000"/>
          <w:kern w:val="0"/>
          <w:sz w:val="24"/>
          <w:lang w:bidi="ar"/>
        </w:rPr>
        <w:t>。主要负责</w:t>
      </w:r>
      <w:r w:rsidR="006D61CA">
        <w:rPr>
          <w:rFonts w:cs="宋体" w:hint="eastAsia"/>
          <w:color w:val="000000"/>
          <w:kern w:val="0"/>
          <w:sz w:val="24"/>
          <w:lang w:bidi="ar"/>
        </w:rPr>
        <w:t>采集</w:t>
      </w:r>
      <w:r w:rsidRPr="00424CE1">
        <w:rPr>
          <w:rFonts w:cs="宋体" w:hint="eastAsia"/>
          <w:color w:val="000000"/>
          <w:kern w:val="0"/>
          <w:sz w:val="24"/>
          <w:lang w:bidi="ar"/>
        </w:rPr>
        <w:t>交流电</w:t>
      </w:r>
      <w:r w:rsidR="006D61CA">
        <w:rPr>
          <w:rFonts w:cs="宋体" w:hint="eastAsia"/>
          <w:color w:val="000000"/>
          <w:kern w:val="0"/>
          <w:sz w:val="24"/>
          <w:lang w:bidi="ar"/>
        </w:rPr>
        <w:t>过零</w:t>
      </w:r>
      <w:r w:rsidRPr="00424CE1">
        <w:rPr>
          <w:rFonts w:cs="宋体" w:hint="eastAsia"/>
          <w:color w:val="000000"/>
          <w:kern w:val="0"/>
          <w:sz w:val="24"/>
          <w:lang w:bidi="ar"/>
        </w:rPr>
        <w:t>脉冲，并根据直流和交流测电压计算晶闸管触发角，从而实现有源逆变。</w:t>
      </w:r>
      <w:r w:rsidR="000D2717">
        <w:rPr>
          <w:rFonts w:cs="宋体" w:hint="eastAsia"/>
          <w:color w:val="000000"/>
          <w:kern w:val="0"/>
          <w:sz w:val="24"/>
          <w:lang w:bidi="ar"/>
        </w:rPr>
        <w:t>单项桥式整流电路的公式</w:t>
      </w:r>
      <w:r w:rsidR="002F13C8">
        <w:rPr>
          <w:rFonts w:cs="宋体" w:hint="eastAsia"/>
          <w:color w:val="000000"/>
          <w:kern w:val="0"/>
          <w:sz w:val="24"/>
          <w:lang w:bidi="ar"/>
        </w:rPr>
        <w:t>见式</w:t>
      </w:r>
      <w:r w:rsidR="00E334A9">
        <w:rPr>
          <w:rFonts w:cs="宋体" w:hint="eastAsia"/>
          <w:color w:val="000000"/>
          <w:kern w:val="0"/>
          <w:sz w:val="24"/>
          <w:lang w:bidi="ar"/>
        </w:rPr>
        <w:t>（</w:t>
      </w:r>
      <w:r w:rsidR="002F13C8">
        <w:rPr>
          <w:rFonts w:cs="宋体" w:hint="eastAsia"/>
          <w:color w:val="000000"/>
          <w:kern w:val="0"/>
          <w:sz w:val="24"/>
          <w:lang w:bidi="ar"/>
        </w:rPr>
        <w:t>3</w:t>
      </w:r>
      <w:r w:rsidR="00A701A7">
        <w:rPr>
          <w:rFonts w:cs="宋体" w:hint="eastAsia"/>
          <w:color w:val="000000"/>
          <w:kern w:val="0"/>
          <w:sz w:val="24"/>
          <w:lang w:bidi="ar"/>
        </w:rPr>
        <w:t>.3</w:t>
      </w:r>
      <w:r w:rsidR="00E334A9">
        <w:rPr>
          <w:rFonts w:cs="宋体" w:hint="eastAsia"/>
          <w:color w:val="000000"/>
          <w:kern w:val="0"/>
          <w:sz w:val="24"/>
          <w:lang w:bidi="ar"/>
        </w:rPr>
        <w:t>）</w:t>
      </w:r>
    </w:p>
    <w:p w14:paraId="57DCFFFF" w14:textId="1308A458" w:rsidR="00F95F9E" w:rsidRPr="00F14858" w:rsidRDefault="00000000" w:rsidP="006621DD">
      <w:pPr>
        <w:widowControl/>
        <w:wordWrap w:val="0"/>
        <w:spacing w:line="360" w:lineRule="auto"/>
        <w:rPr>
          <w:rFonts w:cs="宋体"/>
          <w:sz w:val="24"/>
        </w:rPr>
      </w:pPr>
      <m:oMathPara>
        <m:oMathParaPr>
          <m:jc m:val="left"/>
        </m:oMathParaPr>
        <m:oMath>
          <m:eqArr>
            <m:eqArrPr>
              <m:maxDist m:val="1"/>
              <m:ctrlPr>
                <w:rPr>
                  <w:rFonts w:ascii="Cambria Math" w:eastAsia="黑体" w:hAnsi="Cambria Math"/>
                  <w:i/>
                  <w:sz w:val="24"/>
                </w:rPr>
              </m:ctrlPr>
            </m:eqArrPr>
            <m:e>
              <m:r>
                <m:rPr>
                  <m:sty m:val="p"/>
                </m:rPr>
                <w:rPr>
                  <w:rFonts w:ascii="Cambria Math" w:eastAsia="黑体" w:hAnsi="Cambria Math"/>
                  <w:sz w:val="24"/>
                </w:rPr>
                <m:t>U</m:t>
              </m:r>
              <m:r>
                <m:rPr>
                  <m:sty m:val="p"/>
                </m:rPr>
                <w:rPr>
                  <w:rFonts w:ascii="Cambria Math" w:eastAsia="黑体" w:hAnsi="Cambria Math" w:hint="eastAsia"/>
                  <w:sz w:val="24"/>
                </w:rPr>
                <m:t>d</m:t>
              </m:r>
              <m:r>
                <m:rPr>
                  <m:sty m:val="p"/>
                </m:rPr>
                <w:rPr>
                  <w:rFonts w:ascii="Cambria Math" w:eastAsia="黑体" w:hAnsi="Cambria Math"/>
                  <w:sz w:val="24"/>
                </w:rPr>
                <m:t>=0.9*U2*cos</m:t>
              </m:r>
              <m:r>
                <m:rPr>
                  <m:sty m:val="p"/>
                </m:rPr>
                <w:rPr>
                  <w:rFonts w:ascii="Cambria Math" w:eastAsia="黑体" w:hAnsi="Cambria Math" w:hint="eastAsia"/>
                  <w:sz w:val="24"/>
                </w:rPr>
                <m:t>α</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e>
              </m:d>
            </m:e>
          </m:eqArr>
        </m:oMath>
      </m:oMathPara>
    </w:p>
    <w:p w14:paraId="32483304" w14:textId="55C46E8C" w:rsidR="00F95F9E" w:rsidRPr="00F95F9E" w:rsidRDefault="00482922" w:rsidP="006621DD">
      <w:pPr>
        <w:widowControl/>
        <w:wordWrap w:val="0"/>
        <w:spacing w:line="360" w:lineRule="auto"/>
        <w:ind w:firstLineChars="200" w:firstLine="480"/>
        <w:rPr>
          <w:rFonts w:cs="宋体"/>
          <w:color w:val="000000"/>
          <w:kern w:val="0"/>
          <w:sz w:val="24"/>
          <w:lang w:bidi="ar"/>
        </w:rPr>
      </w:pPr>
      <w:r>
        <w:rPr>
          <w:rFonts w:cs="宋体" w:hint="eastAsia"/>
          <w:sz w:val="24"/>
        </w:rPr>
        <w:t>其中</w:t>
      </w:r>
      <w:proofErr w:type="spellStart"/>
      <w:r w:rsidR="00006670" w:rsidRPr="00006670">
        <w:rPr>
          <w:rFonts w:cs="宋体" w:hint="eastAsia"/>
          <w:sz w:val="24"/>
        </w:rPr>
        <w:t>Ud</w:t>
      </w:r>
      <w:proofErr w:type="spellEnd"/>
      <w:r w:rsidR="00006670" w:rsidRPr="00006670">
        <w:rPr>
          <w:rFonts w:cs="宋体" w:hint="eastAsia"/>
          <w:sz w:val="24"/>
        </w:rPr>
        <w:t>是直流电压，</w:t>
      </w:r>
      <w:r w:rsidR="00006670" w:rsidRPr="00006670">
        <w:rPr>
          <w:rFonts w:cs="宋体" w:hint="eastAsia"/>
          <w:sz w:val="24"/>
        </w:rPr>
        <w:t>U2</w:t>
      </w:r>
      <w:r w:rsidR="00006670" w:rsidRPr="00006670">
        <w:rPr>
          <w:rFonts w:cs="宋体" w:hint="eastAsia"/>
          <w:sz w:val="24"/>
        </w:rPr>
        <w:t>是交流电压，α是触发角</w:t>
      </w:r>
      <w:r w:rsidR="00006670">
        <w:rPr>
          <w:rFonts w:cs="宋体" w:hint="eastAsia"/>
          <w:sz w:val="24"/>
        </w:rPr>
        <w:t>。</w:t>
      </w:r>
      <w:r w:rsidR="00F95F9E">
        <w:rPr>
          <w:rFonts w:cs="宋体" w:hint="eastAsia"/>
          <w:sz w:val="24"/>
        </w:rPr>
        <w:t>当触发角</w:t>
      </w:r>
      <w:r w:rsidRPr="00482922">
        <w:rPr>
          <w:rFonts w:cs="宋体" w:hint="eastAsia"/>
          <w:sz w:val="24"/>
        </w:rPr>
        <w:t>α</w:t>
      </w:r>
      <w:r w:rsidR="00F95F9E">
        <w:rPr>
          <w:rFonts w:cs="宋体" w:hint="eastAsia"/>
          <w:sz w:val="24"/>
        </w:rPr>
        <w:t>&gt;</w:t>
      </w:r>
      <w:r w:rsidR="00F95F9E" w:rsidRPr="00CD6AF6">
        <w:rPr>
          <w:rFonts w:cs="宋体" w:hint="eastAsia"/>
          <w:sz w:val="24"/>
        </w:rPr>
        <w:t>90</w:t>
      </w:r>
      <w:r w:rsidR="005D4E94" w:rsidRPr="005D4E94">
        <w:rPr>
          <w:rFonts w:cs="宋体" w:hint="eastAsia"/>
          <w:sz w:val="24"/>
        </w:rPr>
        <w:t>°</w:t>
      </w:r>
      <w:r w:rsidR="003F48FF">
        <w:rPr>
          <w:rFonts w:cs="宋体" w:hint="eastAsia"/>
          <w:sz w:val="24"/>
        </w:rPr>
        <w:t>，桥式整流会进入有源逆变状态</w:t>
      </w:r>
      <w:r w:rsidR="003E771C">
        <w:rPr>
          <w:rFonts w:cs="宋体" w:hint="eastAsia"/>
          <w:sz w:val="24"/>
        </w:rPr>
        <w:t>，此时直流侧电压稍高于理论直流电压</w:t>
      </w:r>
      <w:proofErr w:type="spellStart"/>
      <w:r w:rsidR="00006670" w:rsidRPr="00482922">
        <w:rPr>
          <w:rFonts w:cs="宋体"/>
          <w:sz w:val="24"/>
        </w:rPr>
        <w:t>Ud</w:t>
      </w:r>
      <w:proofErr w:type="spellEnd"/>
      <w:r w:rsidR="003E771C">
        <w:rPr>
          <w:rFonts w:cs="宋体" w:hint="eastAsia"/>
          <w:sz w:val="24"/>
        </w:rPr>
        <w:t>，即可实现逆变并网</w:t>
      </w:r>
      <w:r w:rsidR="005D4E94">
        <w:rPr>
          <w:rFonts w:cs="宋体" w:hint="eastAsia"/>
          <w:sz w:val="24"/>
        </w:rPr>
        <w:t>。</w:t>
      </w:r>
    </w:p>
    <w:p w14:paraId="518D363E" w14:textId="4CB0CF00" w:rsidR="0027012F" w:rsidRPr="00385E69" w:rsidRDefault="00424CE1" w:rsidP="006621DD">
      <w:pPr>
        <w:widowControl/>
        <w:wordWrap w:val="0"/>
        <w:spacing w:line="360" w:lineRule="auto"/>
        <w:ind w:firstLineChars="200" w:firstLine="480"/>
        <w:rPr>
          <w:rFonts w:cs="宋体"/>
          <w:color w:val="000000"/>
          <w:kern w:val="0"/>
          <w:sz w:val="24"/>
          <w:lang w:bidi="ar"/>
        </w:rPr>
      </w:pPr>
      <w:r w:rsidRPr="00424CE1">
        <w:rPr>
          <w:rFonts w:cs="宋体" w:hint="eastAsia"/>
          <w:color w:val="000000"/>
          <w:kern w:val="0"/>
          <w:sz w:val="24"/>
          <w:lang w:bidi="ar"/>
        </w:rPr>
        <w:t>与核心控制器相同，</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424CE1">
        <w:rPr>
          <w:rFonts w:cs="宋体" w:hint="eastAsia"/>
          <w:color w:val="000000"/>
          <w:kern w:val="0"/>
          <w:sz w:val="24"/>
          <w:lang w:bidi="ar"/>
        </w:rPr>
        <w:t>也需要晶振电路、复位电路、电源电路等。</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芯片以及部分外围电路如图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36</w:t>
      </w:r>
      <w:r w:rsidR="00607453" w:rsidRPr="00607453">
        <w:rPr>
          <w:sz w:val="24"/>
        </w:rPr>
        <w:fldChar w:fldCharType="end"/>
      </w:r>
      <w:r w:rsidRPr="00424CE1">
        <w:rPr>
          <w:rFonts w:cs="宋体" w:hint="eastAsia"/>
          <w:color w:val="000000"/>
          <w:kern w:val="0"/>
          <w:sz w:val="24"/>
          <w:lang w:bidi="ar"/>
        </w:rPr>
        <w:t>所示。</w:t>
      </w:r>
    </w:p>
    <w:p w14:paraId="3835BC1F" w14:textId="34F810E8" w:rsidR="000178E0" w:rsidRDefault="00BB1AE4" w:rsidP="006621DD">
      <w:pPr>
        <w:wordWrap w:val="0"/>
        <w:spacing w:line="360" w:lineRule="auto"/>
        <w:jc w:val="center"/>
        <w:rPr>
          <w:sz w:val="24"/>
        </w:rPr>
      </w:pPr>
      <w:r>
        <w:rPr>
          <w:noProof/>
          <w:sz w:val="24"/>
        </w:rPr>
        <w:drawing>
          <wp:inline distT="0" distB="0" distL="0" distR="0" wp14:anchorId="7119A507" wp14:editId="550E175C">
            <wp:extent cx="3960420" cy="3326648"/>
            <wp:effectExtent l="0" t="0" r="2540" b="7620"/>
            <wp:docPr id="7525764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71553" cy="3335999"/>
                    </a:xfrm>
                    <a:prstGeom prst="rect">
                      <a:avLst/>
                    </a:prstGeom>
                    <a:noFill/>
                    <a:ln>
                      <a:noFill/>
                    </a:ln>
                  </pic:spPr>
                </pic:pic>
              </a:graphicData>
            </a:graphic>
          </wp:inline>
        </w:drawing>
      </w:r>
    </w:p>
    <w:p w14:paraId="093F6A33" w14:textId="2E821373" w:rsidR="0027012F" w:rsidRPr="004C6C42" w:rsidRDefault="000178E0"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36</w:t>
      </w:r>
      <w:r w:rsidR="00672477">
        <w:rPr>
          <w:rFonts w:ascii="Times New Roman" w:hAnsi="Times New Roman"/>
          <w:sz w:val="21"/>
          <w:szCs w:val="21"/>
        </w:rPr>
        <w:fldChar w:fldCharType="end"/>
      </w:r>
      <w:r w:rsidR="0044643B" w:rsidRPr="004C6C42">
        <w:rPr>
          <w:rFonts w:ascii="Times New Roman" w:hAnsi="Times New Roman"/>
          <w:sz w:val="21"/>
          <w:szCs w:val="21"/>
        </w:rPr>
        <w:t xml:space="preserve"> </w:t>
      </w:r>
      <w:r w:rsidRPr="004C6C42">
        <w:rPr>
          <w:rFonts w:ascii="Times New Roman" w:hAnsi="Times New Roman"/>
          <w:sz w:val="21"/>
          <w:szCs w:val="21"/>
        </w:rPr>
        <w:t>STM32F411CEU6</w:t>
      </w:r>
      <w:r w:rsidRPr="004C6C42">
        <w:rPr>
          <w:rFonts w:ascii="Times New Roman" w:hAnsi="Times New Roman"/>
          <w:sz w:val="21"/>
          <w:szCs w:val="21"/>
        </w:rPr>
        <w:t>最小系统电路图</w:t>
      </w:r>
    </w:p>
    <w:p w14:paraId="47A4E543" w14:textId="38DB6EAD" w:rsidR="00F1475D" w:rsidRDefault="00F1475D" w:rsidP="006621DD">
      <w:pPr>
        <w:wordWrap w:val="0"/>
        <w:spacing w:beforeLines="50" w:before="156" w:afterLines="50" w:after="156" w:line="360" w:lineRule="auto"/>
        <w:outlineLvl w:val="1"/>
        <w:rPr>
          <w:rFonts w:eastAsia="黑体"/>
          <w:sz w:val="24"/>
        </w:rPr>
      </w:pPr>
      <w:bookmarkStart w:id="86" w:name="_Toc198501319"/>
      <w:r w:rsidRPr="00CD6AF6">
        <w:rPr>
          <w:rFonts w:eastAsia="黑体" w:hint="eastAsia"/>
          <w:sz w:val="28"/>
          <w:szCs w:val="28"/>
        </w:rPr>
        <w:t>3</w:t>
      </w:r>
      <w:r>
        <w:rPr>
          <w:rFonts w:eastAsia="黑体" w:hint="eastAsia"/>
          <w:sz w:val="28"/>
          <w:szCs w:val="28"/>
        </w:rPr>
        <w:t>.</w:t>
      </w:r>
      <w:r w:rsidR="0044643B" w:rsidRPr="00CD6AF6">
        <w:rPr>
          <w:rFonts w:eastAsia="黑体" w:hint="eastAsia"/>
          <w:sz w:val="28"/>
          <w:szCs w:val="28"/>
        </w:rPr>
        <w:t>1</w:t>
      </w:r>
      <w:r w:rsidR="00EC3F8B">
        <w:rPr>
          <w:rFonts w:eastAsia="黑体" w:hint="eastAsia"/>
          <w:sz w:val="28"/>
          <w:szCs w:val="28"/>
        </w:rPr>
        <w:t>9</w:t>
      </w:r>
      <w:r>
        <w:rPr>
          <w:rFonts w:eastAsia="黑体" w:hint="eastAsia"/>
          <w:sz w:val="28"/>
          <w:szCs w:val="28"/>
        </w:rPr>
        <w:t xml:space="preserve">　晶闸管有源逆变电路（</w:t>
      </w:r>
      <w:r w:rsidRPr="00802AA2">
        <w:rPr>
          <w:rFonts w:eastAsia="黑体" w:hint="eastAsia"/>
          <w:sz w:val="28"/>
          <w:szCs w:val="28"/>
        </w:rPr>
        <w:t>g</w:t>
      </w:r>
      <w:r w:rsidR="006C30F5">
        <w:rPr>
          <w:rFonts w:eastAsia="黑体" w:hint="eastAsia"/>
          <w:sz w:val="28"/>
          <w:szCs w:val="28"/>
        </w:rPr>
        <w:t>.</w:t>
      </w:r>
      <w:r w:rsidR="006C30F5" w:rsidRPr="00CD6AF6">
        <w:rPr>
          <w:rFonts w:eastAsia="黑体" w:hint="eastAsia"/>
          <w:sz w:val="28"/>
          <w:szCs w:val="28"/>
        </w:rPr>
        <w:t>5</w:t>
      </w:r>
      <w:r>
        <w:rPr>
          <w:rFonts w:eastAsia="黑体" w:hint="eastAsia"/>
          <w:sz w:val="28"/>
          <w:szCs w:val="28"/>
        </w:rPr>
        <w:t>）</w:t>
      </w:r>
      <w:bookmarkEnd w:id="86"/>
    </w:p>
    <w:p w14:paraId="1BFC0765" w14:textId="5CB52EF2" w:rsidR="00F1475D" w:rsidRPr="005A7534" w:rsidRDefault="00F1475D" w:rsidP="006621DD">
      <w:pPr>
        <w:wordWrap w:val="0"/>
        <w:spacing w:line="360" w:lineRule="auto"/>
        <w:ind w:firstLineChars="200" w:firstLine="480"/>
        <w:rPr>
          <w:sz w:val="24"/>
        </w:rPr>
      </w:pPr>
      <w:r w:rsidRPr="005A7534">
        <w:rPr>
          <w:rFonts w:hint="eastAsia"/>
          <w:sz w:val="24"/>
        </w:rPr>
        <w:t>晶闸管是一种半控器件，由它组成的整流桥，可以在单片机的驱动下，实现将交流电转换成直流电。当在直流侧给予直流电</w:t>
      </w:r>
      <w:r>
        <w:rPr>
          <w:rFonts w:hint="eastAsia"/>
          <w:sz w:val="24"/>
        </w:rPr>
        <w:t>压</w:t>
      </w:r>
      <w:r w:rsidRPr="005A7534">
        <w:rPr>
          <w:rFonts w:hint="eastAsia"/>
          <w:sz w:val="24"/>
        </w:rPr>
        <w:t>，此时，利用单片机程序调整晶闸管的触发角度大于</w:t>
      </w:r>
      <w:r w:rsidRPr="00CD6AF6">
        <w:rPr>
          <w:rFonts w:hint="eastAsia"/>
          <w:sz w:val="24"/>
        </w:rPr>
        <w:t>90</w:t>
      </w:r>
      <w:r w:rsidR="00307A8E">
        <w:rPr>
          <w:rFonts w:hint="eastAsia"/>
          <w:sz w:val="24"/>
        </w:rPr>
        <w:t>°</w:t>
      </w:r>
      <w:r w:rsidRPr="005A7534">
        <w:rPr>
          <w:rFonts w:hint="eastAsia"/>
          <w:sz w:val="24"/>
        </w:rPr>
        <w:t>即可实现有源逆变并网。</w:t>
      </w:r>
    </w:p>
    <w:p w14:paraId="2EB46F2E" w14:textId="2BF550F9" w:rsidR="00F1475D" w:rsidRDefault="00F1475D" w:rsidP="006621DD">
      <w:pPr>
        <w:wordWrap w:val="0"/>
        <w:spacing w:line="360" w:lineRule="auto"/>
        <w:ind w:firstLineChars="200" w:firstLine="480"/>
        <w:rPr>
          <w:sz w:val="24"/>
        </w:rPr>
      </w:pPr>
      <w:r w:rsidRPr="005A7534">
        <w:rPr>
          <w:rFonts w:hint="eastAsia"/>
          <w:sz w:val="24"/>
        </w:rPr>
        <w:t>由于逆变并网非常危险，在正式制作之前，我们采用了</w:t>
      </w:r>
      <w:proofErr w:type="spellStart"/>
      <w:r w:rsidRPr="00802AA2">
        <w:rPr>
          <w:sz w:val="24"/>
        </w:rPr>
        <w:t>M</w:t>
      </w:r>
      <w:r w:rsidRPr="00802AA2">
        <w:rPr>
          <w:rFonts w:hint="eastAsia"/>
          <w:sz w:val="24"/>
        </w:rPr>
        <w:t>atlab</w:t>
      </w:r>
      <w:proofErr w:type="spellEnd"/>
      <w:r w:rsidRPr="005A7534">
        <w:rPr>
          <w:rFonts w:hint="eastAsia"/>
          <w:sz w:val="24"/>
        </w:rPr>
        <w:t>仿真测试结果，当</w:t>
      </w:r>
      <w:r w:rsidRPr="005A7534">
        <w:rPr>
          <w:rFonts w:hint="eastAsia"/>
          <w:sz w:val="24"/>
        </w:rPr>
        <w:lastRenderedPageBreak/>
        <w:t>结果正确后，</w:t>
      </w:r>
      <w:r w:rsidR="00307A8E">
        <w:rPr>
          <w:rFonts w:hint="eastAsia"/>
          <w:sz w:val="24"/>
        </w:rPr>
        <w:t>再</w:t>
      </w:r>
      <w:r w:rsidRPr="005A7534">
        <w:rPr>
          <w:rFonts w:hint="eastAsia"/>
          <w:sz w:val="24"/>
        </w:rPr>
        <w:t>焊接实物编写程序</w:t>
      </w:r>
      <w:r>
        <w:rPr>
          <w:rFonts w:hint="eastAsia"/>
          <w:sz w:val="24"/>
        </w:rPr>
        <w:t>。</w:t>
      </w:r>
      <w:proofErr w:type="spellStart"/>
      <w:r w:rsidRPr="00802AA2">
        <w:rPr>
          <w:sz w:val="24"/>
        </w:rPr>
        <w:t>M</w:t>
      </w:r>
      <w:r w:rsidRPr="00802AA2">
        <w:rPr>
          <w:rFonts w:hint="eastAsia"/>
          <w:sz w:val="24"/>
        </w:rPr>
        <w:t>atlab</w:t>
      </w:r>
      <w:proofErr w:type="spellEnd"/>
      <w:r>
        <w:rPr>
          <w:rFonts w:hint="eastAsia"/>
          <w:sz w:val="24"/>
        </w:rPr>
        <w:t>仿真</w:t>
      </w:r>
      <w:r w:rsidRPr="00802AA2">
        <w:rPr>
          <w:rFonts w:hint="eastAsia"/>
          <w:sz w:val="24"/>
        </w:rPr>
        <w:t>Simulink</w:t>
      </w:r>
      <w:r>
        <w:rPr>
          <w:rFonts w:hint="eastAsia"/>
          <w:sz w:val="24"/>
        </w:rPr>
        <w:t>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37</w:t>
      </w:r>
      <w:r w:rsidR="00607453" w:rsidRPr="00607453">
        <w:rPr>
          <w:sz w:val="24"/>
        </w:rPr>
        <w:fldChar w:fldCharType="end"/>
      </w:r>
      <w:r>
        <w:rPr>
          <w:rFonts w:hint="eastAsia"/>
          <w:sz w:val="24"/>
        </w:rPr>
        <w:t>所示。</w:t>
      </w:r>
    </w:p>
    <w:p w14:paraId="5B1A081C" w14:textId="77777777" w:rsidR="00F1475D" w:rsidRDefault="00F1475D" w:rsidP="006621DD">
      <w:pPr>
        <w:wordWrap w:val="0"/>
        <w:spacing w:line="360" w:lineRule="auto"/>
        <w:jc w:val="center"/>
        <w:rPr>
          <w:sz w:val="24"/>
        </w:rPr>
      </w:pPr>
      <w:r>
        <w:rPr>
          <w:noProof/>
          <w:sz w:val="24"/>
        </w:rPr>
        <w:drawing>
          <wp:inline distT="0" distB="0" distL="0" distR="0" wp14:anchorId="368D6E8E" wp14:editId="6AD6FBC6">
            <wp:extent cx="5752465" cy="2640965"/>
            <wp:effectExtent l="0" t="0" r="635" b="6985"/>
            <wp:docPr id="14007184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2465" cy="2640965"/>
                    </a:xfrm>
                    <a:prstGeom prst="rect">
                      <a:avLst/>
                    </a:prstGeom>
                    <a:noFill/>
                    <a:ln>
                      <a:noFill/>
                    </a:ln>
                  </pic:spPr>
                </pic:pic>
              </a:graphicData>
            </a:graphic>
          </wp:inline>
        </w:drawing>
      </w:r>
    </w:p>
    <w:p w14:paraId="10B5F031" w14:textId="2AD278DB"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37</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0044643B" w:rsidRPr="00802AA2">
        <w:rPr>
          <w:rFonts w:ascii="Times New Roman" w:hAnsi="Times New Roman" w:hint="eastAsia"/>
          <w:sz w:val="21"/>
          <w:szCs w:val="21"/>
        </w:rPr>
        <w:t>MATLAB</w:t>
      </w:r>
      <w:r>
        <w:rPr>
          <w:rFonts w:ascii="Times New Roman" w:hAnsi="Times New Roman" w:hint="eastAsia"/>
          <w:sz w:val="21"/>
          <w:szCs w:val="21"/>
        </w:rPr>
        <w:t>仿真电路图</w:t>
      </w:r>
    </w:p>
    <w:p w14:paraId="2ECC4F5C" w14:textId="1284D0F9" w:rsidR="00F1475D" w:rsidRDefault="00F1475D" w:rsidP="006621DD">
      <w:pPr>
        <w:wordWrap w:val="0"/>
        <w:spacing w:line="360" w:lineRule="auto"/>
        <w:ind w:firstLineChars="200" w:firstLine="480"/>
        <w:rPr>
          <w:sz w:val="24"/>
        </w:rPr>
      </w:pPr>
      <w:r w:rsidRPr="0065534D">
        <w:rPr>
          <w:rFonts w:hint="eastAsia"/>
          <w:sz w:val="24"/>
        </w:rPr>
        <w:t>仿真测试正常后，开始绘制电路图，同样使用四个晶闸管组成</w:t>
      </w:r>
      <w:r>
        <w:rPr>
          <w:rFonts w:hint="eastAsia"/>
          <w:sz w:val="24"/>
        </w:rPr>
        <w:t>整流桥</w:t>
      </w:r>
      <w:r w:rsidRPr="0065534D">
        <w:rPr>
          <w:rFonts w:hint="eastAsia"/>
          <w:sz w:val="24"/>
        </w:rPr>
        <w:t>，在晶闸管与</w:t>
      </w:r>
      <w:r w:rsidR="00430907">
        <w:rPr>
          <w:rFonts w:hint="eastAsia"/>
          <w:sz w:val="24"/>
        </w:rPr>
        <w:t>STM</w:t>
      </w:r>
      <w:r w:rsidRPr="00CD6AF6">
        <w:rPr>
          <w:rFonts w:hint="eastAsia"/>
          <w:sz w:val="24"/>
        </w:rPr>
        <w:t>32</w:t>
      </w:r>
      <w:r w:rsidRPr="0065534D">
        <w:rPr>
          <w:rFonts w:hint="eastAsia"/>
          <w:sz w:val="24"/>
        </w:rPr>
        <w:t>单片机之间串入一个光偶隔离，防止烧坏单片机。采样电路使用</w:t>
      </w:r>
      <w:r w:rsidRPr="00802AA2">
        <w:rPr>
          <w:rFonts w:hint="eastAsia"/>
          <w:sz w:val="24"/>
        </w:rPr>
        <w:t>PC</w:t>
      </w:r>
      <w:r w:rsidRPr="00CD6AF6">
        <w:rPr>
          <w:rFonts w:hint="eastAsia"/>
          <w:sz w:val="24"/>
        </w:rPr>
        <w:t>817</w:t>
      </w:r>
      <w:r>
        <w:rPr>
          <w:rFonts w:hint="eastAsia"/>
          <w:sz w:val="24"/>
        </w:rPr>
        <w:t>光耦</w:t>
      </w:r>
      <w:r w:rsidRPr="0065534D">
        <w:rPr>
          <w:rFonts w:hint="eastAsia"/>
          <w:sz w:val="24"/>
        </w:rPr>
        <w:t>隔离将交流电与单片机隔离开来，确保</w:t>
      </w:r>
      <w:r>
        <w:rPr>
          <w:rFonts w:hint="eastAsia"/>
          <w:sz w:val="24"/>
        </w:rPr>
        <w:t>脉冲</w:t>
      </w:r>
      <w:r w:rsidRPr="0065534D">
        <w:rPr>
          <w:rFonts w:hint="eastAsia"/>
          <w:sz w:val="24"/>
        </w:rPr>
        <w:t>信号</w:t>
      </w:r>
      <w:r>
        <w:rPr>
          <w:rFonts w:hint="eastAsia"/>
          <w:sz w:val="24"/>
        </w:rPr>
        <w:t>能</w:t>
      </w:r>
      <w:r w:rsidRPr="0065534D">
        <w:rPr>
          <w:rFonts w:hint="eastAsia"/>
          <w:sz w:val="24"/>
        </w:rPr>
        <w:t>稳定</w:t>
      </w:r>
      <w:r>
        <w:rPr>
          <w:rFonts w:hint="eastAsia"/>
          <w:sz w:val="24"/>
        </w:rPr>
        <w:t>的输入到单片机的</w:t>
      </w:r>
      <w:r w:rsidRPr="00802AA2">
        <w:rPr>
          <w:rFonts w:hint="eastAsia"/>
          <w:sz w:val="24"/>
        </w:rPr>
        <w:t>PA</w:t>
      </w:r>
      <w:r w:rsidRPr="00CD6AF6">
        <w:rPr>
          <w:rFonts w:hint="eastAsia"/>
          <w:sz w:val="24"/>
        </w:rPr>
        <w:t>5</w:t>
      </w:r>
      <w:r>
        <w:rPr>
          <w:rFonts w:hint="eastAsia"/>
          <w:sz w:val="24"/>
        </w:rPr>
        <w:t>引脚</w:t>
      </w:r>
      <w:r w:rsidRPr="0065534D">
        <w:rPr>
          <w:rFonts w:hint="eastAsia"/>
          <w:sz w:val="24"/>
        </w:rPr>
        <w:t>，防止冲坏单片机。</w:t>
      </w:r>
      <w:r>
        <w:rPr>
          <w:rFonts w:hint="eastAsia"/>
          <w:sz w:val="24"/>
        </w:rPr>
        <w:t>触发角由单片机程序给予，通过</w:t>
      </w:r>
      <w:r w:rsidRPr="00802AA2">
        <w:rPr>
          <w:rFonts w:hint="eastAsia"/>
          <w:sz w:val="24"/>
        </w:rPr>
        <w:t>PB</w:t>
      </w:r>
      <w:r w:rsidRPr="00CD6AF6">
        <w:rPr>
          <w:rFonts w:hint="eastAsia"/>
          <w:sz w:val="24"/>
        </w:rPr>
        <w:t>4</w:t>
      </w:r>
      <w:r>
        <w:rPr>
          <w:rFonts w:hint="eastAsia"/>
          <w:sz w:val="24"/>
        </w:rPr>
        <w:t>、</w:t>
      </w:r>
      <w:r w:rsidRPr="00802AA2">
        <w:rPr>
          <w:rFonts w:hint="eastAsia"/>
          <w:sz w:val="24"/>
        </w:rPr>
        <w:t>PB</w:t>
      </w:r>
      <w:r w:rsidRPr="00CD6AF6">
        <w:rPr>
          <w:rFonts w:hint="eastAsia"/>
          <w:sz w:val="24"/>
        </w:rPr>
        <w:t>5</w:t>
      </w:r>
      <w:r>
        <w:rPr>
          <w:rFonts w:hint="eastAsia"/>
          <w:sz w:val="24"/>
        </w:rPr>
        <w:t>、</w:t>
      </w:r>
      <w:r w:rsidRPr="00802AA2">
        <w:rPr>
          <w:rFonts w:hint="eastAsia"/>
          <w:sz w:val="24"/>
        </w:rPr>
        <w:t>PB</w:t>
      </w:r>
      <w:r w:rsidRPr="00CD6AF6">
        <w:rPr>
          <w:rFonts w:hint="eastAsia"/>
          <w:sz w:val="24"/>
        </w:rPr>
        <w:t>6</w:t>
      </w:r>
      <w:r>
        <w:rPr>
          <w:rFonts w:hint="eastAsia"/>
          <w:sz w:val="24"/>
        </w:rPr>
        <w:t>、</w:t>
      </w:r>
      <w:r w:rsidRPr="00802AA2">
        <w:rPr>
          <w:rFonts w:hint="eastAsia"/>
          <w:sz w:val="24"/>
        </w:rPr>
        <w:t>PB</w:t>
      </w:r>
      <w:r w:rsidRPr="00CD6AF6">
        <w:rPr>
          <w:rFonts w:hint="eastAsia"/>
          <w:sz w:val="24"/>
        </w:rPr>
        <w:t>7</w:t>
      </w:r>
      <w:r>
        <w:rPr>
          <w:rFonts w:hint="eastAsia"/>
          <w:sz w:val="24"/>
        </w:rPr>
        <w:t>使光耦</w:t>
      </w:r>
      <w:r w:rsidR="00B738E5">
        <w:rPr>
          <w:rFonts w:hint="eastAsia"/>
          <w:sz w:val="24"/>
        </w:rPr>
        <w:t>MOC3020</w:t>
      </w:r>
      <w:r>
        <w:rPr>
          <w:rFonts w:hint="eastAsia"/>
          <w:sz w:val="24"/>
        </w:rPr>
        <w:t>按顺序导通，进而驱动晶闸管。</w:t>
      </w:r>
      <w:r w:rsidR="005D4E94">
        <w:rPr>
          <w:rFonts w:hint="eastAsia"/>
          <w:sz w:val="24"/>
        </w:rPr>
        <w:t>由于晶闸管依靠电网换流，无需考虑相位</w:t>
      </w:r>
      <w:r w:rsidR="00626BDD">
        <w:rPr>
          <w:rFonts w:hint="eastAsia"/>
          <w:sz w:val="24"/>
        </w:rPr>
        <w:t>。晶闸管</w:t>
      </w:r>
      <w:r>
        <w:rPr>
          <w:rFonts w:hint="eastAsia"/>
          <w:sz w:val="24"/>
        </w:rPr>
        <w:t>有源逆变</w:t>
      </w:r>
      <w:r w:rsidRPr="0065534D">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38</w:t>
      </w:r>
      <w:r w:rsidR="00607453" w:rsidRPr="00607453">
        <w:rPr>
          <w:sz w:val="24"/>
        </w:rPr>
        <w:fldChar w:fldCharType="end"/>
      </w:r>
      <w:r w:rsidRPr="0065534D">
        <w:rPr>
          <w:rFonts w:hint="eastAsia"/>
          <w:sz w:val="24"/>
        </w:rPr>
        <w:t>所示</w:t>
      </w:r>
      <w:r>
        <w:rPr>
          <w:rFonts w:hint="eastAsia"/>
          <w:sz w:val="24"/>
        </w:rPr>
        <w:t>，采样电路如图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39</w:t>
      </w:r>
      <w:r w:rsidR="00607453" w:rsidRPr="00607453">
        <w:rPr>
          <w:sz w:val="24"/>
        </w:rPr>
        <w:fldChar w:fldCharType="end"/>
      </w:r>
      <w:r>
        <w:rPr>
          <w:rFonts w:hint="eastAsia"/>
          <w:sz w:val="24"/>
        </w:rPr>
        <w:t>所示</w:t>
      </w:r>
      <w:r w:rsidRPr="0065534D">
        <w:rPr>
          <w:rFonts w:hint="eastAsia"/>
          <w:sz w:val="24"/>
        </w:rPr>
        <w:t>。</w:t>
      </w:r>
    </w:p>
    <w:p w14:paraId="6F0D41CE" w14:textId="77777777" w:rsidR="00F1475D" w:rsidRDefault="00F1475D" w:rsidP="006621DD">
      <w:pPr>
        <w:wordWrap w:val="0"/>
        <w:spacing w:line="360" w:lineRule="auto"/>
        <w:jc w:val="center"/>
        <w:rPr>
          <w:sz w:val="24"/>
        </w:rPr>
      </w:pPr>
      <w:r w:rsidRPr="00905EFA">
        <w:rPr>
          <w:noProof/>
          <w:sz w:val="24"/>
        </w:rPr>
        <w:drawing>
          <wp:inline distT="0" distB="0" distL="0" distR="0" wp14:anchorId="5485D1FD" wp14:editId="6DBE27C8">
            <wp:extent cx="4390618" cy="3102762"/>
            <wp:effectExtent l="0" t="0" r="0" b="2540"/>
            <wp:docPr id="115755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3060" name=""/>
                    <pic:cNvPicPr/>
                  </pic:nvPicPr>
                  <pic:blipFill>
                    <a:blip r:embed="rId56"/>
                    <a:stretch>
                      <a:fillRect/>
                    </a:stretch>
                  </pic:blipFill>
                  <pic:spPr>
                    <a:xfrm>
                      <a:off x="0" y="0"/>
                      <a:ext cx="4409842" cy="3116347"/>
                    </a:xfrm>
                    <a:prstGeom prst="rect">
                      <a:avLst/>
                    </a:prstGeom>
                  </pic:spPr>
                </pic:pic>
              </a:graphicData>
            </a:graphic>
          </wp:inline>
        </w:drawing>
      </w:r>
    </w:p>
    <w:p w14:paraId="6AA25D51" w14:textId="4EEE0CC3"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38</w:t>
      </w:r>
      <w:r w:rsidR="00672477">
        <w:rPr>
          <w:rFonts w:ascii="Times New Roman" w:hAnsi="Times New Roman"/>
          <w:sz w:val="21"/>
          <w:szCs w:val="21"/>
        </w:rPr>
        <w:fldChar w:fldCharType="end"/>
      </w:r>
      <w:r>
        <w:rPr>
          <w:rFonts w:ascii="Times New Roman" w:hAnsi="Times New Roman" w:hint="eastAsia"/>
          <w:sz w:val="21"/>
          <w:szCs w:val="21"/>
        </w:rPr>
        <w:t>单相有源逆变电路图</w:t>
      </w:r>
    </w:p>
    <w:p w14:paraId="71E2D267" w14:textId="77777777" w:rsidR="00F1475D" w:rsidRDefault="00F1475D" w:rsidP="006621DD">
      <w:pPr>
        <w:wordWrap w:val="0"/>
        <w:spacing w:line="360" w:lineRule="auto"/>
        <w:jc w:val="center"/>
        <w:rPr>
          <w:sz w:val="24"/>
        </w:rPr>
      </w:pPr>
      <w:r w:rsidRPr="00A02DA8">
        <w:rPr>
          <w:noProof/>
          <w:sz w:val="24"/>
        </w:rPr>
        <w:lastRenderedPageBreak/>
        <w:drawing>
          <wp:inline distT="0" distB="0" distL="0" distR="0" wp14:anchorId="20881DC8" wp14:editId="20EB446B">
            <wp:extent cx="3893212" cy="1689548"/>
            <wp:effectExtent l="0" t="0" r="0" b="6350"/>
            <wp:docPr id="213436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9195" name=""/>
                    <pic:cNvPicPr/>
                  </pic:nvPicPr>
                  <pic:blipFill>
                    <a:blip r:embed="rId57"/>
                    <a:stretch>
                      <a:fillRect/>
                    </a:stretch>
                  </pic:blipFill>
                  <pic:spPr>
                    <a:xfrm>
                      <a:off x="0" y="0"/>
                      <a:ext cx="3947539" cy="1713124"/>
                    </a:xfrm>
                    <a:prstGeom prst="rect">
                      <a:avLst/>
                    </a:prstGeom>
                  </pic:spPr>
                </pic:pic>
              </a:graphicData>
            </a:graphic>
          </wp:inline>
        </w:drawing>
      </w:r>
    </w:p>
    <w:p w14:paraId="25AE9B6D" w14:textId="62DE4B44"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39</w:t>
      </w:r>
      <w:r w:rsidR="00672477">
        <w:rPr>
          <w:rFonts w:ascii="Times New Roman" w:hAnsi="Times New Roman"/>
          <w:sz w:val="21"/>
          <w:szCs w:val="21"/>
        </w:rPr>
        <w:fldChar w:fldCharType="end"/>
      </w:r>
      <w:r>
        <w:rPr>
          <w:rFonts w:ascii="Times New Roman" w:hAnsi="Times New Roman" w:hint="eastAsia"/>
          <w:sz w:val="21"/>
          <w:szCs w:val="21"/>
        </w:rPr>
        <w:t>采样电路原理图</w:t>
      </w:r>
    </w:p>
    <w:p w14:paraId="68DD21F4" w14:textId="26AA40B4" w:rsidR="005069BC" w:rsidRPr="0010565A" w:rsidRDefault="00F65E7C" w:rsidP="0010565A">
      <w:pPr>
        <w:wordWrap w:val="0"/>
        <w:spacing w:line="360" w:lineRule="auto"/>
        <w:ind w:firstLineChars="200" w:firstLine="480"/>
        <w:rPr>
          <w:sz w:val="24"/>
        </w:rPr>
      </w:pPr>
      <w:r w:rsidRPr="00F65E7C">
        <w:rPr>
          <w:rFonts w:hint="eastAsia"/>
          <w:sz w:val="24"/>
        </w:rPr>
        <w:t>由于电网交流电波形是正弦波，当</w:t>
      </w:r>
      <w:r>
        <w:rPr>
          <w:rFonts w:hint="eastAsia"/>
          <w:sz w:val="24"/>
        </w:rPr>
        <w:t>波形</w:t>
      </w:r>
      <w:r w:rsidRPr="00F65E7C">
        <w:rPr>
          <w:rFonts w:hint="eastAsia"/>
          <w:sz w:val="24"/>
        </w:rPr>
        <w:t>经过光耦</w:t>
      </w:r>
      <w:r w:rsidRPr="00F65E7C">
        <w:rPr>
          <w:rFonts w:hint="eastAsia"/>
          <w:sz w:val="24"/>
        </w:rPr>
        <w:t>PC817</w:t>
      </w:r>
      <w:r w:rsidRPr="00F65E7C">
        <w:rPr>
          <w:rFonts w:hint="eastAsia"/>
          <w:sz w:val="24"/>
        </w:rPr>
        <w:t>后，正半周部分会使得光耦内部光电二极管导通，连带内部光敏传感器导通。光耦的</w:t>
      </w:r>
      <w:r w:rsidRPr="00F65E7C">
        <w:rPr>
          <w:rFonts w:hint="eastAsia"/>
          <w:sz w:val="24"/>
        </w:rPr>
        <w:t>3</w:t>
      </w:r>
      <w:r w:rsidRPr="00F65E7C">
        <w:rPr>
          <w:rFonts w:hint="eastAsia"/>
          <w:sz w:val="24"/>
        </w:rPr>
        <w:t>，</w:t>
      </w:r>
      <w:r w:rsidRPr="00F65E7C">
        <w:rPr>
          <w:rFonts w:hint="eastAsia"/>
          <w:sz w:val="24"/>
        </w:rPr>
        <w:t>4</w:t>
      </w:r>
      <w:r w:rsidRPr="00F65E7C">
        <w:rPr>
          <w:rFonts w:hint="eastAsia"/>
          <w:sz w:val="24"/>
        </w:rPr>
        <w:t>引脚接成开漏输出，当光耦内部光敏传感器导通，</w:t>
      </w:r>
      <w:r w:rsidRPr="00F65E7C">
        <w:rPr>
          <w:rFonts w:hint="eastAsia"/>
          <w:sz w:val="24"/>
        </w:rPr>
        <w:t>PA5</w:t>
      </w:r>
      <w:r w:rsidRPr="00F65E7C">
        <w:rPr>
          <w:rFonts w:hint="eastAsia"/>
          <w:sz w:val="24"/>
        </w:rPr>
        <w:t>被拉至低电平，主控检测到下拉外部中断，自动进入计时，并根据延时时间</w:t>
      </w:r>
      <w:r w:rsidR="002F4FFE">
        <w:rPr>
          <w:rFonts w:hint="eastAsia"/>
          <w:sz w:val="24"/>
        </w:rPr>
        <w:t>给与</w:t>
      </w:r>
      <w:r w:rsidR="002F4FFE">
        <w:rPr>
          <w:rFonts w:hint="eastAsia"/>
          <w:sz w:val="24"/>
        </w:rPr>
        <w:t>PB5</w:t>
      </w:r>
      <w:r w:rsidR="002F4FFE">
        <w:rPr>
          <w:rFonts w:hint="eastAsia"/>
          <w:sz w:val="24"/>
        </w:rPr>
        <w:t>和</w:t>
      </w:r>
      <w:r w:rsidR="002F4FFE">
        <w:rPr>
          <w:rFonts w:hint="eastAsia"/>
          <w:sz w:val="24"/>
        </w:rPr>
        <w:t>PB7</w:t>
      </w:r>
      <w:r w:rsidR="002F4FFE">
        <w:rPr>
          <w:rFonts w:hint="eastAsia"/>
          <w:sz w:val="24"/>
        </w:rPr>
        <w:t>高电平，</w:t>
      </w:r>
      <w:r w:rsidR="00294AD5">
        <w:rPr>
          <w:rFonts w:hint="eastAsia"/>
          <w:sz w:val="24"/>
        </w:rPr>
        <w:t>光耦</w:t>
      </w:r>
      <w:r w:rsidR="00294AD5">
        <w:rPr>
          <w:rFonts w:hint="eastAsia"/>
          <w:sz w:val="24"/>
        </w:rPr>
        <w:t>MOC3020</w:t>
      </w:r>
      <w:r w:rsidR="002D4F08">
        <w:rPr>
          <w:rFonts w:hint="eastAsia"/>
          <w:sz w:val="24"/>
        </w:rPr>
        <w:t>开启，连接晶闸管的光耦</w:t>
      </w:r>
      <w:r w:rsidR="002D4F08">
        <w:rPr>
          <w:rFonts w:hint="eastAsia"/>
          <w:sz w:val="24"/>
        </w:rPr>
        <w:t>3</w:t>
      </w:r>
      <w:r w:rsidR="002D4F08">
        <w:rPr>
          <w:rFonts w:hint="eastAsia"/>
          <w:sz w:val="24"/>
        </w:rPr>
        <w:t>引脚和</w:t>
      </w:r>
      <w:r w:rsidR="002D4F08">
        <w:rPr>
          <w:rFonts w:hint="eastAsia"/>
          <w:sz w:val="24"/>
        </w:rPr>
        <w:t>6</w:t>
      </w:r>
      <w:r w:rsidR="002D4F08">
        <w:rPr>
          <w:rFonts w:hint="eastAsia"/>
          <w:sz w:val="24"/>
        </w:rPr>
        <w:t>引脚打开，</w:t>
      </w:r>
      <w:r w:rsidRPr="00F65E7C">
        <w:rPr>
          <w:rFonts w:hint="eastAsia"/>
          <w:sz w:val="24"/>
        </w:rPr>
        <w:t>1</w:t>
      </w:r>
      <w:r w:rsidRPr="00F65E7C">
        <w:rPr>
          <w:rFonts w:hint="eastAsia"/>
          <w:sz w:val="24"/>
        </w:rPr>
        <w:t>，</w:t>
      </w:r>
      <w:r w:rsidRPr="00F65E7C">
        <w:rPr>
          <w:rFonts w:hint="eastAsia"/>
          <w:sz w:val="24"/>
        </w:rPr>
        <w:t>3</w:t>
      </w:r>
      <w:r w:rsidRPr="00F65E7C">
        <w:rPr>
          <w:rFonts w:hint="eastAsia"/>
          <w:sz w:val="24"/>
        </w:rPr>
        <w:t>晶闸管</w:t>
      </w:r>
      <w:r w:rsidR="002D4F08">
        <w:rPr>
          <w:rFonts w:hint="eastAsia"/>
          <w:sz w:val="24"/>
        </w:rPr>
        <w:t>导通</w:t>
      </w:r>
      <w:r w:rsidR="0010565A">
        <w:rPr>
          <w:rFonts w:hint="eastAsia"/>
          <w:sz w:val="24"/>
        </w:rPr>
        <w:t>。由于晶闸管导通后不需要</w:t>
      </w:r>
      <w:r w:rsidR="009B79EC">
        <w:rPr>
          <w:rFonts w:hint="eastAsia"/>
          <w:sz w:val="24"/>
        </w:rPr>
        <w:t>门极电压维持也可以一直导通，所以</w:t>
      </w:r>
      <w:r w:rsidR="00E62311">
        <w:rPr>
          <w:rFonts w:hint="eastAsia"/>
          <w:sz w:val="24"/>
        </w:rPr>
        <w:t>PB5</w:t>
      </w:r>
      <w:r w:rsidR="00E62311">
        <w:rPr>
          <w:rFonts w:hint="eastAsia"/>
          <w:sz w:val="24"/>
        </w:rPr>
        <w:t>和</w:t>
      </w:r>
      <w:r w:rsidR="00E62311">
        <w:rPr>
          <w:rFonts w:hint="eastAsia"/>
          <w:sz w:val="24"/>
        </w:rPr>
        <w:t>PB7</w:t>
      </w:r>
      <w:r w:rsidR="00E62311">
        <w:rPr>
          <w:rFonts w:hint="eastAsia"/>
          <w:sz w:val="24"/>
        </w:rPr>
        <w:t>恢复低电平</w:t>
      </w:r>
      <w:r w:rsidRPr="00F65E7C">
        <w:rPr>
          <w:rFonts w:hint="eastAsia"/>
          <w:sz w:val="24"/>
        </w:rPr>
        <w:t>。负半周部分会使光耦</w:t>
      </w:r>
      <w:r w:rsidR="00DB71EB" w:rsidRPr="00F65E7C">
        <w:rPr>
          <w:rFonts w:hint="eastAsia"/>
          <w:sz w:val="24"/>
        </w:rPr>
        <w:t>PC817</w:t>
      </w:r>
      <w:r w:rsidRPr="00F65E7C">
        <w:rPr>
          <w:rFonts w:hint="eastAsia"/>
          <w:sz w:val="24"/>
        </w:rPr>
        <w:t>内部二极管关断，此时由于开漏电路原因，</w:t>
      </w:r>
      <w:r w:rsidRPr="00F65E7C">
        <w:rPr>
          <w:rFonts w:hint="eastAsia"/>
          <w:sz w:val="24"/>
        </w:rPr>
        <w:t>PA5</w:t>
      </w:r>
      <w:r w:rsidRPr="00F65E7C">
        <w:rPr>
          <w:rFonts w:hint="eastAsia"/>
          <w:sz w:val="24"/>
        </w:rPr>
        <w:t>会被拉至高电平，主控检测到上拉外部中断，自动进入计时，并根据延时时间</w:t>
      </w:r>
      <w:r w:rsidR="00E62311">
        <w:rPr>
          <w:rFonts w:hint="eastAsia"/>
          <w:sz w:val="24"/>
        </w:rPr>
        <w:t>给与</w:t>
      </w:r>
      <w:r w:rsidR="00E62311">
        <w:rPr>
          <w:rFonts w:hint="eastAsia"/>
          <w:sz w:val="24"/>
        </w:rPr>
        <w:t>PB6</w:t>
      </w:r>
      <w:r w:rsidR="00E62311">
        <w:rPr>
          <w:rFonts w:hint="eastAsia"/>
          <w:sz w:val="24"/>
        </w:rPr>
        <w:t>和</w:t>
      </w:r>
      <w:r w:rsidR="00E62311">
        <w:rPr>
          <w:rFonts w:hint="eastAsia"/>
          <w:sz w:val="24"/>
        </w:rPr>
        <w:t>PB8</w:t>
      </w:r>
      <w:r w:rsidR="00E62311">
        <w:rPr>
          <w:rFonts w:hint="eastAsia"/>
          <w:sz w:val="24"/>
        </w:rPr>
        <w:t>高电平，</w:t>
      </w:r>
      <w:r w:rsidRPr="00F65E7C">
        <w:rPr>
          <w:rFonts w:hint="eastAsia"/>
          <w:sz w:val="24"/>
        </w:rPr>
        <w:t>导通</w:t>
      </w:r>
      <w:r w:rsidRPr="00F65E7C">
        <w:rPr>
          <w:rFonts w:hint="eastAsia"/>
          <w:sz w:val="24"/>
        </w:rPr>
        <w:t>2</w:t>
      </w:r>
      <w:r w:rsidRPr="00F65E7C">
        <w:rPr>
          <w:rFonts w:hint="eastAsia"/>
          <w:sz w:val="24"/>
        </w:rPr>
        <w:t>，</w:t>
      </w:r>
      <w:r w:rsidRPr="00F65E7C">
        <w:rPr>
          <w:rFonts w:hint="eastAsia"/>
          <w:sz w:val="24"/>
        </w:rPr>
        <w:t>4</w:t>
      </w:r>
      <w:r w:rsidRPr="00F65E7C">
        <w:rPr>
          <w:rFonts w:hint="eastAsia"/>
          <w:sz w:val="24"/>
        </w:rPr>
        <w:t>晶闸管</w:t>
      </w:r>
      <w:r w:rsidR="00E62311">
        <w:rPr>
          <w:rFonts w:hint="eastAsia"/>
          <w:sz w:val="24"/>
        </w:rPr>
        <w:t>，随后</w:t>
      </w:r>
      <w:r w:rsidR="00E62311">
        <w:rPr>
          <w:rFonts w:hint="eastAsia"/>
          <w:sz w:val="24"/>
        </w:rPr>
        <w:t>PB6</w:t>
      </w:r>
      <w:r w:rsidR="00E62311">
        <w:rPr>
          <w:rFonts w:hint="eastAsia"/>
          <w:sz w:val="24"/>
        </w:rPr>
        <w:t>和</w:t>
      </w:r>
      <w:r w:rsidR="00E62311">
        <w:rPr>
          <w:rFonts w:hint="eastAsia"/>
          <w:sz w:val="24"/>
        </w:rPr>
        <w:t>PB8</w:t>
      </w:r>
      <w:r w:rsidR="00E62311">
        <w:rPr>
          <w:rFonts w:hint="eastAsia"/>
          <w:sz w:val="24"/>
        </w:rPr>
        <w:t>恢复低电平</w:t>
      </w:r>
      <w:r w:rsidRPr="00F65E7C">
        <w:rPr>
          <w:rFonts w:hint="eastAsia"/>
          <w:sz w:val="24"/>
        </w:rPr>
        <w:t>。</w:t>
      </w:r>
    </w:p>
    <w:p w14:paraId="0A8C9C6E" w14:textId="35DA2F0F" w:rsidR="00F1475D" w:rsidRDefault="00F1475D" w:rsidP="006621DD">
      <w:pPr>
        <w:wordWrap w:val="0"/>
        <w:spacing w:beforeLines="50" w:before="156" w:afterLines="50" w:after="156" w:line="360" w:lineRule="auto"/>
        <w:outlineLvl w:val="1"/>
        <w:rPr>
          <w:rFonts w:eastAsia="黑体"/>
          <w:sz w:val="24"/>
        </w:rPr>
      </w:pPr>
      <w:bookmarkStart w:id="87" w:name="_Toc198501320"/>
      <w:r w:rsidRPr="00CD6AF6">
        <w:rPr>
          <w:rFonts w:eastAsia="黑体" w:hint="eastAsia"/>
          <w:sz w:val="28"/>
          <w:szCs w:val="28"/>
        </w:rPr>
        <w:t>3</w:t>
      </w:r>
      <w:r>
        <w:rPr>
          <w:rFonts w:eastAsia="黑体" w:hint="eastAsia"/>
          <w:sz w:val="28"/>
          <w:szCs w:val="28"/>
        </w:rPr>
        <w:t>.</w:t>
      </w:r>
      <w:r w:rsidR="00D277E2">
        <w:rPr>
          <w:rFonts w:eastAsia="黑体" w:hint="eastAsia"/>
          <w:sz w:val="28"/>
          <w:szCs w:val="28"/>
        </w:rPr>
        <w:t>20</w:t>
      </w:r>
      <w:r>
        <w:rPr>
          <w:rFonts w:eastAsia="黑体" w:hint="eastAsia"/>
          <w:sz w:val="28"/>
          <w:szCs w:val="28"/>
        </w:rPr>
        <w:t xml:space="preserve">　电能质量采集模块（</w:t>
      </w:r>
      <w:r w:rsidRPr="00802AA2">
        <w:rPr>
          <w:rFonts w:eastAsia="黑体" w:hint="eastAsia"/>
          <w:sz w:val="28"/>
          <w:szCs w:val="28"/>
        </w:rPr>
        <w:t>g</w:t>
      </w:r>
      <w:r>
        <w:rPr>
          <w:rFonts w:eastAsia="黑体" w:hint="eastAsia"/>
          <w:sz w:val="28"/>
          <w:szCs w:val="28"/>
        </w:rPr>
        <w:t>）</w:t>
      </w:r>
      <w:bookmarkEnd w:id="87"/>
    </w:p>
    <w:p w14:paraId="4F59D9F0" w14:textId="5C0C875E" w:rsidR="00F1475D" w:rsidRDefault="00F1475D" w:rsidP="006621DD">
      <w:pPr>
        <w:wordWrap w:val="0"/>
        <w:spacing w:line="360" w:lineRule="auto"/>
        <w:ind w:firstLineChars="200" w:firstLine="480"/>
        <w:rPr>
          <w:sz w:val="24"/>
        </w:rPr>
      </w:pPr>
      <w:r w:rsidRPr="00802AA2">
        <w:rPr>
          <w:rFonts w:hint="eastAsia"/>
          <w:sz w:val="24"/>
        </w:rPr>
        <w:t>HLW</w:t>
      </w:r>
      <w:r w:rsidRPr="00CD6AF6">
        <w:rPr>
          <w:rFonts w:hint="eastAsia"/>
          <w:sz w:val="24"/>
        </w:rPr>
        <w:t>8032</w:t>
      </w:r>
      <w:r w:rsidRPr="00484110">
        <w:rPr>
          <w:rFonts w:hint="eastAsia"/>
          <w:sz w:val="24"/>
        </w:rPr>
        <w:t>是一款高精度的电能计量芯片，它采用</w:t>
      </w:r>
      <w:r w:rsidRPr="00802AA2">
        <w:rPr>
          <w:rFonts w:hint="eastAsia"/>
          <w:sz w:val="24"/>
        </w:rPr>
        <w:t>CMOS</w:t>
      </w:r>
      <w:r w:rsidRPr="00484110">
        <w:rPr>
          <w:rFonts w:hint="eastAsia"/>
          <w:sz w:val="24"/>
        </w:rPr>
        <w:t>制造工艺，应用在单相交流电中。它的内部集成了两个</w:t>
      </w:r>
      <w:r w:rsidRPr="00802AA2">
        <w:rPr>
          <w:rFonts w:hint="eastAsia"/>
          <w:sz w:val="24"/>
        </w:rPr>
        <w:t>ADC</w:t>
      </w:r>
      <w:r w:rsidRPr="00484110">
        <w:rPr>
          <w:rFonts w:hint="eastAsia"/>
          <w:sz w:val="24"/>
        </w:rPr>
        <w:t>和一个高精度的电能计量内核，可以实时检测线电压、电流，计算有功功率、电能参数等。芯片采用</w:t>
      </w:r>
      <w:r w:rsidRPr="00CD6AF6">
        <w:rPr>
          <w:rFonts w:hint="eastAsia"/>
          <w:sz w:val="24"/>
        </w:rPr>
        <w:t>5</w:t>
      </w:r>
      <w:r w:rsidRPr="00802AA2">
        <w:rPr>
          <w:rFonts w:hint="eastAsia"/>
          <w:sz w:val="24"/>
        </w:rPr>
        <w:t>V</w:t>
      </w:r>
      <w:r w:rsidRPr="00484110">
        <w:rPr>
          <w:rFonts w:hint="eastAsia"/>
          <w:sz w:val="24"/>
        </w:rPr>
        <w:t>供电，带有</w:t>
      </w:r>
      <w:r w:rsidRPr="00CD6AF6">
        <w:rPr>
          <w:rFonts w:hint="eastAsia"/>
          <w:sz w:val="24"/>
        </w:rPr>
        <w:t>1</w:t>
      </w:r>
      <w:r w:rsidRPr="00484110">
        <w:rPr>
          <w:rFonts w:hint="eastAsia"/>
          <w:sz w:val="24"/>
        </w:rPr>
        <w:t>路串口，内置晶振。外围电路采用</w:t>
      </w:r>
      <w:r w:rsidRPr="00CD6AF6">
        <w:rPr>
          <w:rFonts w:hint="eastAsia"/>
          <w:sz w:val="24"/>
        </w:rPr>
        <w:t>1000</w:t>
      </w:r>
      <w:r w:rsidRPr="00484110">
        <w:rPr>
          <w:rFonts w:hint="eastAsia"/>
          <w:sz w:val="24"/>
        </w:rPr>
        <w:t>：</w:t>
      </w:r>
      <w:r w:rsidRPr="00CD6AF6">
        <w:rPr>
          <w:rFonts w:hint="eastAsia"/>
          <w:sz w:val="24"/>
        </w:rPr>
        <w:t>1</w:t>
      </w:r>
      <w:r w:rsidRPr="00484110">
        <w:rPr>
          <w:rFonts w:hint="eastAsia"/>
          <w:sz w:val="24"/>
        </w:rPr>
        <w:t>的电流互感器和</w:t>
      </w:r>
      <w:r w:rsidRPr="00CD6AF6">
        <w:rPr>
          <w:rFonts w:hint="eastAsia"/>
          <w:sz w:val="24"/>
        </w:rPr>
        <w:t>1000</w:t>
      </w:r>
      <w:r w:rsidRPr="00484110">
        <w:rPr>
          <w:rFonts w:hint="eastAsia"/>
          <w:sz w:val="24"/>
        </w:rPr>
        <w:t>：</w:t>
      </w:r>
      <w:r w:rsidRPr="00CD6AF6">
        <w:rPr>
          <w:rFonts w:hint="eastAsia"/>
          <w:sz w:val="24"/>
        </w:rPr>
        <w:t>1000</w:t>
      </w:r>
      <w:r w:rsidRPr="00484110">
        <w:rPr>
          <w:rFonts w:hint="eastAsia"/>
          <w:sz w:val="24"/>
        </w:rPr>
        <w:t>的电压互感器采集电压和电流，误差仅在</w:t>
      </w:r>
      <w:r w:rsidRPr="00CD6AF6">
        <w:rPr>
          <w:rFonts w:hint="eastAsia"/>
          <w:sz w:val="24"/>
        </w:rPr>
        <w:t>0</w:t>
      </w:r>
      <w:r w:rsidRPr="00484110">
        <w:rPr>
          <w:rFonts w:hint="eastAsia"/>
          <w:sz w:val="24"/>
        </w:rPr>
        <w:t>.</w:t>
      </w:r>
      <w:r w:rsidRPr="00CD6AF6">
        <w:rPr>
          <w:rFonts w:hint="eastAsia"/>
          <w:sz w:val="24"/>
        </w:rPr>
        <w:t>2</w:t>
      </w:r>
      <w:r w:rsidRPr="00484110">
        <w:rPr>
          <w:rFonts w:hint="eastAsia"/>
          <w:sz w:val="24"/>
        </w:rPr>
        <w:t>%</w:t>
      </w:r>
      <w:r w:rsidRPr="00484110">
        <w:rPr>
          <w:rFonts w:hint="eastAsia"/>
          <w:sz w:val="24"/>
        </w:rPr>
        <w:t>。太阳能发电板逆变产生的是单相电，采用了</w:t>
      </w:r>
      <w:r w:rsidRPr="00802AA2">
        <w:rPr>
          <w:rFonts w:hint="eastAsia"/>
          <w:sz w:val="24"/>
        </w:rPr>
        <w:t>HLW</w:t>
      </w:r>
      <w:r w:rsidRPr="00CD6AF6">
        <w:rPr>
          <w:rFonts w:hint="eastAsia"/>
          <w:sz w:val="24"/>
        </w:rPr>
        <w:t>8032</w:t>
      </w:r>
      <w:r w:rsidRPr="00484110">
        <w:rPr>
          <w:rFonts w:hint="eastAsia"/>
          <w:sz w:val="24"/>
        </w:rPr>
        <w:t>芯片采集的方案，同时该芯片输出的数据到单片机还可以参与</w:t>
      </w:r>
      <w:r w:rsidR="00ED1692">
        <w:rPr>
          <w:rFonts w:hint="eastAsia"/>
          <w:sz w:val="24"/>
        </w:rPr>
        <w:t>闭环</w:t>
      </w:r>
      <w:r w:rsidRPr="00484110">
        <w:rPr>
          <w:rFonts w:hint="eastAsia"/>
          <w:sz w:val="24"/>
        </w:rPr>
        <w:t>运算，使电网更稳定。具体电路图如图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40</w:t>
      </w:r>
      <w:r w:rsidR="00607453" w:rsidRPr="00607453">
        <w:rPr>
          <w:sz w:val="24"/>
        </w:rPr>
        <w:fldChar w:fldCharType="end"/>
      </w:r>
      <w:r w:rsidRPr="00484110">
        <w:rPr>
          <w:rFonts w:hint="eastAsia"/>
          <w:sz w:val="24"/>
        </w:rPr>
        <w:t>所示</w:t>
      </w:r>
      <w:r>
        <w:rPr>
          <w:rFonts w:hint="eastAsia"/>
          <w:sz w:val="24"/>
        </w:rPr>
        <w:t>。输出串口</w:t>
      </w:r>
      <w:r w:rsidRPr="00802AA2">
        <w:rPr>
          <w:rFonts w:hint="eastAsia"/>
          <w:sz w:val="24"/>
        </w:rPr>
        <w:t>TX</w:t>
      </w:r>
      <w:r>
        <w:rPr>
          <w:rFonts w:hint="eastAsia"/>
          <w:sz w:val="24"/>
        </w:rPr>
        <w:t>连接到单片机的</w:t>
      </w:r>
      <w:r w:rsidRPr="00802AA2">
        <w:rPr>
          <w:rFonts w:hint="eastAsia"/>
          <w:sz w:val="24"/>
        </w:rPr>
        <w:t>PA</w:t>
      </w:r>
      <w:r w:rsidRPr="00CD6AF6">
        <w:rPr>
          <w:rFonts w:hint="eastAsia"/>
          <w:sz w:val="24"/>
        </w:rPr>
        <w:t>3</w:t>
      </w:r>
      <w:r>
        <w:rPr>
          <w:rFonts w:hint="eastAsia"/>
          <w:sz w:val="24"/>
        </w:rPr>
        <w:t>引脚，实现通讯。</w:t>
      </w:r>
    </w:p>
    <w:p w14:paraId="450AABF2" w14:textId="27C8DF30" w:rsidR="00F1475D" w:rsidRDefault="00C605DE" w:rsidP="006621DD">
      <w:pPr>
        <w:wordWrap w:val="0"/>
        <w:spacing w:line="360" w:lineRule="auto"/>
        <w:jc w:val="center"/>
        <w:rPr>
          <w:sz w:val="24"/>
        </w:rPr>
      </w:pPr>
      <w:r>
        <w:rPr>
          <w:noProof/>
          <w:sz w:val="24"/>
        </w:rPr>
        <w:lastRenderedPageBreak/>
        <w:drawing>
          <wp:inline distT="0" distB="0" distL="0" distR="0" wp14:anchorId="64AC3992" wp14:editId="37EB9FFF">
            <wp:extent cx="4747564" cy="3420592"/>
            <wp:effectExtent l="0" t="0" r="0" b="8890"/>
            <wp:docPr id="8279066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51372" cy="3423335"/>
                    </a:xfrm>
                    <a:prstGeom prst="rect">
                      <a:avLst/>
                    </a:prstGeom>
                    <a:noFill/>
                    <a:ln>
                      <a:noFill/>
                    </a:ln>
                  </pic:spPr>
                </pic:pic>
              </a:graphicData>
            </a:graphic>
          </wp:inline>
        </w:drawing>
      </w:r>
    </w:p>
    <w:p w14:paraId="45734200" w14:textId="64E39D45"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40</w:t>
      </w:r>
      <w:r w:rsidR="00672477">
        <w:rPr>
          <w:rFonts w:ascii="Times New Roman" w:hAnsi="Times New Roman"/>
          <w:sz w:val="21"/>
          <w:szCs w:val="21"/>
        </w:rPr>
        <w:fldChar w:fldCharType="end"/>
      </w:r>
      <w:r>
        <w:rPr>
          <w:rFonts w:ascii="Times New Roman" w:hAnsi="Times New Roman" w:hint="eastAsia"/>
          <w:sz w:val="21"/>
          <w:szCs w:val="21"/>
        </w:rPr>
        <w:t>电能质量采集模块电路图</w:t>
      </w:r>
    </w:p>
    <w:p w14:paraId="2CE05611" w14:textId="3B8B0013" w:rsidR="00C76B01" w:rsidRDefault="00A30B51" w:rsidP="005D6973">
      <w:pPr>
        <w:wordWrap w:val="0"/>
        <w:spacing w:line="360" w:lineRule="auto"/>
        <w:ind w:firstLineChars="200" w:firstLine="480"/>
        <w:rPr>
          <w:sz w:val="24"/>
        </w:rPr>
      </w:pPr>
      <w:r w:rsidRPr="00A30B51">
        <w:rPr>
          <w:rFonts w:hint="eastAsia"/>
          <w:sz w:val="24"/>
        </w:rPr>
        <w:t>该模块配备了一个简单的</w:t>
      </w:r>
      <w:r w:rsidRPr="00A30B51">
        <w:rPr>
          <w:rFonts w:hint="eastAsia"/>
          <w:sz w:val="24"/>
        </w:rPr>
        <w:t>UART</w:t>
      </w:r>
      <w:r w:rsidRPr="00A30B51">
        <w:rPr>
          <w:rFonts w:hint="eastAsia"/>
          <w:sz w:val="24"/>
        </w:rPr>
        <w:t>接口，采用异步串行通信方式，并通过两个单向引脚进行数据传输。该接口以固定的</w:t>
      </w:r>
      <w:r w:rsidRPr="00A30B51">
        <w:rPr>
          <w:rFonts w:hint="eastAsia"/>
          <w:sz w:val="24"/>
        </w:rPr>
        <w:t>4800bps</w:t>
      </w:r>
      <w:r w:rsidRPr="00A30B51">
        <w:rPr>
          <w:rFonts w:hint="eastAsia"/>
          <w:sz w:val="24"/>
        </w:rPr>
        <w:t>波特率运行，发送数据的时间间隔为</w:t>
      </w:r>
      <w:r w:rsidRPr="00A30B51">
        <w:rPr>
          <w:rFonts w:hint="eastAsia"/>
          <w:sz w:val="24"/>
        </w:rPr>
        <w:t>50</w:t>
      </w:r>
      <w:r w:rsidR="00EA24D6">
        <w:rPr>
          <w:rFonts w:hint="eastAsia"/>
          <w:sz w:val="24"/>
        </w:rPr>
        <w:t>ms</w:t>
      </w:r>
      <w:r w:rsidRPr="00A30B51">
        <w:rPr>
          <w:rFonts w:hint="eastAsia"/>
          <w:sz w:val="24"/>
        </w:rPr>
        <w:t>，非常适合低速设计。</w:t>
      </w:r>
    </w:p>
    <w:p w14:paraId="0811BFF1" w14:textId="77777777" w:rsidR="00C76B01" w:rsidRDefault="00C76B01" w:rsidP="005D6973">
      <w:pPr>
        <w:wordWrap w:val="0"/>
        <w:spacing w:line="360" w:lineRule="auto"/>
        <w:ind w:firstLineChars="200" w:firstLine="480"/>
        <w:rPr>
          <w:sz w:val="24"/>
        </w:rPr>
      </w:pPr>
      <w:r>
        <w:rPr>
          <w:rFonts w:hint="eastAsia"/>
          <w:sz w:val="24"/>
        </w:rPr>
        <w:t>芯片</w:t>
      </w:r>
      <w:r w:rsidR="00A30B51" w:rsidRPr="00A30B51">
        <w:rPr>
          <w:rFonts w:hint="eastAsia"/>
          <w:sz w:val="24"/>
        </w:rPr>
        <w:t>每次发送的数据量为</w:t>
      </w:r>
      <w:r w:rsidR="00A30B51" w:rsidRPr="00A30B51">
        <w:rPr>
          <w:rFonts w:hint="eastAsia"/>
          <w:sz w:val="24"/>
        </w:rPr>
        <w:t xml:space="preserve"> 24 </w:t>
      </w:r>
      <w:r w:rsidR="00A30B51" w:rsidRPr="00A30B51">
        <w:rPr>
          <w:rFonts w:hint="eastAsia"/>
          <w:sz w:val="24"/>
        </w:rPr>
        <w:t>字节，数据从寄存器</w:t>
      </w:r>
      <w:r w:rsidR="00A30B51" w:rsidRPr="00A30B51">
        <w:rPr>
          <w:rFonts w:hint="eastAsia"/>
          <w:sz w:val="24"/>
        </w:rPr>
        <w:t xml:space="preserve"> 1</w:t>
      </w:r>
      <w:r w:rsidR="00A30B51" w:rsidRPr="00A30B51">
        <w:rPr>
          <w:rFonts w:hint="eastAsia"/>
          <w:sz w:val="24"/>
        </w:rPr>
        <w:t>（</w:t>
      </w:r>
      <w:proofErr w:type="spellStart"/>
      <w:r w:rsidR="00A30B51" w:rsidRPr="00A30B51">
        <w:rPr>
          <w:rFonts w:hint="eastAsia"/>
          <w:sz w:val="24"/>
        </w:rPr>
        <w:t>StateREG</w:t>
      </w:r>
      <w:proofErr w:type="spellEnd"/>
      <w:r w:rsidR="00A30B51" w:rsidRPr="00A30B51">
        <w:rPr>
          <w:rFonts w:hint="eastAsia"/>
          <w:sz w:val="24"/>
        </w:rPr>
        <w:t>）开始发送，到寄存器</w:t>
      </w:r>
      <w:r w:rsidR="00A30B51" w:rsidRPr="00A30B51">
        <w:rPr>
          <w:rFonts w:hint="eastAsia"/>
          <w:sz w:val="24"/>
        </w:rPr>
        <w:t xml:space="preserve"> 11</w:t>
      </w:r>
      <w:r w:rsidR="00A30B51" w:rsidRPr="00A30B51">
        <w:rPr>
          <w:rFonts w:hint="eastAsia"/>
          <w:sz w:val="24"/>
        </w:rPr>
        <w:t>（</w:t>
      </w:r>
      <w:proofErr w:type="spellStart"/>
      <w:r w:rsidR="00A30B51" w:rsidRPr="00A30B51">
        <w:rPr>
          <w:rFonts w:hint="eastAsia"/>
          <w:sz w:val="24"/>
        </w:rPr>
        <w:t>CheckSumREG</w:t>
      </w:r>
      <w:proofErr w:type="spellEnd"/>
      <w:r w:rsidR="00A30B51" w:rsidRPr="00A30B51">
        <w:rPr>
          <w:rFonts w:hint="eastAsia"/>
          <w:sz w:val="24"/>
        </w:rPr>
        <w:t>）结束，共包含</w:t>
      </w:r>
      <w:r w:rsidR="00A30B51" w:rsidRPr="00A30B51">
        <w:rPr>
          <w:rFonts w:hint="eastAsia"/>
          <w:sz w:val="24"/>
        </w:rPr>
        <w:t xml:space="preserve"> 11 </w:t>
      </w:r>
      <w:r w:rsidR="00A30B51" w:rsidRPr="00A30B51">
        <w:rPr>
          <w:rFonts w:hint="eastAsia"/>
          <w:sz w:val="24"/>
        </w:rPr>
        <w:t>个寄存器的数据。</w:t>
      </w:r>
      <w:r w:rsidR="009620B2">
        <w:rPr>
          <w:rFonts w:hint="eastAsia"/>
          <w:sz w:val="24"/>
        </w:rPr>
        <w:t>例如，当模块工作稳定后，串口会稳定发送：</w:t>
      </w:r>
      <w:r w:rsidR="00231AFA" w:rsidRPr="00231AFA">
        <w:rPr>
          <w:sz w:val="24"/>
        </w:rPr>
        <w:t>F2 5A 02</w:t>
      </w:r>
      <w:r w:rsidR="00231AFA">
        <w:rPr>
          <w:rFonts w:hint="eastAsia"/>
          <w:sz w:val="24"/>
        </w:rPr>
        <w:t xml:space="preserve"> </w:t>
      </w:r>
      <w:r w:rsidR="00231AFA" w:rsidRPr="00231AFA">
        <w:rPr>
          <w:sz w:val="24"/>
        </w:rPr>
        <w:t>CD</w:t>
      </w:r>
      <w:r w:rsidR="00231AFA">
        <w:rPr>
          <w:rFonts w:hint="eastAsia"/>
          <w:sz w:val="24"/>
        </w:rPr>
        <w:t xml:space="preserve"> </w:t>
      </w:r>
      <w:r w:rsidR="00231AFA" w:rsidRPr="00231AFA">
        <w:rPr>
          <w:sz w:val="24"/>
        </w:rPr>
        <w:t>30</w:t>
      </w:r>
      <w:r w:rsidR="00231AFA">
        <w:rPr>
          <w:rFonts w:hint="eastAsia"/>
          <w:sz w:val="24"/>
        </w:rPr>
        <w:t xml:space="preserve"> </w:t>
      </w:r>
      <w:r w:rsidR="00231AFA" w:rsidRPr="00231AFA">
        <w:rPr>
          <w:sz w:val="24"/>
        </w:rPr>
        <w:t>06</w:t>
      </w:r>
      <w:r w:rsidR="00231AFA">
        <w:rPr>
          <w:rFonts w:hint="eastAsia"/>
          <w:sz w:val="24"/>
        </w:rPr>
        <w:t xml:space="preserve"> </w:t>
      </w:r>
      <w:r w:rsidR="00231AFA" w:rsidRPr="00231AFA">
        <w:rPr>
          <w:sz w:val="24"/>
        </w:rPr>
        <w:t>D7</w:t>
      </w:r>
      <w:r w:rsidR="00231AFA">
        <w:rPr>
          <w:rFonts w:hint="eastAsia"/>
          <w:sz w:val="24"/>
        </w:rPr>
        <w:t xml:space="preserve"> </w:t>
      </w:r>
      <w:r w:rsidR="00231AFA" w:rsidRPr="00231AFA">
        <w:rPr>
          <w:sz w:val="24"/>
        </w:rPr>
        <w:t>48</w:t>
      </w:r>
      <w:r w:rsidR="00231AFA">
        <w:rPr>
          <w:rFonts w:hint="eastAsia"/>
          <w:sz w:val="24"/>
        </w:rPr>
        <w:t xml:space="preserve"> </w:t>
      </w:r>
      <w:r w:rsidR="00231AFA" w:rsidRPr="00231AFA">
        <w:rPr>
          <w:sz w:val="24"/>
        </w:rPr>
        <w:t>00</w:t>
      </w:r>
      <w:r w:rsidR="00231AFA">
        <w:rPr>
          <w:rFonts w:hint="eastAsia"/>
          <w:sz w:val="24"/>
        </w:rPr>
        <w:t xml:space="preserve"> </w:t>
      </w:r>
      <w:r w:rsidR="00231AFA" w:rsidRPr="00231AFA">
        <w:rPr>
          <w:sz w:val="24"/>
        </w:rPr>
        <w:t>3C</w:t>
      </w:r>
      <w:r w:rsidR="00231AFA">
        <w:rPr>
          <w:rFonts w:hint="eastAsia"/>
          <w:sz w:val="24"/>
        </w:rPr>
        <w:t xml:space="preserve"> </w:t>
      </w:r>
      <w:r w:rsidR="00231AFA" w:rsidRPr="00231AFA">
        <w:rPr>
          <w:sz w:val="24"/>
        </w:rPr>
        <w:t>F0</w:t>
      </w:r>
      <w:r w:rsidR="00231AFA">
        <w:rPr>
          <w:rFonts w:hint="eastAsia"/>
          <w:sz w:val="24"/>
        </w:rPr>
        <w:t xml:space="preserve"> </w:t>
      </w:r>
      <w:r w:rsidR="00231AFA" w:rsidRPr="00231AFA">
        <w:rPr>
          <w:sz w:val="24"/>
        </w:rPr>
        <w:t>03</w:t>
      </w:r>
      <w:r w:rsidR="00231AFA">
        <w:rPr>
          <w:rFonts w:hint="eastAsia"/>
          <w:sz w:val="24"/>
        </w:rPr>
        <w:t xml:space="preserve"> </w:t>
      </w:r>
      <w:r w:rsidR="00231AFA" w:rsidRPr="00231AFA">
        <w:rPr>
          <w:sz w:val="24"/>
        </w:rPr>
        <w:t>BD</w:t>
      </w:r>
      <w:r w:rsidR="00231AFA">
        <w:rPr>
          <w:rFonts w:hint="eastAsia"/>
          <w:sz w:val="24"/>
        </w:rPr>
        <w:t xml:space="preserve"> </w:t>
      </w:r>
      <w:r w:rsidR="00231AFA" w:rsidRPr="00231AFA">
        <w:rPr>
          <w:sz w:val="24"/>
        </w:rPr>
        <w:t>E5</w:t>
      </w:r>
      <w:r w:rsidR="00231AFA">
        <w:rPr>
          <w:rFonts w:hint="eastAsia"/>
          <w:sz w:val="24"/>
        </w:rPr>
        <w:t xml:space="preserve"> </w:t>
      </w:r>
      <w:r w:rsidR="00231AFA" w:rsidRPr="00231AFA">
        <w:rPr>
          <w:sz w:val="24"/>
        </w:rPr>
        <w:t>4C</w:t>
      </w:r>
      <w:r w:rsidR="00231AFA">
        <w:rPr>
          <w:rFonts w:hint="eastAsia"/>
          <w:sz w:val="24"/>
        </w:rPr>
        <w:t xml:space="preserve"> </w:t>
      </w:r>
      <w:r w:rsidR="00231AFA" w:rsidRPr="00231AFA">
        <w:rPr>
          <w:sz w:val="24"/>
        </w:rPr>
        <w:t>D7</w:t>
      </w:r>
      <w:r w:rsidR="00231AFA">
        <w:rPr>
          <w:rFonts w:hint="eastAsia"/>
          <w:sz w:val="24"/>
        </w:rPr>
        <w:t xml:space="preserve"> </w:t>
      </w:r>
      <w:r w:rsidR="00231AFA" w:rsidRPr="00231AFA">
        <w:rPr>
          <w:sz w:val="24"/>
        </w:rPr>
        <w:t>E0</w:t>
      </w:r>
      <w:r w:rsidR="00231AFA">
        <w:rPr>
          <w:rFonts w:hint="eastAsia"/>
          <w:sz w:val="24"/>
        </w:rPr>
        <w:t xml:space="preserve"> </w:t>
      </w:r>
      <w:r w:rsidR="00231AFA" w:rsidRPr="00231AFA">
        <w:rPr>
          <w:sz w:val="24"/>
        </w:rPr>
        <w:t>4F</w:t>
      </w:r>
      <w:r w:rsidR="00231AFA">
        <w:rPr>
          <w:rFonts w:hint="eastAsia"/>
          <w:sz w:val="24"/>
        </w:rPr>
        <w:t xml:space="preserve"> </w:t>
      </w:r>
      <w:r w:rsidR="00231AFA" w:rsidRPr="00231AFA">
        <w:rPr>
          <w:sz w:val="24"/>
        </w:rPr>
        <w:t>AE</w:t>
      </w:r>
      <w:r w:rsidR="00231AFA">
        <w:rPr>
          <w:rFonts w:hint="eastAsia"/>
          <w:sz w:val="24"/>
        </w:rPr>
        <w:t xml:space="preserve"> </w:t>
      </w:r>
      <w:r w:rsidR="00231AFA" w:rsidRPr="00231AFA">
        <w:rPr>
          <w:sz w:val="24"/>
        </w:rPr>
        <w:t>02</w:t>
      </w:r>
      <w:r w:rsidR="00231AFA">
        <w:rPr>
          <w:rFonts w:hint="eastAsia"/>
          <w:sz w:val="24"/>
        </w:rPr>
        <w:t xml:space="preserve"> </w:t>
      </w:r>
      <w:r w:rsidR="00231AFA" w:rsidRPr="00231AFA">
        <w:rPr>
          <w:sz w:val="24"/>
        </w:rPr>
        <w:t>61</w:t>
      </w:r>
      <w:r w:rsidR="00231AFA">
        <w:rPr>
          <w:rFonts w:hint="eastAsia"/>
          <w:sz w:val="24"/>
        </w:rPr>
        <w:t xml:space="preserve"> </w:t>
      </w:r>
      <w:r w:rsidR="00231AFA" w:rsidRPr="00231AFA">
        <w:rPr>
          <w:sz w:val="24"/>
        </w:rPr>
        <w:t>00</w:t>
      </w:r>
      <w:r w:rsidR="00231AFA">
        <w:rPr>
          <w:rFonts w:hint="eastAsia"/>
          <w:sz w:val="24"/>
        </w:rPr>
        <w:t xml:space="preserve"> </w:t>
      </w:r>
      <w:r w:rsidR="00231AFA" w:rsidRPr="00231AFA">
        <w:rPr>
          <w:sz w:val="24"/>
        </w:rPr>
        <w:t>06</w:t>
      </w:r>
      <w:r w:rsidR="00231AFA">
        <w:rPr>
          <w:rFonts w:hint="eastAsia"/>
          <w:sz w:val="24"/>
        </w:rPr>
        <w:t xml:space="preserve"> </w:t>
      </w:r>
      <w:r w:rsidR="00231AFA" w:rsidRPr="00231AFA">
        <w:rPr>
          <w:sz w:val="24"/>
        </w:rPr>
        <w:t>5E</w:t>
      </w:r>
      <w:r w:rsidR="00826557">
        <w:rPr>
          <w:rFonts w:hint="eastAsia"/>
          <w:sz w:val="24"/>
        </w:rPr>
        <w:t>。</w:t>
      </w:r>
    </w:p>
    <w:p w14:paraId="2DE6C984" w14:textId="27B10E99" w:rsidR="00C76B01" w:rsidRDefault="00826557" w:rsidP="005D6973">
      <w:pPr>
        <w:wordWrap w:val="0"/>
        <w:spacing w:line="360" w:lineRule="auto"/>
        <w:ind w:firstLineChars="200" w:firstLine="480"/>
        <w:rPr>
          <w:sz w:val="24"/>
        </w:rPr>
      </w:pPr>
      <w:r>
        <w:rPr>
          <w:rFonts w:hint="eastAsia"/>
          <w:sz w:val="24"/>
        </w:rPr>
        <w:t>其中</w:t>
      </w:r>
      <w:r w:rsidR="00C523BD" w:rsidRPr="00C523BD">
        <w:rPr>
          <w:sz w:val="24"/>
        </w:rPr>
        <w:t>F2</w:t>
      </w:r>
      <w:r w:rsidR="00C523BD" w:rsidRPr="00C523BD">
        <w:rPr>
          <w:sz w:val="24"/>
        </w:rPr>
        <w:t>表示状态寄存器的值</w:t>
      </w:r>
      <w:r w:rsidR="00C523BD">
        <w:rPr>
          <w:rFonts w:hint="eastAsia"/>
          <w:sz w:val="24"/>
        </w:rPr>
        <w:t>，</w:t>
      </w:r>
      <w:r w:rsidR="00C523BD" w:rsidRPr="00C523BD">
        <w:rPr>
          <w:sz w:val="24"/>
        </w:rPr>
        <w:t>5A</w:t>
      </w:r>
      <w:r w:rsidR="00C523BD" w:rsidRPr="00C523BD">
        <w:rPr>
          <w:sz w:val="24"/>
        </w:rPr>
        <w:t>表示检测寄存器的值</w:t>
      </w:r>
      <w:r w:rsidR="00C523BD">
        <w:rPr>
          <w:rFonts w:hint="eastAsia"/>
          <w:sz w:val="24"/>
        </w:rPr>
        <w:t>，</w:t>
      </w:r>
      <w:r w:rsidR="00C523BD" w:rsidRPr="00C523BD">
        <w:rPr>
          <w:sz w:val="24"/>
        </w:rPr>
        <w:t>02 CD</w:t>
      </w:r>
      <w:r w:rsidR="00C523BD">
        <w:rPr>
          <w:rFonts w:hint="eastAsia"/>
          <w:sz w:val="24"/>
        </w:rPr>
        <w:t xml:space="preserve"> </w:t>
      </w:r>
      <w:r w:rsidR="00C523BD" w:rsidRPr="00C523BD">
        <w:rPr>
          <w:sz w:val="24"/>
        </w:rPr>
        <w:t>30</w:t>
      </w:r>
      <w:r w:rsidR="00C523BD" w:rsidRPr="00C523BD">
        <w:rPr>
          <w:sz w:val="24"/>
        </w:rPr>
        <w:t>表示电压参数寄存器的值</w:t>
      </w:r>
      <w:r w:rsidR="00C523BD">
        <w:rPr>
          <w:rFonts w:hint="eastAsia"/>
          <w:sz w:val="24"/>
        </w:rPr>
        <w:t>，</w:t>
      </w:r>
      <w:r w:rsidR="00C523BD" w:rsidRPr="00C523BD">
        <w:rPr>
          <w:sz w:val="24"/>
        </w:rPr>
        <w:t>06 D7</w:t>
      </w:r>
      <w:r w:rsidR="00C523BD">
        <w:rPr>
          <w:rFonts w:hint="eastAsia"/>
          <w:sz w:val="24"/>
        </w:rPr>
        <w:t xml:space="preserve"> </w:t>
      </w:r>
      <w:r w:rsidR="00C523BD" w:rsidRPr="00C523BD">
        <w:rPr>
          <w:sz w:val="24"/>
        </w:rPr>
        <w:t>48</w:t>
      </w:r>
      <w:r w:rsidR="00C523BD" w:rsidRPr="00C523BD">
        <w:rPr>
          <w:sz w:val="24"/>
        </w:rPr>
        <w:t>表示电压寄存器的值</w:t>
      </w:r>
      <w:r w:rsidR="00C523BD">
        <w:rPr>
          <w:rFonts w:hint="eastAsia"/>
          <w:sz w:val="24"/>
        </w:rPr>
        <w:t>，</w:t>
      </w:r>
      <w:r w:rsidR="00C523BD" w:rsidRPr="00C523BD">
        <w:rPr>
          <w:sz w:val="24"/>
        </w:rPr>
        <w:t>00 3C F0</w:t>
      </w:r>
      <w:r w:rsidR="00C523BD" w:rsidRPr="00C523BD">
        <w:rPr>
          <w:sz w:val="24"/>
        </w:rPr>
        <w:t>表示电流参数寄存器的值</w:t>
      </w:r>
      <w:r w:rsidR="00C523BD">
        <w:rPr>
          <w:rFonts w:hint="eastAsia"/>
          <w:sz w:val="24"/>
        </w:rPr>
        <w:t>，</w:t>
      </w:r>
      <w:r w:rsidR="00C523BD" w:rsidRPr="00C523BD">
        <w:rPr>
          <w:sz w:val="24"/>
        </w:rPr>
        <w:t>03 BD E5</w:t>
      </w:r>
      <w:r w:rsidR="00C523BD" w:rsidRPr="00C523BD">
        <w:rPr>
          <w:sz w:val="24"/>
        </w:rPr>
        <w:t>表示电流寄存器的值</w:t>
      </w:r>
      <w:r w:rsidR="00C523BD">
        <w:rPr>
          <w:rFonts w:hint="eastAsia"/>
          <w:sz w:val="24"/>
        </w:rPr>
        <w:t>，</w:t>
      </w:r>
      <w:r w:rsidR="00C523BD" w:rsidRPr="00C523BD">
        <w:rPr>
          <w:sz w:val="24"/>
        </w:rPr>
        <w:t>4C D7</w:t>
      </w:r>
      <w:r w:rsidR="00C523BD">
        <w:rPr>
          <w:rFonts w:hint="eastAsia"/>
          <w:sz w:val="24"/>
        </w:rPr>
        <w:t xml:space="preserve"> </w:t>
      </w:r>
      <w:r w:rsidR="00C523BD" w:rsidRPr="00C523BD">
        <w:rPr>
          <w:sz w:val="24"/>
        </w:rPr>
        <w:t>E0</w:t>
      </w:r>
      <w:r w:rsidR="00C523BD" w:rsidRPr="00C523BD">
        <w:rPr>
          <w:sz w:val="24"/>
        </w:rPr>
        <w:t>表示功率参数寄存器的值</w:t>
      </w:r>
      <w:r w:rsidR="00C523BD">
        <w:rPr>
          <w:rFonts w:hint="eastAsia"/>
          <w:sz w:val="24"/>
        </w:rPr>
        <w:t>，</w:t>
      </w:r>
      <w:r w:rsidR="00C523BD" w:rsidRPr="00C523BD">
        <w:rPr>
          <w:sz w:val="24"/>
        </w:rPr>
        <w:t>4F AE 02</w:t>
      </w:r>
      <w:r w:rsidR="00C523BD" w:rsidRPr="00C523BD">
        <w:rPr>
          <w:sz w:val="24"/>
        </w:rPr>
        <w:t>表示功率寄存器的值</w:t>
      </w:r>
      <w:r w:rsidR="00C523BD">
        <w:rPr>
          <w:rFonts w:hint="eastAsia"/>
          <w:sz w:val="24"/>
        </w:rPr>
        <w:t>，</w:t>
      </w:r>
      <w:r w:rsidR="00C523BD" w:rsidRPr="00C523BD">
        <w:rPr>
          <w:sz w:val="24"/>
        </w:rPr>
        <w:t>61</w:t>
      </w:r>
      <w:r w:rsidR="00C523BD" w:rsidRPr="00C523BD">
        <w:rPr>
          <w:sz w:val="24"/>
        </w:rPr>
        <w:t>表示数据更新寄存器的值</w:t>
      </w:r>
      <w:r w:rsidR="00C523BD" w:rsidRPr="00C523BD">
        <w:rPr>
          <w:sz w:val="24"/>
        </w:rPr>
        <w:t>00 06</w:t>
      </w:r>
      <w:r w:rsidR="00C523BD" w:rsidRPr="00C523BD">
        <w:rPr>
          <w:sz w:val="24"/>
        </w:rPr>
        <w:t>表示</w:t>
      </w:r>
      <w:r w:rsidR="00C523BD" w:rsidRPr="00C523BD">
        <w:rPr>
          <w:sz w:val="24"/>
        </w:rPr>
        <w:t>PF</w:t>
      </w:r>
      <w:r w:rsidR="000873FC">
        <w:rPr>
          <w:rFonts w:hint="eastAsia"/>
          <w:sz w:val="24"/>
        </w:rPr>
        <w:t>脉冲</w:t>
      </w:r>
      <w:r w:rsidR="00C523BD" w:rsidRPr="00C523BD">
        <w:rPr>
          <w:sz w:val="24"/>
        </w:rPr>
        <w:t>寄存器的值</w:t>
      </w:r>
      <w:r w:rsidR="005E211C">
        <w:rPr>
          <w:rFonts w:hint="eastAsia"/>
          <w:sz w:val="24"/>
        </w:rPr>
        <w:t>，用于计算电功率</w:t>
      </w:r>
      <w:r w:rsidR="00C523BD">
        <w:rPr>
          <w:rFonts w:hint="eastAsia"/>
          <w:sz w:val="24"/>
        </w:rPr>
        <w:t>，</w:t>
      </w:r>
      <w:r w:rsidR="00C523BD" w:rsidRPr="00C523BD">
        <w:rPr>
          <w:sz w:val="24"/>
        </w:rPr>
        <w:t>5E</w:t>
      </w:r>
      <w:r w:rsidR="00C523BD" w:rsidRPr="00C523BD">
        <w:rPr>
          <w:sz w:val="24"/>
        </w:rPr>
        <w:t>表示校验和寄存器的值</w:t>
      </w:r>
      <w:r w:rsidR="00C523BD">
        <w:rPr>
          <w:rFonts w:hint="eastAsia"/>
          <w:sz w:val="24"/>
        </w:rPr>
        <w:t>。</w:t>
      </w:r>
    </w:p>
    <w:p w14:paraId="7FB6CD16" w14:textId="661582EC" w:rsidR="002551E7" w:rsidRPr="00700CED" w:rsidRDefault="00D47E1E" w:rsidP="00700CED">
      <w:pPr>
        <w:wordWrap w:val="0"/>
        <w:spacing w:line="360" w:lineRule="auto"/>
        <w:ind w:firstLineChars="200" w:firstLine="480"/>
        <w:rPr>
          <w:sz w:val="24"/>
        </w:rPr>
      </w:pPr>
      <w:r>
        <w:rPr>
          <w:rFonts w:hint="eastAsia"/>
          <w:sz w:val="24"/>
        </w:rPr>
        <w:t>当</w:t>
      </w:r>
      <w:r w:rsidR="00F96405">
        <w:rPr>
          <w:rFonts w:hint="eastAsia"/>
          <w:sz w:val="24"/>
        </w:rPr>
        <w:t>单片机串口接收数据</w:t>
      </w:r>
      <w:r w:rsidR="00C523BD" w:rsidRPr="00C523BD">
        <w:rPr>
          <w:sz w:val="24"/>
        </w:rPr>
        <w:t>后</w:t>
      </w:r>
      <w:r w:rsidR="001216A4">
        <w:rPr>
          <w:rFonts w:hint="eastAsia"/>
          <w:sz w:val="24"/>
        </w:rPr>
        <w:t>，</w:t>
      </w:r>
      <w:r w:rsidR="00F96405">
        <w:rPr>
          <w:rFonts w:hint="eastAsia"/>
          <w:sz w:val="24"/>
        </w:rPr>
        <w:t>会</w:t>
      </w:r>
      <w:r w:rsidR="00C523BD" w:rsidRPr="00C523BD">
        <w:rPr>
          <w:sz w:val="24"/>
        </w:rPr>
        <w:t>根据上面的</w:t>
      </w:r>
      <w:r w:rsidR="00F96405">
        <w:rPr>
          <w:rFonts w:hint="eastAsia"/>
          <w:sz w:val="24"/>
        </w:rPr>
        <w:t>数据</w:t>
      </w:r>
      <w:r w:rsidR="001216A4">
        <w:rPr>
          <w:rFonts w:hint="eastAsia"/>
          <w:sz w:val="24"/>
        </w:rPr>
        <w:t>判断检测是否可信，只有状态寄存器是</w:t>
      </w:r>
      <w:r w:rsidR="001216A4">
        <w:rPr>
          <w:rFonts w:hint="eastAsia"/>
          <w:sz w:val="24"/>
        </w:rPr>
        <w:t>F2</w:t>
      </w:r>
      <w:r w:rsidR="001216A4">
        <w:rPr>
          <w:rFonts w:hint="eastAsia"/>
          <w:sz w:val="24"/>
        </w:rPr>
        <w:t>，</w:t>
      </w:r>
      <w:r w:rsidR="00CD5921">
        <w:rPr>
          <w:rFonts w:hint="eastAsia"/>
          <w:sz w:val="24"/>
        </w:rPr>
        <w:t>检测寄存器是</w:t>
      </w:r>
      <w:r w:rsidR="00CD5921">
        <w:rPr>
          <w:rFonts w:hint="eastAsia"/>
          <w:sz w:val="24"/>
        </w:rPr>
        <w:t>5A</w:t>
      </w:r>
      <w:r w:rsidR="00CD5921">
        <w:rPr>
          <w:rFonts w:hint="eastAsia"/>
          <w:sz w:val="24"/>
        </w:rPr>
        <w:t>时，</w:t>
      </w:r>
      <w:r w:rsidR="007B54DF">
        <w:rPr>
          <w:rFonts w:hint="eastAsia"/>
          <w:sz w:val="24"/>
        </w:rPr>
        <w:t>单片机</w:t>
      </w:r>
      <w:r w:rsidR="00CD5921">
        <w:rPr>
          <w:rFonts w:hint="eastAsia"/>
          <w:sz w:val="24"/>
        </w:rPr>
        <w:t>认为数据可靠，进而</w:t>
      </w:r>
      <w:r w:rsidR="00C523BD" w:rsidRPr="00C523BD">
        <w:rPr>
          <w:sz w:val="24"/>
        </w:rPr>
        <w:t>计算出相应测量值。</w:t>
      </w:r>
      <w:r w:rsidR="003B745B">
        <w:rPr>
          <w:rFonts w:hint="eastAsia"/>
          <w:sz w:val="24"/>
        </w:rPr>
        <w:t>其中有效电压计算公式见式</w:t>
      </w:r>
      <w:r w:rsidR="00E334A9">
        <w:rPr>
          <w:rFonts w:hint="eastAsia"/>
          <w:sz w:val="24"/>
        </w:rPr>
        <w:t>（</w:t>
      </w:r>
      <w:r w:rsidR="00E23E87">
        <w:rPr>
          <w:rFonts w:hint="eastAsia"/>
          <w:sz w:val="24"/>
        </w:rPr>
        <w:t>3.4</w:t>
      </w:r>
      <w:r w:rsidR="00E334A9">
        <w:rPr>
          <w:rFonts w:hint="eastAsia"/>
          <w:sz w:val="24"/>
        </w:rPr>
        <w:t>）</w:t>
      </w:r>
      <w:r w:rsidR="00DB23EC">
        <w:rPr>
          <w:rFonts w:hint="eastAsia"/>
          <w:sz w:val="24"/>
        </w:rPr>
        <w:t>，</w:t>
      </w:r>
      <w:r w:rsidR="0076769B">
        <w:rPr>
          <w:rFonts w:hint="eastAsia"/>
          <w:sz w:val="24"/>
        </w:rPr>
        <w:t>根据</w:t>
      </w:r>
      <w:r w:rsidR="009F594D">
        <w:rPr>
          <w:rFonts w:hint="eastAsia"/>
          <w:sz w:val="24"/>
        </w:rPr>
        <w:t>芯片手册</w:t>
      </w:r>
      <w:r w:rsidR="0076769B">
        <w:rPr>
          <w:rFonts w:hint="eastAsia"/>
          <w:sz w:val="24"/>
        </w:rPr>
        <w:t>，</w:t>
      </w:r>
      <w:r w:rsidR="00752363">
        <w:rPr>
          <w:rFonts w:hint="eastAsia"/>
          <w:sz w:val="24"/>
        </w:rPr>
        <w:t>电压系数</w:t>
      </w:r>
      <w:r w:rsidR="00BF5EEB">
        <w:rPr>
          <w:rFonts w:hint="eastAsia"/>
          <w:sz w:val="24"/>
        </w:rPr>
        <w:t>由分压电阻决定</w:t>
      </w:r>
      <w:r w:rsidR="00700CED">
        <w:rPr>
          <w:rFonts w:hint="eastAsia"/>
          <w:sz w:val="24"/>
        </w:rPr>
        <w:t>。本系统采用的是五个</w:t>
      </w:r>
      <w:r w:rsidR="00700CED">
        <w:rPr>
          <w:rFonts w:hint="eastAsia"/>
          <w:sz w:val="24"/>
        </w:rPr>
        <w:t>20K</w:t>
      </w:r>
      <w:r w:rsidR="00700CED">
        <w:rPr>
          <w:rFonts w:hint="eastAsia"/>
          <w:sz w:val="24"/>
        </w:rPr>
        <w:t>的电阻串联，分别是</w:t>
      </w:r>
      <w:r w:rsidR="00700CED">
        <w:rPr>
          <w:rFonts w:hint="eastAsia"/>
          <w:sz w:val="24"/>
        </w:rPr>
        <w:t>R6</w:t>
      </w:r>
      <w:r w:rsidR="00700CED">
        <w:rPr>
          <w:rFonts w:hint="eastAsia"/>
          <w:sz w:val="24"/>
        </w:rPr>
        <w:t>、</w:t>
      </w:r>
      <w:r w:rsidR="00700CED">
        <w:rPr>
          <w:rFonts w:hint="eastAsia"/>
          <w:sz w:val="24"/>
        </w:rPr>
        <w:t>R20</w:t>
      </w:r>
      <w:r w:rsidR="00700CED">
        <w:rPr>
          <w:rFonts w:hint="eastAsia"/>
          <w:sz w:val="24"/>
        </w:rPr>
        <w:t>、</w:t>
      </w:r>
      <w:r w:rsidR="00700CED">
        <w:rPr>
          <w:rFonts w:hint="eastAsia"/>
          <w:sz w:val="24"/>
        </w:rPr>
        <w:t>R21</w:t>
      </w:r>
      <w:r w:rsidR="00700CED">
        <w:rPr>
          <w:rFonts w:hint="eastAsia"/>
          <w:sz w:val="24"/>
        </w:rPr>
        <w:t>、</w:t>
      </w:r>
      <w:r w:rsidR="00700CED">
        <w:rPr>
          <w:rFonts w:hint="eastAsia"/>
          <w:sz w:val="24"/>
        </w:rPr>
        <w:t>R22</w:t>
      </w:r>
      <w:r w:rsidR="00700CED">
        <w:rPr>
          <w:rFonts w:hint="eastAsia"/>
          <w:sz w:val="24"/>
        </w:rPr>
        <w:t>、</w:t>
      </w:r>
      <w:r w:rsidR="00700CED">
        <w:rPr>
          <w:rFonts w:hint="eastAsia"/>
          <w:sz w:val="24"/>
        </w:rPr>
        <w:t>R23</w:t>
      </w:r>
      <w:r w:rsidR="00700CED">
        <w:rPr>
          <w:rFonts w:hint="eastAsia"/>
          <w:sz w:val="24"/>
        </w:rPr>
        <w:t>和一个</w:t>
      </w:r>
      <w:r w:rsidR="00700CED">
        <w:rPr>
          <w:rFonts w:hint="eastAsia"/>
          <w:sz w:val="24"/>
        </w:rPr>
        <w:t>1K</w:t>
      </w:r>
      <w:r w:rsidR="00700CED">
        <w:rPr>
          <w:rFonts w:hint="eastAsia"/>
          <w:sz w:val="24"/>
        </w:rPr>
        <w:t>的电阻</w:t>
      </w:r>
      <w:r w:rsidR="00700CED">
        <w:rPr>
          <w:rFonts w:hint="eastAsia"/>
          <w:sz w:val="24"/>
        </w:rPr>
        <w:t>R19</w:t>
      </w:r>
      <w:r w:rsidR="00700CED">
        <w:rPr>
          <w:rFonts w:hint="eastAsia"/>
          <w:sz w:val="24"/>
        </w:rPr>
        <w:t>分压，</w:t>
      </w:r>
      <w:r w:rsidR="00700CED">
        <w:rPr>
          <w:rFonts w:hint="eastAsia"/>
          <w:sz w:val="24"/>
        </w:rPr>
        <w:lastRenderedPageBreak/>
        <w:t>所以</w:t>
      </w:r>
      <w:r w:rsidR="00700CED" w:rsidRPr="00126A90">
        <w:rPr>
          <w:rFonts w:hint="eastAsia"/>
          <w:sz w:val="24"/>
        </w:rPr>
        <w:t>电压系数</w:t>
      </w:r>
      <w:r w:rsidR="00700CED">
        <w:rPr>
          <w:rFonts w:hint="eastAsia"/>
          <w:sz w:val="24"/>
        </w:rPr>
        <w:t>为</w:t>
      </w:r>
      <w:r w:rsidR="00700CED" w:rsidRPr="00126A90">
        <w:rPr>
          <w:rFonts w:hint="eastAsia"/>
          <w:sz w:val="24"/>
        </w:rPr>
        <w:t>20</w:t>
      </w:r>
      <w:r w:rsidR="00700CED">
        <w:rPr>
          <w:rFonts w:hint="eastAsia"/>
          <w:sz w:val="24"/>
        </w:rPr>
        <w:t>K</w:t>
      </w:r>
      <w:r w:rsidR="00700CED" w:rsidRPr="00126A90">
        <w:rPr>
          <w:rFonts w:hint="eastAsia"/>
          <w:sz w:val="24"/>
        </w:rPr>
        <w:t>*5/</w:t>
      </w:r>
      <w:r w:rsidR="00700CED">
        <w:rPr>
          <w:rFonts w:hint="eastAsia"/>
          <w:sz w:val="24"/>
        </w:rPr>
        <w:t>1K*</w:t>
      </w:r>
      <w:r w:rsidR="00700CED" w:rsidRPr="00126A90">
        <w:rPr>
          <w:rFonts w:hint="eastAsia"/>
          <w:sz w:val="24"/>
        </w:rPr>
        <w:t>1000</w:t>
      </w:r>
      <w:r w:rsidR="00700CED">
        <w:rPr>
          <w:rFonts w:hint="eastAsia"/>
          <w:sz w:val="24"/>
        </w:rPr>
        <w:t>=0.1</w:t>
      </w:r>
      <w:r w:rsidR="00700CED">
        <w:rPr>
          <w:rFonts w:hint="eastAsia"/>
          <w:sz w:val="24"/>
        </w:rPr>
        <w:t>。</w:t>
      </w:r>
    </w:p>
    <w:p w14:paraId="082D3A25" w14:textId="6C796FC9" w:rsidR="00E23E87" w:rsidRPr="00810901" w:rsidRDefault="00000000" w:rsidP="00E23E87">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有效电压</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电压参数寄存器</m:t>
                  </m:r>
                </m:num>
                <m:den>
                  <m:r>
                    <m:rPr>
                      <m:sty m:val="p"/>
                    </m:rPr>
                    <w:rPr>
                      <w:rFonts w:ascii="Cambria Math" w:eastAsia="黑体" w:hAnsi="Cambria Math" w:hint="eastAsia"/>
                      <w:sz w:val="24"/>
                    </w:rPr>
                    <m:t>电压寄存器</m:t>
                  </m:r>
                </m:den>
              </m:f>
              <m:r>
                <m:rPr>
                  <m:sty m:val="p"/>
                </m:rPr>
                <w:rPr>
                  <w:rFonts w:ascii="Cambria Math" w:eastAsia="黑体" w:hAnsi="Cambria Math"/>
                  <w:sz w:val="24"/>
                </w:rPr>
                <m:t>*</m:t>
              </m:r>
              <m:r>
                <m:rPr>
                  <m:sty m:val="p"/>
                </m:rPr>
                <w:rPr>
                  <w:rFonts w:ascii="Cambria Math" w:eastAsia="黑体" w:hAnsi="Cambria Math" w:hint="eastAsia"/>
                  <w:sz w:val="24"/>
                </w:rPr>
                <m:t>电压系数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4</m:t>
                  </m:r>
                  <m:r>
                    <w:rPr>
                      <w:rFonts w:ascii="Cambria Math" w:eastAsia="黑体" w:hAnsi="Cambria Math"/>
                      <w:i/>
                      <w:sz w:val="24"/>
                    </w:rPr>
                    <w:fldChar w:fldCharType="end"/>
                  </m:r>
                </m:e>
              </m:d>
            </m:e>
          </m:eqArr>
        </m:oMath>
      </m:oMathPara>
    </w:p>
    <w:p w14:paraId="5C0BA491" w14:textId="20880F73" w:rsidR="00187EAB" w:rsidRDefault="00187EAB" w:rsidP="00187EAB">
      <w:pPr>
        <w:wordWrap w:val="0"/>
        <w:spacing w:line="360" w:lineRule="auto"/>
        <w:ind w:firstLineChars="200" w:firstLine="480"/>
        <w:rPr>
          <w:sz w:val="24"/>
        </w:rPr>
      </w:pPr>
      <w:r>
        <w:rPr>
          <w:rFonts w:hint="eastAsia"/>
          <w:sz w:val="24"/>
        </w:rPr>
        <w:t>有效电流计算公式见式</w:t>
      </w:r>
      <w:r w:rsidR="00E334A9">
        <w:rPr>
          <w:rFonts w:hint="eastAsia"/>
          <w:sz w:val="24"/>
        </w:rPr>
        <w:t>（</w:t>
      </w:r>
      <w:r>
        <w:rPr>
          <w:rFonts w:hint="eastAsia"/>
          <w:sz w:val="24"/>
        </w:rPr>
        <w:t>3.</w:t>
      </w:r>
      <w:r w:rsidR="00A9293E">
        <w:rPr>
          <w:rFonts w:hint="eastAsia"/>
          <w:sz w:val="24"/>
        </w:rPr>
        <w:t>5</w:t>
      </w:r>
      <w:r w:rsidR="00E334A9">
        <w:rPr>
          <w:rFonts w:hint="eastAsia"/>
          <w:sz w:val="24"/>
        </w:rPr>
        <w:t>）</w:t>
      </w:r>
      <w:r w:rsidR="009F5885">
        <w:rPr>
          <w:rFonts w:hint="eastAsia"/>
          <w:sz w:val="24"/>
        </w:rPr>
        <w:t>。电流系数是由</w:t>
      </w:r>
      <w:r w:rsidR="00AC1EE2">
        <w:rPr>
          <w:rFonts w:hint="eastAsia"/>
          <w:sz w:val="24"/>
        </w:rPr>
        <w:t>采样电阻</w:t>
      </w:r>
      <w:r w:rsidR="00DE0A9B">
        <w:rPr>
          <w:rFonts w:hint="eastAsia"/>
          <w:sz w:val="24"/>
        </w:rPr>
        <w:t>R</w:t>
      </w:r>
      <w:r w:rsidR="00AC1EE2">
        <w:rPr>
          <w:rFonts w:hint="eastAsia"/>
          <w:sz w:val="24"/>
        </w:rPr>
        <w:t>决定的，本系统采样电阻</w:t>
      </w:r>
      <w:r w:rsidR="00F32D30">
        <w:rPr>
          <w:rFonts w:hint="eastAsia"/>
          <w:sz w:val="24"/>
        </w:rPr>
        <w:t>R18</w:t>
      </w:r>
      <w:r w:rsidR="00F32D30">
        <w:rPr>
          <w:rFonts w:hint="eastAsia"/>
          <w:sz w:val="24"/>
        </w:rPr>
        <w:t>为</w:t>
      </w:r>
      <w:r w:rsidR="00AC1EE2">
        <w:rPr>
          <w:rFonts w:hint="eastAsia"/>
          <w:sz w:val="24"/>
        </w:rPr>
        <w:t>1R</w:t>
      </w:r>
      <w:r w:rsidR="00AC1EE2">
        <w:rPr>
          <w:rFonts w:hint="eastAsia"/>
          <w:sz w:val="24"/>
        </w:rPr>
        <w:t>，所以电流系数为</w:t>
      </w:r>
      <w:r w:rsidR="00140B65">
        <w:rPr>
          <w:rFonts w:hint="eastAsia"/>
          <w:sz w:val="24"/>
        </w:rPr>
        <w:t>1/</w:t>
      </w:r>
      <w:r w:rsidR="00DE0A9B">
        <w:rPr>
          <w:rFonts w:hint="eastAsia"/>
          <w:sz w:val="24"/>
        </w:rPr>
        <w:t>R*1000=</w:t>
      </w:r>
      <w:r w:rsidR="00D4493E">
        <w:rPr>
          <w:rFonts w:hint="eastAsia"/>
          <w:sz w:val="24"/>
        </w:rPr>
        <w:t>0.001</w:t>
      </w:r>
      <w:r w:rsidR="00D4493E">
        <w:rPr>
          <w:rFonts w:hint="eastAsia"/>
          <w:sz w:val="24"/>
        </w:rPr>
        <w:t>。</w:t>
      </w:r>
    </w:p>
    <w:p w14:paraId="667AD6C7" w14:textId="53751467" w:rsidR="00A9293E" w:rsidRPr="00810901" w:rsidRDefault="00000000" w:rsidP="00A9293E">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有效电流</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电流参数寄存器</m:t>
                  </m:r>
                </m:num>
                <m:den>
                  <m:r>
                    <m:rPr>
                      <m:sty m:val="p"/>
                    </m:rPr>
                    <w:rPr>
                      <w:rFonts w:ascii="Cambria Math" w:eastAsia="黑体" w:hAnsi="Cambria Math" w:hint="eastAsia"/>
                      <w:sz w:val="24"/>
                    </w:rPr>
                    <m:t>电流寄存器</m:t>
                  </m:r>
                </m:den>
              </m:f>
              <m:r>
                <m:rPr>
                  <m:sty m:val="p"/>
                </m:rPr>
                <w:rPr>
                  <w:rFonts w:ascii="Cambria Math" w:eastAsia="黑体" w:hAnsi="Cambria Math"/>
                  <w:sz w:val="24"/>
                </w:rPr>
                <m:t>*</m:t>
              </m:r>
              <m:r>
                <m:rPr>
                  <m:sty m:val="p"/>
                </m:rPr>
                <w:rPr>
                  <w:rFonts w:ascii="Cambria Math" w:eastAsia="黑体" w:hAnsi="Cambria Math" w:hint="eastAsia"/>
                  <w:sz w:val="24"/>
                </w:rPr>
                <m:t>电流系数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5</m:t>
                  </m:r>
                  <m:r>
                    <w:rPr>
                      <w:rFonts w:ascii="Cambria Math" w:eastAsia="黑体" w:hAnsi="Cambria Math"/>
                      <w:i/>
                      <w:sz w:val="24"/>
                    </w:rPr>
                    <w:fldChar w:fldCharType="end"/>
                  </m:r>
                </m:e>
              </m:d>
            </m:e>
          </m:eqArr>
        </m:oMath>
      </m:oMathPara>
    </w:p>
    <w:p w14:paraId="476C2374" w14:textId="7C4B74FA" w:rsidR="00D11B45" w:rsidRDefault="00D11B45" w:rsidP="00D11B45">
      <w:pPr>
        <w:wordWrap w:val="0"/>
        <w:spacing w:line="360" w:lineRule="auto"/>
        <w:ind w:firstLineChars="200" w:firstLine="480"/>
        <w:rPr>
          <w:sz w:val="24"/>
        </w:rPr>
      </w:pPr>
      <w:r>
        <w:rPr>
          <w:rFonts w:hint="eastAsia"/>
          <w:sz w:val="24"/>
        </w:rPr>
        <w:t>有功功率计算公式见式</w:t>
      </w:r>
      <w:r w:rsidR="00E334A9">
        <w:rPr>
          <w:rFonts w:hint="eastAsia"/>
          <w:sz w:val="24"/>
        </w:rPr>
        <w:t>（</w:t>
      </w:r>
      <w:r>
        <w:rPr>
          <w:rFonts w:hint="eastAsia"/>
          <w:sz w:val="24"/>
        </w:rPr>
        <w:t>3.6</w:t>
      </w:r>
      <w:r w:rsidR="00E334A9">
        <w:rPr>
          <w:rFonts w:hint="eastAsia"/>
          <w:sz w:val="24"/>
        </w:rPr>
        <w:t>）</w:t>
      </w:r>
      <w:r>
        <w:rPr>
          <w:rFonts w:hint="eastAsia"/>
          <w:sz w:val="24"/>
        </w:rPr>
        <w:t>。</w:t>
      </w:r>
    </w:p>
    <w:p w14:paraId="7DE2FDBD" w14:textId="748091F6" w:rsidR="00E23E87" w:rsidRPr="00D11B45" w:rsidRDefault="00000000" w:rsidP="00793691">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有功功率</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功率参数寄存器</m:t>
                  </m:r>
                </m:num>
                <m:den>
                  <m:r>
                    <m:rPr>
                      <m:sty m:val="p"/>
                    </m:rPr>
                    <w:rPr>
                      <w:rFonts w:ascii="Cambria Math" w:eastAsia="黑体" w:hAnsi="Cambria Math" w:hint="eastAsia"/>
                      <w:sz w:val="24"/>
                    </w:rPr>
                    <m:t>功率寄存器</m:t>
                  </m:r>
                </m:den>
              </m:f>
              <m:r>
                <m:rPr>
                  <m:sty m:val="p"/>
                </m:rPr>
                <w:rPr>
                  <w:rFonts w:ascii="Cambria Math" w:eastAsia="黑体" w:hAnsi="Cambria Math"/>
                  <w:sz w:val="24"/>
                </w:rPr>
                <m:t>*</m:t>
              </m:r>
              <m:r>
                <m:rPr>
                  <m:sty m:val="p"/>
                </m:rPr>
                <w:rPr>
                  <w:rFonts w:ascii="Cambria Math" w:eastAsia="黑体" w:hAnsi="Cambria Math" w:hint="eastAsia"/>
                  <w:sz w:val="24"/>
                </w:rPr>
                <m:t>电流系数</m:t>
              </m:r>
              <m:r>
                <m:rPr>
                  <m:sty m:val="p"/>
                </m:rPr>
                <w:rPr>
                  <w:rFonts w:ascii="Cambria Math" w:eastAsia="黑体" w:hAnsi="Cambria Math"/>
                  <w:sz w:val="24"/>
                </w:rPr>
                <m:t>*</m:t>
              </m:r>
              <m:r>
                <m:rPr>
                  <m:sty m:val="p"/>
                </m:rPr>
                <w:rPr>
                  <w:rFonts w:ascii="Cambria Math" w:eastAsia="黑体" w:hAnsi="Cambria Math" w:hint="eastAsia"/>
                  <w:sz w:val="24"/>
                </w:rPr>
                <m:t>电压系数</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6</m:t>
                  </m:r>
                  <m:r>
                    <w:rPr>
                      <w:rFonts w:ascii="Cambria Math" w:eastAsia="黑体" w:hAnsi="Cambria Math"/>
                      <w:i/>
                      <w:sz w:val="24"/>
                    </w:rPr>
                    <w:fldChar w:fldCharType="end"/>
                  </m:r>
                </m:e>
              </m:d>
            </m:e>
          </m:eqArr>
        </m:oMath>
      </m:oMathPara>
    </w:p>
    <w:p w14:paraId="6F71E144" w14:textId="1B4344F2" w:rsidR="00F1475D" w:rsidRDefault="00F1475D" w:rsidP="006621DD">
      <w:pPr>
        <w:wordWrap w:val="0"/>
        <w:spacing w:beforeLines="50" w:before="156" w:afterLines="50" w:after="156" w:line="360" w:lineRule="auto"/>
        <w:outlineLvl w:val="1"/>
        <w:rPr>
          <w:rFonts w:eastAsia="黑体"/>
          <w:sz w:val="24"/>
        </w:rPr>
      </w:pPr>
      <w:bookmarkStart w:id="88" w:name="_Toc198501321"/>
      <w:r w:rsidRPr="00CD6AF6">
        <w:rPr>
          <w:rFonts w:eastAsia="黑体" w:hint="eastAsia"/>
          <w:sz w:val="28"/>
          <w:szCs w:val="28"/>
        </w:rPr>
        <w:t>3</w:t>
      </w:r>
      <w:r>
        <w:rPr>
          <w:rFonts w:eastAsia="黑体" w:hint="eastAsia"/>
          <w:sz w:val="28"/>
          <w:szCs w:val="28"/>
        </w:rPr>
        <w:t>.</w:t>
      </w:r>
      <w:r w:rsidR="00FF67B8">
        <w:rPr>
          <w:rFonts w:eastAsia="黑体" w:hint="eastAsia"/>
          <w:sz w:val="28"/>
          <w:szCs w:val="28"/>
        </w:rPr>
        <w:t>2</w:t>
      </w:r>
      <w:r w:rsidR="00D277E2">
        <w:rPr>
          <w:rFonts w:eastAsia="黑体" w:hint="eastAsia"/>
          <w:sz w:val="28"/>
          <w:szCs w:val="28"/>
        </w:rPr>
        <w:t>1</w:t>
      </w:r>
      <w:r>
        <w:rPr>
          <w:rFonts w:eastAsia="黑体" w:hint="eastAsia"/>
          <w:sz w:val="28"/>
          <w:szCs w:val="28"/>
        </w:rPr>
        <w:t xml:space="preserve">　</w:t>
      </w:r>
      <w:r w:rsidRPr="00802AA2">
        <w:rPr>
          <w:rFonts w:eastAsia="黑体" w:hint="eastAsia"/>
          <w:sz w:val="28"/>
          <w:szCs w:val="28"/>
        </w:rPr>
        <w:t>TTL</w:t>
      </w:r>
      <w:r>
        <w:rPr>
          <w:rFonts w:eastAsia="黑体" w:hint="eastAsia"/>
          <w:sz w:val="28"/>
          <w:szCs w:val="28"/>
        </w:rPr>
        <w:t>转</w:t>
      </w:r>
      <w:r w:rsidRPr="00802AA2">
        <w:rPr>
          <w:rFonts w:eastAsia="黑体" w:hint="eastAsia"/>
          <w:sz w:val="28"/>
          <w:szCs w:val="28"/>
        </w:rPr>
        <w:t>RS</w:t>
      </w:r>
      <w:r w:rsidRPr="00CD6AF6">
        <w:rPr>
          <w:rFonts w:eastAsia="黑体" w:hint="eastAsia"/>
          <w:sz w:val="28"/>
          <w:szCs w:val="28"/>
        </w:rPr>
        <w:t>485</w:t>
      </w:r>
      <w:r>
        <w:rPr>
          <w:rFonts w:eastAsia="黑体" w:hint="eastAsia"/>
          <w:sz w:val="28"/>
          <w:szCs w:val="28"/>
        </w:rPr>
        <w:t>通讯模块（</w:t>
      </w:r>
      <w:r w:rsidRPr="00802AA2">
        <w:rPr>
          <w:rFonts w:eastAsia="黑体" w:hint="eastAsia"/>
          <w:sz w:val="28"/>
          <w:szCs w:val="28"/>
        </w:rPr>
        <w:t>g</w:t>
      </w:r>
      <w:r>
        <w:rPr>
          <w:rFonts w:eastAsia="黑体" w:hint="eastAsia"/>
          <w:sz w:val="28"/>
          <w:szCs w:val="28"/>
        </w:rPr>
        <w:t>）</w:t>
      </w:r>
      <w:bookmarkEnd w:id="88"/>
    </w:p>
    <w:p w14:paraId="7EDBE091" w14:textId="77777777" w:rsidR="00F1475D" w:rsidRPr="003D1D68" w:rsidRDefault="00F1475D" w:rsidP="006621DD">
      <w:pPr>
        <w:widowControl/>
        <w:wordWrap w:val="0"/>
        <w:spacing w:line="360" w:lineRule="auto"/>
        <w:ind w:firstLineChars="200" w:firstLine="480"/>
        <w:rPr>
          <w:rFonts w:cs="宋体"/>
          <w:color w:val="000000"/>
          <w:kern w:val="0"/>
          <w:sz w:val="24"/>
          <w:lang w:bidi="ar"/>
        </w:rPr>
      </w:pPr>
      <w:r w:rsidRPr="003D1D68">
        <w:rPr>
          <w:rFonts w:cs="宋体" w:hint="eastAsia"/>
          <w:color w:val="000000"/>
          <w:kern w:val="0"/>
          <w:sz w:val="24"/>
          <w:lang w:bidi="ar"/>
        </w:rPr>
        <w:t>太阳能一般都安装在楼顶，和逆变器一同安装。而楼宇主控一般都安装在保安控制室或弱电井内。传统</w:t>
      </w:r>
      <w:r w:rsidRPr="00802AA2">
        <w:rPr>
          <w:rFonts w:cs="宋体" w:hint="eastAsia"/>
          <w:color w:val="000000"/>
          <w:kern w:val="0"/>
          <w:sz w:val="24"/>
          <w:lang w:bidi="ar"/>
        </w:rPr>
        <w:t>TTL</w:t>
      </w:r>
      <w:r w:rsidRPr="003D1D68">
        <w:rPr>
          <w:rFonts w:cs="宋体" w:hint="eastAsia"/>
          <w:color w:val="000000"/>
          <w:kern w:val="0"/>
          <w:sz w:val="24"/>
          <w:lang w:bidi="ar"/>
        </w:rPr>
        <w:t>、</w:t>
      </w:r>
      <w:r w:rsidRPr="00802AA2">
        <w:rPr>
          <w:rFonts w:cs="宋体" w:hint="eastAsia"/>
          <w:color w:val="000000"/>
          <w:kern w:val="0"/>
          <w:sz w:val="24"/>
          <w:lang w:bidi="ar"/>
        </w:rPr>
        <w:t>RS</w:t>
      </w:r>
      <w:r w:rsidRPr="00CD6AF6">
        <w:rPr>
          <w:rFonts w:cs="宋体" w:hint="eastAsia"/>
          <w:color w:val="000000"/>
          <w:kern w:val="0"/>
          <w:sz w:val="24"/>
          <w:lang w:bidi="ar"/>
        </w:rPr>
        <w:t>232</w:t>
      </w:r>
      <w:r w:rsidRPr="003D1D68">
        <w:rPr>
          <w:rFonts w:cs="宋体" w:hint="eastAsia"/>
          <w:color w:val="000000"/>
          <w:kern w:val="0"/>
          <w:sz w:val="24"/>
          <w:lang w:bidi="ar"/>
        </w:rPr>
        <w:t>通讯传输距离较近，容易受到干扰导致信号中断。所以本系统采用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通讯，将逆变器和主控连接在一起。</w:t>
      </w:r>
    </w:p>
    <w:p w14:paraId="5443060C" w14:textId="77777777" w:rsidR="00F1475D" w:rsidRPr="003D1D68" w:rsidRDefault="00F1475D"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是一种串行通讯协议，它采用差分信号传输，可以提高抗抗干扰能力，实现远距离通讯。并且总线还可以挂载多个设备，实现多点通讯。在较低速率下传输的距离则更远，非常适合从楼顶到控制器的长距离通讯。故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来传输电能和工作状态数据。</w:t>
      </w:r>
    </w:p>
    <w:p w14:paraId="2A4BDF70" w14:textId="77777777" w:rsidR="00F1475D" w:rsidRDefault="00F1475D"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是一种</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收发器芯片，它能够将</w:t>
      </w:r>
      <w:r w:rsidRPr="00802AA2">
        <w:rPr>
          <w:rFonts w:cs="宋体" w:hint="eastAsia"/>
          <w:color w:val="000000"/>
          <w:kern w:val="0"/>
          <w:sz w:val="24"/>
          <w:lang w:bidi="ar"/>
        </w:rPr>
        <w:t>TTL</w:t>
      </w:r>
      <w:r w:rsidRPr="003D1D68">
        <w:rPr>
          <w:rFonts w:cs="宋体" w:hint="eastAsia"/>
          <w:color w:val="000000"/>
          <w:kern w:val="0"/>
          <w:sz w:val="24"/>
          <w:lang w:bidi="ar"/>
        </w:rPr>
        <w:t>电平转换为差分信号在双绞线上进行长距离传输，并且支持半双工通讯模式。</w:t>
      </w:r>
      <w:r>
        <w:rPr>
          <w:rFonts w:cs="宋体" w:hint="eastAsia"/>
          <w:color w:val="000000"/>
          <w:kern w:val="0"/>
          <w:sz w:val="24"/>
          <w:lang w:bidi="ar"/>
        </w:rPr>
        <w:t>芯片</w:t>
      </w:r>
      <w:r w:rsidRPr="003D1D68">
        <w:rPr>
          <w:rFonts w:cs="宋体" w:hint="eastAsia"/>
          <w:color w:val="000000"/>
          <w:kern w:val="0"/>
          <w:sz w:val="24"/>
          <w:lang w:bidi="ar"/>
        </w:rPr>
        <w:t>使用</w:t>
      </w:r>
      <w:r w:rsidRPr="00CD6AF6">
        <w:rPr>
          <w:rFonts w:cs="宋体" w:hint="eastAsia"/>
          <w:color w:val="000000"/>
          <w:kern w:val="0"/>
          <w:sz w:val="24"/>
          <w:lang w:bidi="ar"/>
        </w:rPr>
        <w:t>3</w:t>
      </w:r>
      <w:r w:rsidRPr="003D1D68">
        <w:rPr>
          <w:rFonts w:cs="宋体" w:hint="eastAsia"/>
          <w:color w:val="000000"/>
          <w:kern w:val="0"/>
          <w:sz w:val="24"/>
          <w:lang w:bidi="ar"/>
        </w:rPr>
        <w:t>.</w:t>
      </w:r>
      <w:r w:rsidRPr="00CD6AF6">
        <w:rPr>
          <w:rFonts w:cs="宋体" w:hint="eastAsia"/>
          <w:color w:val="000000"/>
          <w:kern w:val="0"/>
          <w:sz w:val="24"/>
          <w:lang w:bidi="ar"/>
        </w:rPr>
        <w:t>3</w:t>
      </w:r>
      <w:r w:rsidRPr="00802AA2">
        <w:rPr>
          <w:rFonts w:cs="宋体" w:hint="eastAsia"/>
          <w:color w:val="000000"/>
          <w:kern w:val="0"/>
          <w:sz w:val="24"/>
          <w:lang w:bidi="ar"/>
        </w:rPr>
        <w:t>V</w:t>
      </w:r>
      <w:r>
        <w:rPr>
          <w:rFonts w:cs="宋体" w:hint="eastAsia"/>
          <w:color w:val="000000"/>
          <w:kern w:val="0"/>
          <w:sz w:val="24"/>
          <w:lang w:bidi="ar"/>
        </w:rPr>
        <w:t>~</w:t>
      </w:r>
      <w:r w:rsidRPr="00CD6AF6">
        <w:rPr>
          <w:rFonts w:cs="宋体" w:hint="eastAsia"/>
          <w:color w:val="000000"/>
          <w:kern w:val="0"/>
          <w:sz w:val="24"/>
          <w:lang w:bidi="ar"/>
        </w:rPr>
        <w:t>5</w:t>
      </w:r>
      <w:r w:rsidRPr="00802AA2">
        <w:rPr>
          <w:rFonts w:cs="宋体" w:hint="eastAsia"/>
          <w:color w:val="000000"/>
          <w:kern w:val="0"/>
          <w:sz w:val="24"/>
          <w:lang w:bidi="ar"/>
        </w:rPr>
        <w:t>V</w:t>
      </w:r>
      <w:r w:rsidRPr="003D1D68">
        <w:rPr>
          <w:rFonts w:cs="宋体" w:hint="eastAsia"/>
          <w:color w:val="000000"/>
          <w:kern w:val="0"/>
          <w:sz w:val="24"/>
          <w:lang w:bidi="ar"/>
        </w:rPr>
        <w:t>电压工作，可以兼容多种</w:t>
      </w:r>
      <w:r>
        <w:rPr>
          <w:rFonts w:cs="宋体" w:hint="eastAsia"/>
          <w:color w:val="000000"/>
          <w:kern w:val="0"/>
          <w:sz w:val="24"/>
          <w:lang w:bidi="ar"/>
        </w:rPr>
        <w:t>单片机</w:t>
      </w:r>
      <w:r w:rsidRPr="003D1D68">
        <w:rPr>
          <w:rFonts w:cs="宋体" w:hint="eastAsia"/>
          <w:color w:val="000000"/>
          <w:kern w:val="0"/>
          <w:sz w:val="24"/>
          <w:lang w:bidi="ar"/>
        </w:rPr>
        <w:t>。还内置过热保护和过电压保护。搭配压电二极管</w:t>
      </w:r>
      <w:r>
        <w:rPr>
          <w:rFonts w:cs="宋体" w:hint="eastAsia"/>
          <w:color w:val="000000"/>
          <w:kern w:val="0"/>
          <w:sz w:val="24"/>
          <w:lang w:bidi="ar"/>
        </w:rPr>
        <w:t>、熔断器</w:t>
      </w:r>
      <w:r w:rsidRPr="003D1D68">
        <w:rPr>
          <w:rFonts w:cs="宋体" w:hint="eastAsia"/>
          <w:color w:val="000000"/>
          <w:kern w:val="0"/>
          <w:sz w:val="24"/>
          <w:lang w:bidi="ar"/>
        </w:rPr>
        <w:t>和保护接地，还可以实现防雷击效果。</w:t>
      </w:r>
    </w:p>
    <w:p w14:paraId="3BC7A6CD" w14:textId="1DFBD524" w:rsidR="00F1475D" w:rsidRPr="00385E69" w:rsidRDefault="00F1475D" w:rsidP="006621DD">
      <w:pPr>
        <w:widowControl/>
        <w:wordWrap w:val="0"/>
        <w:spacing w:line="360" w:lineRule="auto"/>
        <w:ind w:firstLineChars="200" w:firstLine="480"/>
        <w:rPr>
          <w:rFonts w:cs="宋体"/>
          <w:color w:val="000000"/>
          <w:kern w:val="0"/>
          <w:sz w:val="24"/>
          <w:lang w:bidi="ar"/>
        </w:rPr>
      </w:pPr>
      <w:r w:rsidRPr="00CD6AF6">
        <w:rPr>
          <w:rFonts w:cs="宋体" w:hint="eastAsia"/>
          <w:color w:val="000000"/>
          <w:kern w:val="0"/>
          <w:sz w:val="24"/>
          <w:lang w:bidi="ar"/>
        </w:rPr>
        <w:t>74</w:t>
      </w:r>
      <w:r w:rsidRPr="00802AA2">
        <w:rPr>
          <w:rFonts w:cs="宋体" w:hint="eastAsia"/>
          <w:color w:val="000000"/>
          <w:kern w:val="0"/>
          <w:sz w:val="24"/>
          <w:lang w:bidi="ar"/>
        </w:rPr>
        <w:t>HC</w:t>
      </w:r>
      <w:r w:rsidRPr="00CD6AF6">
        <w:rPr>
          <w:rFonts w:cs="宋体" w:hint="eastAsia"/>
          <w:color w:val="000000"/>
          <w:kern w:val="0"/>
          <w:sz w:val="24"/>
          <w:lang w:bidi="ar"/>
        </w:rPr>
        <w:t>04</w:t>
      </w:r>
      <w:r w:rsidRPr="003D1D68">
        <w:rPr>
          <w:rFonts w:cs="宋体" w:hint="eastAsia"/>
          <w:color w:val="000000"/>
          <w:kern w:val="0"/>
          <w:sz w:val="24"/>
          <w:lang w:bidi="ar"/>
        </w:rPr>
        <w:t>是一种六反向芯片</w:t>
      </w:r>
      <w:r>
        <w:rPr>
          <w:rFonts w:cs="宋体" w:hint="eastAsia"/>
          <w:color w:val="000000"/>
          <w:kern w:val="0"/>
          <w:sz w:val="24"/>
          <w:lang w:bidi="ar"/>
        </w:rPr>
        <w:t>，</w:t>
      </w:r>
      <w:r w:rsidRPr="003D1D68">
        <w:rPr>
          <w:rFonts w:cs="宋体" w:hint="eastAsia"/>
          <w:color w:val="000000"/>
          <w:kern w:val="0"/>
          <w:sz w:val="24"/>
          <w:lang w:bidi="ar"/>
        </w:rPr>
        <w:t>它包含六个非门，搭配</w:t>
      </w: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芯片可以实现自动发送和接收，还能实现电压兼容，防止损坏元器件。模块的电路图如图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41</w:t>
      </w:r>
      <w:r w:rsidR="00607453" w:rsidRPr="00607453">
        <w:rPr>
          <w:sz w:val="24"/>
        </w:rPr>
        <w:fldChar w:fldCharType="end"/>
      </w:r>
      <w:r w:rsidRPr="003D1D68">
        <w:rPr>
          <w:rFonts w:cs="宋体" w:hint="eastAsia"/>
          <w:color w:val="000000"/>
          <w:kern w:val="0"/>
          <w:sz w:val="24"/>
          <w:lang w:bidi="ar"/>
        </w:rPr>
        <w:t>所示。</w:t>
      </w:r>
    </w:p>
    <w:p w14:paraId="7556DB83" w14:textId="77777777" w:rsidR="00F1475D" w:rsidRDefault="00F1475D" w:rsidP="006621DD">
      <w:pPr>
        <w:wordWrap w:val="0"/>
        <w:spacing w:line="360" w:lineRule="auto"/>
        <w:jc w:val="center"/>
        <w:rPr>
          <w:sz w:val="24"/>
        </w:rPr>
      </w:pPr>
      <w:r w:rsidRPr="00791D5B">
        <w:rPr>
          <w:noProof/>
          <w:sz w:val="24"/>
        </w:rPr>
        <w:lastRenderedPageBreak/>
        <w:drawing>
          <wp:inline distT="0" distB="0" distL="0" distR="0" wp14:anchorId="74BB42D5" wp14:editId="4EFFCFED">
            <wp:extent cx="5760720" cy="1850390"/>
            <wp:effectExtent l="0" t="0" r="0" b="0"/>
            <wp:docPr id="381656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56039" name=""/>
                    <pic:cNvPicPr/>
                  </pic:nvPicPr>
                  <pic:blipFill>
                    <a:blip r:embed="rId59"/>
                    <a:stretch>
                      <a:fillRect/>
                    </a:stretch>
                  </pic:blipFill>
                  <pic:spPr>
                    <a:xfrm>
                      <a:off x="0" y="0"/>
                      <a:ext cx="5760720" cy="1850390"/>
                    </a:xfrm>
                    <a:prstGeom prst="rect">
                      <a:avLst/>
                    </a:prstGeom>
                  </pic:spPr>
                </pic:pic>
              </a:graphicData>
            </a:graphic>
          </wp:inline>
        </w:drawing>
      </w:r>
    </w:p>
    <w:p w14:paraId="20303703" w14:textId="7DC16558" w:rsidR="00F1475D" w:rsidRDefault="00F1475D" w:rsidP="006621DD">
      <w:pPr>
        <w:pStyle w:val="a5"/>
        <w:wordWrap w:val="0"/>
        <w:spacing w:line="360" w:lineRule="auto"/>
        <w:ind w:firstLine="422"/>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AB38DF">
        <w:rPr>
          <w:rFonts w:ascii="Times New Roman" w:hAnsi="Times New Roman"/>
          <w:noProof/>
          <w:sz w:val="21"/>
          <w:szCs w:val="21"/>
        </w:rPr>
        <w:t>41</w:t>
      </w:r>
      <w:r w:rsidR="00672477">
        <w:rPr>
          <w:rFonts w:ascii="Times New Roman" w:hAnsi="Times New Roman"/>
          <w:sz w:val="21"/>
          <w:szCs w:val="21"/>
        </w:rPr>
        <w:fldChar w:fldCharType="end"/>
      </w:r>
      <w:r>
        <w:rPr>
          <w:rFonts w:ascii="Times New Roman" w:hAnsi="Times New Roman" w:hint="eastAsia"/>
          <w:sz w:val="21"/>
          <w:szCs w:val="21"/>
        </w:rPr>
        <w:t>电能质量采集模块电路图</w:t>
      </w:r>
    </w:p>
    <w:p w14:paraId="7B5F7F58" w14:textId="33D633F9" w:rsidR="005716F3" w:rsidRPr="00297B11" w:rsidRDefault="005716F3" w:rsidP="00D57901">
      <w:pPr>
        <w:widowControl/>
        <w:wordWrap w:val="0"/>
        <w:spacing w:line="360" w:lineRule="auto"/>
        <w:ind w:firstLineChars="200" w:firstLine="480"/>
        <w:rPr>
          <w:rFonts w:cs="宋体"/>
          <w:color w:val="000000"/>
          <w:kern w:val="0"/>
          <w:sz w:val="24"/>
          <w:lang w:bidi="ar"/>
        </w:rPr>
      </w:pPr>
      <w:r w:rsidRPr="005716F3">
        <w:rPr>
          <w:rFonts w:cs="宋体"/>
          <w:color w:val="000000"/>
          <w:kern w:val="0"/>
          <w:sz w:val="24"/>
          <w:lang w:bidi="ar"/>
        </w:rPr>
        <w:t>在工作时，</w:t>
      </w:r>
      <w:r w:rsidRPr="005716F3">
        <w:rPr>
          <w:rFonts w:cs="宋体"/>
          <w:color w:val="000000"/>
          <w:kern w:val="0"/>
          <w:sz w:val="24"/>
          <w:lang w:bidi="ar"/>
        </w:rPr>
        <w:t>MAX485</w:t>
      </w:r>
      <w:r w:rsidRPr="005716F3">
        <w:rPr>
          <w:rFonts w:cs="宋体"/>
          <w:color w:val="000000"/>
          <w:kern w:val="0"/>
          <w:sz w:val="24"/>
          <w:lang w:bidi="ar"/>
        </w:rPr>
        <w:t>通过</w:t>
      </w:r>
      <w:r w:rsidRPr="005716F3">
        <w:rPr>
          <w:rFonts w:cs="宋体"/>
          <w:color w:val="000000"/>
          <w:kern w:val="0"/>
          <w:sz w:val="24"/>
          <w:lang w:bidi="ar"/>
        </w:rPr>
        <w:t>DE</w:t>
      </w:r>
      <w:r w:rsidRPr="005716F3">
        <w:rPr>
          <w:rFonts w:cs="宋体"/>
          <w:color w:val="000000"/>
          <w:kern w:val="0"/>
          <w:sz w:val="24"/>
          <w:lang w:bidi="ar"/>
        </w:rPr>
        <w:t>和</w:t>
      </w:r>
      <w:r w:rsidRPr="005716F3">
        <w:rPr>
          <w:rFonts w:cs="宋体"/>
          <w:color w:val="000000"/>
          <w:kern w:val="0"/>
          <w:sz w:val="24"/>
          <w:lang w:bidi="ar"/>
        </w:rPr>
        <w:t>RE</w:t>
      </w:r>
      <w:r w:rsidRPr="005716F3">
        <w:rPr>
          <w:rFonts w:cs="宋体"/>
          <w:color w:val="000000"/>
          <w:kern w:val="0"/>
          <w:sz w:val="24"/>
          <w:lang w:bidi="ar"/>
        </w:rPr>
        <w:t>引脚控制收发状态：当</w:t>
      </w:r>
      <w:r w:rsidRPr="005716F3">
        <w:rPr>
          <w:rFonts w:cs="宋体"/>
          <w:color w:val="000000"/>
          <w:kern w:val="0"/>
          <w:sz w:val="24"/>
          <w:lang w:bidi="ar"/>
        </w:rPr>
        <w:t>MCU</w:t>
      </w:r>
      <w:r w:rsidRPr="005716F3">
        <w:rPr>
          <w:rFonts w:cs="宋体"/>
          <w:color w:val="000000"/>
          <w:kern w:val="0"/>
          <w:sz w:val="24"/>
          <w:lang w:bidi="ar"/>
        </w:rPr>
        <w:t>需要发送数据时，拉高</w:t>
      </w:r>
      <w:r w:rsidRPr="005716F3">
        <w:rPr>
          <w:rFonts w:cs="宋体"/>
          <w:color w:val="000000"/>
          <w:kern w:val="0"/>
          <w:sz w:val="24"/>
          <w:lang w:bidi="ar"/>
        </w:rPr>
        <w:t>DE</w:t>
      </w:r>
      <w:r w:rsidRPr="005716F3">
        <w:rPr>
          <w:rFonts w:cs="宋体"/>
          <w:color w:val="000000"/>
          <w:kern w:val="0"/>
          <w:sz w:val="24"/>
          <w:lang w:bidi="ar"/>
        </w:rPr>
        <w:t>（同时拉高</w:t>
      </w:r>
      <w:r w:rsidRPr="005716F3">
        <w:rPr>
          <w:rFonts w:cs="宋体"/>
          <w:color w:val="000000"/>
          <w:kern w:val="0"/>
          <w:sz w:val="24"/>
          <w:lang w:bidi="ar"/>
        </w:rPr>
        <w:t>RE</w:t>
      </w:r>
      <w:r w:rsidRPr="005716F3">
        <w:rPr>
          <w:rFonts w:cs="宋体"/>
          <w:color w:val="000000"/>
          <w:kern w:val="0"/>
          <w:sz w:val="24"/>
          <w:lang w:bidi="ar"/>
        </w:rPr>
        <w:t>关闭接收器），此时</w:t>
      </w:r>
      <w:r w:rsidRPr="005716F3">
        <w:rPr>
          <w:rFonts w:cs="宋体"/>
          <w:color w:val="000000"/>
          <w:kern w:val="0"/>
          <w:sz w:val="24"/>
          <w:lang w:bidi="ar"/>
        </w:rPr>
        <w:t>DI</w:t>
      </w:r>
      <w:r w:rsidRPr="005716F3">
        <w:rPr>
          <w:rFonts w:cs="宋体"/>
          <w:color w:val="000000"/>
          <w:kern w:val="0"/>
          <w:sz w:val="24"/>
          <w:lang w:bidi="ar"/>
        </w:rPr>
        <w:t>输入的</w:t>
      </w:r>
      <w:r w:rsidRPr="005716F3">
        <w:rPr>
          <w:rFonts w:cs="宋体"/>
          <w:color w:val="000000"/>
          <w:kern w:val="0"/>
          <w:sz w:val="24"/>
          <w:lang w:bidi="ar"/>
        </w:rPr>
        <w:t>TTL</w:t>
      </w:r>
      <w:r w:rsidRPr="005716F3">
        <w:rPr>
          <w:rFonts w:cs="宋体"/>
          <w:color w:val="000000"/>
          <w:kern w:val="0"/>
          <w:sz w:val="24"/>
          <w:lang w:bidi="ar"/>
        </w:rPr>
        <w:t>信号被转换为差分信号（逻辑</w:t>
      </w:r>
      <w:r w:rsidRPr="005716F3">
        <w:rPr>
          <w:rFonts w:cs="宋体"/>
          <w:color w:val="000000"/>
          <w:kern w:val="0"/>
          <w:sz w:val="24"/>
          <w:lang w:bidi="ar"/>
        </w:rPr>
        <w:t>“1”</w:t>
      </w:r>
      <w:r w:rsidRPr="005716F3">
        <w:rPr>
          <w:rFonts w:cs="宋体"/>
          <w:color w:val="000000"/>
          <w:kern w:val="0"/>
          <w:sz w:val="24"/>
          <w:lang w:bidi="ar"/>
        </w:rPr>
        <w:t>对应</w:t>
      </w:r>
      <w:r w:rsidRPr="005716F3">
        <w:rPr>
          <w:rFonts w:cs="宋体"/>
          <w:color w:val="000000"/>
          <w:kern w:val="0"/>
          <w:sz w:val="24"/>
          <w:lang w:bidi="ar"/>
        </w:rPr>
        <w:t>A-B=+V</w:t>
      </w:r>
      <w:r w:rsidRPr="005716F3">
        <w:rPr>
          <w:rFonts w:cs="宋体"/>
          <w:color w:val="000000"/>
          <w:kern w:val="0"/>
          <w:sz w:val="24"/>
          <w:lang w:bidi="ar"/>
        </w:rPr>
        <w:t>，逻辑</w:t>
      </w:r>
      <w:r w:rsidRPr="005716F3">
        <w:rPr>
          <w:rFonts w:cs="宋体"/>
          <w:color w:val="000000"/>
          <w:kern w:val="0"/>
          <w:sz w:val="24"/>
          <w:lang w:bidi="ar"/>
        </w:rPr>
        <w:t>“0”</w:t>
      </w:r>
      <w:r w:rsidRPr="005716F3">
        <w:rPr>
          <w:rFonts w:cs="宋体"/>
          <w:color w:val="000000"/>
          <w:kern w:val="0"/>
          <w:sz w:val="24"/>
          <w:lang w:bidi="ar"/>
        </w:rPr>
        <w:t>对应</w:t>
      </w:r>
      <w:r w:rsidRPr="005716F3">
        <w:rPr>
          <w:rFonts w:cs="宋体"/>
          <w:color w:val="000000"/>
          <w:kern w:val="0"/>
          <w:sz w:val="24"/>
          <w:lang w:bidi="ar"/>
        </w:rPr>
        <w:t>A-B=-V</w:t>
      </w:r>
      <w:r w:rsidRPr="005716F3">
        <w:rPr>
          <w:rFonts w:cs="宋体"/>
          <w:color w:val="000000"/>
          <w:kern w:val="0"/>
          <w:sz w:val="24"/>
          <w:lang w:bidi="ar"/>
        </w:rPr>
        <w:t>）并通过</w:t>
      </w:r>
      <w:r w:rsidRPr="005716F3">
        <w:rPr>
          <w:rFonts w:cs="宋体"/>
          <w:color w:val="000000"/>
          <w:kern w:val="0"/>
          <w:sz w:val="24"/>
          <w:lang w:bidi="ar"/>
        </w:rPr>
        <w:t>A</w:t>
      </w:r>
      <w:r w:rsidRPr="005716F3">
        <w:rPr>
          <w:rFonts w:cs="宋体"/>
          <w:color w:val="000000"/>
          <w:kern w:val="0"/>
          <w:sz w:val="24"/>
          <w:lang w:bidi="ar"/>
        </w:rPr>
        <w:t>、</w:t>
      </w:r>
      <w:r w:rsidRPr="005716F3">
        <w:rPr>
          <w:rFonts w:cs="宋体"/>
          <w:color w:val="000000"/>
          <w:kern w:val="0"/>
          <w:sz w:val="24"/>
          <w:lang w:bidi="ar"/>
        </w:rPr>
        <w:t>B</w:t>
      </w:r>
      <w:r w:rsidRPr="005716F3">
        <w:rPr>
          <w:rFonts w:cs="宋体"/>
          <w:color w:val="000000"/>
          <w:kern w:val="0"/>
          <w:sz w:val="24"/>
          <w:lang w:bidi="ar"/>
        </w:rPr>
        <w:t>线传输至总线；当接收数据时，</w:t>
      </w:r>
      <w:r w:rsidRPr="005716F3">
        <w:rPr>
          <w:rFonts w:cs="宋体"/>
          <w:color w:val="000000"/>
          <w:kern w:val="0"/>
          <w:sz w:val="24"/>
          <w:lang w:bidi="ar"/>
        </w:rPr>
        <w:t>MCU</w:t>
      </w:r>
      <w:r w:rsidRPr="005716F3">
        <w:rPr>
          <w:rFonts w:cs="宋体"/>
          <w:color w:val="000000"/>
          <w:kern w:val="0"/>
          <w:sz w:val="24"/>
          <w:lang w:bidi="ar"/>
        </w:rPr>
        <w:t>拉低</w:t>
      </w:r>
      <w:r w:rsidRPr="005716F3">
        <w:rPr>
          <w:rFonts w:cs="宋体"/>
          <w:color w:val="000000"/>
          <w:kern w:val="0"/>
          <w:sz w:val="24"/>
          <w:lang w:bidi="ar"/>
        </w:rPr>
        <w:t>RE</w:t>
      </w:r>
      <w:r w:rsidRPr="005716F3">
        <w:rPr>
          <w:rFonts w:cs="宋体"/>
          <w:color w:val="000000"/>
          <w:kern w:val="0"/>
          <w:sz w:val="24"/>
          <w:lang w:bidi="ar"/>
        </w:rPr>
        <w:t>（同时拉低</w:t>
      </w:r>
      <w:r w:rsidRPr="005716F3">
        <w:rPr>
          <w:rFonts w:cs="宋体"/>
          <w:color w:val="000000"/>
          <w:kern w:val="0"/>
          <w:sz w:val="24"/>
          <w:lang w:bidi="ar"/>
        </w:rPr>
        <w:t>DE</w:t>
      </w:r>
      <w:r w:rsidRPr="005716F3">
        <w:rPr>
          <w:rFonts w:cs="宋体"/>
          <w:color w:val="000000"/>
          <w:kern w:val="0"/>
          <w:sz w:val="24"/>
          <w:lang w:bidi="ar"/>
        </w:rPr>
        <w:t>关闭发送器），总线上的差分信号经</w:t>
      </w:r>
      <w:r w:rsidRPr="005716F3">
        <w:rPr>
          <w:rFonts w:cs="宋体"/>
          <w:color w:val="000000"/>
          <w:kern w:val="0"/>
          <w:sz w:val="24"/>
          <w:lang w:bidi="ar"/>
        </w:rPr>
        <w:t>A</w:t>
      </w:r>
      <w:r w:rsidRPr="005716F3">
        <w:rPr>
          <w:rFonts w:cs="宋体"/>
          <w:color w:val="000000"/>
          <w:kern w:val="0"/>
          <w:sz w:val="24"/>
          <w:lang w:bidi="ar"/>
        </w:rPr>
        <w:t>、</w:t>
      </w:r>
      <w:r w:rsidRPr="005716F3">
        <w:rPr>
          <w:rFonts w:cs="宋体"/>
          <w:color w:val="000000"/>
          <w:kern w:val="0"/>
          <w:sz w:val="24"/>
          <w:lang w:bidi="ar"/>
        </w:rPr>
        <w:t>B</w:t>
      </w:r>
      <w:r w:rsidRPr="005716F3">
        <w:rPr>
          <w:rFonts w:cs="宋体"/>
          <w:color w:val="000000"/>
          <w:kern w:val="0"/>
          <w:sz w:val="24"/>
          <w:lang w:bidi="ar"/>
        </w:rPr>
        <w:t>引脚输入，由接收器转换为</w:t>
      </w:r>
      <w:r w:rsidRPr="005716F3">
        <w:rPr>
          <w:rFonts w:cs="宋体"/>
          <w:color w:val="000000"/>
          <w:kern w:val="0"/>
          <w:sz w:val="24"/>
          <w:lang w:bidi="ar"/>
        </w:rPr>
        <w:t>TTL</w:t>
      </w:r>
      <w:r w:rsidRPr="005716F3">
        <w:rPr>
          <w:rFonts w:cs="宋体"/>
          <w:color w:val="000000"/>
          <w:kern w:val="0"/>
          <w:sz w:val="24"/>
          <w:lang w:bidi="ar"/>
        </w:rPr>
        <w:t>电平（</w:t>
      </w:r>
      <w:r w:rsidRPr="005716F3">
        <w:rPr>
          <w:rFonts w:cs="宋体"/>
          <w:color w:val="000000"/>
          <w:kern w:val="0"/>
          <w:sz w:val="24"/>
          <w:lang w:bidi="ar"/>
        </w:rPr>
        <w:t>A-B&gt;+200mV</w:t>
      </w:r>
      <w:r w:rsidRPr="005716F3">
        <w:rPr>
          <w:rFonts w:cs="宋体"/>
          <w:color w:val="000000"/>
          <w:kern w:val="0"/>
          <w:sz w:val="24"/>
          <w:lang w:bidi="ar"/>
        </w:rPr>
        <w:t>输出</w:t>
      </w:r>
      <w:r w:rsidRPr="005716F3">
        <w:rPr>
          <w:rFonts w:cs="宋体"/>
          <w:color w:val="000000"/>
          <w:kern w:val="0"/>
          <w:sz w:val="24"/>
          <w:lang w:bidi="ar"/>
        </w:rPr>
        <w:t>“1”</w:t>
      </w:r>
      <w:r w:rsidRPr="005716F3">
        <w:rPr>
          <w:rFonts w:cs="宋体"/>
          <w:color w:val="000000"/>
          <w:kern w:val="0"/>
          <w:sz w:val="24"/>
          <w:lang w:bidi="ar"/>
        </w:rPr>
        <w:t>，</w:t>
      </w:r>
      <w:r w:rsidRPr="005716F3">
        <w:rPr>
          <w:rFonts w:cs="宋体"/>
          <w:color w:val="000000"/>
          <w:kern w:val="0"/>
          <w:sz w:val="24"/>
          <w:lang w:bidi="ar"/>
        </w:rPr>
        <w:t>A-B&lt;-200mV</w:t>
      </w:r>
      <w:r w:rsidRPr="005716F3">
        <w:rPr>
          <w:rFonts w:cs="宋体"/>
          <w:color w:val="000000"/>
          <w:kern w:val="0"/>
          <w:sz w:val="24"/>
          <w:lang w:bidi="ar"/>
        </w:rPr>
        <w:t>输出</w:t>
      </w:r>
      <w:r w:rsidRPr="005716F3">
        <w:rPr>
          <w:rFonts w:cs="宋体"/>
          <w:color w:val="000000"/>
          <w:kern w:val="0"/>
          <w:sz w:val="24"/>
          <w:lang w:bidi="ar"/>
        </w:rPr>
        <w:t>“0”</w:t>
      </w:r>
      <w:r w:rsidRPr="005716F3">
        <w:rPr>
          <w:rFonts w:cs="宋体"/>
          <w:color w:val="000000"/>
          <w:kern w:val="0"/>
          <w:sz w:val="24"/>
          <w:lang w:bidi="ar"/>
        </w:rPr>
        <w:t>）并通过</w:t>
      </w:r>
      <w:r w:rsidRPr="005716F3">
        <w:rPr>
          <w:rFonts w:cs="宋体"/>
          <w:color w:val="000000"/>
          <w:kern w:val="0"/>
          <w:sz w:val="24"/>
          <w:lang w:bidi="ar"/>
        </w:rPr>
        <w:t>RO</w:t>
      </w:r>
      <w:r w:rsidRPr="005716F3">
        <w:rPr>
          <w:rFonts w:cs="宋体"/>
          <w:color w:val="000000"/>
          <w:kern w:val="0"/>
          <w:sz w:val="24"/>
          <w:lang w:bidi="ar"/>
        </w:rPr>
        <w:t>输出至</w:t>
      </w:r>
      <w:r w:rsidRPr="005716F3">
        <w:rPr>
          <w:rFonts w:cs="宋体"/>
          <w:color w:val="000000"/>
          <w:kern w:val="0"/>
          <w:sz w:val="24"/>
          <w:lang w:bidi="ar"/>
        </w:rPr>
        <w:t>MCU</w:t>
      </w:r>
      <w:r w:rsidRPr="005716F3">
        <w:rPr>
          <w:rFonts w:cs="宋体"/>
          <w:color w:val="000000"/>
          <w:kern w:val="0"/>
          <w:sz w:val="24"/>
          <w:lang w:bidi="ar"/>
        </w:rPr>
        <w:t>。</w:t>
      </w:r>
      <w:r w:rsidR="00297B11">
        <w:rPr>
          <w:rFonts w:cs="宋体" w:hint="eastAsia"/>
          <w:color w:val="000000"/>
          <w:kern w:val="0"/>
          <w:sz w:val="24"/>
          <w:lang w:bidi="ar"/>
        </w:rPr>
        <w:t>在这个电路中，</w:t>
      </w:r>
      <w:r w:rsidR="00297B11" w:rsidRPr="00CD6AF6">
        <w:rPr>
          <w:rFonts w:cs="宋体" w:hint="eastAsia"/>
          <w:color w:val="000000"/>
          <w:kern w:val="0"/>
          <w:sz w:val="24"/>
          <w:lang w:bidi="ar"/>
        </w:rPr>
        <w:t>74</w:t>
      </w:r>
      <w:r w:rsidR="00297B11" w:rsidRPr="00802AA2">
        <w:rPr>
          <w:rFonts w:cs="宋体" w:hint="eastAsia"/>
          <w:color w:val="000000"/>
          <w:kern w:val="0"/>
          <w:sz w:val="24"/>
          <w:lang w:bidi="ar"/>
        </w:rPr>
        <w:t>HC</w:t>
      </w:r>
      <w:r w:rsidR="00297B11" w:rsidRPr="00CD6AF6">
        <w:rPr>
          <w:rFonts w:cs="宋体" w:hint="eastAsia"/>
          <w:color w:val="000000"/>
          <w:kern w:val="0"/>
          <w:sz w:val="24"/>
          <w:lang w:bidi="ar"/>
        </w:rPr>
        <w:t>04</w:t>
      </w:r>
      <w:r w:rsidR="00297B11">
        <w:rPr>
          <w:rFonts w:cs="宋体" w:hint="eastAsia"/>
          <w:color w:val="000000"/>
          <w:kern w:val="0"/>
          <w:sz w:val="24"/>
          <w:lang w:bidi="ar"/>
        </w:rPr>
        <w:t>的作用是增强输出信号，调节差分信号电压等功能。</w:t>
      </w:r>
    </w:p>
    <w:p w14:paraId="32C5647B" w14:textId="2A71FC49" w:rsidR="00C511F8" w:rsidRDefault="00AF702B" w:rsidP="006621DD">
      <w:pPr>
        <w:wordWrap w:val="0"/>
        <w:spacing w:beforeLines="50" w:before="156" w:afterLines="50" w:after="156" w:line="360" w:lineRule="auto"/>
        <w:outlineLvl w:val="1"/>
        <w:rPr>
          <w:rFonts w:eastAsia="黑体"/>
          <w:sz w:val="24"/>
        </w:rPr>
      </w:pPr>
      <w:bookmarkStart w:id="89" w:name="_Toc198501322"/>
      <w:r w:rsidRPr="00CD6AF6">
        <w:rPr>
          <w:rFonts w:eastAsia="黑体" w:hint="eastAsia"/>
          <w:sz w:val="28"/>
          <w:szCs w:val="28"/>
        </w:rPr>
        <w:t>3</w:t>
      </w:r>
      <w:r>
        <w:rPr>
          <w:rFonts w:eastAsia="黑体" w:hint="eastAsia"/>
          <w:sz w:val="28"/>
          <w:szCs w:val="28"/>
        </w:rPr>
        <w:t>.</w:t>
      </w:r>
      <w:r w:rsidR="00FF67B8">
        <w:rPr>
          <w:rFonts w:eastAsia="黑体" w:hint="eastAsia"/>
          <w:sz w:val="28"/>
          <w:szCs w:val="28"/>
        </w:rPr>
        <w:t>2</w:t>
      </w:r>
      <w:r w:rsidR="00D277E2">
        <w:rPr>
          <w:rFonts w:eastAsia="黑体" w:hint="eastAsia"/>
          <w:sz w:val="28"/>
          <w:szCs w:val="28"/>
        </w:rPr>
        <w:t>2</w:t>
      </w:r>
      <w:r>
        <w:rPr>
          <w:rFonts w:eastAsia="黑体" w:hint="eastAsia"/>
          <w:sz w:val="28"/>
          <w:szCs w:val="28"/>
        </w:rPr>
        <w:t xml:space="preserve">　</w:t>
      </w:r>
      <w:r w:rsidR="00DA1876">
        <w:rPr>
          <w:rFonts w:eastAsia="黑体" w:hint="eastAsia"/>
          <w:sz w:val="28"/>
          <w:szCs w:val="28"/>
        </w:rPr>
        <w:t>Wi-Fi</w:t>
      </w:r>
      <w:r>
        <w:rPr>
          <w:rFonts w:eastAsia="黑体" w:hint="eastAsia"/>
          <w:sz w:val="28"/>
          <w:szCs w:val="28"/>
        </w:rPr>
        <w:t>模块</w:t>
      </w:r>
      <w:r w:rsidR="00350E8E">
        <w:rPr>
          <w:rFonts w:eastAsia="黑体" w:hint="eastAsia"/>
          <w:sz w:val="28"/>
          <w:szCs w:val="28"/>
        </w:rPr>
        <w:t>（</w:t>
      </w:r>
      <w:r w:rsidR="00350E8E">
        <w:rPr>
          <w:rFonts w:eastAsia="黑体" w:hint="eastAsia"/>
          <w:sz w:val="28"/>
          <w:szCs w:val="28"/>
        </w:rPr>
        <w:t>g</w:t>
      </w:r>
      <w:r w:rsidR="006E5D84">
        <w:rPr>
          <w:rFonts w:eastAsia="黑体" w:hint="eastAsia"/>
          <w:sz w:val="28"/>
          <w:szCs w:val="28"/>
        </w:rPr>
        <w:t>ck1</w:t>
      </w:r>
      <w:r w:rsidR="00350E8E">
        <w:rPr>
          <w:rFonts w:eastAsia="黑体" w:hint="eastAsia"/>
          <w:sz w:val="28"/>
          <w:szCs w:val="28"/>
        </w:rPr>
        <w:t>）</w:t>
      </w:r>
      <w:bookmarkEnd w:id="89"/>
    </w:p>
    <w:p w14:paraId="5330CB6D" w14:textId="79242A38" w:rsidR="004A716A" w:rsidRPr="004A716A" w:rsidRDefault="004A716A" w:rsidP="006621DD">
      <w:pPr>
        <w:widowControl/>
        <w:wordWrap w:val="0"/>
        <w:spacing w:line="360" w:lineRule="auto"/>
        <w:ind w:firstLineChars="200" w:firstLine="480"/>
        <w:rPr>
          <w:rFonts w:cs="宋体"/>
          <w:color w:val="000000"/>
          <w:kern w:val="0"/>
          <w:sz w:val="24"/>
          <w:lang w:bidi="ar"/>
        </w:rPr>
      </w:pPr>
      <w:r w:rsidRPr="006E5D84">
        <w:rPr>
          <w:rFonts w:cs="宋体" w:hint="eastAsia"/>
          <w:color w:val="FF0000"/>
          <w:kern w:val="0"/>
          <w:sz w:val="24"/>
          <w:lang w:bidi="ar"/>
        </w:rPr>
        <w:t>ESP8266</w:t>
      </w:r>
      <w:r w:rsidRPr="006E5D84">
        <w:rPr>
          <w:rFonts w:cs="宋体" w:hint="eastAsia"/>
          <w:color w:val="FF0000"/>
          <w:kern w:val="0"/>
          <w:sz w:val="24"/>
          <w:lang w:bidi="ar"/>
        </w:rPr>
        <w:t>是乐鑫科技推出的一款低成本，高性能的</w:t>
      </w:r>
      <w:r w:rsidR="00DA1876">
        <w:rPr>
          <w:rFonts w:cs="宋体" w:hint="eastAsia"/>
          <w:color w:val="FF0000"/>
          <w:kern w:val="0"/>
          <w:sz w:val="24"/>
          <w:lang w:bidi="ar"/>
        </w:rPr>
        <w:t>Wi-Fi</w:t>
      </w:r>
      <w:r w:rsidRPr="006E5D84">
        <w:rPr>
          <w:rFonts w:cs="宋体" w:hint="eastAsia"/>
          <w:color w:val="FF0000"/>
          <w:kern w:val="0"/>
          <w:sz w:val="24"/>
          <w:lang w:bidi="ar"/>
        </w:rPr>
        <w:t xml:space="preserve"> MCU</w:t>
      </w:r>
      <w:r w:rsidRPr="006E5D84">
        <w:rPr>
          <w:rFonts w:cs="宋体" w:hint="eastAsia"/>
          <w:color w:val="FF0000"/>
          <w:kern w:val="0"/>
          <w:sz w:val="24"/>
          <w:lang w:bidi="ar"/>
        </w:rPr>
        <w:t>，被广泛应用于物联网领域，主频</w:t>
      </w:r>
      <w:r w:rsidRPr="006E5D84">
        <w:rPr>
          <w:rFonts w:cs="宋体" w:hint="eastAsia"/>
          <w:color w:val="FF0000"/>
          <w:kern w:val="0"/>
          <w:sz w:val="24"/>
          <w:lang w:bidi="ar"/>
        </w:rPr>
        <w:t>80MHz</w:t>
      </w:r>
      <w:r w:rsidRPr="006E5D84">
        <w:rPr>
          <w:rFonts w:cs="宋体" w:hint="eastAsia"/>
          <w:color w:val="FF0000"/>
          <w:kern w:val="0"/>
          <w:sz w:val="24"/>
          <w:lang w:bidi="ar"/>
        </w:rPr>
        <w:t>支持</w:t>
      </w:r>
      <w:r w:rsidRPr="006E5D84">
        <w:rPr>
          <w:rFonts w:cs="宋体" w:hint="eastAsia"/>
          <w:color w:val="FF0000"/>
          <w:kern w:val="0"/>
          <w:sz w:val="24"/>
          <w:lang w:bidi="ar"/>
        </w:rPr>
        <w:t xml:space="preserve">802.11 b/g/n </w:t>
      </w:r>
      <w:r w:rsidR="00DA1876">
        <w:rPr>
          <w:rFonts w:cs="宋体" w:hint="eastAsia"/>
          <w:color w:val="FF0000"/>
          <w:kern w:val="0"/>
          <w:sz w:val="24"/>
          <w:lang w:bidi="ar"/>
        </w:rPr>
        <w:t>Wi-Fi</w:t>
      </w:r>
      <w:r w:rsidRPr="006E5D84">
        <w:rPr>
          <w:rFonts w:cs="宋体" w:hint="eastAsia"/>
          <w:color w:val="FF0000"/>
          <w:kern w:val="0"/>
          <w:sz w:val="24"/>
          <w:lang w:bidi="ar"/>
        </w:rPr>
        <w:t>协议，并内置</w:t>
      </w:r>
      <w:r w:rsidRPr="006E5D84">
        <w:rPr>
          <w:rFonts w:cs="宋体" w:hint="eastAsia"/>
          <w:color w:val="FF0000"/>
          <w:kern w:val="0"/>
          <w:sz w:val="24"/>
          <w:lang w:bidi="ar"/>
        </w:rPr>
        <w:t>TCP/IP</w:t>
      </w:r>
      <w:r w:rsidRPr="006E5D84">
        <w:rPr>
          <w:rFonts w:cs="宋体" w:hint="eastAsia"/>
          <w:color w:val="FF0000"/>
          <w:kern w:val="0"/>
          <w:sz w:val="24"/>
          <w:lang w:bidi="ar"/>
        </w:rPr>
        <w:t>协议栈，可用于搭建服务器或用作</w:t>
      </w:r>
      <w:r w:rsidRPr="006E5D84">
        <w:rPr>
          <w:rFonts w:cs="宋体" w:hint="eastAsia"/>
          <w:color w:val="FF0000"/>
          <w:kern w:val="0"/>
          <w:sz w:val="24"/>
          <w:lang w:bidi="ar"/>
        </w:rPr>
        <w:t>AP</w:t>
      </w:r>
      <w:r w:rsidRPr="006E5D84">
        <w:rPr>
          <w:rFonts w:cs="宋体" w:hint="eastAsia"/>
          <w:color w:val="FF0000"/>
          <w:kern w:val="0"/>
          <w:sz w:val="24"/>
          <w:lang w:bidi="ar"/>
        </w:rPr>
        <w:t>模式。</w:t>
      </w:r>
      <w:r w:rsidR="006E5D84">
        <w:rPr>
          <w:rFonts w:cs="宋体" w:hint="eastAsia"/>
          <w:color w:val="FF0000"/>
          <w:kern w:val="0"/>
          <w:sz w:val="24"/>
          <w:lang w:bidi="ar"/>
        </w:rPr>
        <w:t>（</w:t>
      </w:r>
      <w:r w:rsidR="00CF3223">
        <w:rPr>
          <w:rFonts w:cs="宋体" w:hint="eastAsia"/>
          <w:color w:val="FF0000"/>
          <w:kern w:val="0"/>
          <w:sz w:val="24"/>
          <w:lang w:bidi="ar"/>
        </w:rPr>
        <w:t>参考文献：</w:t>
      </w:r>
      <w:r w:rsidR="00CF3223" w:rsidRPr="00CF3223">
        <w:rPr>
          <w:rFonts w:cs="宋体" w:hint="eastAsia"/>
          <w:color w:val="FF0000"/>
          <w:kern w:val="0"/>
          <w:sz w:val="24"/>
          <w:lang w:bidi="ar"/>
        </w:rPr>
        <w:t>基于点灯科技的智能家居控制系统设计</w:t>
      </w:r>
      <w:r w:rsidR="006E5D84">
        <w:rPr>
          <w:rFonts w:cs="宋体" w:hint="eastAsia"/>
          <w:color w:val="FF0000"/>
          <w:kern w:val="0"/>
          <w:sz w:val="24"/>
          <w:lang w:bidi="ar"/>
        </w:rPr>
        <w:t>）</w:t>
      </w:r>
      <w:r w:rsidR="00FE3356">
        <w:rPr>
          <w:rFonts w:cs="宋体" w:hint="eastAsia"/>
          <w:color w:val="000000"/>
          <w:kern w:val="0"/>
          <w:sz w:val="24"/>
          <w:lang w:bidi="ar"/>
        </w:rPr>
        <w:t>它</w:t>
      </w:r>
      <w:r w:rsidRPr="004A716A">
        <w:rPr>
          <w:rFonts w:cs="宋体" w:hint="eastAsia"/>
          <w:color w:val="000000"/>
          <w:kern w:val="0"/>
          <w:sz w:val="24"/>
          <w:lang w:bidi="ar"/>
        </w:rPr>
        <w:t>支持</w:t>
      </w:r>
      <w:proofErr w:type="spellStart"/>
      <w:r w:rsidRPr="004A716A">
        <w:rPr>
          <w:rFonts w:cs="宋体" w:hint="eastAsia"/>
          <w:color w:val="000000"/>
          <w:kern w:val="0"/>
          <w:sz w:val="24"/>
          <w:lang w:bidi="ar"/>
        </w:rPr>
        <w:t>ArduinoIDE</w:t>
      </w:r>
      <w:proofErr w:type="spellEnd"/>
      <w:r w:rsidRPr="004A716A">
        <w:rPr>
          <w:rFonts w:cs="宋体" w:hint="eastAsia"/>
          <w:color w:val="000000"/>
          <w:kern w:val="0"/>
          <w:sz w:val="24"/>
          <w:lang w:bidi="ar"/>
        </w:rPr>
        <w:t>编程，简单易用，成本低廉。它的升级版</w:t>
      </w:r>
      <w:r w:rsidRPr="004A716A">
        <w:rPr>
          <w:rFonts w:cs="宋体" w:hint="eastAsia"/>
          <w:color w:val="000000"/>
          <w:kern w:val="0"/>
          <w:sz w:val="24"/>
          <w:lang w:bidi="ar"/>
        </w:rPr>
        <w:t>ESP32</w:t>
      </w:r>
      <w:r w:rsidR="00397B01">
        <w:rPr>
          <w:rFonts w:cs="宋体" w:hint="eastAsia"/>
          <w:color w:val="000000"/>
          <w:kern w:val="0"/>
          <w:sz w:val="24"/>
          <w:lang w:bidi="ar"/>
        </w:rPr>
        <w:t>是</w:t>
      </w:r>
      <w:r w:rsidRPr="004A716A">
        <w:rPr>
          <w:rFonts w:cs="宋体" w:hint="eastAsia"/>
          <w:color w:val="000000"/>
          <w:kern w:val="0"/>
          <w:sz w:val="24"/>
          <w:lang w:bidi="ar"/>
        </w:rPr>
        <w:t>双核</w:t>
      </w:r>
      <w:r w:rsidRPr="004A716A">
        <w:rPr>
          <w:rFonts w:cs="宋体" w:hint="eastAsia"/>
          <w:color w:val="000000"/>
          <w:kern w:val="0"/>
          <w:sz w:val="24"/>
          <w:lang w:bidi="ar"/>
        </w:rPr>
        <w:t>CPU</w:t>
      </w:r>
      <w:r w:rsidR="00397B01">
        <w:rPr>
          <w:rFonts w:cs="宋体" w:hint="eastAsia"/>
          <w:color w:val="000000"/>
          <w:kern w:val="0"/>
          <w:sz w:val="24"/>
          <w:lang w:bidi="ar"/>
        </w:rPr>
        <w:t>，</w:t>
      </w:r>
      <w:r w:rsidRPr="004A716A">
        <w:rPr>
          <w:rFonts w:cs="宋体" w:hint="eastAsia"/>
          <w:color w:val="000000"/>
          <w:kern w:val="0"/>
          <w:sz w:val="24"/>
          <w:lang w:bidi="ar"/>
        </w:rPr>
        <w:t>主频</w:t>
      </w:r>
      <w:r w:rsidRPr="004A716A">
        <w:rPr>
          <w:rFonts w:cs="宋体" w:hint="eastAsia"/>
          <w:color w:val="000000"/>
          <w:kern w:val="0"/>
          <w:sz w:val="24"/>
          <w:lang w:bidi="ar"/>
        </w:rPr>
        <w:t>160MHz</w:t>
      </w:r>
      <w:r w:rsidRPr="004A716A">
        <w:rPr>
          <w:rFonts w:cs="宋体" w:hint="eastAsia"/>
          <w:color w:val="000000"/>
          <w:kern w:val="0"/>
          <w:sz w:val="24"/>
          <w:lang w:bidi="ar"/>
        </w:rPr>
        <w:t>，但是价格更高，功能更强大。</w:t>
      </w:r>
    </w:p>
    <w:p w14:paraId="15C32F68" w14:textId="1F557ECA" w:rsidR="004C0508" w:rsidRDefault="004A716A" w:rsidP="006621DD">
      <w:pPr>
        <w:widowControl/>
        <w:wordWrap w:val="0"/>
        <w:spacing w:line="360" w:lineRule="auto"/>
        <w:ind w:firstLineChars="200" w:firstLine="480"/>
        <w:rPr>
          <w:rFonts w:cs="宋体"/>
          <w:color w:val="000000"/>
          <w:kern w:val="0"/>
          <w:sz w:val="24"/>
          <w:lang w:bidi="ar"/>
        </w:rPr>
      </w:pPr>
      <w:r w:rsidRPr="004A716A">
        <w:rPr>
          <w:rFonts w:cs="宋体" w:hint="eastAsia"/>
          <w:color w:val="000000"/>
          <w:kern w:val="0"/>
          <w:sz w:val="24"/>
          <w:lang w:bidi="ar"/>
        </w:rPr>
        <w:t>本设计采用</w:t>
      </w:r>
      <w:r w:rsidRPr="004A716A">
        <w:rPr>
          <w:rFonts w:cs="宋体" w:hint="eastAsia"/>
          <w:color w:val="000000"/>
          <w:kern w:val="0"/>
          <w:sz w:val="24"/>
          <w:lang w:bidi="ar"/>
        </w:rPr>
        <w:t xml:space="preserve">ESP8266 </w:t>
      </w:r>
      <w:proofErr w:type="spellStart"/>
      <w:r w:rsidRPr="004A716A">
        <w:rPr>
          <w:rFonts w:cs="宋体" w:hint="eastAsia"/>
          <w:color w:val="000000"/>
          <w:kern w:val="0"/>
          <w:sz w:val="24"/>
          <w:lang w:bidi="ar"/>
        </w:rPr>
        <w:t>NodeMCU</w:t>
      </w:r>
      <w:proofErr w:type="spellEnd"/>
      <w:r w:rsidRPr="004A716A">
        <w:rPr>
          <w:rFonts w:cs="宋体" w:hint="eastAsia"/>
          <w:color w:val="000000"/>
          <w:kern w:val="0"/>
          <w:sz w:val="24"/>
          <w:lang w:bidi="ar"/>
        </w:rPr>
        <w:t>开发板作为系统的无线通讯模块，模块的基础电路图如图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42</w:t>
      </w:r>
      <w:r w:rsidR="00607453" w:rsidRPr="00607453">
        <w:rPr>
          <w:sz w:val="24"/>
        </w:rPr>
        <w:fldChar w:fldCharType="end"/>
      </w:r>
      <w:r w:rsidRPr="004A716A">
        <w:rPr>
          <w:rFonts w:cs="宋体" w:hint="eastAsia"/>
          <w:color w:val="000000"/>
          <w:kern w:val="0"/>
          <w:sz w:val="24"/>
          <w:lang w:bidi="ar"/>
        </w:rPr>
        <w:t>所示。</w:t>
      </w:r>
    </w:p>
    <w:p w14:paraId="58785813" w14:textId="5EC0AEDA" w:rsidR="004C0508" w:rsidRDefault="0056473B" w:rsidP="006621DD">
      <w:pPr>
        <w:widowControl/>
        <w:wordWrap w:val="0"/>
        <w:spacing w:line="360" w:lineRule="auto"/>
        <w:jc w:val="center"/>
        <w:rPr>
          <w:kern w:val="0"/>
          <w:sz w:val="24"/>
          <w:szCs w:val="22"/>
        </w:rPr>
      </w:pPr>
      <w:r w:rsidRPr="0056473B">
        <w:rPr>
          <w:noProof/>
          <w:kern w:val="0"/>
          <w:sz w:val="24"/>
          <w:szCs w:val="22"/>
        </w:rPr>
        <w:lastRenderedPageBreak/>
        <w:drawing>
          <wp:inline distT="0" distB="0" distL="0" distR="0" wp14:anchorId="2100CD65" wp14:editId="5E6F8FA3">
            <wp:extent cx="5526247" cy="3070746"/>
            <wp:effectExtent l="0" t="0" r="0" b="0"/>
            <wp:docPr id="1652796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96629" name=""/>
                    <pic:cNvPicPr/>
                  </pic:nvPicPr>
                  <pic:blipFill>
                    <a:blip r:embed="rId60"/>
                    <a:stretch>
                      <a:fillRect/>
                    </a:stretch>
                  </pic:blipFill>
                  <pic:spPr>
                    <a:xfrm>
                      <a:off x="0" y="0"/>
                      <a:ext cx="5546613" cy="3082063"/>
                    </a:xfrm>
                    <a:prstGeom prst="rect">
                      <a:avLst/>
                    </a:prstGeom>
                  </pic:spPr>
                </pic:pic>
              </a:graphicData>
            </a:graphic>
          </wp:inline>
        </w:drawing>
      </w:r>
    </w:p>
    <w:p w14:paraId="11F901C5" w14:textId="7EC952C3" w:rsidR="004A716A" w:rsidRPr="00AE6330" w:rsidRDefault="004C0508" w:rsidP="006621DD">
      <w:pPr>
        <w:wordWrap w:val="0"/>
        <w:spacing w:line="360" w:lineRule="auto"/>
        <w:jc w:val="center"/>
        <w:rPr>
          <w:rFonts w:eastAsia="黑体"/>
          <w:szCs w:val="21"/>
        </w:rPr>
      </w:pPr>
      <w:r>
        <w:rPr>
          <w:rFonts w:eastAsia="黑体"/>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AB38DF">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AB38DF">
        <w:rPr>
          <w:noProof/>
          <w:szCs w:val="21"/>
        </w:rPr>
        <w:t>42</w:t>
      </w:r>
      <w:r w:rsidR="00672477">
        <w:rPr>
          <w:szCs w:val="21"/>
        </w:rPr>
        <w:fldChar w:fldCharType="end"/>
      </w:r>
      <w:r w:rsidRPr="004C0508">
        <w:rPr>
          <w:rFonts w:eastAsia="黑体" w:hint="eastAsia"/>
          <w:szCs w:val="21"/>
        </w:rPr>
        <w:t xml:space="preserve"> </w:t>
      </w:r>
      <w:r w:rsidR="00F41A1D">
        <w:rPr>
          <w:rFonts w:eastAsia="黑体" w:hint="eastAsia"/>
          <w:szCs w:val="21"/>
        </w:rPr>
        <w:t>ESP8266</w:t>
      </w:r>
      <w:r w:rsidRPr="004C0508">
        <w:rPr>
          <w:rFonts w:eastAsia="黑体" w:hint="eastAsia"/>
          <w:szCs w:val="21"/>
        </w:rPr>
        <w:t>的基础电路图</w:t>
      </w:r>
    </w:p>
    <w:p w14:paraId="4D7A7C13" w14:textId="6BD31446" w:rsidR="00C511F8" w:rsidRDefault="004A716A" w:rsidP="006621DD">
      <w:pPr>
        <w:widowControl/>
        <w:wordWrap w:val="0"/>
        <w:spacing w:line="360" w:lineRule="auto"/>
        <w:ind w:firstLineChars="200" w:firstLine="480"/>
        <w:rPr>
          <w:kern w:val="0"/>
          <w:sz w:val="24"/>
          <w:szCs w:val="22"/>
        </w:rPr>
      </w:pPr>
      <w:r w:rsidRPr="004A716A">
        <w:rPr>
          <w:rFonts w:cs="宋体" w:hint="eastAsia"/>
          <w:color w:val="000000"/>
          <w:kern w:val="0"/>
          <w:sz w:val="24"/>
          <w:lang w:bidi="ar"/>
        </w:rPr>
        <w:t>ESP8266</w:t>
      </w:r>
      <w:r w:rsidR="000C2EE8">
        <w:rPr>
          <w:rFonts w:cs="宋体" w:hint="eastAsia"/>
          <w:color w:val="000000"/>
          <w:kern w:val="0"/>
          <w:sz w:val="24"/>
          <w:lang w:bidi="ar"/>
        </w:rPr>
        <w:t>开发板</w:t>
      </w:r>
      <w:r w:rsidRPr="004A716A">
        <w:rPr>
          <w:rFonts w:cs="宋体" w:hint="eastAsia"/>
          <w:color w:val="000000"/>
          <w:kern w:val="0"/>
          <w:sz w:val="24"/>
          <w:lang w:bidi="ar"/>
        </w:rPr>
        <w:t>与</w:t>
      </w:r>
      <w:r w:rsidR="000C2EE8">
        <w:rPr>
          <w:rFonts w:cs="宋体" w:hint="eastAsia"/>
          <w:color w:val="000000"/>
          <w:kern w:val="0"/>
          <w:sz w:val="24"/>
          <w:lang w:bidi="ar"/>
        </w:rPr>
        <w:t>系统</w:t>
      </w:r>
      <w:r w:rsidRPr="004A716A">
        <w:rPr>
          <w:rFonts w:cs="宋体" w:hint="eastAsia"/>
          <w:color w:val="000000"/>
          <w:kern w:val="0"/>
          <w:sz w:val="24"/>
          <w:lang w:bidi="ar"/>
        </w:rPr>
        <w:t>核心板通过串口连在一起，以与点灯科技平台连接的</w:t>
      </w:r>
      <w:r w:rsidRPr="004A716A">
        <w:rPr>
          <w:rFonts w:cs="宋体" w:hint="eastAsia"/>
          <w:color w:val="000000"/>
          <w:kern w:val="0"/>
          <w:sz w:val="24"/>
          <w:lang w:bidi="ar"/>
        </w:rPr>
        <w:t>ESP8266</w:t>
      </w:r>
      <w:r w:rsidRPr="004A716A">
        <w:rPr>
          <w:rFonts w:cs="宋体" w:hint="eastAsia"/>
          <w:color w:val="000000"/>
          <w:kern w:val="0"/>
          <w:sz w:val="24"/>
          <w:lang w:bidi="ar"/>
        </w:rPr>
        <w:t>为例，</w:t>
      </w:r>
      <w:r w:rsidR="009C2E5C">
        <w:rPr>
          <w:rFonts w:cs="宋体" w:hint="eastAsia"/>
          <w:color w:val="000000"/>
          <w:kern w:val="0"/>
          <w:sz w:val="24"/>
          <w:lang w:bidi="ar"/>
        </w:rPr>
        <w:t>它</w:t>
      </w:r>
      <w:r w:rsidRPr="004A716A">
        <w:rPr>
          <w:rFonts w:cs="宋体" w:hint="eastAsia"/>
          <w:color w:val="000000"/>
          <w:kern w:val="0"/>
          <w:sz w:val="24"/>
          <w:lang w:bidi="ar"/>
        </w:rPr>
        <w:t>的</w:t>
      </w:r>
      <w:r w:rsidRPr="004A716A">
        <w:rPr>
          <w:rFonts w:cs="宋体" w:hint="eastAsia"/>
          <w:color w:val="000000"/>
          <w:kern w:val="0"/>
          <w:sz w:val="24"/>
          <w:lang w:bidi="ar"/>
        </w:rPr>
        <w:t>TXD0</w:t>
      </w:r>
      <w:r w:rsidRPr="004A716A">
        <w:rPr>
          <w:rFonts w:cs="宋体" w:hint="eastAsia"/>
          <w:color w:val="000000"/>
          <w:kern w:val="0"/>
          <w:sz w:val="24"/>
          <w:lang w:bidi="ar"/>
        </w:rPr>
        <w:t>连接核心板的</w:t>
      </w:r>
      <w:r w:rsidRPr="004A716A">
        <w:rPr>
          <w:rFonts w:cs="宋体" w:hint="eastAsia"/>
          <w:color w:val="000000"/>
          <w:kern w:val="0"/>
          <w:sz w:val="24"/>
          <w:lang w:bidi="ar"/>
        </w:rPr>
        <w:t>PA9</w:t>
      </w:r>
      <w:r w:rsidRPr="004A716A">
        <w:rPr>
          <w:rFonts w:cs="宋体" w:hint="eastAsia"/>
          <w:color w:val="000000"/>
          <w:kern w:val="0"/>
          <w:sz w:val="24"/>
          <w:lang w:bidi="ar"/>
        </w:rPr>
        <w:t>，</w:t>
      </w:r>
      <w:r w:rsidRPr="004A716A">
        <w:rPr>
          <w:rFonts w:cs="宋体" w:hint="eastAsia"/>
          <w:color w:val="000000"/>
          <w:kern w:val="0"/>
          <w:sz w:val="24"/>
          <w:lang w:bidi="ar"/>
        </w:rPr>
        <w:t>RXD0</w:t>
      </w:r>
      <w:r w:rsidRPr="004A716A">
        <w:rPr>
          <w:rFonts w:cs="宋体" w:hint="eastAsia"/>
          <w:color w:val="000000"/>
          <w:kern w:val="0"/>
          <w:sz w:val="24"/>
          <w:lang w:bidi="ar"/>
        </w:rPr>
        <w:t>连接核心板的</w:t>
      </w:r>
      <w:r w:rsidRPr="004A716A">
        <w:rPr>
          <w:rFonts w:cs="宋体" w:hint="eastAsia"/>
          <w:color w:val="000000"/>
          <w:kern w:val="0"/>
          <w:sz w:val="24"/>
          <w:lang w:bidi="ar"/>
        </w:rPr>
        <w:t>PA10</w:t>
      </w:r>
      <w:r w:rsidRPr="004A716A">
        <w:rPr>
          <w:rFonts w:cs="宋体" w:hint="eastAsia"/>
          <w:color w:val="000000"/>
          <w:kern w:val="0"/>
          <w:sz w:val="24"/>
          <w:lang w:bidi="ar"/>
        </w:rPr>
        <w:t>，</w:t>
      </w:r>
      <w:r w:rsidRPr="004A716A">
        <w:rPr>
          <w:rFonts w:cs="宋体" w:hint="eastAsia"/>
          <w:color w:val="000000"/>
          <w:kern w:val="0"/>
          <w:sz w:val="24"/>
          <w:lang w:bidi="ar"/>
        </w:rPr>
        <w:t>GPIO4</w:t>
      </w:r>
      <w:r w:rsidRPr="004A716A">
        <w:rPr>
          <w:rFonts w:cs="宋体" w:hint="eastAsia"/>
          <w:color w:val="000000"/>
          <w:kern w:val="0"/>
          <w:sz w:val="24"/>
          <w:lang w:bidi="ar"/>
        </w:rPr>
        <w:t>和</w:t>
      </w:r>
      <w:r w:rsidRPr="004A716A">
        <w:rPr>
          <w:rFonts w:cs="宋体" w:hint="eastAsia"/>
          <w:color w:val="000000"/>
          <w:kern w:val="0"/>
          <w:sz w:val="24"/>
          <w:lang w:bidi="ar"/>
        </w:rPr>
        <w:t>GPIO5</w:t>
      </w:r>
      <w:r w:rsidR="0038105F">
        <w:rPr>
          <w:rFonts w:cs="宋体" w:hint="eastAsia"/>
          <w:color w:val="000000"/>
          <w:kern w:val="0"/>
          <w:sz w:val="24"/>
          <w:lang w:bidi="ar"/>
        </w:rPr>
        <w:t>虚拟成另一对串口</w:t>
      </w:r>
      <w:r w:rsidRPr="004A716A">
        <w:rPr>
          <w:rFonts w:cs="宋体" w:hint="eastAsia"/>
          <w:color w:val="000000"/>
          <w:kern w:val="0"/>
          <w:sz w:val="24"/>
          <w:lang w:bidi="ar"/>
        </w:rPr>
        <w:t>与楼宇人员信息检测部分连接，用于实现远程开锁和非法入侵警报提示。核心板的接口电路如图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43</w:t>
      </w:r>
      <w:r w:rsidR="00607453" w:rsidRPr="00607453">
        <w:rPr>
          <w:sz w:val="24"/>
        </w:rPr>
        <w:fldChar w:fldCharType="end"/>
      </w:r>
      <w:r w:rsidRPr="004A716A">
        <w:rPr>
          <w:rFonts w:cs="宋体" w:hint="eastAsia"/>
          <w:color w:val="000000"/>
          <w:kern w:val="0"/>
          <w:sz w:val="24"/>
          <w:lang w:bidi="ar"/>
        </w:rPr>
        <w:t>所示。</w:t>
      </w:r>
      <w:r w:rsidR="00E20F5D">
        <w:rPr>
          <w:rFonts w:cs="宋体" w:hint="eastAsia"/>
          <w:color w:val="000000"/>
          <w:kern w:val="0"/>
          <w:sz w:val="24"/>
          <w:lang w:bidi="ar"/>
        </w:rPr>
        <w:t>楼宇</w:t>
      </w:r>
      <w:r w:rsidR="00FD65DD">
        <w:rPr>
          <w:rFonts w:cs="宋体" w:hint="eastAsia"/>
          <w:color w:val="000000"/>
          <w:kern w:val="0"/>
          <w:sz w:val="24"/>
          <w:lang w:bidi="ar"/>
        </w:rPr>
        <w:t>人员</w:t>
      </w:r>
      <w:r w:rsidR="00E20F5D">
        <w:rPr>
          <w:rFonts w:cs="宋体" w:hint="eastAsia"/>
          <w:color w:val="000000"/>
          <w:kern w:val="0"/>
          <w:sz w:val="24"/>
          <w:lang w:bidi="ar"/>
        </w:rPr>
        <w:t>信息</w:t>
      </w:r>
      <w:r w:rsidR="00FD65DD">
        <w:rPr>
          <w:rFonts w:cs="宋体" w:hint="eastAsia"/>
          <w:color w:val="000000"/>
          <w:kern w:val="0"/>
          <w:sz w:val="24"/>
          <w:lang w:bidi="ar"/>
        </w:rPr>
        <w:t>检测接口电路如图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44</w:t>
      </w:r>
      <w:r w:rsidR="00607453" w:rsidRPr="00607453">
        <w:rPr>
          <w:sz w:val="24"/>
        </w:rPr>
        <w:fldChar w:fldCharType="end"/>
      </w:r>
      <w:r w:rsidR="00FD65DD">
        <w:rPr>
          <w:rFonts w:cs="宋体" w:hint="eastAsia"/>
          <w:color w:val="000000"/>
          <w:kern w:val="0"/>
          <w:sz w:val="24"/>
          <w:lang w:bidi="ar"/>
        </w:rPr>
        <w:t>所示。</w:t>
      </w:r>
    </w:p>
    <w:p w14:paraId="27EC5D16" w14:textId="09DEF7A7" w:rsidR="00C511F8" w:rsidRDefault="00755A3D" w:rsidP="006621DD">
      <w:pPr>
        <w:widowControl/>
        <w:wordWrap w:val="0"/>
        <w:spacing w:line="360" w:lineRule="auto"/>
        <w:jc w:val="center"/>
        <w:rPr>
          <w:kern w:val="0"/>
          <w:sz w:val="24"/>
          <w:szCs w:val="22"/>
        </w:rPr>
      </w:pPr>
      <w:r w:rsidRPr="00755A3D">
        <w:rPr>
          <w:noProof/>
          <w:kern w:val="0"/>
          <w:sz w:val="24"/>
          <w:szCs w:val="22"/>
        </w:rPr>
        <w:drawing>
          <wp:inline distT="0" distB="0" distL="0" distR="0" wp14:anchorId="49CF78BD" wp14:editId="4F6EDD04">
            <wp:extent cx="1405719" cy="958205"/>
            <wp:effectExtent l="0" t="0" r="4445" b="0"/>
            <wp:docPr id="2067797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97491" name=""/>
                    <pic:cNvPicPr/>
                  </pic:nvPicPr>
                  <pic:blipFill>
                    <a:blip r:embed="rId61"/>
                    <a:stretch>
                      <a:fillRect/>
                    </a:stretch>
                  </pic:blipFill>
                  <pic:spPr>
                    <a:xfrm>
                      <a:off x="0" y="0"/>
                      <a:ext cx="1417682" cy="966359"/>
                    </a:xfrm>
                    <a:prstGeom prst="rect">
                      <a:avLst/>
                    </a:prstGeom>
                  </pic:spPr>
                </pic:pic>
              </a:graphicData>
            </a:graphic>
          </wp:inline>
        </w:drawing>
      </w:r>
    </w:p>
    <w:p w14:paraId="31BBE9AA" w14:textId="7249EDB2" w:rsidR="00C511F8" w:rsidRDefault="00AF702B" w:rsidP="006621DD">
      <w:pPr>
        <w:widowControl/>
        <w:wordWrap w:val="0"/>
        <w:spacing w:line="360" w:lineRule="auto"/>
        <w:jc w:val="center"/>
        <w:rPr>
          <w:rFonts w:ascii="黑体" w:eastAsia="黑体" w:hAnsi="黑体" w:cs="黑体" w:hint="eastAsia"/>
          <w:kern w:val="0"/>
          <w:szCs w:val="21"/>
        </w:rPr>
      </w:pPr>
      <w:r>
        <w:rPr>
          <w:rFonts w:ascii="黑体" w:eastAsia="黑体" w:hAnsi="黑体" w:cs="黑体" w:hint="eastAsia"/>
          <w:kern w:val="0"/>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AB38DF">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AB38DF">
        <w:rPr>
          <w:noProof/>
          <w:szCs w:val="21"/>
        </w:rPr>
        <w:t>43</w:t>
      </w:r>
      <w:r w:rsidR="00672477">
        <w:rPr>
          <w:szCs w:val="21"/>
        </w:rPr>
        <w:fldChar w:fldCharType="end"/>
      </w:r>
      <w:r w:rsidR="00524883">
        <w:rPr>
          <w:rFonts w:eastAsia="黑体" w:hint="eastAsia"/>
          <w:kern w:val="0"/>
          <w:szCs w:val="21"/>
        </w:rPr>
        <w:t xml:space="preserve"> </w:t>
      </w:r>
      <w:r w:rsidRPr="00802AA2">
        <w:rPr>
          <w:rFonts w:cs="宋体" w:hint="eastAsia"/>
          <w:color w:val="000000"/>
          <w:kern w:val="0"/>
          <w:szCs w:val="21"/>
          <w:lang w:bidi="ar"/>
        </w:rPr>
        <w:t>ESP</w:t>
      </w:r>
      <w:r w:rsidRPr="00CD6AF6">
        <w:rPr>
          <w:rFonts w:cs="宋体" w:hint="eastAsia"/>
          <w:color w:val="000000"/>
          <w:kern w:val="0"/>
          <w:szCs w:val="21"/>
          <w:lang w:bidi="ar"/>
        </w:rPr>
        <w:t>8266</w:t>
      </w:r>
      <w:r w:rsidR="00524883">
        <w:rPr>
          <w:rFonts w:ascii="黑体" w:eastAsia="黑体" w:hAnsi="黑体" w:cs="黑体" w:hint="eastAsia"/>
          <w:kern w:val="0"/>
          <w:szCs w:val="21"/>
        </w:rPr>
        <w:t>与核心板连接</w:t>
      </w:r>
      <w:r w:rsidR="00F41A1D">
        <w:rPr>
          <w:rFonts w:ascii="黑体" w:eastAsia="黑体" w:hAnsi="黑体" w:cs="黑体" w:hint="eastAsia"/>
          <w:kern w:val="0"/>
          <w:szCs w:val="21"/>
        </w:rPr>
        <w:t>电路图。</w:t>
      </w:r>
    </w:p>
    <w:p w14:paraId="10FFDBFA" w14:textId="40C38622" w:rsidR="00C511F8" w:rsidRDefault="00A81BEB" w:rsidP="006621DD">
      <w:pPr>
        <w:widowControl/>
        <w:wordWrap w:val="0"/>
        <w:spacing w:line="360" w:lineRule="auto"/>
        <w:jc w:val="center"/>
        <w:rPr>
          <w:kern w:val="0"/>
          <w:sz w:val="24"/>
          <w:szCs w:val="22"/>
        </w:rPr>
      </w:pPr>
      <w:r w:rsidRPr="00A81BEB">
        <w:rPr>
          <w:noProof/>
          <w:kern w:val="0"/>
          <w:sz w:val="24"/>
          <w:szCs w:val="22"/>
        </w:rPr>
        <w:drawing>
          <wp:inline distT="0" distB="0" distL="0" distR="0" wp14:anchorId="27FD8C56" wp14:editId="068B68A2">
            <wp:extent cx="2736376" cy="1453550"/>
            <wp:effectExtent l="0" t="0" r="6985" b="0"/>
            <wp:docPr id="716748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48176" name=""/>
                    <pic:cNvPicPr/>
                  </pic:nvPicPr>
                  <pic:blipFill>
                    <a:blip r:embed="rId62"/>
                    <a:stretch>
                      <a:fillRect/>
                    </a:stretch>
                  </pic:blipFill>
                  <pic:spPr>
                    <a:xfrm>
                      <a:off x="0" y="0"/>
                      <a:ext cx="2751193" cy="1461421"/>
                    </a:xfrm>
                    <a:prstGeom prst="rect">
                      <a:avLst/>
                    </a:prstGeom>
                  </pic:spPr>
                </pic:pic>
              </a:graphicData>
            </a:graphic>
          </wp:inline>
        </w:drawing>
      </w:r>
    </w:p>
    <w:p w14:paraId="42A6C8A8" w14:textId="41D4E105" w:rsidR="00C511F8" w:rsidRDefault="00AF702B" w:rsidP="006621DD">
      <w:pPr>
        <w:widowControl/>
        <w:wordWrap w:val="0"/>
        <w:spacing w:line="360" w:lineRule="auto"/>
        <w:jc w:val="center"/>
        <w:rPr>
          <w:rFonts w:ascii="黑体" w:eastAsia="黑体" w:hAnsi="黑体" w:cs="黑体" w:hint="eastAsia"/>
          <w:kern w:val="0"/>
          <w:szCs w:val="21"/>
        </w:rPr>
      </w:pPr>
      <w:r>
        <w:rPr>
          <w:rFonts w:eastAsia="黑体"/>
          <w:kern w:val="0"/>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AB38DF">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AB38DF">
        <w:rPr>
          <w:noProof/>
          <w:szCs w:val="21"/>
        </w:rPr>
        <w:t>44</w:t>
      </w:r>
      <w:r w:rsidR="00672477">
        <w:rPr>
          <w:szCs w:val="21"/>
        </w:rPr>
        <w:fldChar w:fldCharType="end"/>
      </w:r>
      <w:r w:rsidR="00FD65DD">
        <w:rPr>
          <w:rFonts w:eastAsia="黑体" w:hint="eastAsia"/>
          <w:kern w:val="0"/>
          <w:szCs w:val="21"/>
        </w:rPr>
        <w:t xml:space="preserve"> </w:t>
      </w:r>
      <w:r w:rsidR="00FD65DD">
        <w:rPr>
          <w:rFonts w:eastAsia="黑体" w:hint="eastAsia"/>
          <w:kern w:val="0"/>
          <w:szCs w:val="21"/>
        </w:rPr>
        <w:t>楼宇人员信息检测系统接口电路图</w:t>
      </w:r>
    </w:p>
    <w:p w14:paraId="136CAFC6" w14:textId="2A2DF033" w:rsidR="00C511F8" w:rsidRDefault="00390CF2" w:rsidP="006621DD">
      <w:pPr>
        <w:widowControl/>
        <w:wordWrap w:val="0"/>
        <w:spacing w:line="360" w:lineRule="auto"/>
        <w:ind w:firstLineChars="200" w:firstLine="480"/>
        <w:rPr>
          <w:kern w:val="0"/>
          <w:sz w:val="24"/>
          <w:szCs w:val="22"/>
        </w:rPr>
      </w:pPr>
      <w:r w:rsidRPr="00390CF2">
        <w:rPr>
          <w:rFonts w:hint="eastAsia"/>
          <w:kern w:val="0"/>
          <w:sz w:val="24"/>
          <w:szCs w:val="22"/>
        </w:rPr>
        <w:t>ESP8266</w:t>
      </w:r>
      <w:r w:rsidRPr="00390CF2">
        <w:rPr>
          <w:rFonts w:hint="eastAsia"/>
          <w:kern w:val="0"/>
          <w:sz w:val="24"/>
          <w:szCs w:val="22"/>
        </w:rPr>
        <w:t>的串口与核心板</w:t>
      </w:r>
      <w:r w:rsidRPr="00390CF2">
        <w:rPr>
          <w:rFonts w:hint="eastAsia"/>
          <w:kern w:val="0"/>
          <w:sz w:val="24"/>
          <w:szCs w:val="22"/>
        </w:rPr>
        <w:t>STM32</w:t>
      </w:r>
      <w:r w:rsidRPr="00390CF2">
        <w:rPr>
          <w:rFonts w:hint="eastAsia"/>
          <w:kern w:val="0"/>
          <w:sz w:val="24"/>
          <w:szCs w:val="22"/>
        </w:rPr>
        <w:t>串口波特率调为</w:t>
      </w:r>
      <w:r w:rsidRPr="00390CF2">
        <w:rPr>
          <w:rFonts w:hint="eastAsia"/>
          <w:kern w:val="0"/>
          <w:sz w:val="24"/>
          <w:szCs w:val="22"/>
        </w:rPr>
        <w:t>9600</w:t>
      </w:r>
      <w:r w:rsidRPr="00390CF2">
        <w:rPr>
          <w:rFonts w:hint="eastAsia"/>
          <w:kern w:val="0"/>
          <w:sz w:val="24"/>
          <w:szCs w:val="22"/>
        </w:rPr>
        <w:t>，</w:t>
      </w:r>
      <w:r w:rsidRPr="00390CF2">
        <w:rPr>
          <w:rFonts w:hint="eastAsia"/>
          <w:kern w:val="0"/>
          <w:sz w:val="24"/>
          <w:szCs w:val="22"/>
        </w:rPr>
        <w:t>STM32</w:t>
      </w:r>
      <w:r w:rsidRPr="00390CF2">
        <w:rPr>
          <w:rFonts w:hint="eastAsia"/>
          <w:kern w:val="0"/>
          <w:sz w:val="24"/>
          <w:szCs w:val="22"/>
        </w:rPr>
        <w:t>启动</w:t>
      </w:r>
      <w:r w:rsidRPr="00390CF2">
        <w:rPr>
          <w:rFonts w:hint="eastAsia"/>
          <w:kern w:val="0"/>
          <w:sz w:val="24"/>
          <w:szCs w:val="22"/>
        </w:rPr>
        <w:t>DMA</w:t>
      </w:r>
      <w:r w:rsidRPr="00390CF2">
        <w:rPr>
          <w:rFonts w:hint="eastAsia"/>
          <w:kern w:val="0"/>
          <w:sz w:val="24"/>
          <w:szCs w:val="22"/>
        </w:rPr>
        <w:t>接收模式，将</w:t>
      </w:r>
      <w:r w:rsidRPr="00390CF2">
        <w:rPr>
          <w:rFonts w:hint="eastAsia"/>
          <w:kern w:val="0"/>
          <w:sz w:val="24"/>
          <w:szCs w:val="22"/>
        </w:rPr>
        <w:t>8266</w:t>
      </w:r>
      <w:r w:rsidRPr="00390CF2">
        <w:rPr>
          <w:rFonts w:hint="eastAsia"/>
          <w:kern w:val="0"/>
          <w:sz w:val="24"/>
          <w:szCs w:val="22"/>
        </w:rPr>
        <w:t>传来的天气信息、时间日期、控制数据，存入缓存并执行对应操作。同时，</w:t>
      </w:r>
      <w:r w:rsidRPr="00390CF2">
        <w:rPr>
          <w:rFonts w:hint="eastAsia"/>
          <w:kern w:val="0"/>
          <w:sz w:val="24"/>
          <w:szCs w:val="22"/>
        </w:rPr>
        <w:lastRenderedPageBreak/>
        <w:t>将火灾等数据发送给</w:t>
      </w:r>
      <w:r w:rsidRPr="00390CF2">
        <w:rPr>
          <w:rFonts w:hint="eastAsia"/>
          <w:kern w:val="0"/>
          <w:sz w:val="24"/>
          <w:szCs w:val="22"/>
        </w:rPr>
        <w:t>ESP8266</w:t>
      </w:r>
      <w:r w:rsidRPr="00390CF2">
        <w:rPr>
          <w:rFonts w:hint="eastAsia"/>
          <w:kern w:val="0"/>
          <w:sz w:val="24"/>
          <w:szCs w:val="22"/>
        </w:rPr>
        <w:t>，进而通过</w:t>
      </w:r>
      <w:r w:rsidR="00DA1876">
        <w:rPr>
          <w:rFonts w:hint="eastAsia"/>
          <w:kern w:val="0"/>
          <w:sz w:val="24"/>
          <w:szCs w:val="22"/>
        </w:rPr>
        <w:t>Wi-Fi</w:t>
      </w:r>
      <w:r w:rsidRPr="00390CF2">
        <w:rPr>
          <w:rFonts w:hint="eastAsia"/>
          <w:kern w:val="0"/>
          <w:sz w:val="24"/>
          <w:szCs w:val="22"/>
        </w:rPr>
        <w:t>发送至云端点灯科技平台，通过另一个</w:t>
      </w:r>
      <w:r w:rsidRPr="00390CF2">
        <w:rPr>
          <w:rFonts w:hint="eastAsia"/>
          <w:kern w:val="0"/>
          <w:sz w:val="24"/>
          <w:szCs w:val="22"/>
        </w:rPr>
        <w:t>ESP8266</w:t>
      </w:r>
      <w:r w:rsidRPr="00390CF2">
        <w:rPr>
          <w:rFonts w:hint="eastAsia"/>
          <w:kern w:val="0"/>
          <w:sz w:val="24"/>
          <w:szCs w:val="22"/>
        </w:rPr>
        <w:t>发送给企业微信系统，提醒火灾和撤离。</w:t>
      </w:r>
    </w:p>
    <w:p w14:paraId="7E5BAD84" w14:textId="158364AB" w:rsidR="00C511F8" w:rsidRDefault="00AF702B" w:rsidP="006621DD">
      <w:pPr>
        <w:pStyle w:val="2"/>
        <w:wordWrap w:val="0"/>
        <w:spacing w:beforeLines="50" w:before="156" w:afterLines="50" w:after="156" w:line="360" w:lineRule="auto"/>
        <w:rPr>
          <w:color w:val="000000"/>
        </w:rPr>
      </w:pPr>
      <w:bookmarkStart w:id="90" w:name="_Toc1124"/>
      <w:bookmarkStart w:id="91" w:name="_Toc29264"/>
      <w:bookmarkStart w:id="92" w:name="_Toc198501323"/>
      <w:bookmarkStart w:id="93" w:name="_Toc71660332"/>
      <w:r w:rsidRPr="00CD6AF6">
        <w:rPr>
          <w:rFonts w:ascii="Times New Roman" w:hAnsi="Times New Roman"/>
          <w:b w:val="0"/>
          <w:bCs/>
          <w:sz w:val="28"/>
          <w:szCs w:val="28"/>
        </w:rPr>
        <w:t>3</w:t>
      </w:r>
      <w:r>
        <w:rPr>
          <w:rFonts w:ascii="Times New Roman" w:hAnsi="Times New Roman"/>
          <w:b w:val="0"/>
          <w:bCs/>
          <w:sz w:val="28"/>
          <w:szCs w:val="28"/>
        </w:rPr>
        <w:t>.</w:t>
      </w:r>
      <w:r w:rsidR="003A3949">
        <w:rPr>
          <w:rFonts w:ascii="Times New Roman" w:hAnsi="Times New Roman" w:hint="eastAsia"/>
          <w:b w:val="0"/>
          <w:bCs/>
          <w:sz w:val="28"/>
          <w:szCs w:val="28"/>
        </w:rPr>
        <w:t>2</w:t>
      </w:r>
      <w:r w:rsidR="00D277E2">
        <w:rPr>
          <w:rFonts w:ascii="Times New Roman" w:hAnsi="Times New Roman" w:hint="eastAsia"/>
          <w:b w:val="0"/>
          <w:bCs/>
          <w:sz w:val="28"/>
          <w:szCs w:val="28"/>
        </w:rPr>
        <w:t>3</w:t>
      </w:r>
      <w:r w:rsidR="009E6F2B">
        <w:rPr>
          <w:rFonts w:hint="eastAsia"/>
          <w:sz w:val="28"/>
          <w:szCs w:val="28"/>
        </w:rPr>
        <w:t xml:space="preserve">　</w:t>
      </w:r>
      <w:r w:rsidR="00612A32">
        <w:rPr>
          <w:rFonts w:ascii="Times New Roman" w:hAnsi="Times New Roman" w:hint="eastAsia"/>
          <w:b w:val="0"/>
          <w:bCs/>
          <w:sz w:val="28"/>
          <w:szCs w:val="28"/>
        </w:rPr>
        <w:t>AIR780E</w:t>
      </w:r>
      <w:r w:rsidR="00436F28">
        <w:rPr>
          <w:rFonts w:ascii="Times New Roman" w:hAnsi="Times New Roman" w:hint="eastAsia"/>
          <w:b w:val="0"/>
          <w:bCs/>
          <w:sz w:val="28"/>
          <w:szCs w:val="28"/>
        </w:rPr>
        <w:t xml:space="preserve"> </w:t>
      </w:r>
      <w:r w:rsidR="00470AEA">
        <w:rPr>
          <w:rFonts w:ascii="Times New Roman" w:hAnsi="Times New Roman" w:hint="eastAsia"/>
          <w:b w:val="0"/>
          <w:bCs/>
          <w:sz w:val="28"/>
          <w:szCs w:val="28"/>
        </w:rPr>
        <w:t>4G</w:t>
      </w:r>
      <w:r>
        <w:rPr>
          <w:rFonts w:ascii="黑体" w:hAnsi="黑体" w:cs="黑体" w:hint="eastAsia"/>
          <w:b w:val="0"/>
          <w:bCs/>
          <w:color w:val="000000"/>
          <w:sz w:val="28"/>
          <w:szCs w:val="28"/>
        </w:rPr>
        <w:t>模块</w:t>
      </w:r>
      <w:bookmarkEnd w:id="90"/>
      <w:bookmarkEnd w:id="91"/>
      <w:r w:rsidR="00E95FB5" w:rsidRPr="00E95FB5">
        <w:rPr>
          <w:rFonts w:ascii="黑体" w:hAnsi="黑体" w:cs="黑体" w:hint="eastAsia"/>
          <w:b w:val="0"/>
          <w:bCs/>
          <w:color w:val="000000"/>
          <w:sz w:val="28"/>
          <w:szCs w:val="28"/>
        </w:rPr>
        <w:t>（g.5）</w:t>
      </w:r>
      <w:bookmarkEnd w:id="92"/>
    </w:p>
    <w:p w14:paraId="77EDA65A" w14:textId="765DF363" w:rsidR="00C511F8" w:rsidRDefault="00436F28" w:rsidP="006621DD">
      <w:pPr>
        <w:wordWrap w:val="0"/>
        <w:spacing w:line="360" w:lineRule="auto"/>
        <w:ind w:firstLineChars="200" w:firstLine="480"/>
        <w:rPr>
          <w:sz w:val="24"/>
        </w:rPr>
      </w:pPr>
      <w:r w:rsidRPr="00436F28">
        <w:rPr>
          <w:rFonts w:hint="eastAsia"/>
          <w:sz w:val="24"/>
        </w:rPr>
        <w:t>本系统是通过</w:t>
      </w:r>
      <w:r w:rsidR="0037469D">
        <w:rPr>
          <w:rFonts w:hint="eastAsia"/>
          <w:sz w:val="24"/>
        </w:rPr>
        <w:t>ESP</w:t>
      </w:r>
      <w:r w:rsidRPr="00436F28">
        <w:rPr>
          <w:rFonts w:hint="eastAsia"/>
          <w:sz w:val="24"/>
        </w:rPr>
        <w:t>8266</w:t>
      </w:r>
      <w:r w:rsidRPr="00436F28">
        <w:rPr>
          <w:rFonts w:hint="eastAsia"/>
          <w:sz w:val="24"/>
        </w:rPr>
        <w:t>接收报警指令，调用</w:t>
      </w:r>
      <w:r w:rsidR="0037469D">
        <w:rPr>
          <w:rFonts w:hint="eastAsia"/>
          <w:sz w:val="24"/>
        </w:rPr>
        <w:t>AIR</w:t>
      </w:r>
      <w:r w:rsidRPr="00436F28">
        <w:rPr>
          <w:rFonts w:hint="eastAsia"/>
          <w:sz w:val="24"/>
        </w:rPr>
        <w:t>780E</w:t>
      </w:r>
      <w:r w:rsidRPr="00436F28">
        <w:rPr>
          <w:rFonts w:hint="eastAsia"/>
          <w:sz w:val="24"/>
        </w:rPr>
        <w:t>内部程序实现发送短信报警。</w:t>
      </w:r>
      <w:r w:rsidRPr="00436F28">
        <w:rPr>
          <w:sz w:val="24"/>
        </w:rPr>
        <w:t>A</w:t>
      </w:r>
      <w:r w:rsidR="0038467E">
        <w:rPr>
          <w:rFonts w:hint="eastAsia"/>
          <w:sz w:val="24"/>
        </w:rPr>
        <w:t>IR</w:t>
      </w:r>
      <w:r w:rsidRPr="00436F28">
        <w:rPr>
          <w:rFonts w:hint="eastAsia"/>
          <w:sz w:val="24"/>
        </w:rPr>
        <w:t>780E</w:t>
      </w:r>
      <w:r w:rsidRPr="00436F28">
        <w:rPr>
          <w:rFonts w:hint="eastAsia"/>
          <w:sz w:val="24"/>
        </w:rPr>
        <w:t>的</w:t>
      </w:r>
      <w:r w:rsidRPr="00436F28">
        <w:rPr>
          <w:rFonts w:hint="eastAsia"/>
          <w:sz w:val="24"/>
        </w:rPr>
        <w:t>GND</w:t>
      </w:r>
      <w:r w:rsidRPr="00436F28">
        <w:rPr>
          <w:rFonts w:hint="eastAsia"/>
          <w:sz w:val="24"/>
        </w:rPr>
        <w:t>和</w:t>
      </w:r>
      <w:r w:rsidRPr="00436F28">
        <w:rPr>
          <w:rFonts w:hint="eastAsia"/>
          <w:sz w:val="24"/>
        </w:rPr>
        <w:t>VCC</w:t>
      </w:r>
      <w:r w:rsidRPr="00436F28">
        <w:rPr>
          <w:rFonts w:hint="eastAsia"/>
          <w:sz w:val="24"/>
        </w:rPr>
        <w:t>连接在</w:t>
      </w:r>
      <w:r w:rsidR="0038467E">
        <w:rPr>
          <w:rFonts w:hint="eastAsia"/>
          <w:sz w:val="24"/>
        </w:rPr>
        <w:t>ESP</w:t>
      </w:r>
      <w:r w:rsidRPr="00436F28">
        <w:rPr>
          <w:rFonts w:hint="eastAsia"/>
          <w:sz w:val="24"/>
        </w:rPr>
        <w:t>8266</w:t>
      </w:r>
      <w:r w:rsidRPr="00436F28">
        <w:rPr>
          <w:rFonts w:hint="eastAsia"/>
          <w:sz w:val="24"/>
        </w:rPr>
        <w:t>上，</w:t>
      </w:r>
      <w:r w:rsidR="0018400D" w:rsidRPr="00A00B75">
        <w:rPr>
          <w:rFonts w:hint="eastAsia"/>
          <w:color w:val="FF0000"/>
          <w:sz w:val="24"/>
        </w:rPr>
        <w:t>通过脚本</w:t>
      </w:r>
      <w:r w:rsidRPr="00A00B75">
        <w:rPr>
          <w:rFonts w:hint="eastAsia"/>
          <w:color w:val="FF0000"/>
          <w:sz w:val="24"/>
        </w:rPr>
        <w:t>程序</w:t>
      </w:r>
      <w:r w:rsidR="00606C3D" w:rsidRPr="00A00B75">
        <w:rPr>
          <w:rFonts w:hint="eastAsia"/>
          <w:color w:val="FF0000"/>
          <w:sz w:val="24"/>
        </w:rPr>
        <w:t>启动</w:t>
      </w:r>
      <w:r w:rsidRPr="00A00B75">
        <w:rPr>
          <w:rFonts w:hint="eastAsia"/>
          <w:color w:val="FF0000"/>
          <w:sz w:val="24"/>
        </w:rPr>
        <w:t>串口</w:t>
      </w:r>
      <w:r w:rsidR="00A00B75" w:rsidRPr="00A00B75">
        <w:rPr>
          <w:rFonts w:hint="eastAsia"/>
          <w:color w:val="FF0000"/>
          <w:sz w:val="24"/>
        </w:rPr>
        <w:t>（</w:t>
      </w:r>
      <w:r w:rsidR="0038467E">
        <w:rPr>
          <w:rFonts w:hint="eastAsia"/>
          <w:color w:val="FF0000"/>
          <w:sz w:val="24"/>
        </w:rPr>
        <w:t>根据程序</w:t>
      </w:r>
      <w:r w:rsidR="00A00B75" w:rsidRPr="00A00B75">
        <w:rPr>
          <w:rFonts w:hint="eastAsia"/>
          <w:color w:val="FF0000"/>
          <w:sz w:val="24"/>
        </w:rPr>
        <w:t>修改）</w:t>
      </w:r>
      <w:r w:rsidRPr="00436F28">
        <w:rPr>
          <w:rFonts w:hint="eastAsia"/>
          <w:sz w:val="24"/>
        </w:rPr>
        <w:t>，连接在</w:t>
      </w:r>
      <w:r w:rsidR="0038467E">
        <w:rPr>
          <w:rFonts w:hint="eastAsia"/>
          <w:sz w:val="24"/>
        </w:rPr>
        <w:t>ESP</w:t>
      </w:r>
      <w:r w:rsidRPr="00436F28">
        <w:rPr>
          <w:rFonts w:hint="eastAsia"/>
          <w:sz w:val="24"/>
        </w:rPr>
        <w:t>8266</w:t>
      </w:r>
      <w:r w:rsidRPr="00436F28">
        <w:rPr>
          <w:rFonts w:hint="eastAsia"/>
          <w:sz w:val="24"/>
        </w:rPr>
        <w:t>的</w:t>
      </w:r>
      <w:r w:rsidR="00403ACC">
        <w:rPr>
          <w:rFonts w:hint="eastAsia"/>
          <w:sz w:val="24"/>
        </w:rPr>
        <w:t>虚拟串口</w:t>
      </w:r>
      <w:r w:rsidRPr="00436F28">
        <w:rPr>
          <w:rFonts w:hint="eastAsia"/>
          <w:sz w:val="24"/>
        </w:rPr>
        <w:t>引脚</w:t>
      </w:r>
      <w:r w:rsidR="00823ADA">
        <w:rPr>
          <w:rFonts w:hint="eastAsia"/>
          <w:sz w:val="24"/>
        </w:rPr>
        <w:t>。由于核心板</w:t>
      </w:r>
      <w:r w:rsidR="00823ADA">
        <w:rPr>
          <w:rFonts w:hint="eastAsia"/>
          <w:sz w:val="24"/>
        </w:rPr>
        <w:t>STM32F103VCT6</w:t>
      </w:r>
      <w:r w:rsidR="00823ADA">
        <w:rPr>
          <w:rFonts w:hint="eastAsia"/>
          <w:sz w:val="24"/>
        </w:rPr>
        <w:t>的串口数量只有</w:t>
      </w:r>
      <w:r w:rsidR="00823ADA">
        <w:rPr>
          <w:rFonts w:hint="eastAsia"/>
          <w:sz w:val="24"/>
        </w:rPr>
        <w:t>3</w:t>
      </w:r>
      <w:r w:rsidR="00823ADA">
        <w:rPr>
          <w:rFonts w:hint="eastAsia"/>
          <w:sz w:val="24"/>
        </w:rPr>
        <w:t>个，已经与</w:t>
      </w:r>
      <w:r w:rsidR="00823ADA">
        <w:rPr>
          <w:rFonts w:hint="eastAsia"/>
          <w:sz w:val="24"/>
        </w:rPr>
        <w:t>2</w:t>
      </w:r>
      <w:r w:rsidR="00823ADA">
        <w:rPr>
          <w:rFonts w:hint="eastAsia"/>
          <w:sz w:val="24"/>
        </w:rPr>
        <w:t>个</w:t>
      </w:r>
      <w:r w:rsidR="00823ADA">
        <w:rPr>
          <w:rFonts w:hint="eastAsia"/>
          <w:sz w:val="24"/>
        </w:rPr>
        <w:t>ESP8266</w:t>
      </w:r>
      <w:r w:rsidR="00823ADA">
        <w:rPr>
          <w:rFonts w:hint="eastAsia"/>
          <w:sz w:val="24"/>
        </w:rPr>
        <w:t>、一个</w:t>
      </w:r>
      <w:r w:rsidR="00823ADA">
        <w:rPr>
          <w:rFonts w:hint="eastAsia"/>
          <w:sz w:val="24"/>
        </w:rPr>
        <w:t>RS485</w:t>
      </w:r>
      <w:r w:rsidR="00823ADA">
        <w:rPr>
          <w:rFonts w:hint="eastAsia"/>
          <w:sz w:val="24"/>
        </w:rPr>
        <w:t>模块连接，已被占用，所以实际程序是</w:t>
      </w:r>
      <w:r w:rsidR="00E96D9A">
        <w:rPr>
          <w:rFonts w:hint="eastAsia"/>
          <w:sz w:val="24"/>
        </w:rPr>
        <w:t>接收</w:t>
      </w:r>
      <w:r w:rsidR="00FE3356">
        <w:rPr>
          <w:rFonts w:hint="eastAsia"/>
          <w:sz w:val="24"/>
        </w:rPr>
        <w:t>ESP</w:t>
      </w:r>
      <w:r w:rsidR="00E96D9A">
        <w:rPr>
          <w:rFonts w:hint="eastAsia"/>
          <w:sz w:val="24"/>
        </w:rPr>
        <w:t>8266</w:t>
      </w:r>
      <w:r w:rsidR="00E96D9A">
        <w:rPr>
          <w:rFonts w:hint="eastAsia"/>
          <w:sz w:val="24"/>
        </w:rPr>
        <w:t>转发来的报警数据，</w:t>
      </w:r>
      <w:r w:rsidR="00823ADA">
        <w:rPr>
          <w:rFonts w:hint="eastAsia"/>
          <w:sz w:val="24"/>
        </w:rPr>
        <w:t>进而发送提示短信，</w:t>
      </w:r>
      <w:r w:rsidRPr="00436F28">
        <w:rPr>
          <w:rFonts w:hint="eastAsia"/>
          <w:sz w:val="24"/>
        </w:rPr>
        <w:t>实现</w:t>
      </w:r>
      <w:r w:rsidR="00823ADA">
        <w:rPr>
          <w:rFonts w:hint="eastAsia"/>
          <w:sz w:val="24"/>
        </w:rPr>
        <w:t>报警传递</w:t>
      </w:r>
      <w:r w:rsidRPr="00436F28">
        <w:rPr>
          <w:rFonts w:hint="eastAsia"/>
          <w:sz w:val="24"/>
        </w:rPr>
        <w:t>。</w:t>
      </w:r>
      <w:r>
        <w:rPr>
          <w:rFonts w:hint="eastAsia"/>
          <w:sz w:val="24"/>
        </w:rPr>
        <w:t>4G</w:t>
      </w:r>
      <w:r>
        <w:rPr>
          <w:rFonts w:hint="eastAsia"/>
          <w:sz w:val="24"/>
        </w:rPr>
        <w:t>模块</w:t>
      </w:r>
      <w:r w:rsidRPr="00436F28">
        <w:rPr>
          <w:rFonts w:hint="eastAsia"/>
          <w:sz w:val="24"/>
        </w:rPr>
        <w:t>部分</w:t>
      </w:r>
      <w:r>
        <w:rPr>
          <w:rFonts w:hint="eastAsia"/>
          <w:sz w:val="24"/>
        </w:rPr>
        <w:t>接口</w:t>
      </w:r>
      <w:r w:rsidRPr="00436F28">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AB38DF">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AB38DF">
        <w:rPr>
          <w:noProof/>
          <w:sz w:val="24"/>
        </w:rPr>
        <w:t>45</w:t>
      </w:r>
      <w:r w:rsidR="00607453" w:rsidRPr="00607453">
        <w:rPr>
          <w:sz w:val="24"/>
        </w:rPr>
        <w:fldChar w:fldCharType="end"/>
      </w:r>
      <w:r w:rsidRPr="00436F28">
        <w:rPr>
          <w:rFonts w:hint="eastAsia"/>
          <w:sz w:val="24"/>
        </w:rPr>
        <w:t>所示。</w:t>
      </w:r>
      <w:r w:rsidR="002C75F0">
        <w:rPr>
          <w:rFonts w:hint="eastAsia"/>
          <w:sz w:val="24"/>
        </w:rPr>
        <w:t xml:space="preserve"> </w:t>
      </w:r>
    </w:p>
    <w:p w14:paraId="57DD4798" w14:textId="4422418D" w:rsidR="00A9527E" w:rsidRPr="00436F28" w:rsidRDefault="000122CE" w:rsidP="006621DD">
      <w:pPr>
        <w:wordWrap w:val="0"/>
        <w:spacing w:line="360" w:lineRule="auto"/>
        <w:jc w:val="center"/>
        <w:rPr>
          <w:sz w:val="24"/>
        </w:rPr>
      </w:pPr>
      <w:r>
        <w:rPr>
          <w:noProof/>
          <w:sz w:val="24"/>
        </w:rPr>
        <w:drawing>
          <wp:inline distT="0" distB="0" distL="0" distR="0" wp14:anchorId="21E5AC77" wp14:editId="1938CBD9">
            <wp:extent cx="3818534" cy="2468364"/>
            <wp:effectExtent l="0" t="0" r="0" b="8255"/>
            <wp:docPr id="8415812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31503" cy="2476747"/>
                    </a:xfrm>
                    <a:prstGeom prst="rect">
                      <a:avLst/>
                    </a:prstGeom>
                    <a:noFill/>
                    <a:ln>
                      <a:noFill/>
                    </a:ln>
                  </pic:spPr>
                </pic:pic>
              </a:graphicData>
            </a:graphic>
          </wp:inline>
        </w:drawing>
      </w:r>
    </w:p>
    <w:p w14:paraId="7313CECB" w14:textId="268AEF6F" w:rsidR="00C511F8" w:rsidRDefault="00AF702B" w:rsidP="006621DD">
      <w:pPr>
        <w:pStyle w:val="af9"/>
        <w:wordWrap w:val="0"/>
        <w:spacing w:before="156" w:after="156"/>
      </w:pPr>
      <w:bookmarkStart w:id="94" w:name="_Ref167641215"/>
      <w:r>
        <w:rPr>
          <w:rFonts w:hint="eastAsia"/>
        </w:rPr>
        <w:t>图</w:t>
      </w:r>
      <w:bookmarkEnd w:id="94"/>
      <w:r w:rsidR="00672477">
        <w:fldChar w:fldCharType="begin"/>
      </w:r>
      <w:r w:rsidR="00672477">
        <w:instrText xml:space="preserve"> </w:instrText>
      </w:r>
      <w:r w:rsidR="00672477">
        <w:rPr>
          <w:rFonts w:hint="eastAsia"/>
        </w:rPr>
        <w:instrText>Seq eq \c</w:instrText>
      </w:r>
      <w:r w:rsidR="00672477">
        <w:instrText xml:space="preserve"> </w:instrText>
      </w:r>
      <w:r w:rsidR="00672477">
        <w:fldChar w:fldCharType="separate"/>
      </w:r>
      <w:r w:rsidR="00AB38DF">
        <w:rPr>
          <w:noProof/>
        </w:rPr>
        <w:t>3</w:t>
      </w:r>
      <w:r w:rsidR="00672477">
        <w:fldChar w:fldCharType="end"/>
      </w:r>
      <w:r w:rsidR="00672477">
        <w:rPr>
          <w:rFonts w:hint="eastAsia"/>
        </w:rPr>
        <w:t>.</w:t>
      </w:r>
      <w:r w:rsidR="00672477">
        <w:fldChar w:fldCharType="begin"/>
      </w:r>
      <w:r w:rsidR="00672477">
        <w:instrText xml:space="preserve"> </w:instrText>
      </w:r>
      <w:r w:rsidR="00672477">
        <w:rPr>
          <w:rFonts w:hint="eastAsia"/>
        </w:rPr>
        <w:instrText>Seq ptc</w:instrText>
      </w:r>
      <w:r w:rsidR="00672477">
        <w:instrText xml:space="preserve"> </w:instrText>
      </w:r>
      <w:r w:rsidR="00672477">
        <w:fldChar w:fldCharType="separate"/>
      </w:r>
      <w:r w:rsidR="00AB38DF">
        <w:rPr>
          <w:noProof/>
        </w:rPr>
        <w:t>45</w:t>
      </w:r>
      <w:r w:rsidR="00672477">
        <w:fldChar w:fldCharType="end"/>
      </w:r>
      <w:r w:rsidR="00416DE5">
        <w:rPr>
          <w:rFonts w:hint="eastAsia"/>
        </w:rPr>
        <w:t xml:space="preserve"> AIR780E</w:t>
      </w:r>
      <w:r w:rsidR="000E54F6">
        <w:rPr>
          <w:rFonts w:hint="eastAsia"/>
        </w:rPr>
        <w:t>部分接口</w:t>
      </w:r>
      <w:r w:rsidR="000E54F6" w:rsidRPr="00FF366D">
        <w:rPr>
          <w:rFonts w:hint="eastAsia"/>
        </w:rPr>
        <w:t>电路图</w:t>
      </w:r>
    </w:p>
    <w:p w14:paraId="26B8D002" w14:textId="11CA7D1F" w:rsidR="00733E57" w:rsidRPr="000E54F6" w:rsidRDefault="000E54F6" w:rsidP="006621DD">
      <w:pPr>
        <w:pStyle w:val="--"/>
        <w:ind w:firstLine="480"/>
      </w:pPr>
      <w:r>
        <w:rPr>
          <w:rFonts w:hint="eastAsia"/>
        </w:rPr>
        <w:t>由于采用</w:t>
      </w:r>
      <w:r>
        <w:rPr>
          <w:rFonts w:hint="eastAsia"/>
        </w:rPr>
        <w:t>Lua</w:t>
      </w:r>
      <w:r>
        <w:rPr>
          <w:rFonts w:hint="eastAsia"/>
        </w:rPr>
        <w:t>语言编程，</w:t>
      </w:r>
      <w:r w:rsidR="00403ACC">
        <w:rPr>
          <w:rFonts w:hint="eastAsia"/>
        </w:rPr>
        <w:t>不需要使用</w:t>
      </w:r>
      <w:r w:rsidR="00403ACC">
        <w:rPr>
          <w:rFonts w:hint="eastAsia"/>
        </w:rPr>
        <w:t>AT</w:t>
      </w:r>
      <w:r w:rsidR="00403ACC">
        <w:rPr>
          <w:rFonts w:hint="eastAsia"/>
        </w:rPr>
        <w:t>指令，</w:t>
      </w:r>
      <w:r w:rsidR="00495930">
        <w:rPr>
          <w:rFonts w:hint="eastAsia"/>
        </w:rPr>
        <w:t>直接接收</w:t>
      </w:r>
      <w:r w:rsidR="00495930">
        <w:rPr>
          <w:rFonts w:hint="eastAsia"/>
        </w:rPr>
        <w:t>ESP8266</w:t>
      </w:r>
      <w:r w:rsidR="00495930">
        <w:rPr>
          <w:rFonts w:hint="eastAsia"/>
        </w:rPr>
        <w:t>转发的串口数据，</w:t>
      </w:r>
      <w:r w:rsidR="00DD61E7">
        <w:rPr>
          <w:rFonts w:hint="eastAsia"/>
        </w:rPr>
        <w:t>响应更快</w:t>
      </w:r>
      <w:r w:rsidR="00744421">
        <w:rPr>
          <w:rFonts w:hint="eastAsia"/>
        </w:rPr>
        <w:t>。未来有望实现</w:t>
      </w:r>
      <w:r w:rsidR="00744421">
        <w:rPr>
          <w:rFonts w:hint="eastAsia"/>
        </w:rPr>
        <w:t>4G</w:t>
      </w:r>
      <w:r w:rsidR="00744421">
        <w:rPr>
          <w:rFonts w:hint="eastAsia"/>
        </w:rPr>
        <w:t>上网功能，</w:t>
      </w:r>
      <w:r w:rsidR="00235679">
        <w:rPr>
          <w:rFonts w:hint="eastAsia"/>
        </w:rPr>
        <w:t>因为</w:t>
      </w:r>
      <w:r w:rsidR="00235679">
        <w:rPr>
          <w:rFonts w:hint="eastAsia"/>
        </w:rPr>
        <w:t>ESP8266</w:t>
      </w:r>
      <w:r w:rsidR="00235679">
        <w:rPr>
          <w:rFonts w:hint="eastAsia"/>
        </w:rPr>
        <w:t>需要连接</w:t>
      </w:r>
      <w:r w:rsidR="00DA1876">
        <w:rPr>
          <w:rFonts w:hint="eastAsia"/>
        </w:rPr>
        <w:t>Wi-Fi</w:t>
      </w:r>
      <w:r w:rsidR="00235679">
        <w:rPr>
          <w:rFonts w:hint="eastAsia"/>
        </w:rPr>
        <w:t>，所以计划</w:t>
      </w:r>
      <w:r w:rsidR="00744421">
        <w:rPr>
          <w:rFonts w:hint="eastAsia"/>
        </w:rPr>
        <w:t>作为备用</w:t>
      </w:r>
      <w:r w:rsidR="00235679">
        <w:rPr>
          <w:rFonts w:hint="eastAsia"/>
        </w:rPr>
        <w:t>联网</w:t>
      </w:r>
      <w:r w:rsidR="00744421">
        <w:rPr>
          <w:rFonts w:hint="eastAsia"/>
        </w:rPr>
        <w:t>方案</w:t>
      </w:r>
      <w:r w:rsidR="00235679">
        <w:rPr>
          <w:rFonts w:hint="eastAsia"/>
        </w:rPr>
        <w:t>。</w:t>
      </w:r>
    </w:p>
    <w:p w14:paraId="2521DFF2" w14:textId="5837771E" w:rsidR="00B50527" w:rsidRDefault="00B50527" w:rsidP="006621DD">
      <w:pPr>
        <w:wordWrap w:val="0"/>
        <w:spacing w:beforeLines="50" w:before="156" w:afterLines="50" w:after="156" w:line="360" w:lineRule="auto"/>
        <w:outlineLvl w:val="1"/>
        <w:rPr>
          <w:rFonts w:eastAsia="黑体"/>
          <w:sz w:val="24"/>
        </w:rPr>
      </w:pPr>
      <w:bookmarkStart w:id="95" w:name="_Toc198501324"/>
      <w:r w:rsidRPr="00CD6AF6">
        <w:rPr>
          <w:rFonts w:eastAsia="黑体" w:hint="eastAsia"/>
          <w:sz w:val="28"/>
          <w:szCs w:val="28"/>
        </w:rPr>
        <w:t>3</w:t>
      </w:r>
      <w:r>
        <w:rPr>
          <w:rFonts w:eastAsia="黑体" w:hint="eastAsia"/>
          <w:sz w:val="28"/>
          <w:szCs w:val="28"/>
        </w:rPr>
        <w:t>.2</w:t>
      </w:r>
      <w:r w:rsidR="00D277E2">
        <w:rPr>
          <w:rFonts w:eastAsia="黑体" w:hint="eastAsia"/>
          <w:sz w:val="28"/>
          <w:szCs w:val="28"/>
        </w:rPr>
        <w:t>4</w:t>
      </w:r>
      <w:r>
        <w:rPr>
          <w:rFonts w:eastAsia="黑体" w:hint="eastAsia"/>
          <w:sz w:val="28"/>
          <w:szCs w:val="28"/>
        </w:rPr>
        <w:t xml:space="preserve">　楼宇云端安防监控系统（</w:t>
      </w:r>
      <w:r>
        <w:rPr>
          <w:rFonts w:eastAsia="黑体" w:hint="eastAsia"/>
          <w:sz w:val="28"/>
          <w:szCs w:val="28"/>
        </w:rPr>
        <w:t>n</w:t>
      </w:r>
      <w:r w:rsidR="00F04EB1">
        <w:rPr>
          <w:rFonts w:eastAsia="黑体" w:hint="eastAsia"/>
          <w:sz w:val="28"/>
          <w:szCs w:val="28"/>
        </w:rPr>
        <w:t>附加，有空就写</w:t>
      </w:r>
      <w:r w:rsidR="00D06CF8">
        <w:rPr>
          <w:rFonts w:eastAsia="黑体" w:hint="eastAsia"/>
          <w:sz w:val="28"/>
          <w:szCs w:val="28"/>
        </w:rPr>
        <w:t>图</w:t>
      </w:r>
      <w:r w:rsidR="00D06CF8">
        <w:rPr>
          <w:rFonts w:eastAsia="黑体" w:hint="eastAsia"/>
          <w:sz w:val="28"/>
          <w:szCs w:val="28"/>
        </w:rPr>
        <w:t>3.42</w:t>
      </w:r>
      <w:r>
        <w:rPr>
          <w:rFonts w:eastAsia="黑体" w:hint="eastAsia"/>
          <w:sz w:val="28"/>
          <w:szCs w:val="28"/>
        </w:rPr>
        <w:t>）</w:t>
      </w:r>
      <w:bookmarkEnd w:id="95"/>
    </w:p>
    <w:p w14:paraId="3E49828B" w14:textId="0A5A11B1" w:rsidR="00B50527" w:rsidRPr="00A71ADE" w:rsidRDefault="00B50527" w:rsidP="00A71ADE">
      <w:pPr>
        <w:pStyle w:val="--"/>
        <w:ind w:firstLine="480"/>
      </w:pPr>
      <w:r w:rsidRPr="00A71ADE">
        <w:rPr>
          <w:rFonts w:hint="eastAsia"/>
        </w:rPr>
        <w:t>系统的楼宇人员信息检测系统也有一个主控</w:t>
      </w:r>
      <w:r w:rsidRPr="00A71ADE">
        <w:rPr>
          <w:rFonts w:hint="eastAsia"/>
        </w:rPr>
        <w:t>MCU</w:t>
      </w:r>
      <w:r w:rsidRPr="00A71ADE">
        <w:rPr>
          <w:rFonts w:hint="eastAsia"/>
        </w:rPr>
        <w:t>，采用</w:t>
      </w:r>
      <w:r w:rsidRPr="00A71ADE">
        <w:rPr>
          <w:rFonts w:hint="eastAsia"/>
        </w:rPr>
        <w:t>STM32F103C8T6</w:t>
      </w:r>
      <w:r w:rsidRPr="00A71ADE">
        <w:rPr>
          <w:rFonts w:hint="eastAsia"/>
        </w:rPr>
        <w:t>与外设相连，负责刷卡认证、指纹识别、驱动舵机开关闸机等，电路同样包含晶振电路、复位电路、电源电路等。芯片连接引脚图如图</w:t>
      </w:r>
      <w:r w:rsidRPr="00A71ADE">
        <w:rPr>
          <w:rFonts w:hint="eastAsia"/>
        </w:rPr>
        <w:t>3.20</w:t>
      </w:r>
      <w:r w:rsidRPr="00A71ADE">
        <w:rPr>
          <w:rFonts w:hint="eastAsia"/>
        </w:rPr>
        <w:t>所示。</w:t>
      </w:r>
    </w:p>
    <w:p w14:paraId="13150BB9" w14:textId="2279F367" w:rsidR="00C511F8" w:rsidRDefault="00AF702B" w:rsidP="006621DD">
      <w:pPr>
        <w:pageBreakBefore/>
        <w:wordWrap w:val="0"/>
        <w:spacing w:beforeLines="50" w:before="156" w:afterLines="50" w:after="156" w:line="360" w:lineRule="auto"/>
        <w:outlineLvl w:val="0"/>
        <w:rPr>
          <w:rFonts w:eastAsia="黑体"/>
          <w:sz w:val="24"/>
        </w:rPr>
      </w:pPr>
      <w:bookmarkStart w:id="96" w:name="_Toc198501325"/>
      <w:r w:rsidRPr="00CD6AF6">
        <w:rPr>
          <w:rFonts w:eastAsia="黑体" w:hint="eastAsia"/>
          <w:sz w:val="32"/>
          <w:szCs w:val="32"/>
        </w:rPr>
        <w:lastRenderedPageBreak/>
        <w:t>4</w:t>
      </w:r>
      <w:r>
        <w:rPr>
          <w:rFonts w:eastAsia="黑体" w:hint="eastAsia"/>
          <w:sz w:val="32"/>
          <w:szCs w:val="32"/>
        </w:rPr>
        <w:t xml:space="preserve">　系统软件设计</w:t>
      </w:r>
      <w:bookmarkEnd w:id="93"/>
      <w:bookmarkEnd w:id="96"/>
      <w:r w:rsidR="00901607">
        <w:rPr>
          <w:rFonts w:eastAsia="黑体"/>
          <w:sz w:val="32"/>
          <w:szCs w:val="32"/>
        </w:rPr>
        <w:fldChar w:fldCharType="begin"/>
      </w:r>
      <w:r w:rsidR="00901607">
        <w:rPr>
          <w:rFonts w:eastAsia="黑体"/>
          <w:sz w:val="32"/>
          <w:szCs w:val="32"/>
        </w:rPr>
        <w:instrText xml:space="preserve"> </w:instrText>
      </w:r>
      <w:r w:rsidR="00901607">
        <w:rPr>
          <w:rFonts w:eastAsia="黑体" w:hint="eastAsia"/>
          <w:sz w:val="32"/>
          <w:szCs w:val="32"/>
        </w:rPr>
        <w:instrText xml:space="preserve">SEQ eq \h </w:instrText>
      </w:r>
      <w:r w:rsidR="00901607">
        <w:rPr>
          <w:rFonts w:eastAsia="黑体"/>
          <w:sz w:val="32"/>
          <w:szCs w:val="32"/>
        </w:rPr>
        <w:fldChar w:fldCharType="end"/>
      </w:r>
      <w:r w:rsidR="00901607">
        <w:rPr>
          <w:rFonts w:eastAsia="黑体"/>
          <w:sz w:val="32"/>
          <w:szCs w:val="32"/>
        </w:rPr>
        <w:fldChar w:fldCharType="begin"/>
      </w:r>
      <w:r w:rsidR="00901607">
        <w:rPr>
          <w:rFonts w:eastAsia="黑体"/>
          <w:sz w:val="32"/>
          <w:szCs w:val="32"/>
        </w:rPr>
        <w:instrText xml:space="preserve"> </w:instrText>
      </w:r>
      <w:r w:rsidR="00901607" w:rsidRPr="005D47D3">
        <w:rPr>
          <w:rFonts w:eastAsia="黑体"/>
          <w:sz w:val="32"/>
          <w:szCs w:val="32"/>
        </w:rPr>
        <w:instrText>Seq list \r \h</w:instrText>
      </w:r>
      <w:r w:rsidR="00901607">
        <w:rPr>
          <w:rFonts w:eastAsia="黑体"/>
          <w:sz w:val="32"/>
          <w:szCs w:val="32"/>
        </w:rPr>
        <w:instrText xml:space="preserve"> </w:instrText>
      </w:r>
      <w:r w:rsidR="00901607">
        <w:rPr>
          <w:rFonts w:eastAsia="黑体"/>
          <w:sz w:val="32"/>
          <w:szCs w:val="32"/>
        </w:rPr>
        <w:fldChar w:fldCharType="end"/>
      </w:r>
      <w:r w:rsidR="006961D5">
        <w:rPr>
          <w:rFonts w:eastAsia="黑体"/>
          <w:sz w:val="32"/>
          <w:szCs w:val="32"/>
        </w:rPr>
        <w:fldChar w:fldCharType="begin"/>
      </w:r>
      <w:r w:rsidR="006961D5">
        <w:rPr>
          <w:rFonts w:eastAsia="黑体"/>
          <w:sz w:val="32"/>
          <w:szCs w:val="32"/>
        </w:rPr>
        <w:instrText xml:space="preserve"> </w:instrText>
      </w:r>
      <w:r w:rsidR="006961D5" w:rsidRPr="005D47D3">
        <w:rPr>
          <w:rFonts w:eastAsia="黑体"/>
          <w:sz w:val="32"/>
          <w:szCs w:val="32"/>
        </w:rPr>
        <w:instrText xml:space="preserve">Seq </w:instrText>
      </w:r>
      <w:r w:rsidR="006961D5">
        <w:rPr>
          <w:rFonts w:eastAsia="黑体" w:hint="eastAsia"/>
          <w:sz w:val="32"/>
          <w:szCs w:val="32"/>
        </w:rPr>
        <w:instrText>txt</w:instrText>
      </w:r>
      <w:r w:rsidR="006853B1">
        <w:rPr>
          <w:rFonts w:eastAsia="黑体" w:hint="eastAsia"/>
          <w:sz w:val="32"/>
          <w:szCs w:val="32"/>
        </w:rPr>
        <w:instrText xml:space="preserve"> </w:instrText>
      </w:r>
      <w:r w:rsidR="006961D5" w:rsidRPr="005D47D3">
        <w:rPr>
          <w:rFonts w:eastAsia="黑体"/>
          <w:sz w:val="32"/>
          <w:szCs w:val="32"/>
        </w:rPr>
        <w:instrText>\r \h</w:instrText>
      </w:r>
      <w:r w:rsidR="006961D5">
        <w:rPr>
          <w:rFonts w:eastAsia="黑体"/>
          <w:sz w:val="32"/>
          <w:szCs w:val="32"/>
        </w:rPr>
        <w:instrText xml:space="preserve"> </w:instrText>
      </w:r>
      <w:r w:rsidR="006961D5">
        <w:rPr>
          <w:rFonts w:eastAsia="黑体"/>
          <w:sz w:val="32"/>
          <w:szCs w:val="32"/>
        </w:rPr>
        <w:fldChar w:fldCharType="end"/>
      </w:r>
    </w:p>
    <w:p w14:paraId="296F7666" w14:textId="77777777" w:rsidR="00C511F8" w:rsidRDefault="00AF702B" w:rsidP="006621DD">
      <w:pPr>
        <w:wordWrap w:val="0"/>
        <w:spacing w:beforeLines="50" w:before="156" w:afterLines="50" w:after="156" w:line="360" w:lineRule="auto"/>
        <w:outlineLvl w:val="1"/>
        <w:rPr>
          <w:rFonts w:eastAsia="黑体"/>
          <w:sz w:val="24"/>
        </w:rPr>
      </w:pPr>
      <w:bookmarkStart w:id="97" w:name="_Toc71660333"/>
      <w:bookmarkStart w:id="98" w:name="_Toc198501326"/>
      <w:r w:rsidRPr="00CD6AF6">
        <w:rPr>
          <w:rFonts w:eastAsia="黑体" w:hint="eastAsia"/>
          <w:sz w:val="28"/>
          <w:szCs w:val="28"/>
        </w:rPr>
        <w:t>4</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系统软件总体流程设计</w:t>
      </w:r>
      <w:bookmarkEnd w:id="97"/>
      <w:bookmarkEnd w:id="98"/>
    </w:p>
    <w:p w14:paraId="74966BA1" w14:textId="5F48131E" w:rsidR="001A1977" w:rsidRPr="001A1977" w:rsidRDefault="00AF702B" w:rsidP="006621DD">
      <w:pPr>
        <w:wordWrap w:val="0"/>
        <w:spacing w:line="360" w:lineRule="auto"/>
        <w:ind w:firstLineChars="200" w:firstLine="480"/>
        <w:rPr>
          <w:sz w:val="24"/>
        </w:rPr>
      </w:pPr>
      <w:r>
        <w:rPr>
          <w:rFonts w:hint="eastAsia"/>
          <w:sz w:val="24"/>
        </w:rPr>
        <w:t>图</w:t>
      </w:r>
      <w:r w:rsidR="001D5A65">
        <w:rPr>
          <w:sz w:val="24"/>
        </w:rPr>
        <w:fldChar w:fldCharType="begin"/>
      </w:r>
      <w:r w:rsidR="001D5A65">
        <w:rPr>
          <w:sz w:val="24"/>
        </w:rPr>
        <w:instrText xml:space="preserve"> </w:instrText>
      </w:r>
      <w:r w:rsidR="001D5A65">
        <w:rPr>
          <w:rFonts w:hint="eastAsia"/>
          <w:sz w:val="24"/>
        </w:rPr>
        <w:instrText>Seq eq \c</w:instrText>
      </w:r>
      <w:r w:rsidR="001D5A65">
        <w:rPr>
          <w:sz w:val="24"/>
        </w:rPr>
        <w:instrText xml:space="preserve"> </w:instrText>
      </w:r>
      <w:r w:rsidR="001D5A65">
        <w:rPr>
          <w:sz w:val="24"/>
        </w:rPr>
        <w:fldChar w:fldCharType="separate"/>
      </w:r>
      <w:r w:rsidR="00AB38DF">
        <w:rPr>
          <w:noProof/>
          <w:sz w:val="24"/>
        </w:rPr>
        <w:t>4</w:t>
      </w:r>
      <w:r w:rsidR="001D5A65">
        <w:rPr>
          <w:sz w:val="24"/>
        </w:rPr>
        <w:fldChar w:fldCharType="end"/>
      </w:r>
      <w:r w:rsidR="001D5A65">
        <w:rPr>
          <w:rFonts w:hint="eastAsia"/>
          <w:sz w:val="24"/>
        </w:rPr>
        <w:t>.</w:t>
      </w:r>
      <w:r w:rsidR="001D5A65">
        <w:rPr>
          <w:sz w:val="24"/>
        </w:rPr>
        <w:fldChar w:fldCharType="begin"/>
      </w:r>
      <w:r w:rsidR="001D5A65">
        <w:rPr>
          <w:sz w:val="24"/>
        </w:rPr>
        <w:instrText xml:space="preserve"> </w:instrText>
      </w:r>
      <w:r w:rsidR="001D5A65">
        <w:rPr>
          <w:rFonts w:hint="eastAsia"/>
          <w:sz w:val="24"/>
        </w:rPr>
        <w:instrText>seq</w:instrText>
      </w:r>
      <w:r w:rsidR="006853B1">
        <w:rPr>
          <w:rFonts w:hint="eastAsia"/>
          <w:sz w:val="24"/>
        </w:rPr>
        <w:instrText xml:space="preserve"> txt</w:instrText>
      </w:r>
      <w:r w:rsidR="001D5A65">
        <w:rPr>
          <w:sz w:val="24"/>
        </w:rPr>
        <w:instrText xml:space="preserve"> </w:instrText>
      </w:r>
      <w:r w:rsidR="001D5A65">
        <w:rPr>
          <w:sz w:val="24"/>
        </w:rPr>
        <w:fldChar w:fldCharType="separate"/>
      </w:r>
      <w:r w:rsidR="00AB38DF">
        <w:rPr>
          <w:noProof/>
          <w:sz w:val="24"/>
        </w:rPr>
        <w:t>1</w:t>
      </w:r>
      <w:r w:rsidR="001D5A65">
        <w:rPr>
          <w:sz w:val="24"/>
        </w:rPr>
        <w:fldChar w:fldCharType="end"/>
      </w:r>
      <w:r>
        <w:rPr>
          <w:rFonts w:hint="eastAsia"/>
          <w:sz w:val="24"/>
        </w:rPr>
        <w:t>即为本设计的系统软件</w:t>
      </w:r>
      <w:r w:rsidR="001A1977">
        <w:rPr>
          <w:rFonts w:hint="eastAsia"/>
          <w:sz w:val="24"/>
        </w:rPr>
        <w:t>主</w:t>
      </w:r>
      <w:r>
        <w:rPr>
          <w:rFonts w:hint="eastAsia"/>
          <w:sz w:val="24"/>
        </w:rPr>
        <w:t>流程图。</w:t>
      </w:r>
      <w:r w:rsidR="001A1977" w:rsidRPr="001A1977">
        <w:rPr>
          <w:rFonts w:hint="eastAsia"/>
          <w:sz w:val="24"/>
        </w:rPr>
        <w:t>系统上电后会自动连接网络并检测模块连接是否正常，并在屏幕上显示连接状态。初始化结束后，系统会循环进行区域火灾检测，如果发生火灾，启动消防措施进行初步灭火并进行报警提示和上报云端，同时在显示屏上显示火灾状态。火灾应急灯也会启动强制开启所有灯光。</w:t>
      </w:r>
    </w:p>
    <w:p w14:paraId="341DF7C1" w14:textId="395696E7" w:rsidR="00C511F8" w:rsidRDefault="001A1977" w:rsidP="006621DD">
      <w:pPr>
        <w:wordWrap w:val="0"/>
        <w:spacing w:line="360" w:lineRule="auto"/>
        <w:ind w:firstLineChars="200" w:firstLine="480"/>
        <w:rPr>
          <w:sz w:val="24"/>
        </w:rPr>
      </w:pPr>
      <w:r w:rsidRPr="001A1977">
        <w:rPr>
          <w:rFonts w:hint="eastAsia"/>
          <w:sz w:val="24"/>
        </w:rPr>
        <w:t>系统还会接</w:t>
      </w:r>
      <w:r>
        <w:rPr>
          <w:rFonts w:hint="eastAsia"/>
          <w:sz w:val="24"/>
        </w:rPr>
        <w:t>收</w:t>
      </w:r>
      <w:r w:rsidRPr="001A1977">
        <w:rPr>
          <w:rFonts w:hint="eastAsia"/>
          <w:sz w:val="24"/>
        </w:rPr>
        <w:t>云端和</w:t>
      </w:r>
      <w:r w:rsidRPr="001A1977">
        <w:rPr>
          <w:rFonts w:hint="eastAsia"/>
          <w:sz w:val="24"/>
        </w:rPr>
        <w:t>APP</w:t>
      </w:r>
      <w:r w:rsidRPr="001A1977">
        <w:rPr>
          <w:rFonts w:hint="eastAsia"/>
          <w:sz w:val="24"/>
        </w:rPr>
        <w:t>的指令，空调温湿度，时间日期和天气预报等信息。在没有火灾发生时，楼宇内的照明灯光会根据预设时间自动启停，当启动时，有行人经过会自动开启对应区域灯光，行人经过后会自动关闭。系统还会读取室内外温湿度检测模块，根据</w:t>
      </w:r>
      <w:r w:rsidRPr="001A1977">
        <w:rPr>
          <w:rFonts w:hint="eastAsia"/>
          <w:sz w:val="24"/>
        </w:rPr>
        <w:t>APP</w:t>
      </w:r>
      <w:r w:rsidRPr="001A1977">
        <w:rPr>
          <w:rFonts w:hint="eastAsia"/>
          <w:sz w:val="24"/>
        </w:rPr>
        <w:t>设定温度自动调节中央空调的工作。并在屏幕显示温湿度信息和空调信息，以及今明两天天气预报、时间信息、太阳能发电板状态和发电量信息等。</w:t>
      </w:r>
    </w:p>
    <w:p w14:paraId="7CB672A3" w14:textId="4FB69F90" w:rsidR="00C511F8" w:rsidRDefault="004A7054" w:rsidP="006621DD">
      <w:pPr>
        <w:wordWrap w:val="0"/>
        <w:spacing w:line="360" w:lineRule="auto"/>
        <w:jc w:val="center"/>
        <w:rPr>
          <w:sz w:val="24"/>
        </w:rPr>
      </w:pPr>
      <w:r>
        <w:rPr>
          <w:noProof/>
          <w:sz w:val="24"/>
        </w:rPr>
        <w:lastRenderedPageBreak/>
        <w:drawing>
          <wp:inline distT="0" distB="0" distL="0" distR="0" wp14:anchorId="2C1443F6" wp14:editId="59760757">
            <wp:extent cx="5319458" cy="5688280"/>
            <wp:effectExtent l="0" t="0" r="0" b="8255"/>
            <wp:docPr id="946990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9012" name="图片 94699012"/>
                    <pic:cNvPicPr/>
                  </pic:nvPicPr>
                  <pic:blipFill>
                    <a:blip r:embed="rId64"/>
                    <a:stretch>
                      <a:fillRect/>
                    </a:stretch>
                  </pic:blipFill>
                  <pic:spPr>
                    <a:xfrm>
                      <a:off x="0" y="0"/>
                      <a:ext cx="5393435" cy="5767386"/>
                    </a:xfrm>
                    <a:prstGeom prst="rect">
                      <a:avLst/>
                    </a:prstGeom>
                  </pic:spPr>
                </pic:pic>
              </a:graphicData>
            </a:graphic>
          </wp:inline>
        </w:drawing>
      </w:r>
    </w:p>
    <w:p w14:paraId="7E58DB03" w14:textId="2F989ACF" w:rsidR="00C511F8" w:rsidRDefault="00AF702B" w:rsidP="006621DD">
      <w:pPr>
        <w:pStyle w:val="a5"/>
        <w:wordWrap w:val="0"/>
        <w:spacing w:line="360" w:lineRule="auto"/>
        <w:jc w:val="center"/>
        <w:rPr>
          <w:sz w:val="21"/>
          <w:szCs w:val="21"/>
        </w:rPr>
      </w:pPr>
      <w:r>
        <w:rPr>
          <w:rFonts w:hint="eastAsia"/>
          <w:sz w:val="21"/>
          <w:szCs w:val="21"/>
        </w:rPr>
        <w:t>图</w:t>
      </w:r>
      <w:r w:rsidR="00EC1417">
        <w:rPr>
          <w:rFonts w:ascii="Times New Roman" w:hAnsi="Times New Roman"/>
          <w:sz w:val="21"/>
          <w:szCs w:val="21"/>
        </w:rPr>
        <w:fldChar w:fldCharType="begin"/>
      </w:r>
      <w:r w:rsidR="00EC1417">
        <w:rPr>
          <w:rFonts w:ascii="Times New Roman" w:hAnsi="Times New Roman"/>
          <w:sz w:val="21"/>
          <w:szCs w:val="21"/>
        </w:rPr>
        <w:instrText xml:space="preserve"> </w:instrText>
      </w:r>
      <w:r w:rsidR="00EC1417">
        <w:rPr>
          <w:rFonts w:ascii="Times New Roman" w:hAnsi="Times New Roman" w:hint="eastAsia"/>
          <w:sz w:val="21"/>
          <w:szCs w:val="21"/>
        </w:rPr>
        <w:instrText>Seq eq \c</w:instrText>
      </w:r>
      <w:r w:rsidR="00EC1417">
        <w:rPr>
          <w:rFonts w:ascii="Times New Roman" w:hAnsi="Times New Roman"/>
          <w:sz w:val="21"/>
          <w:szCs w:val="21"/>
        </w:rPr>
        <w:instrText xml:space="preserve"> </w:instrText>
      </w:r>
      <w:r w:rsidR="00EC1417">
        <w:rPr>
          <w:rFonts w:ascii="Times New Roman" w:hAnsi="Times New Roman"/>
          <w:sz w:val="21"/>
          <w:szCs w:val="21"/>
        </w:rPr>
        <w:fldChar w:fldCharType="separate"/>
      </w:r>
      <w:r w:rsidR="00AB38DF">
        <w:rPr>
          <w:rFonts w:ascii="Times New Roman" w:hAnsi="Times New Roman"/>
          <w:noProof/>
          <w:sz w:val="21"/>
          <w:szCs w:val="21"/>
        </w:rPr>
        <w:t>4</w:t>
      </w:r>
      <w:r w:rsidR="00EC1417">
        <w:rPr>
          <w:rFonts w:ascii="Times New Roman" w:hAnsi="Times New Roman"/>
          <w:sz w:val="21"/>
          <w:szCs w:val="21"/>
        </w:rPr>
        <w:fldChar w:fldCharType="end"/>
      </w:r>
      <w:r w:rsidR="00EC1417">
        <w:rPr>
          <w:rFonts w:ascii="Times New Roman" w:hAnsi="Times New Roman" w:hint="eastAsia"/>
          <w:sz w:val="21"/>
          <w:szCs w:val="21"/>
        </w:rPr>
        <w:t>.</w:t>
      </w:r>
      <w:r w:rsidR="00EC1417">
        <w:rPr>
          <w:rFonts w:ascii="Times New Roman" w:hAnsi="Times New Roman"/>
          <w:sz w:val="21"/>
          <w:szCs w:val="21"/>
        </w:rPr>
        <w:fldChar w:fldCharType="begin"/>
      </w:r>
      <w:r w:rsidR="00EC1417">
        <w:rPr>
          <w:rFonts w:ascii="Times New Roman" w:hAnsi="Times New Roman"/>
          <w:sz w:val="21"/>
          <w:szCs w:val="21"/>
        </w:rPr>
        <w:instrText xml:space="preserve"> </w:instrText>
      </w:r>
      <w:r w:rsidR="00EC1417">
        <w:rPr>
          <w:rFonts w:ascii="Times New Roman" w:hAnsi="Times New Roman" w:hint="eastAsia"/>
          <w:sz w:val="21"/>
          <w:szCs w:val="21"/>
        </w:rPr>
        <w:instrText>Seq list</w:instrText>
      </w:r>
      <w:r w:rsidR="00EC1417">
        <w:rPr>
          <w:rFonts w:ascii="Times New Roman" w:hAnsi="Times New Roman"/>
          <w:sz w:val="21"/>
          <w:szCs w:val="21"/>
        </w:rPr>
        <w:instrText xml:space="preserve"> </w:instrText>
      </w:r>
      <w:r w:rsidR="00EC1417">
        <w:rPr>
          <w:rFonts w:ascii="Times New Roman" w:hAnsi="Times New Roman"/>
          <w:sz w:val="21"/>
          <w:szCs w:val="21"/>
        </w:rPr>
        <w:fldChar w:fldCharType="separate"/>
      </w:r>
      <w:r w:rsidR="00AB38DF">
        <w:rPr>
          <w:rFonts w:ascii="Times New Roman" w:hAnsi="Times New Roman"/>
          <w:noProof/>
          <w:sz w:val="21"/>
          <w:szCs w:val="21"/>
        </w:rPr>
        <w:t>1</w:t>
      </w:r>
      <w:r w:rsidR="00EC1417">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系统流程图</w:t>
      </w:r>
    </w:p>
    <w:p w14:paraId="31D6EF69" w14:textId="56E9D34A" w:rsidR="00C511F8" w:rsidRDefault="00AF702B" w:rsidP="006621DD">
      <w:pPr>
        <w:wordWrap w:val="0"/>
        <w:spacing w:beforeLines="50" w:before="156" w:afterLines="50" w:after="156" w:line="360" w:lineRule="auto"/>
        <w:outlineLvl w:val="1"/>
        <w:rPr>
          <w:rFonts w:eastAsia="黑体"/>
          <w:sz w:val="24"/>
        </w:rPr>
      </w:pPr>
      <w:bookmarkStart w:id="99" w:name="_Toc71660334"/>
      <w:bookmarkStart w:id="100" w:name="_Toc198501327"/>
      <w:r w:rsidRPr="00CD6AF6">
        <w:rPr>
          <w:rFonts w:eastAsia="黑体" w:hint="eastAsia"/>
          <w:sz w:val="28"/>
          <w:szCs w:val="28"/>
        </w:rPr>
        <w:t>4</w:t>
      </w:r>
      <w:r>
        <w:rPr>
          <w:rFonts w:eastAsia="黑体" w:hint="eastAsia"/>
          <w:sz w:val="28"/>
          <w:szCs w:val="28"/>
        </w:rPr>
        <w:t>.</w:t>
      </w:r>
      <w:r w:rsidRPr="00CD6AF6">
        <w:rPr>
          <w:rFonts w:eastAsia="黑体" w:hint="eastAsia"/>
          <w:sz w:val="28"/>
          <w:szCs w:val="28"/>
        </w:rPr>
        <w:t>2</w:t>
      </w:r>
      <w:bookmarkEnd w:id="99"/>
      <w:r>
        <w:rPr>
          <w:rFonts w:eastAsia="黑体" w:hint="eastAsia"/>
          <w:sz w:val="28"/>
          <w:szCs w:val="28"/>
        </w:rPr>
        <w:t xml:space="preserve">　</w:t>
      </w:r>
      <w:r w:rsidR="001A6579">
        <w:rPr>
          <w:rFonts w:eastAsia="黑体" w:hint="eastAsia"/>
          <w:sz w:val="28"/>
          <w:szCs w:val="28"/>
        </w:rPr>
        <w:t>楼宇人员</w:t>
      </w:r>
      <w:r w:rsidR="00A71ADE">
        <w:rPr>
          <w:rFonts w:eastAsia="黑体" w:hint="eastAsia"/>
          <w:sz w:val="28"/>
          <w:szCs w:val="28"/>
        </w:rPr>
        <w:t>指纹</w:t>
      </w:r>
      <w:r w:rsidR="001A6579">
        <w:rPr>
          <w:rFonts w:eastAsia="黑体" w:hint="eastAsia"/>
          <w:sz w:val="28"/>
          <w:szCs w:val="28"/>
        </w:rPr>
        <w:t>检测系统</w:t>
      </w:r>
      <w:r w:rsidR="00AB140C">
        <w:rPr>
          <w:rFonts w:eastAsia="黑体" w:hint="eastAsia"/>
          <w:sz w:val="28"/>
          <w:szCs w:val="28"/>
        </w:rPr>
        <w:t>流程设计</w:t>
      </w:r>
      <w:bookmarkEnd w:id="100"/>
    </w:p>
    <w:p w14:paraId="57E33ACA" w14:textId="118C6332" w:rsidR="002B15FE" w:rsidRPr="00056DDA" w:rsidRDefault="002B15FE" w:rsidP="006621DD">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AB38D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AB38DF">
        <w:rPr>
          <w:noProof/>
          <w:sz w:val="24"/>
        </w:rPr>
        <w:t>2</w:t>
      </w:r>
      <w:r>
        <w:rPr>
          <w:sz w:val="24"/>
        </w:rPr>
        <w:fldChar w:fldCharType="end"/>
      </w:r>
      <w:r>
        <w:rPr>
          <w:rFonts w:hint="eastAsia"/>
          <w:sz w:val="24"/>
        </w:rPr>
        <w:t>是楼宇人员信息检测部分的流程图。</w:t>
      </w:r>
      <w:r w:rsidRPr="00056DDA">
        <w:rPr>
          <w:rFonts w:hint="eastAsia"/>
          <w:sz w:val="24"/>
        </w:rPr>
        <w:t>系统上电后会对各部分进行初始化，然后进入等待模式，</w:t>
      </w:r>
      <w:r w:rsidRPr="00056DDA">
        <w:rPr>
          <w:rFonts w:hint="eastAsia"/>
          <w:sz w:val="24"/>
        </w:rPr>
        <w:t>OLED</w:t>
      </w:r>
      <w:r w:rsidRPr="00056DDA">
        <w:rPr>
          <w:rFonts w:hint="eastAsia"/>
          <w:sz w:val="24"/>
        </w:rPr>
        <w:t>屏幕显示出操作指示，当用户启动指纹验证功能时，它会自动启动指纹检测，</w:t>
      </w:r>
      <w:r w:rsidR="00542971" w:rsidRPr="00542971">
        <w:rPr>
          <w:sz w:val="24"/>
        </w:rPr>
        <w:t>当手指按压在传感器上时，模块通过光学反射原理采集高分辨率（</w:t>
      </w:r>
      <w:r w:rsidR="00542971" w:rsidRPr="00542971">
        <w:rPr>
          <w:sz w:val="24"/>
        </w:rPr>
        <w:t>500dpi</w:t>
      </w:r>
      <w:r w:rsidR="00542971" w:rsidRPr="00542971">
        <w:rPr>
          <w:sz w:val="24"/>
        </w:rPr>
        <w:t>）的指纹图像；随后，系统对图像进行去噪、增强对比度等预处理以提高识别精度，并提取纹线的端点、分叉点等关键特征生成指纹模板</w:t>
      </w:r>
      <w:r w:rsidR="00542971">
        <w:rPr>
          <w:rFonts w:hint="eastAsia"/>
          <w:sz w:val="24"/>
        </w:rPr>
        <w:t>并与数据库中的指纹进行比对，</w:t>
      </w:r>
      <w:r w:rsidRPr="00056DDA">
        <w:rPr>
          <w:rFonts w:hint="eastAsia"/>
          <w:sz w:val="24"/>
        </w:rPr>
        <w:t>比对正确会自动开启闸机，三秒后关闭。</w:t>
      </w:r>
    </w:p>
    <w:p w14:paraId="43533126" w14:textId="77777777" w:rsidR="002B15FE" w:rsidRDefault="002B15FE" w:rsidP="006621DD">
      <w:pPr>
        <w:wordWrap w:val="0"/>
        <w:spacing w:line="360" w:lineRule="auto"/>
        <w:ind w:firstLineChars="200" w:firstLine="480"/>
        <w:rPr>
          <w:sz w:val="24"/>
        </w:rPr>
      </w:pPr>
      <w:r w:rsidRPr="00056DDA">
        <w:rPr>
          <w:rFonts w:hint="eastAsia"/>
          <w:sz w:val="24"/>
        </w:rPr>
        <w:t>系统还会实时</w:t>
      </w:r>
      <w:r>
        <w:rPr>
          <w:rFonts w:hint="eastAsia"/>
          <w:sz w:val="24"/>
        </w:rPr>
        <w:t>进行</w:t>
      </w:r>
      <w:r>
        <w:rPr>
          <w:rFonts w:hint="eastAsia"/>
          <w:sz w:val="24"/>
        </w:rPr>
        <w:t>RFID</w:t>
      </w:r>
      <w:r w:rsidRPr="00056DDA">
        <w:rPr>
          <w:rFonts w:hint="eastAsia"/>
          <w:sz w:val="24"/>
        </w:rPr>
        <w:t>检测，当用户启动添加或删除指纹程序，若</w:t>
      </w:r>
      <w:r w:rsidRPr="00056DDA">
        <w:rPr>
          <w:rFonts w:hint="eastAsia"/>
          <w:sz w:val="24"/>
        </w:rPr>
        <w:t>ID</w:t>
      </w:r>
      <w:r w:rsidRPr="00056DDA">
        <w:rPr>
          <w:rFonts w:hint="eastAsia"/>
          <w:sz w:val="24"/>
        </w:rPr>
        <w:t>卡也同时</w:t>
      </w:r>
      <w:r w:rsidRPr="00056DDA">
        <w:rPr>
          <w:rFonts w:hint="eastAsia"/>
          <w:sz w:val="24"/>
        </w:rPr>
        <w:lastRenderedPageBreak/>
        <w:t>被识别为管理员卡，视为管理员操作，此时进入二级菜单，可以进行添加指纹或删除指纹操作。如果没有检测到管理员</w:t>
      </w:r>
      <w:r w:rsidRPr="00056DDA">
        <w:rPr>
          <w:rFonts w:hint="eastAsia"/>
          <w:sz w:val="24"/>
        </w:rPr>
        <w:t>ID</w:t>
      </w:r>
      <w:r w:rsidRPr="00056DDA">
        <w:rPr>
          <w:rFonts w:hint="eastAsia"/>
          <w:sz w:val="24"/>
        </w:rPr>
        <w:t>卡，则不进行任何操作。</w:t>
      </w:r>
    </w:p>
    <w:p w14:paraId="69914982" w14:textId="77777777" w:rsidR="002B15FE" w:rsidRPr="003F0C65" w:rsidRDefault="002B15FE" w:rsidP="006621DD">
      <w:pPr>
        <w:wordWrap w:val="0"/>
        <w:spacing w:line="360" w:lineRule="auto"/>
        <w:jc w:val="center"/>
        <w:rPr>
          <w:sz w:val="24"/>
        </w:rPr>
      </w:pPr>
      <w:r>
        <w:rPr>
          <w:noProof/>
          <w:sz w:val="24"/>
        </w:rPr>
        <w:drawing>
          <wp:inline distT="0" distB="0" distL="0" distR="0" wp14:anchorId="5FF06982" wp14:editId="24674B43">
            <wp:extent cx="4435795" cy="6443932"/>
            <wp:effectExtent l="0" t="0" r="3175" b="0"/>
            <wp:docPr id="113106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97" name="图片 11310697"/>
                    <pic:cNvPicPr/>
                  </pic:nvPicPr>
                  <pic:blipFill>
                    <a:blip r:embed="rId65"/>
                    <a:stretch>
                      <a:fillRect/>
                    </a:stretch>
                  </pic:blipFill>
                  <pic:spPr>
                    <a:xfrm>
                      <a:off x="0" y="0"/>
                      <a:ext cx="4442456" cy="6453608"/>
                    </a:xfrm>
                    <a:prstGeom prst="rect">
                      <a:avLst/>
                    </a:prstGeom>
                  </pic:spPr>
                </pic:pic>
              </a:graphicData>
            </a:graphic>
          </wp:inline>
        </w:drawing>
      </w:r>
    </w:p>
    <w:p w14:paraId="6BD89B86" w14:textId="2955CA74" w:rsidR="00C511F8" w:rsidRPr="002B15FE" w:rsidRDefault="002B15F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4DDF9B5A" w14:textId="77777777" w:rsidR="00226E58" w:rsidRDefault="00226E58" w:rsidP="006621DD">
      <w:pPr>
        <w:wordWrap w:val="0"/>
        <w:spacing w:beforeLines="50" w:before="156" w:afterLines="50" w:after="156" w:line="360" w:lineRule="auto"/>
        <w:outlineLvl w:val="1"/>
        <w:rPr>
          <w:rFonts w:eastAsia="黑体"/>
          <w:sz w:val="24"/>
        </w:rPr>
      </w:pPr>
      <w:bookmarkStart w:id="101" w:name="_Toc198501328"/>
      <w:bookmarkStart w:id="102" w:name="_Toc70791443"/>
      <w:bookmarkStart w:id="103" w:name="_Toc71660335"/>
      <w:bookmarkStart w:id="104" w:name="_Toc70791705"/>
      <w:bookmarkStart w:id="105" w:name="_Toc70791181"/>
      <w:r w:rsidRPr="00CD6AF6">
        <w:rPr>
          <w:rFonts w:eastAsia="黑体" w:hint="eastAsia"/>
          <w:sz w:val="28"/>
          <w:szCs w:val="28"/>
        </w:rPr>
        <w:t>4</w:t>
      </w:r>
      <w:r>
        <w:rPr>
          <w:rFonts w:eastAsia="黑体" w:hint="eastAsia"/>
          <w:sz w:val="28"/>
          <w:szCs w:val="28"/>
        </w:rPr>
        <w:t>.</w:t>
      </w:r>
      <w:bookmarkStart w:id="106" w:name="_Hlk167656195"/>
      <w:r>
        <w:rPr>
          <w:rFonts w:eastAsia="黑体" w:hint="eastAsia"/>
          <w:sz w:val="28"/>
          <w:szCs w:val="28"/>
        </w:rPr>
        <w:t>3</w:t>
      </w:r>
      <w:r>
        <w:rPr>
          <w:rFonts w:eastAsia="黑体" w:hint="eastAsia"/>
          <w:sz w:val="28"/>
          <w:szCs w:val="28"/>
        </w:rPr>
        <w:t xml:space="preserve">　</w:t>
      </w:r>
      <w:r>
        <w:rPr>
          <w:rFonts w:eastAsia="黑体" w:hint="eastAsia"/>
          <w:sz w:val="28"/>
          <w:szCs w:val="28"/>
        </w:rPr>
        <w:t>RFID RC522</w:t>
      </w:r>
      <w:r>
        <w:rPr>
          <w:rFonts w:eastAsia="黑体" w:hint="eastAsia"/>
          <w:sz w:val="28"/>
          <w:szCs w:val="28"/>
        </w:rPr>
        <w:t>刷卡模块工作流程</w:t>
      </w:r>
      <w:bookmarkEnd w:id="106"/>
      <w:r>
        <w:rPr>
          <w:rFonts w:eastAsia="黑体" w:hint="eastAsia"/>
          <w:sz w:val="28"/>
          <w:szCs w:val="28"/>
        </w:rPr>
        <w:t>设计</w:t>
      </w:r>
      <w:bookmarkEnd w:id="101"/>
    </w:p>
    <w:p w14:paraId="1657A90F" w14:textId="4BD5AE22" w:rsidR="00226E58" w:rsidRDefault="00226E58" w:rsidP="006621DD">
      <w:pPr>
        <w:wordWrap w:val="0"/>
        <w:spacing w:line="360" w:lineRule="auto"/>
        <w:ind w:firstLineChars="200" w:firstLine="480"/>
        <w:jc w:val="left"/>
        <w:rPr>
          <w:sz w:val="24"/>
        </w:rPr>
      </w:pPr>
      <w:r>
        <w:rPr>
          <w:rFonts w:ascii="宋体" w:hAnsi="宋体" w:cs="宋体" w:hint="eastAsia"/>
          <w:sz w:val="24"/>
        </w:rPr>
        <w:t>当指纹识别部分需要添加或删除指纹时，需要进行管理员认证，此时需要用到管理员ID卡，通过RC522读取卡号进行管理员认证</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AB38D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AB38DF">
        <w:rPr>
          <w:noProof/>
          <w:sz w:val="24"/>
        </w:rPr>
        <w:t>3</w:t>
      </w:r>
      <w:r>
        <w:rPr>
          <w:sz w:val="24"/>
        </w:rPr>
        <w:fldChar w:fldCharType="end"/>
      </w:r>
      <w:r>
        <w:rPr>
          <w:rFonts w:hint="eastAsia"/>
          <w:sz w:val="24"/>
        </w:rPr>
        <w:t>是</w:t>
      </w:r>
      <w:r>
        <w:rPr>
          <w:rFonts w:hint="eastAsia"/>
          <w:sz w:val="24"/>
        </w:rPr>
        <w:t>RC522</w:t>
      </w:r>
      <w:r>
        <w:rPr>
          <w:rFonts w:hint="eastAsia"/>
          <w:sz w:val="24"/>
        </w:rPr>
        <w:t>工作流程图，</w:t>
      </w:r>
      <w:r w:rsidR="00A54C60" w:rsidRPr="00A54C60">
        <w:rPr>
          <w:rFonts w:hint="eastAsia"/>
          <w:sz w:val="24"/>
        </w:rPr>
        <w:t>ID</w:t>
      </w:r>
      <w:r w:rsidR="00A54C60" w:rsidRPr="00A54C60">
        <w:rPr>
          <w:rFonts w:hint="eastAsia"/>
          <w:sz w:val="24"/>
        </w:rPr>
        <w:t>卡的</w:t>
      </w:r>
      <w:r w:rsidR="00A54C60" w:rsidRPr="00A54C60">
        <w:rPr>
          <w:rFonts w:hint="eastAsia"/>
          <w:sz w:val="24"/>
        </w:rPr>
        <w:lastRenderedPageBreak/>
        <w:t>UID</w:t>
      </w:r>
      <w:r w:rsidR="00A54C60" w:rsidRPr="00A54C60">
        <w:rPr>
          <w:rFonts w:hint="eastAsia"/>
          <w:sz w:val="24"/>
        </w:rPr>
        <w:t>都是四位</w:t>
      </w:r>
      <w:r w:rsidR="00A54C60" w:rsidRPr="00A54C60">
        <w:rPr>
          <w:rFonts w:hint="eastAsia"/>
          <w:sz w:val="24"/>
        </w:rPr>
        <w:t>16</w:t>
      </w:r>
      <w:r w:rsidR="00A54C60" w:rsidRPr="00A54C60">
        <w:rPr>
          <w:rFonts w:hint="eastAsia"/>
          <w:sz w:val="24"/>
        </w:rPr>
        <w:t>进制的数，本系统采用的其中一张</w:t>
      </w:r>
      <w:r w:rsidR="00A54C60" w:rsidRPr="00A54C60">
        <w:rPr>
          <w:rFonts w:hint="eastAsia"/>
          <w:sz w:val="24"/>
        </w:rPr>
        <w:t>ID</w:t>
      </w:r>
      <w:r w:rsidR="00A54C60" w:rsidRPr="00A54C60">
        <w:rPr>
          <w:rFonts w:hint="eastAsia"/>
          <w:sz w:val="24"/>
        </w:rPr>
        <w:t>卡</w:t>
      </w:r>
      <w:r w:rsidR="001E2CD2">
        <w:rPr>
          <w:rFonts w:hint="eastAsia"/>
          <w:sz w:val="24"/>
        </w:rPr>
        <w:t>的</w:t>
      </w:r>
      <w:r w:rsidR="001E2CD2">
        <w:rPr>
          <w:rFonts w:hint="eastAsia"/>
          <w:sz w:val="24"/>
        </w:rPr>
        <w:t>UID</w:t>
      </w:r>
      <w:r w:rsidR="00A54C60" w:rsidRPr="00A54C60">
        <w:rPr>
          <w:rFonts w:hint="eastAsia"/>
          <w:sz w:val="24"/>
        </w:rPr>
        <w:t>为：</w:t>
      </w:r>
      <w:r w:rsidR="00A54C60" w:rsidRPr="00A54C60">
        <w:rPr>
          <w:rFonts w:hint="eastAsia"/>
          <w:sz w:val="24"/>
        </w:rPr>
        <w:t>43 28 ED 10</w:t>
      </w:r>
      <w:r w:rsidR="00A54C60" w:rsidRPr="00A54C60">
        <w:rPr>
          <w:rFonts w:hint="eastAsia"/>
          <w:sz w:val="24"/>
        </w:rPr>
        <w:t>，当</w:t>
      </w:r>
      <w:r w:rsidR="00B51BA5">
        <w:rPr>
          <w:rFonts w:hint="eastAsia"/>
          <w:sz w:val="24"/>
        </w:rPr>
        <w:t>RC</w:t>
      </w:r>
      <w:r w:rsidR="00A54C60" w:rsidRPr="00A54C60">
        <w:rPr>
          <w:rFonts w:hint="eastAsia"/>
          <w:sz w:val="24"/>
        </w:rPr>
        <w:t>522</w:t>
      </w:r>
      <w:r w:rsidR="00A54C60" w:rsidRPr="00A54C60">
        <w:rPr>
          <w:rFonts w:hint="eastAsia"/>
          <w:sz w:val="24"/>
        </w:rPr>
        <w:t>读取的卡号</w:t>
      </w:r>
      <w:r w:rsidR="00547BA9">
        <w:rPr>
          <w:rFonts w:hint="eastAsia"/>
          <w:sz w:val="24"/>
        </w:rPr>
        <w:t>与单片机内部存储的</w:t>
      </w:r>
      <w:r w:rsidR="001E2CD2">
        <w:rPr>
          <w:rFonts w:hint="eastAsia"/>
          <w:sz w:val="24"/>
        </w:rPr>
        <w:t>卡</w:t>
      </w:r>
      <w:r w:rsidR="001E2CD2">
        <w:rPr>
          <w:rFonts w:hint="eastAsia"/>
          <w:sz w:val="24"/>
        </w:rPr>
        <w:t>UID</w:t>
      </w:r>
      <w:r w:rsidR="00A54C60" w:rsidRPr="00A54C60">
        <w:rPr>
          <w:rFonts w:hint="eastAsia"/>
          <w:sz w:val="24"/>
        </w:rPr>
        <w:t>一致时，系统认为是管理员卡，允许进入管理员模式</w:t>
      </w:r>
      <w:r w:rsidR="009E1644">
        <w:rPr>
          <w:rFonts w:hint="eastAsia"/>
          <w:sz w:val="24"/>
        </w:rPr>
        <w:t>。</w:t>
      </w:r>
      <w:r w:rsidR="00660BA1">
        <w:rPr>
          <w:rFonts w:hint="eastAsia"/>
          <w:sz w:val="24"/>
        </w:rPr>
        <w:t>否则不进行任何操作</w:t>
      </w:r>
      <w:r w:rsidR="00AF5FCD">
        <w:rPr>
          <w:rFonts w:hint="eastAsia"/>
          <w:sz w:val="24"/>
        </w:rPr>
        <w:t>。</w:t>
      </w:r>
      <w:r w:rsidR="009E1644">
        <w:rPr>
          <w:rFonts w:hint="eastAsia"/>
          <w:sz w:val="24"/>
        </w:rPr>
        <w:t>卡号对比部分</w:t>
      </w:r>
      <w:r w:rsidR="00AF5FCD">
        <w:rPr>
          <w:rFonts w:hint="eastAsia"/>
          <w:sz w:val="24"/>
        </w:rPr>
        <w:t>程序</w:t>
      </w:r>
      <w:r w:rsidR="009E1644">
        <w:rPr>
          <w:rFonts w:hint="eastAsia"/>
          <w:sz w:val="24"/>
        </w:rPr>
        <w:t>如图</w:t>
      </w:r>
      <w:r w:rsidR="009E1644">
        <w:rPr>
          <w:sz w:val="24"/>
        </w:rPr>
        <w:fldChar w:fldCharType="begin"/>
      </w:r>
      <w:r w:rsidR="009E1644">
        <w:rPr>
          <w:sz w:val="24"/>
        </w:rPr>
        <w:instrText xml:space="preserve"> </w:instrText>
      </w:r>
      <w:r w:rsidR="009E1644">
        <w:rPr>
          <w:rFonts w:hint="eastAsia"/>
          <w:sz w:val="24"/>
        </w:rPr>
        <w:instrText>Seq eq \c</w:instrText>
      </w:r>
      <w:r w:rsidR="009E1644">
        <w:rPr>
          <w:sz w:val="24"/>
        </w:rPr>
        <w:instrText xml:space="preserve"> </w:instrText>
      </w:r>
      <w:r w:rsidR="009E1644">
        <w:rPr>
          <w:sz w:val="24"/>
        </w:rPr>
        <w:fldChar w:fldCharType="separate"/>
      </w:r>
      <w:r w:rsidR="00AB38DF">
        <w:rPr>
          <w:noProof/>
          <w:sz w:val="24"/>
        </w:rPr>
        <w:t>4</w:t>
      </w:r>
      <w:r w:rsidR="009E1644">
        <w:rPr>
          <w:sz w:val="24"/>
        </w:rPr>
        <w:fldChar w:fldCharType="end"/>
      </w:r>
      <w:r w:rsidR="009E1644">
        <w:rPr>
          <w:rFonts w:hint="eastAsia"/>
          <w:sz w:val="24"/>
        </w:rPr>
        <w:t>.</w:t>
      </w:r>
      <w:r w:rsidR="009E1644">
        <w:rPr>
          <w:sz w:val="24"/>
        </w:rPr>
        <w:fldChar w:fldCharType="begin"/>
      </w:r>
      <w:r w:rsidR="009E1644">
        <w:rPr>
          <w:sz w:val="24"/>
        </w:rPr>
        <w:instrText xml:space="preserve"> </w:instrText>
      </w:r>
      <w:r w:rsidR="009E1644">
        <w:rPr>
          <w:rFonts w:hint="eastAsia"/>
          <w:sz w:val="24"/>
        </w:rPr>
        <w:instrText>seq txt</w:instrText>
      </w:r>
      <w:r w:rsidR="009E1644">
        <w:rPr>
          <w:sz w:val="24"/>
        </w:rPr>
        <w:instrText xml:space="preserve"> </w:instrText>
      </w:r>
      <w:r w:rsidR="009E1644">
        <w:rPr>
          <w:sz w:val="24"/>
        </w:rPr>
        <w:fldChar w:fldCharType="separate"/>
      </w:r>
      <w:r w:rsidR="00AB38DF">
        <w:rPr>
          <w:noProof/>
          <w:sz w:val="24"/>
        </w:rPr>
        <w:t>4</w:t>
      </w:r>
      <w:r w:rsidR="009E1644">
        <w:rPr>
          <w:sz w:val="24"/>
        </w:rPr>
        <w:fldChar w:fldCharType="end"/>
      </w:r>
      <w:r w:rsidR="009E1644">
        <w:rPr>
          <w:rFonts w:hint="eastAsia"/>
          <w:sz w:val="24"/>
        </w:rPr>
        <w:t>所示</w:t>
      </w:r>
    </w:p>
    <w:p w14:paraId="3BFD645D" w14:textId="61418EC4" w:rsidR="00226E58" w:rsidRPr="00DC6D96" w:rsidRDefault="00EE5765" w:rsidP="006621DD">
      <w:pPr>
        <w:wordWrap w:val="0"/>
        <w:spacing w:line="360" w:lineRule="auto"/>
        <w:jc w:val="center"/>
        <w:rPr>
          <w:sz w:val="24"/>
        </w:rPr>
      </w:pPr>
      <w:r>
        <w:rPr>
          <w:noProof/>
          <w:sz w:val="24"/>
        </w:rPr>
        <w:drawing>
          <wp:inline distT="0" distB="0" distL="0" distR="0" wp14:anchorId="2B0ED5B6" wp14:editId="7CA69ACC">
            <wp:extent cx="3743864" cy="5737274"/>
            <wp:effectExtent l="0" t="0" r="9525" b="0"/>
            <wp:docPr id="3024594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59460" name="图片 302459460"/>
                    <pic:cNvPicPr/>
                  </pic:nvPicPr>
                  <pic:blipFill>
                    <a:blip r:embed="rId66"/>
                    <a:stretch>
                      <a:fillRect/>
                    </a:stretch>
                  </pic:blipFill>
                  <pic:spPr>
                    <a:xfrm>
                      <a:off x="0" y="0"/>
                      <a:ext cx="3749666" cy="5746165"/>
                    </a:xfrm>
                    <a:prstGeom prst="rect">
                      <a:avLst/>
                    </a:prstGeom>
                  </pic:spPr>
                </pic:pic>
              </a:graphicData>
            </a:graphic>
          </wp:inline>
        </w:drawing>
      </w:r>
    </w:p>
    <w:p w14:paraId="362438CF" w14:textId="507AD241" w:rsidR="00226E58" w:rsidRDefault="00226E58" w:rsidP="006621DD">
      <w:pPr>
        <w:pStyle w:val="a5"/>
        <w:wordWrap w:val="0"/>
        <w:spacing w:line="360" w:lineRule="auto"/>
        <w:jc w:val="center"/>
        <w:rPr>
          <w:sz w:val="21"/>
          <w:szCs w:val="21"/>
        </w:rPr>
      </w:pPr>
      <w:r w:rsidRPr="00BA6704">
        <w:rPr>
          <w:rFonts w:ascii="Times New Roman" w:hAnsi="Times New Roman"/>
          <w:sz w:val="21"/>
          <w:szCs w:val="21"/>
        </w:rPr>
        <w:t>图</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eq \c </w:instrText>
      </w:r>
      <w:r w:rsidRPr="00BA6704">
        <w:rPr>
          <w:rFonts w:ascii="Times New Roman" w:hAnsi="Times New Roman"/>
          <w:sz w:val="21"/>
          <w:szCs w:val="21"/>
        </w:rPr>
        <w:fldChar w:fldCharType="separate"/>
      </w:r>
      <w:r w:rsidR="00AB38DF">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list </w:instrText>
      </w:r>
      <w:r w:rsidRPr="00BA6704">
        <w:rPr>
          <w:rFonts w:ascii="Times New Roman" w:hAnsi="Times New Roman"/>
          <w:sz w:val="21"/>
          <w:szCs w:val="21"/>
        </w:rPr>
        <w:fldChar w:fldCharType="separate"/>
      </w:r>
      <w:r w:rsidR="00AB38DF">
        <w:rPr>
          <w:rFonts w:ascii="Times New Roman" w:hAnsi="Times New Roman"/>
          <w:noProof/>
          <w:sz w:val="21"/>
          <w:szCs w:val="21"/>
        </w:rPr>
        <w:t>3</w:t>
      </w:r>
      <w:r w:rsidRPr="00BA6704">
        <w:rPr>
          <w:rFonts w:ascii="Times New Roman" w:hAnsi="Times New Roman"/>
          <w:sz w:val="21"/>
          <w:szCs w:val="21"/>
        </w:rPr>
        <w:fldChar w:fldCharType="end"/>
      </w:r>
      <w:r w:rsidRPr="00BA6704">
        <w:rPr>
          <w:rFonts w:ascii="Times New Roman" w:hAnsi="Times New Roman"/>
          <w:sz w:val="21"/>
          <w:szCs w:val="21"/>
        </w:rPr>
        <w:t xml:space="preserve">　</w:t>
      </w:r>
      <w:r w:rsidRPr="00BA6704">
        <w:rPr>
          <w:rFonts w:ascii="Times New Roman" w:hAnsi="Times New Roman"/>
          <w:sz w:val="21"/>
          <w:szCs w:val="21"/>
        </w:rPr>
        <w:t>RC522</w:t>
      </w:r>
      <w:r w:rsidRPr="00BA6704">
        <w:rPr>
          <w:rFonts w:ascii="Times New Roman" w:hAnsi="Times New Roman"/>
          <w:sz w:val="21"/>
          <w:szCs w:val="21"/>
        </w:rPr>
        <w:t>工作流程</w:t>
      </w:r>
      <w:r>
        <w:rPr>
          <w:rFonts w:hint="eastAsia"/>
          <w:sz w:val="21"/>
          <w:szCs w:val="21"/>
        </w:rPr>
        <w:t>图</w:t>
      </w:r>
    </w:p>
    <w:p w14:paraId="4D37AC33" w14:textId="15C023DC" w:rsidR="009E1644" w:rsidRPr="00DC6D96" w:rsidRDefault="00FE64FB" w:rsidP="009E1644">
      <w:pPr>
        <w:wordWrap w:val="0"/>
        <w:spacing w:line="360" w:lineRule="auto"/>
        <w:jc w:val="center"/>
        <w:rPr>
          <w:sz w:val="24"/>
        </w:rPr>
      </w:pPr>
      <w:r>
        <w:rPr>
          <w:noProof/>
          <w:sz w:val="24"/>
        </w:rPr>
        <w:lastRenderedPageBreak/>
        <w:drawing>
          <wp:inline distT="0" distB="0" distL="0" distR="0" wp14:anchorId="6251D551" wp14:editId="6DE1AC6A">
            <wp:extent cx="5158596" cy="3629554"/>
            <wp:effectExtent l="0" t="0" r="4445" b="9525"/>
            <wp:docPr id="19971308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62079" cy="3632004"/>
                    </a:xfrm>
                    <a:prstGeom prst="rect">
                      <a:avLst/>
                    </a:prstGeom>
                    <a:noFill/>
                    <a:ln>
                      <a:noFill/>
                    </a:ln>
                  </pic:spPr>
                </pic:pic>
              </a:graphicData>
            </a:graphic>
          </wp:inline>
        </w:drawing>
      </w:r>
    </w:p>
    <w:p w14:paraId="446879BF" w14:textId="6AB22F66" w:rsidR="009E1644" w:rsidRPr="00FA4FDC" w:rsidRDefault="009E1644" w:rsidP="00FA4FDC">
      <w:pPr>
        <w:pStyle w:val="a5"/>
        <w:wordWrap w:val="0"/>
        <w:spacing w:line="360" w:lineRule="auto"/>
        <w:jc w:val="center"/>
        <w:rPr>
          <w:sz w:val="21"/>
          <w:szCs w:val="21"/>
        </w:rPr>
      </w:pPr>
      <w:r w:rsidRPr="00BA6704">
        <w:rPr>
          <w:rFonts w:ascii="Times New Roman" w:hAnsi="Times New Roman"/>
          <w:sz w:val="21"/>
          <w:szCs w:val="21"/>
        </w:rPr>
        <w:t>图</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eq \c </w:instrText>
      </w:r>
      <w:r w:rsidRPr="00BA6704">
        <w:rPr>
          <w:rFonts w:ascii="Times New Roman" w:hAnsi="Times New Roman"/>
          <w:sz w:val="21"/>
          <w:szCs w:val="21"/>
        </w:rPr>
        <w:fldChar w:fldCharType="separate"/>
      </w:r>
      <w:r w:rsidR="00AB38DF">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list </w:instrText>
      </w:r>
      <w:r w:rsidRPr="00BA6704">
        <w:rPr>
          <w:rFonts w:ascii="Times New Roman" w:hAnsi="Times New Roman"/>
          <w:sz w:val="21"/>
          <w:szCs w:val="21"/>
        </w:rPr>
        <w:fldChar w:fldCharType="separate"/>
      </w:r>
      <w:r w:rsidR="00AB38DF">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 xml:space="preserve">　</w:t>
      </w:r>
      <w:r w:rsidRPr="00BA6704">
        <w:rPr>
          <w:rFonts w:ascii="Times New Roman" w:hAnsi="Times New Roman"/>
          <w:sz w:val="21"/>
          <w:szCs w:val="21"/>
        </w:rPr>
        <w:t>RC522</w:t>
      </w:r>
      <w:r>
        <w:rPr>
          <w:rFonts w:ascii="Times New Roman" w:hAnsi="Times New Roman" w:hint="eastAsia"/>
          <w:sz w:val="21"/>
          <w:szCs w:val="21"/>
        </w:rPr>
        <w:t>读卡号后</w:t>
      </w:r>
      <w:r w:rsidR="003A1714">
        <w:rPr>
          <w:rFonts w:ascii="Times New Roman" w:hAnsi="Times New Roman" w:hint="eastAsia"/>
          <w:sz w:val="21"/>
          <w:szCs w:val="21"/>
        </w:rPr>
        <w:t>STM32</w:t>
      </w:r>
      <w:r w:rsidR="003A1714">
        <w:rPr>
          <w:rFonts w:ascii="Times New Roman" w:hAnsi="Times New Roman" w:hint="eastAsia"/>
          <w:sz w:val="21"/>
          <w:szCs w:val="21"/>
        </w:rPr>
        <w:t>对比</w:t>
      </w:r>
      <w:r w:rsidR="003A1714">
        <w:rPr>
          <w:rFonts w:ascii="Times New Roman" w:hAnsi="Times New Roman" w:hint="eastAsia"/>
          <w:sz w:val="21"/>
          <w:szCs w:val="21"/>
        </w:rPr>
        <w:t>UID</w:t>
      </w:r>
      <w:r w:rsidR="003A1714">
        <w:rPr>
          <w:rFonts w:ascii="Times New Roman" w:hAnsi="Times New Roman" w:hint="eastAsia"/>
          <w:sz w:val="21"/>
          <w:szCs w:val="21"/>
        </w:rPr>
        <w:t>的代码</w:t>
      </w:r>
    </w:p>
    <w:p w14:paraId="12FC3DC7" w14:textId="0A5B504D" w:rsidR="00EB1C1E" w:rsidRDefault="00EB1C1E" w:rsidP="006621DD">
      <w:pPr>
        <w:wordWrap w:val="0"/>
        <w:spacing w:beforeLines="50" w:before="156" w:afterLines="50" w:after="156" w:line="360" w:lineRule="auto"/>
        <w:outlineLvl w:val="1"/>
        <w:rPr>
          <w:rFonts w:eastAsia="黑体"/>
          <w:sz w:val="28"/>
          <w:szCs w:val="28"/>
        </w:rPr>
      </w:pPr>
      <w:bookmarkStart w:id="107" w:name="_Toc198501329"/>
      <w:bookmarkStart w:id="108" w:name="_Toc71660337"/>
      <w:bookmarkEnd w:id="102"/>
      <w:bookmarkEnd w:id="103"/>
      <w:bookmarkEnd w:id="104"/>
      <w:bookmarkEnd w:id="105"/>
      <w:r w:rsidRPr="00CD6AF6">
        <w:rPr>
          <w:rFonts w:eastAsia="黑体" w:hint="eastAsia"/>
          <w:sz w:val="28"/>
          <w:szCs w:val="28"/>
        </w:rPr>
        <w:t>4</w:t>
      </w:r>
      <w:r>
        <w:rPr>
          <w:rFonts w:eastAsia="黑体" w:hint="eastAsia"/>
          <w:sz w:val="28"/>
          <w:szCs w:val="28"/>
        </w:rPr>
        <w:t>.</w:t>
      </w:r>
      <w:bookmarkStart w:id="109" w:name="_Hlk167655699"/>
      <w:r>
        <w:rPr>
          <w:rFonts w:eastAsia="黑体" w:hint="eastAsia"/>
          <w:sz w:val="28"/>
          <w:szCs w:val="28"/>
        </w:rPr>
        <w:t>4</w:t>
      </w:r>
      <w:r>
        <w:rPr>
          <w:rFonts w:eastAsia="黑体" w:hint="eastAsia"/>
          <w:sz w:val="28"/>
          <w:szCs w:val="28"/>
        </w:rPr>
        <w:t xml:space="preserve">　人脸识别</w:t>
      </w:r>
      <w:bookmarkEnd w:id="109"/>
      <w:r>
        <w:rPr>
          <w:rFonts w:eastAsia="黑体" w:hint="eastAsia"/>
          <w:sz w:val="28"/>
          <w:szCs w:val="28"/>
        </w:rPr>
        <w:t>流程设计</w:t>
      </w:r>
      <w:bookmarkEnd w:id="107"/>
    </w:p>
    <w:p w14:paraId="71DAAA45" w14:textId="74149F4D" w:rsidR="00EB1C1E" w:rsidRDefault="00EB1C1E" w:rsidP="006621DD">
      <w:pPr>
        <w:wordWrap w:val="0"/>
        <w:spacing w:line="360" w:lineRule="auto"/>
        <w:ind w:firstLineChars="200" w:firstLine="480"/>
        <w:rPr>
          <w:sz w:val="24"/>
        </w:rPr>
      </w:pPr>
      <w:bookmarkStart w:id="110" w:name="_Toc71660336"/>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AB38D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AB38DF">
        <w:rPr>
          <w:noProof/>
          <w:sz w:val="24"/>
        </w:rPr>
        <w:t>5</w:t>
      </w:r>
      <w:r>
        <w:rPr>
          <w:sz w:val="24"/>
        </w:rPr>
        <w:fldChar w:fldCharType="end"/>
      </w:r>
      <w:r>
        <w:rPr>
          <w:rFonts w:hint="eastAsia"/>
          <w:sz w:val="24"/>
        </w:rPr>
        <w:t>是楼宇人员识别部分的流程图。系统上电后，</w:t>
      </w:r>
      <w:r>
        <w:rPr>
          <w:rFonts w:hint="eastAsia"/>
          <w:sz w:val="24"/>
        </w:rPr>
        <w:t>RDK</w:t>
      </w:r>
      <w:r>
        <w:rPr>
          <w:rFonts w:hint="eastAsia"/>
          <w:sz w:val="24"/>
        </w:rPr>
        <w:t>会自动开机，开机后点击</w:t>
      </w:r>
      <w:r w:rsidR="009874C1">
        <w:rPr>
          <w:rFonts w:hint="eastAsia"/>
          <w:sz w:val="24"/>
        </w:rPr>
        <w:t>脚本</w:t>
      </w:r>
      <w:r>
        <w:rPr>
          <w:rFonts w:hint="eastAsia"/>
          <w:sz w:val="24"/>
        </w:rPr>
        <w:t>图标即会启动人脸识别系统。</w:t>
      </w:r>
      <w:r w:rsidRPr="00AC4BB2">
        <w:rPr>
          <w:sz w:val="24"/>
        </w:rPr>
        <w:t>系统启动后，</w:t>
      </w:r>
      <w:r>
        <w:rPr>
          <w:rFonts w:hint="eastAsia"/>
          <w:sz w:val="24"/>
        </w:rPr>
        <w:t>会</w:t>
      </w:r>
      <w:r w:rsidRPr="00AC4BB2">
        <w:rPr>
          <w:sz w:val="24"/>
        </w:rPr>
        <w:t>持续从摄像头读取视频帧，并对每一帧进行如下处理：首先进行图像转换与候选区域检测，针对每个检测到的区域进行置信度归一化判断其可靠性。若区域可靠，则提取人脸关键点并绘制眼部轮廓。接着，使用预训练模型提取当前人脸的特征，并与已知特征集合中的特征计算距离，从而判断身份。最后，将检测结果和识别结果绘制回视频帧，并以一定延时显示处理结果，以便于观察、调试和对比。</w:t>
      </w:r>
    </w:p>
    <w:p w14:paraId="6CC314FF" w14:textId="77777777" w:rsidR="00EB1C1E" w:rsidRPr="003F0C65" w:rsidRDefault="00EB1C1E" w:rsidP="006621DD">
      <w:pPr>
        <w:wordWrap w:val="0"/>
        <w:spacing w:line="360" w:lineRule="auto"/>
        <w:jc w:val="center"/>
        <w:rPr>
          <w:sz w:val="24"/>
        </w:rPr>
      </w:pPr>
      <w:r>
        <w:rPr>
          <w:noProof/>
          <w:sz w:val="24"/>
        </w:rPr>
        <w:lastRenderedPageBreak/>
        <w:drawing>
          <wp:inline distT="0" distB="0" distL="0" distR="0" wp14:anchorId="78381F27" wp14:editId="1C10245D">
            <wp:extent cx="3278640" cy="5733232"/>
            <wp:effectExtent l="0" t="0" r="0" b="1270"/>
            <wp:docPr id="12433389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8956" name="图片 1243338956"/>
                    <pic:cNvPicPr/>
                  </pic:nvPicPr>
                  <pic:blipFill>
                    <a:blip r:embed="rId68"/>
                    <a:stretch>
                      <a:fillRect/>
                    </a:stretch>
                  </pic:blipFill>
                  <pic:spPr>
                    <a:xfrm>
                      <a:off x="0" y="0"/>
                      <a:ext cx="3287423" cy="5748590"/>
                    </a:xfrm>
                    <a:prstGeom prst="rect">
                      <a:avLst/>
                    </a:prstGeom>
                  </pic:spPr>
                </pic:pic>
              </a:graphicData>
            </a:graphic>
          </wp:inline>
        </w:drawing>
      </w:r>
    </w:p>
    <w:p w14:paraId="13096543" w14:textId="7277B08C" w:rsidR="00EB1C1E" w:rsidRDefault="00EB1C1E"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493AB6B2" w14:textId="090058D0" w:rsidR="007F393C" w:rsidRDefault="00EB1C1E" w:rsidP="006621DD">
      <w:pPr>
        <w:wordWrap w:val="0"/>
        <w:spacing w:line="360" w:lineRule="auto"/>
        <w:ind w:firstLineChars="200" w:firstLine="480"/>
        <w:rPr>
          <w:sz w:val="24"/>
        </w:rPr>
      </w:pPr>
      <w:r>
        <w:rPr>
          <w:rFonts w:hint="eastAsia"/>
          <w:sz w:val="24"/>
        </w:rPr>
        <w:t>内部储存的人脸识别的图片</w:t>
      </w:r>
      <w:r w:rsidRPr="000B72DF">
        <w:rPr>
          <w:rFonts w:hint="eastAsia"/>
          <w:sz w:val="24"/>
        </w:rPr>
        <w:t>如</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AB38D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AB38DF">
        <w:rPr>
          <w:noProof/>
          <w:sz w:val="24"/>
        </w:rPr>
        <w:t>6</w:t>
      </w:r>
      <w:r>
        <w:rPr>
          <w:sz w:val="24"/>
        </w:rPr>
        <w:fldChar w:fldCharType="end"/>
      </w:r>
      <w:r>
        <w:rPr>
          <w:rFonts w:hint="eastAsia"/>
          <w:sz w:val="24"/>
        </w:rPr>
        <w:t>所示，</w:t>
      </w:r>
      <w:r w:rsidR="007F393C" w:rsidRPr="005C0D56">
        <w:rPr>
          <w:rFonts w:hint="eastAsia"/>
          <w:sz w:val="24"/>
        </w:rPr>
        <w:t>在系统使用</w:t>
      </w:r>
      <w:r w:rsidR="007F393C">
        <w:rPr>
          <w:rFonts w:hint="eastAsia"/>
          <w:sz w:val="24"/>
        </w:rPr>
        <w:t>之前，需要对照片进行特征提取，采用了</w:t>
      </w:r>
      <w:proofErr w:type="spellStart"/>
      <w:r w:rsidR="007F393C">
        <w:rPr>
          <w:rFonts w:hint="eastAsia"/>
          <w:sz w:val="24"/>
        </w:rPr>
        <w:t>Dlib</w:t>
      </w:r>
      <w:proofErr w:type="spellEnd"/>
      <w:r w:rsidR="007F393C">
        <w:rPr>
          <w:rFonts w:hint="eastAsia"/>
          <w:sz w:val="24"/>
        </w:rPr>
        <w:t>官方提供的模型，当输入</w:t>
      </w:r>
      <w:r w:rsidR="007F393C" w:rsidRPr="0015488F">
        <w:rPr>
          <w:sz w:val="24"/>
        </w:rPr>
        <w:t xml:space="preserve">python -m </w:t>
      </w:r>
      <w:proofErr w:type="spellStart"/>
      <w:r w:rsidR="007F393C" w:rsidRPr="0015488F">
        <w:rPr>
          <w:sz w:val="24"/>
        </w:rPr>
        <w:t>ven</w:t>
      </w:r>
      <w:r w:rsidR="007F393C">
        <w:rPr>
          <w:rFonts w:hint="eastAsia"/>
          <w:sz w:val="24"/>
        </w:rPr>
        <w:t>v</w:t>
      </w:r>
      <w:proofErr w:type="spellEnd"/>
      <w:r w:rsidR="007F393C" w:rsidRPr="0015488F">
        <w:rPr>
          <w:sz w:val="24"/>
        </w:rPr>
        <w:t xml:space="preserve"> ENV DIR</w:t>
      </w:r>
      <w:r w:rsidR="007F393C">
        <w:rPr>
          <w:rFonts w:hint="eastAsia"/>
          <w:sz w:val="24"/>
        </w:rPr>
        <w:t>指令后，系统会自动运行提取特征代码，并存入生成模型。</w:t>
      </w:r>
    </w:p>
    <w:p w14:paraId="6A7E8119" w14:textId="6F5135C3" w:rsidR="00EB1C1E" w:rsidRDefault="007F393C" w:rsidP="006621DD">
      <w:pPr>
        <w:wordWrap w:val="0"/>
        <w:spacing w:line="360" w:lineRule="auto"/>
        <w:ind w:firstLineChars="200" w:firstLine="480"/>
        <w:rPr>
          <w:sz w:val="24"/>
        </w:rPr>
      </w:pPr>
      <w:r>
        <w:rPr>
          <w:rFonts w:hint="eastAsia"/>
          <w:sz w:val="24"/>
        </w:rPr>
        <w:t>启动</w:t>
      </w:r>
      <w:r>
        <w:rPr>
          <w:rFonts w:hint="eastAsia"/>
          <w:sz w:val="24"/>
        </w:rPr>
        <w:t>CMD</w:t>
      </w:r>
      <w:r>
        <w:rPr>
          <w:rFonts w:hint="eastAsia"/>
          <w:sz w:val="24"/>
        </w:rPr>
        <w:t>控制台，输入：</w:t>
      </w:r>
      <w:r w:rsidRPr="00893E6A">
        <w:rPr>
          <w:sz w:val="24"/>
        </w:rPr>
        <w:t>python</w:t>
      </w:r>
      <w:r>
        <w:rPr>
          <w:rFonts w:hint="eastAsia"/>
          <w:sz w:val="24"/>
        </w:rPr>
        <w:t xml:space="preserve"> </w:t>
      </w:r>
      <w:r w:rsidRPr="00893E6A">
        <w:rPr>
          <w:sz w:val="24"/>
        </w:rPr>
        <w:t>C:\Users\hafeizhou\Desktop\jswjj\computer_release\eye_detect.py</w:t>
      </w:r>
      <w:r>
        <w:rPr>
          <w:rFonts w:hint="eastAsia"/>
          <w:sz w:val="24"/>
        </w:rPr>
        <w:t>，即可在电脑端唤起识别程序，他会调用系统摄像头进行检测。</w:t>
      </w:r>
      <w:r w:rsidR="00EB1C1E">
        <w:rPr>
          <w:rFonts w:hint="eastAsia"/>
          <w:sz w:val="24"/>
        </w:rPr>
        <w:t>系统识别时会将摄像头拍到的人脸和数据库中的人脸进行身份判断，图</w:t>
      </w:r>
      <w:r w:rsidR="00EB1C1E">
        <w:rPr>
          <w:sz w:val="24"/>
        </w:rPr>
        <w:fldChar w:fldCharType="begin"/>
      </w:r>
      <w:r w:rsidR="00EB1C1E">
        <w:rPr>
          <w:sz w:val="24"/>
        </w:rPr>
        <w:instrText xml:space="preserve"> </w:instrText>
      </w:r>
      <w:r w:rsidR="00EB1C1E">
        <w:rPr>
          <w:rFonts w:hint="eastAsia"/>
          <w:sz w:val="24"/>
        </w:rPr>
        <w:instrText>Seq eq \c</w:instrText>
      </w:r>
      <w:r w:rsidR="00EB1C1E">
        <w:rPr>
          <w:sz w:val="24"/>
        </w:rPr>
        <w:instrText xml:space="preserve"> </w:instrText>
      </w:r>
      <w:r w:rsidR="00EB1C1E">
        <w:rPr>
          <w:sz w:val="24"/>
        </w:rPr>
        <w:fldChar w:fldCharType="separate"/>
      </w:r>
      <w:r w:rsidR="00AB38DF">
        <w:rPr>
          <w:noProof/>
          <w:sz w:val="24"/>
        </w:rPr>
        <w:t>4</w:t>
      </w:r>
      <w:r w:rsidR="00EB1C1E">
        <w:rPr>
          <w:sz w:val="24"/>
        </w:rPr>
        <w:fldChar w:fldCharType="end"/>
      </w:r>
      <w:r w:rsidR="00EB1C1E">
        <w:rPr>
          <w:rFonts w:hint="eastAsia"/>
          <w:sz w:val="24"/>
        </w:rPr>
        <w:t>.</w:t>
      </w:r>
      <w:r w:rsidR="00EB1C1E">
        <w:rPr>
          <w:sz w:val="24"/>
        </w:rPr>
        <w:fldChar w:fldCharType="begin"/>
      </w:r>
      <w:r w:rsidR="00EB1C1E">
        <w:rPr>
          <w:sz w:val="24"/>
        </w:rPr>
        <w:instrText xml:space="preserve"> </w:instrText>
      </w:r>
      <w:r w:rsidR="00EB1C1E">
        <w:rPr>
          <w:rFonts w:hint="eastAsia"/>
          <w:sz w:val="24"/>
        </w:rPr>
        <w:instrText>seq txt</w:instrText>
      </w:r>
      <w:r w:rsidR="00EB1C1E">
        <w:rPr>
          <w:sz w:val="24"/>
        </w:rPr>
        <w:instrText xml:space="preserve"> </w:instrText>
      </w:r>
      <w:r w:rsidR="00EB1C1E">
        <w:rPr>
          <w:sz w:val="24"/>
        </w:rPr>
        <w:fldChar w:fldCharType="separate"/>
      </w:r>
      <w:r w:rsidR="00AB38DF">
        <w:rPr>
          <w:noProof/>
          <w:sz w:val="24"/>
        </w:rPr>
        <w:t>7</w:t>
      </w:r>
      <w:r w:rsidR="00EB1C1E">
        <w:rPr>
          <w:sz w:val="24"/>
        </w:rPr>
        <w:fldChar w:fldCharType="end"/>
      </w:r>
      <w:r w:rsidR="00EB1C1E">
        <w:rPr>
          <w:rFonts w:hint="eastAsia"/>
          <w:sz w:val="24"/>
        </w:rPr>
        <w:t>是本人</w:t>
      </w:r>
      <w:r w:rsidR="00C92733">
        <w:rPr>
          <w:rFonts w:hint="eastAsia"/>
          <w:sz w:val="24"/>
        </w:rPr>
        <w:t>用电脑</w:t>
      </w:r>
      <w:r w:rsidR="00EB1C1E">
        <w:rPr>
          <w:rFonts w:hint="eastAsia"/>
          <w:sz w:val="24"/>
        </w:rPr>
        <w:t>测试识别的效果。</w:t>
      </w:r>
    </w:p>
    <w:p w14:paraId="122B7A0C" w14:textId="77777777" w:rsidR="00EB1C1E" w:rsidRPr="00DC6D96" w:rsidRDefault="00EB1C1E" w:rsidP="006621DD">
      <w:pPr>
        <w:wordWrap w:val="0"/>
        <w:spacing w:line="360" w:lineRule="auto"/>
        <w:jc w:val="center"/>
        <w:rPr>
          <w:sz w:val="24"/>
        </w:rPr>
      </w:pPr>
      <w:r>
        <w:rPr>
          <w:noProof/>
          <w:sz w:val="24"/>
        </w:rPr>
        <w:lastRenderedPageBreak/>
        <w:drawing>
          <wp:inline distT="0" distB="0" distL="0" distR="0" wp14:anchorId="324FCDBE" wp14:editId="3A94B037">
            <wp:extent cx="5759450" cy="1180465"/>
            <wp:effectExtent l="0" t="0" r="0" b="635"/>
            <wp:docPr id="19275817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59450" cy="1180465"/>
                    </a:xfrm>
                    <a:prstGeom prst="rect">
                      <a:avLst/>
                    </a:prstGeom>
                    <a:noFill/>
                    <a:ln>
                      <a:noFill/>
                    </a:ln>
                  </pic:spPr>
                </pic:pic>
              </a:graphicData>
            </a:graphic>
          </wp:inline>
        </w:drawing>
      </w:r>
    </w:p>
    <w:p w14:paraId="28F5C94C" w14:textId="7D76D345" w:rsidR="00EB1C1E" w:rsidRDefault="00EB1C1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6</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人脸识别用的图片（改</w:t>
      </w:r>
      <w:proofErr w:type="spellStart"/>
      <w:r>
        <w:rPr>
          <w:rFonts w:hint="eastAsia"/>
          <w:sz w:val="21"/>
          <w:szCs w:val="21"/>
        </w:rPr>
        <w:t>rdk</w:t>
      </w:r>
      <w:proofErr w:type="spellEnd"/>
      <w:r>
        <w:rPr>
          <w:rFonts w:hint="eastAsia"/>
          <w:sz w:val="21"/>
          <w:szCs w:val="21"/>
        </w:rPr>
        <w:t>内部的截图或拍照）</w:t>
      </w:r>
    </w:p>
    <w:p w14:paraId="226922B3" w14:textId="5414FFCB" w:rsidR="00EB1C1E" w:rsidRPr="00DC6D96" w:rsidRDefault="0036524F" w:rsidP="006621DD">
      <w:pPr>
        <w:wordWrap w:val="0"/>
        <w:spacing w:line="360" w:lineRule="auto"/>
        <w:jc w:val="center"/>
        <w:rPr>
          <w:sz w:val="24"/>
        </w:rPr>
      </w:pPr>
      <w:r w:rsidRPr="0036524F">
        <w:rPr>
          <w:noProof/>
          <w:sz w:val="24"/>
        </w:rPr>
        <w:drawing>
          <wp:inline distT="0" distB="0" distL="0" distR="0" wp14:anchorId="57067D83" wp14:editId="372FD01A">
            <wp:extent cx="5471769" cy="2808262"/>
            <wp:effectExtent l="0" t="0" r="0" b="0"/>
            <wp:docPr id="17567797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89097" cy="2817155"/>
                    </a:xfrm>
                    <a:prstGeom prst="rect">
                      <a:avLst/>
                    </a:prstGeom>
                    <a:noFill/>
                    <a:ln>
                      <a:noFill/>
                    </a:ln>
                  </pic:spPr>
                </pic:pic>
              </a:graphicData>
            </a:graphic>
          </wp:inline>
        </w:drawing>
      </w:r>
    </w:p>
    <w:p w14:paraId="3664FFAD" w14:textId="5575253E" w:rsidR="00EB1C1E" w:rsidRDefault="00EB1C1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7</w:t>
      </w:r>
      <w:r>
        <w:rPr>
          <w:rFonts w:ascii="Times New Roman" w:hAnsi="Times New Roman"/>
          <w:sz w:val="21"/>
          <w:szCs w:val="21"/>
        </w:rPr>
        <w:fldChar w:fldCharType="end"/>
      </w:r>
      <w:r>
        <w:rPr>
          <w:rFonts w:ascii="Times New Roman" w:hAnsi="Times New Roman" w:hint="eastAsia"/>
          <w:sz w:val="21"/>
          <w:szCs w:val="21"/>
        </w:rPr>
        <w:t xml:space="preserve">　本人现场</w:t>
      </w:r>
      <w:r w:rsidR="00E921D1">
        <w:rPr>
          <w:rFonts w:ascii="Times New Roman" w:hAnsi="Times New Roman" w:hint="eastAsia"/>
          <w:sz w:val="21"/>
          <w:szCs w:val="21"/>
        </w:rPr>
        <w:t>电脑</w:t>
      </w:r>
      <w:r w:rsidR="007F393C">
        <w:rPr>
          <w:rFonts w:ascii="Times New Roman" w:hAnsi="Times New Roman" w:hint="eastAsia"/>
          <w:sz w:val="21"/>
          <w:szCs w:val="21"/>
        </w:rPr>
        <w:t>运行</w:t>
      </w:r>
      <w:r>
        <w:rPr>
          <w:rFonts w:ascii="Times New Roman" w:hAnsi="Times New Roman" w:hint="eastAsia"/>
          <w:sz w:val="21"/>
          <w:szCs w:val="21"/>
        </w:rPr>
        <w:t>测试的效果图</w:t>
      </w:r>
    </w:p>
    <w:p w14:paraId="62850ED8" w14:textId="0C3F6E12" w:rsidR="00862B53" w:rsidRDefault="005A18A7" w:rsidP="006621DD">
      <w:pPr>
        <w:wordWrap w:val="0"/>
        <w:spacing w:line="360" w:lineRule="auto"/>
        <w:ind w:firstLineChars="200" w:firstLine="480"/>
        <w:rPr>
          <w:sz w:val="24"/>
        </w:rPr>
      </w:pPr>
      <w:r>
        <w:rPr>
          <w:rFonts w:hint="eastAsia"/>
          <w:sz w:val="24"/>
        </w:rPr>
        <w:t>在</w:t>
      </w:r>
      <w:r>
        <w:rPr>
          <w:rFonts w:hint="eastAsia"/>
          <w:sz w:val="24"/>
        </w:rPr>
        <w:t>RDK</w:t>
      </w:r>
      <w:r>
        <w:rPr>
          <w:rFonts w:hint="eastAsia"/>
          <w:sz w:val="24"/>
        </w:rPr>
        <w:t>开发板上同理，为了方便，在桌面写了一个脚本</w:t>
      </w:r>
      <w:r w:rsidR="00F03561">
        <w:rPr>
          <w:rFonts w:hint="eastAsia"/>
          <w:sz w:val="24"/>
        </w:rPr>
        <w:t>软件</w:t>
      </w:r>
      <w:r>
        <w:rPr>
          <w:rFonts w:hint="eastAsia"/>
          <w:sz w:val="24"/>
        </w:rPr>
        <w:t>，点击即可运行</w:t>
      </w:r>
      <w:r w:rsidR="00B60616">
        <w:rPr>
          <w:rFonts w:hint="eastAsia"/>
          <w:sz w:val="24"/>
        </w:rPr>
        <w:t>python</w:t>
      </w:r>
      <w:r w:rsidR="00B60616">
        <w:rPr>
          <w:rFonts w:hint="eastAsia"/>
          <w:sz w:val="24"/>
        </w:rPr>
        <w:t>程序，效果与电脑是一样的</w:t>
      </w:r>
      <w:r w:rsidR="00586CC1">
        <w:rPr>
          <w:rFonts w:hint="eastAsia"/>
          <w:sz w:val="24"/>
        </w:rPr>
        <w:t>。</w:t>
      </w:r>
      <w:r w:rsidR="00586CC1">
        <w:rPr>
          <w:rFonts w:hint="eastAsia"/>
          <w:sz w:val="24"/>
        </w:rPr>
        <w:t>RDK</w:t>
      </w:r>
      <w:r w:rsidR="00586CC1">
        <w:rPr>
          <w:rFonts w:hint="eastAsia"/>
          <w:sz w:val="24"/>
        </w:rPr>
        <w:t>开发板运行如图</w:t>
      </w:r>
      <w:r w:rsidR="00586CC1">
        <w:rPr>
          <w:sz w:val="24"/>
        </w:rPr>
        <w:fldChar w:fldCharType="begin"/>
      </w:r>
      <w:r w:rsidR="00586CC1">
        <w:rPr>
          <w:sz w:val="24"/>
        </w:rPr>
        <w:instrText xml:space="preserve"> </w:instrText>
      </w:r>
      <w:r w:rsidR="00586CC1">
        <w:rPr>
          <w:rFonts w:hint="eastAsia"/>
          <w:sz w:val="24"/>
        </w:rPr>
        <w:instrText>Seq eq \c</w:instrText>
      </w:r>
      <w:r w:rsidR="00586CC1">
        <w:rPr>
          <w:sz w:val="24"/>
        </w:rPr>
        <w:instrText xml:space="preserve"> </w:instrText>
      </w:r>
      <w:r w:rsidR="00586CC1">
        <w:rPr>
          <w:sz w:val="24"/>
        </w:rPr>
        <w:fldChar w:fldCharType="separate"/>
      </w:r>
      <w:r w:rsidR="00AB38DF">
        <w:rPr>
          <w:noProof/>
          <w:sz w:val="24"/>
        </w:rPr>
        <w:t>4</w:t>
      </w:r>
      <w:r w:rsidR="00586CC1">
        <w:rPr>
          <w:sz w:val="24"/>
        </w:rPr>
        <w:fldChar w:fldCharType="end"/>
      </w:r>
      <w:r w:rsidR="00586CC1">
        <w:rPr>
          <w:rFonts w:hint="eastAsia"/>
          <w:sz w:val="24"/>
        </w:rPr>
        <w:t>.</w:t>
      </w:r>
      <w:r w:rsidR="00586CC1">
        <w:rPr>
          <w:sz w:val="24"/>
        </w:rPr>
        <w:fldChar w:fldCharType="begin"/>
      </w:r>
      <w:r w:rsidR="00586CC1">
        <w:rPr>
          <w:sz w:val="24"/>
        </w:rPr>
        <w:instrText xml:space="preserve"> </w:instrText>
      </w:r>
      <w:r w:rsidR="00586CC1">
        <w:rPr>
          <w:rFonts w:hint="eastAsia"/>
          <w:sz w:val="24"/>
        </w:rPr>
        <w:instrText>seq txt</w:instrText>
      </w:r>
      <w:r w:rsidR="00586CC1">
        <w:rPr>
          <w:sz w:val="24"/>
        </w:rPr>
        <w:instrText xml:space="preserve"> </w:instrText>
      </w:r>
      <w:r w:rsidR="00586CC1">
        <w:rPr>
          <w:sz w:val="24"/>
        </w:rPr>
        <w:fldChar w:fldCharType="separate"/>
      </w:r>
      <w:r w:rsidR="00AB38DF">
        <w:rPr>
          <w:noProof/>
          <w:sz w:val="24"/>
        </w:rPr>
        <w:t>8</w:t>
      </w:r>
      <w:r w:rsidR="00586CC1">
        <w:rPr>
          <w:sz w:val="24"/>
        </w:rPr>
        <w:fldChar w:fldCharType="end"/>
      </w:r>
      <w:r w:rsidR="00E921D1">
        <w:rPr>
          <w:rFonts w:hint="eastAsia"/>
          <w:sz w:val="24"/>
        </w:rPr>
        <w:t>所示</w:t>
      </w:r>
      <w:r w:rsidR="00987BC3">
        <w:rPr>
          <w:rFonts w:hint="eastAsia"/>
          <w:sz w:val="24"/>
        </w:rPr>
        <w:t>。</w:t>
      </w:r>
    </w:p>
    <w:p w14:paraId="2C0C03FE" w14:textId="49323C54" w:rsidR="00E921D1" w:rsidRPr="00DC6D96" w:rsidRDefault="00712B13" w:rsidP="006621DD">
      <w:pPr>
        <w:wordWrap w:val="0"/>
        <w:spacing w:line="360" w:lineRule="auto"/>
        <w:jc w:val="center"/>
        <w:rPr>
          <w:sz w:val="24"/>
        </w:rPr>
      </w:pPr>
      <w:r w:rsidRPr="00712B13">
        <w:rPr>
          <w:noProof/>
          <w:sz w:val="24"/>
        </w:rPr>
        <w:drawing>
          <wp:inline distT="0" distB="0" distL="0" distR="0" wp14:anchorId="1C1C46D0" wp14:editId="2E7795A3">
            <wp:extent cx="5210355" cy="2931973"/>
            <wp:effectExtent l="0" t="0" r="0" b="1905"/>
            <wp:docPr id="7432111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19938" cy="2937365"/>
                    </a:xfrm>
                    <a:prstGeom prst="rect">
                      <a:avLst/>
                    </a:prstGeom>
                    <a:noFill/>
                    <a:ln>
                      <a:noFill/>
                    </a:ln>
                  </pic:spPr>
                </pic:pic>
              </a:graphicData>
            </a:graphic>
          </wp:inline>
        </w:drawing>
      </w:r>
    </w:p>
    <w:p w14:paraId="6401F439" w14:textId="55C4BDD5" w:rsidR="00E921D1" w:rsidRDefault="00E921D1"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8</w:t>
      </w:r>
      <w:r>
        <w:rPr>
          <w:rFonts w:ascii="Times New Roman" w:hAnsi="Times New Roman"/>
          <w:sz w:val="21"/>
          <w:szCs w:val="21"/>
        </w:rPr>
        <w:fldChar w:fldCharType="end"/>
      </w:r>
      <w:r>
        <w:rPr>
          <w:rFonts w:ascii="Times New Roman" w:hAnsi="Times New Roman" w:hint="eastAsia"/>
          <w:sz w:val="21"/>
          <w:szCs w:val="21"/>
        </w:rPr>
        <w:t xml:space="preserve">　</w:t>
      </w:r>
      <w:r w:rsidR="00D830DD">
        <w:rPr>
          <w:rFonts w:ascii="Times New Roman" w:hAnsi="Times New Roman" w:hint="eastAsia"/>
          <w:sz w:val="21"/>
          <w:szCs w:val="21"/>
        </w:rPr>
        <w:t>RDK</w:t>
      </w:r>
      <w:r w:rsidR="00D830DD">
        <w:rPr>
          <w:rFonts w:ascii="Times New Roman" w:hAnsi="Times New Roman" w:hint="eastAsia"/>
          <w:sz w:val="21"/>
          <w:szCs w:val="21"/>
        </w:rPr>
        <w:t>开发板运行</w:t>
      </w:r>
      <w:r>
        <w:rPr>
          <w:rFonts w:ascii="Times New Roman" w:hAnsi="Times New Roman" w:hint="eastAsia"/>
          <w:sz w:val="21"/>
          <w:szCs w:val="21"/>
        </w:rPr>
        <w:t>的效果图</w:t>
      </w:r>
    </w:p>
    <w:p w14:paraId="0CE1431C" w14:textId="261F3B28" w:rsidR="00AB140C" w:rsidRDefault="00AB140C" w:rsidP="006621DD">
      <w:pPr>
        <w:wordWrap w:val="0"/>
        <w:spacing w:beforeLines="50" w:before="156" w:afterLines="50" w:after="156" w:line="360" w:lineRule="auto"/>
        <w:outlineLvl w:val="1"/>
        <w:rPr>
          <w:rFonts w:eastAsia="黑体"/>
          <w:sz w:val="28"/>
          <w:szCs w:val="28"/>
        </w:rPr>
      </w:pPr>
      <w:bookmarkStart w:id="111" w:name="_Toc198501330"/>
      <w:bookmarkEnd w:id="110"/>
      <w:r w:rsidRPr="00CD6AF6">
        <w:rPr>
          <w:rFonts w:eastAsia="黑体" w:hint="eastAsia"/>
          <w:sz w:val="28"/>
          <w:szCs w:val="28"/>
        </w:rPr>
        <w:lastRenderedPageBreak/>
        <w:t>4</w:t>
      </w:r>
      <w:r>
        <w:rPr>
          <w:rFonts w:eastAsia="黑体" w:hint="eastAsia"/>
          <w:sz w:val="28"/>
          <w:szCs w:val="28"/>
        </w:rPr>
        <w:t>.</w:t>
      </w:r>
      <w:r w:rsidR="00916873">
        <w:rPr>
          <w:rFonts w:eastAsia="黑体" w:hint="eastAsia"/>
          <w:sz w:val="28"/>
          <w:szCs w:val="28"/>
        </w:rPr>
        <w:t>5</w:t>
      </w:r>
      <w:r>
        <w:rPr>
          <w:rFonts w:eastAsia="黑体" w:hint="eastAsia"/>
          <w:sz w:val="28"/>
          <w:szCs w:val="28"/>
        </w:rPr>
        <w:t xml:space="preserve">　</w:t>
      </w:r>
      <w:r w:rsidR="00916873">
        <w:rPr>
          <w:rFonts w:eastAsia="黑体" w:hint="eastAsia"/>
          <w:sz w:val="28"/>
          <w:szCs w:val="28"/>
        </w:rPr>
        <w:t>晶闸管有源逆变流程</w:t>
      </w:r>
      <w:r w:rsidR="001E23A9">
        <w:rPr>
          <w:rFonts w:eastAsia="黑体" w:hint="eastAsia"/>
          <w:sz w:val="28"/>
          <w:szCs w:val="28"/>
        </w:rPr>
        <w:t>设计</w:t>
      </w:r>
      <w:bookmarkEnd w:id="111"/>
    </w:p>
    <w:p w14:paraId="5023E2D5" w14:textId="4EB4E8FF" w:rsidR="00916873" w:rsidRDefault="00916873" w:rsidP="006621DD">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AB38D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AB38DF">
        <w:rPr>
          <w:noProof/>
          <w:sz w:val="24"/>
        </w:rPr>
        <w:t>9</w:t>
      </w:r>
      <w:r>
        <w:rPr>
          <w:sz w:val="24"/>
        </w:rPr>
        <w:fldChar w:fldCharType="end"/>
      </w:r>
      <w:r>
        <w:rPr>
          <w:rFonts w:hint="eastAsia"/>
          <w:sz w:val="24"/>
        </w:rPr>
        <w:t>是晶闸管有源逆变流程图，当楼宇主核心板上电时，逆变系统也会同时上电并进行初始化。</w:t>
      </w:r>
      <w:r w:rsidRPr="004E44BD">
        <w:rPr>
          <w:rFonts w:hint="eastAsia"/>
          <w:sz w:val="24"/>
        </w:rPr>
        <w:t>初始化结束后，会对太阳能板的电压进行检测，当电压低于</w:t>
      </w:r>
      <w:r w:rsidRPr="004E44BD">
        <w:rPr>
          <w:rFonts w:hint="eastAsia"/>
          <w:sz w:val="24"/>
        </w:rPr>
        <w:t>2V</w:t>
      </w:r>
      <w:r w:rsidRPr="004E44BD">
        <w:rPr>
          <w:rFonts w:hint="eastAsia"/>
          <w:sz w:val="24"/>
        </w:rPr>
        <w:t>时，不满足逆变条件会关闭所有的晶闸管，并将工作状态发送到核心板。当电压高于</w:t>
      </w:r>
      <w:r w:rsidRPr="004E44BD">
        <w:rPr>
          <w:rFonts w:hint="eastAsia"/>
          <w:sz w:val="24"/>
        </w:rPr>
        <w:t>2V</w:t>
      </w:r>
      <w:r w:rsidRPr="004E44BD">
        <w:rPr>
          <w:rFonts w:hint="eastAsia"/>
          <w:sz w:val="24"/>
        </w:rPr>
        <w:t>，满足逆变条件，串口会读取电能质量芯片传来的数据，并提取编码中的交流电压，根据公式推算晶闸管的触发角。同时，采集交流电脉冲驱动晶闸管，按顺序延时开启，实现逆变并网。逆变成功后，将电压，电流发电量和工作状态等通过</w:t>
      </w:r>
      <w:r w:rsidRPr="004E44BD">
        <w:rPr>
          <w:rFonts w:hint="eastAsia"/>
          <w:sz w:val="24"/>
        </w:rPr>
        <w:t>RS485</w:t>
      </w:r>
      <w:r w:rsidRPr="004E44BD">
        <w:rPr>
          <w:rFonts w:hint="eastAsia"/>
          <w:sz w:val="24"/>
        </w:rPr>
        <w:t>发送到核心板。</w:t>
      </w:r>
    </w:p>
    <w:p w14:paraId="0BC1EEA8" w14:textId="77777777" w:rsidR="00916873" w:rsidRPr="003F0C65" w:rsidRDefault="00916873" w:rsidP="006621DD">
      <w:pPr>
        <w:wordWrap w:val="0"/>
        <w:spacing w:line="360" w:lineRule="auto"/>
        <w:jc w:val="center"/>
        <w:rPr>
          <w:sz w:val="24"/>
        </w:rPr>
      </w:pPr>
      <w:r>
        <w:rPr>
          <w:noProof/>
          <w:sz w:val="24"/>
        </w:rPr>
        <w:drawing>
          <wp:inline distT="0" distB="0" distL="0" distR="0" wp14:anchorId="124A5D53" wp14:editId="49EAE177">
            <wp:extent cx="3184802" cy="4476750"/>
            <wp:effectExtent l="0" t="0" r="0" b="0"/>
            <wp:docPr id="8095055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05541" name="图片 809505541"/>
                    <pic:cNvPicPr/>
                  </pic:nvPicPr>
                  <pic:blipFill>
                    <a:blip r:embed="rId72"/>
                    <a:stretch>
                      <a:fillRect/>
                    </a:stretch>
                  </pic:blipFill>
                  <pic:spPr>
                    <a:xfrm>
                      <a:off x="0" y="0"/>
                      <a:ext cx="3195696" cy="4492063"/>
                    </a:xfrm>
                    <a:prstGeom prst="rect">
                      <a:avLst/>
                    </a:prstGeom>
                  </pic:spPr>
                </pic:pic>
              </a:graphicData>
            </a:graphic>
          </wp:inline>
        </w:drawing>
      </w:r>
    </w:p>
    <w:p w14:paraId="29ED5E60" w14:textId="38C7170E" w:rsidR="00916873" w:rsidRDefault="00916873"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9</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65664529" w14:textId="69FF69C3" w:rsidR="00C605AC" w:rsidRDefault="00C605AC" w:rsidP="006621DD">
      <w:pPr>
        <w:wordWrap w:val="0"/>
        <w:spacing w:line="360" w:lineRule="auto"/>
        <w:ind w:firstLineChars="200" w:firstLine="480"/>
        <w:rPr>
          <w:sz w:val="24"/>
        </w:rPr>
      </w:pPr>
      <w:r w:rsidRPr="00C605AC">
        <w:rPr>
          <w:rFonts w:hint="eastAsia"/>
          <w:sz w:val="24"/>
        </w:rPr>
        <w:t>其中</w:t>
      </w:r>
      <w:r w:rsidR="00502E5F">
        <w:rPr>
          <w:rFonts w:hint="eastAsia"/>
          <w:sz w:val="24"/>
        </w:rPr>
        <w:t>核心的代码是有关与桥式整流公式的部分</w:t>
      </w:r>
      <w:r w:rsidR="00572606">
        <w:rPr>
          <w:rFonts w:hint="eastAsia"/>
          <w:sz w:val="24"/>
        </w:rPr>
        <w:t>，</w:t>
      </w:r>
      <w:r w:rsidR="004F6F48">
        <w:rPr>
          <w:rFonts w:hint="eastAsia"/>
          <w:sz w:val="24"/>
        </w:rPr>
        <w:t>如图</w:t>
      </w:r>
      <w:r w:rsidR="00E74E2A">
        <w:rPr>
          <w:sz w:val="24"/>
        </w:rPr>
        <w:fldChar w:fldCharType="begin"/>
      </w:r>
      <w:r w:rsidR="00E74E2A">
        <w:rPr>
          <w:sz w:val="24"/>
        </w:rPr>
        <w:instrText xml:space="preserve"> </w:instrText>
      </w:r>
      <w:r w:rsidR="00E74E2A">
        <w:rPr>
          <w:rFonts w:hint="eastAsia"/>
          <w:sz w:val="24"/>
        </w:rPr>
        <w:instrText>Seq eq \c</w:instrText>
      </w:r>
      <w:r w:rsidR="00E74E2A">
        <w:rPr>
          <w:sz w:val="24"/>
        </w:rPr>
        <w:instrText xml:space="preserve"> </w:instrText>
      </w:r>
      <w:r w:rsidR="00E74E2A">
        <w:rPr>
          <w:sz w:val="24"/>
        </w:rPr>
        <w:fldChar w:fldCharType="separate"/>
      </w:r>
      <w:r w:rsidR="00AB38DF">
        <w:rPr>
          <w:noProof/>
          <w:sz w:val="24"/>
        </w:rPr>
        <w:t>4</w:t>
      </w:r>
      <w:r w:rsidR="00E74E2A">
        <w:rPr>
          <w:sz w:val="24"/>
        </w:rPr>
        <w:fldChar w:fldCharType="end"/>
      </w:r>
      <w:r w:rsidR="00E74E2A">
        <w:rPr>
          <w:rFonts w:hint="eastAsia"/>
          <w:sz w:val="24"/>
        </w:rPr>
        <w:t>.</w:t>
      </w:r>
      <w:r w:rsidR="00E74E2A">
        <w:rPr>
          <w:sz w:val="24"/>
        </w:rPr>
        <w:fldChar w:fldCharType="begin"/>
      </w:r>
      <w:r w:rsidR="00E74E2A">
        <w:rPr>
          <w:sz w:val="24"/>
        </w:rPr>
        <w:instrText xml:space="preserve"> </w:instrText>
      </w:r>
      <w:r w:rsidR="00E74E2A">
        <w:rPr>
          <w:rFonts w:hint="eastAsia"/>
          <w:sz w:val="24"/>
        </w:rPr>
        <w:instrText>seq txt</w:instrText>
      </w:r>
      <w:r w:rsidR="00E74E2A">
        <w:rPr>
          <w:sz w:val="24"/>
        </w:rPr>
        <w:instrText xml:space="preserve"> </w:instrText>
      </w:r>
      <w:r w:rsidR="00E74E2A">
        <w:rPr>
          <w:sz w:val="24"/>
        </w:rPr>
        <w:fldChar w:fldCharType="separate"/>
      </w:r>
      <w:r w:rsidR="00AB38DF">
        <w:rPr>
          <w:noProof/>
          <w:sz w:val="24"/>
        </w:rPr>
        <w:t>10</w:t>
      </w:r>
      <w:r w:rsidR="00E74E2A">
        <w:rPr>
          <w:sz w:val="24"/>
        </w:rPr>
        <w:fldChar w:fldCharType="end"/>
      </w:r>
      <w:r w:rsidR="00E74E2A">
        <w:rPr>
          <w:rFonts w:hint="eastAsia"/>
          <w:sz w:val="24"/>
        </w:rPr>
        <w:t>所示</w:t>
      </w:r>
      <w:r w:rsidR="00572606">
        <w:rPr>
          <w:rFonts w:hint="eastAsia"/>
          <w:sz w:val="24"/>
        </w:rPr>
        <w:t>，通过</w:t>
      </w:r>
      <w:r w:rsidR="00572606">
        <w:rPr>
          <w:rFonts w:hint="eastAsia"/>
          <w:sz w:val="24"/>
        </w:rPr>
        <w:t>ADC</w:t>
      </w:r>
      <w:r w:rsidR="00572606">
        <w:rPr>
          <w:rFonts w:hint="eastAsia"/>
          <w:sz w:val="24"/>
        </w:rPr>
        <w:t>的检测和</w:t>
      </w:r>
      <w:r w:rsidR="009572A0">
        <w:rPr>
          <w:rFonts w:hint="eastAsia"/>
          <w:sz w:val="24"/>
        </w:rPr>
        <w:t>HLW8032</w:t>
      </w:r>
      <w:r w:rsidR="009572A0">
        <w:rPr>
          <w:rFonts w:hint="eastAsia"/>
          <w:sz w:val="24"/>
        </w:rPr>
        <w:t>传输的电压，逆推出晶闸管的整流角度</w:t>
      </w:r>
      <w:proofErr w:type="spellStart"/>
      <w:r w:rsidR="009572A0">
        <w:rPr>
          <w:rFonts w:hint="eastAsia"/>
          <w:sz w:val="24"/>
        </w:rPr>
        <w:t>cos_value</w:t>
      </w:r>
      <w:proofErr w:type="spellEnd"/>
      <w:r w:rsidR="006C4F08">
        <w:rPr>
          <w:rFonts w:hint="eastAsia"/>
          <w:sz w:val="24"/>
        </w:rPr>
        <w:t>。</w:t>
      </w:r>
      <w:r w:rsidR="00604FBF">
        <w:rPr>
          <w:rFonts w:hint="eastAsia"/>
          <w:sz w:val="24"/>
        </w:rPr>
        <w:t>但是</w:t>
      </w:r>
      <w:r w:rsidR="00BC0870">
        <w:rPr>
          <w:rFonts w:hint="eastAsia"/>
          <w:sz w:val="24"/>
        </w:rPr>
        <w:t>这个角度是弧度制</w:t>
      </w:r>
      <w:r w:rsidR="00A65BD4">
        <w:rPr>
          <w:rFonts w:hint="eastAsia"/>
          <w:sz w:val="24"/>
        </w:rPr>
        <w:t>，并且是</w:t>
      </w:r>
      <w:r w:rsidR="00A65BD4">
        <w:rPr>
          <w:rFonts w:hint="eastAsia"/>
          <w:sz w:val="24"/>
        </w:rPr>
        <w:t>COS</w:t>
      </w:r>
      <w:r w:rsidR="00A65BD4">
        <w:rPr>
          <w:rFonts w:hint="eastAsia"/>
          <w:sz w:val="24"/>
        </w:rPr>
        <w:t>值，无法用于角度计算</w:t>
      </w:r>
      <w:r w:rsidR="006C4F08">
        <w:rPr>
          <w:rFonts w:hint="eastAsia"/>
          <w:sz w:val="24"/>
        </w:rPr>
        <w:t>，</w:t>
      </w:r>
      <w:r w:rsidR="00A65BD4">
        <w:rPr>
          <w:rFonts w:hint="eastAsia"/>
          <w:sz w:val="24"/>
        </w:rPr>
        <w:t>需要进行反余弦计算，求出实际角度值</w:t>
      </w:r>
      <w:r w:rsidR="006C4F08">
        <w:rPr>
          <w:rFonts w:hint="eastAsia"/>
          <w:sz w:val="24"/>
        </w:rPr>
        <w:t>。</w:t>
      </w:r>
      <w:r w:rsidR="00A65BD4">
        <w:rPr>
          <w:rFonts w:hint="eastAsia"/>
          <w:sz w:val="24"/>
        </w:rPr>
        <w:t>再根据弧度和角度的转换公式</w:t>
      </w:r>
      <w:r w:rsidR="00C6288F">
        <w:rPr>
          <w:rFonts w:hint="eastAsia"/>
          <w:sz w:val="24"/>
        </w:rPr>
        <w:t>：</w:t>
      </w:r>
      <w:r w:rsidR="00A65BD4" w:rsidRPr="00A65BD4">
        <w:rPr>
          <w:rFonts w:hint="eastAsia"/>
          <w:sz w:val="24"/>
        </w:rPr>
        <w:t>弧度</w:t>
      </w:r>
      <w:r w:rsidR="00A65BD4" w:rsidRPr="00A65BD4">
        <w:rPr>
          <w:rFonts w:hint="eastAsia"/>
          <w:sz w:val="24"/>
        </w:rPr>
        <w:t xml:space="preserve"> = </w:t>
      </w:r>
      <w:r w:rsidR="00A65BD4" w:rsidRPr="00A65BD4">
        <w:rPr>
          <w:rFonts w:hint="eastAsia"/>
          <w:sz w:val="24"/>
        </w:rPr>
        <w:t>角度</w:t>
      </w:r>
      <w:r w:rsidR="00A65BD4" w:rsidRPr="00A65BD4">
        <w:rPr>
          <w:rFonts w:hint="eastAsia"/>
          <w:sz w:val="24"/>
        </w:rPr>
        <w:t xml:space="preserve"> </w:t>
      </w:r>
      <w:r w:rsidR="00A65BD4" w:rsidRPr="00A65BD4">
        <w:rPr>
          <w:rFonts w:hint="eastAsia"/>
          <w:sz w:val="24"/>
        </w:rPr>
        <w:t>×</w:t>
      </w:r>
      <w:r w:rsidR="00A65BD4" w:rsidRPr="00A65BD4">
        <w:rPr>
          <w:rFonts w:hint="eastAsia"/>
          <w:sz w:val="24"/>
        </w:rPr>
        <w:t xml:space="preserve"> (</w:t>
      </w:r>
      <w:r w:rsidR="00A65BD4" w:rsidRPr="00A65BD4">
        <w:rPr>
          <w:rFonts w:hint="eastAsia"/>
          <w:sz w:val="24"/>
        </w:rPr>
        <w:t>π</w:t>
      </w:r>
      <w:r w:rsidR="00A65BD4" w:rsidRPr="00A65BD4">
        <w:rPr>
          <w:rFonts w:hint="eastAsia"/>
          <w:sz w:val="24"/>
        </w:rPr>
        <w:t xml:space="preserve"> </w:t>
      </w:r>
      <w:r w:rsidR="00A65BD4" w:rsidRPr="00A65BD4">
        <w:rPr>
          <w:rFonts w:hint="eastAsia"/>
          <w:sz w:val="24"/>
        </w:rPr>
        <w:t>÷</w:t>
      </w:r>
      <w:r w:rsidR="00A65BD4" w:rsidRPr="00A65BD4">
        <w:rPr>
          <w:rFonts w:hint="eastAsia"/>
          <w:sz w:val="24"/>
        </w:rPr>
        <w:t xml:space="preserve"> 180)</w:t>
      </w:r>
      <w:r w:rsidR="00A65BD4">
        <w:rPr>
          <w:rFonts w:hint="eastAsia"/>
          <w:sz w:val="24"/>
        </w:rPr>
        <w:t>，推算出</w:t>
      </w:r>
      <w:r w:rsidR="00CE29A9">
        <w:rPr>
          <w:rFonts w:hint="eastAsia"/>
          <w:sz w:val="24"/>
        </w:rPr>
        <w:t>理论</w:t>
      </w:r>
      <w:r w:rsidR="00A65BD4">
        <w:rPr>
          <w:rFonts w:hint="eastAsia"/>
          <w:sz w:val="24"/>
        </w:rPr>
        <w:t>触发角</w:t>
      </w:r>
      <w:r w:rsidR="00507D3F">
        <w:rPr>
          <w:rFonts w:hint="eastAsia"/>
          <w:sz w:val="24"/>
        </w:rPr>
        <w:t>。但由于公式</w:t>
      </w:r>
      <w:proofErr w:type="spellStart"/>
      <w:r w:rsidR="00507D3F">
        <w:rPr>
          <w:rFonts w:hint="eastAsia"/>
          <w:sz w:val="24"/>
        </w:rPr>
        <w:t>acosf</w:t>
      </w:r>
      <w:proofErr w:type="spellEnd"/>
      <w:r w:rsidR="00507D3F">
        <w:rPr>
          <w:rFonts w:hint="eastAsia"/>
          <w:sz w:val="24"/>
        </w:rPr>
        <w:t>()</w:t>
      </w:r>
      <w:r w:rsidR="00507D3F">
        <w:rPr>
          <w:rFonts w:hint="eastAsia"/>
          <w:sz w:val="24"/>
        </w:rPr>
        <w:t>的限制，只能输出</w:t>
      </w:r>
      <w:r w:rsidR="00507D3F">
        <w:rPr>
          <w:rFonts w:hint="eastAsia"/>
          <w:sz w:val="24"/>
        </w:rPr>
        <w:t>0-90</w:t>
      </w:r>
      <w:r w:rsidR="00507D3F">
        <w:rPr>
          <w:rFonts w:hint="eastAsia"/>
          <w:sz w:val="24"/>
        </w:rPr>
        <w:t>°的值，需要将</w:t>
      </w:r>
      <w:r w:rsidR="00CE29A9">
        <w:rPr>
          <w:rFonts w:hint="eastAsia"/>
          <w:sz w:val="24"/>
        </w:rPr>
        <w:t>其变成大于</w:t>
      </w:r>
      <w:r w:rsidR="00CE29A9">
        <w:rPr>
          <w:rFonts w:hint="eastAsia"/>
          <w:sz w:val="24"/>
        </w:rPr>
        <w:t>90</w:t>
      </w:r>
      <w:r w:rsidR="00CE29A9">
        <w:rPr>
          <w:rFonts w:hint="eastAsia"/>
          <w:sz w:val="24"/>
        </w:rPr>
        <w:t>°，最后求出实际触发</w:t>
      </w:r>
      <w:r w:rsidR="00CE29A9">
        <w:rPr>
          <w:rFonts w:hint="eastAsia"/>
          <w:sz w:val="24"/>
        </w:rPr>
        <w:lastRenderedPageBreak/>
        <w:t>角</w:t>
      </w:r>
      <w:r w:rsidR="00CE29A9">
        <w:rPr>
          <w:rFonts w:hint="eastAsia"/>
          <w:sz w:val="24"/>
        </w:rPr>
        <w:t>bright</w:t>
      </w:r>
      <w:r w:rsidR="00CE29A9">
        <w:rPr>
          <w:rFonts w:hint="eastAsia"/>
          <w:sz w:val="24"/>
        </w:rPr>
        <w:t>，再对其进行限位操作，即可保证桥式整流电路一直工作在有源逆变状态。</w:t>
      </w:r>
      <w:r w:rsidR="00363A54">
        <w:rPr>
          <w:rFonts w:hint="eastAsia"/>
          <w:sz w:val="24"/>
        </w:rPr>
        <w:t>再使用自编写的</w:t>
      </w:r>
      <w:proofErr w:type="spellStart"/>
      <w:r w:rsidR="00363A54">
        <w:rPr>
          <w:rFonts w:hint="eastAsia"/>
          <w:sz w:val="24"/>
        </w:rPr>
        <w:t>cal_map</w:t>
      </w:r>
      <w:proofErr w:type="spellEnd"/>
      <w:r w:rsidR="00363A54">
        <w:rPr>
          <w:rFonts w:hint="eastAsia"/>
          <w:sz w:val="24"/>
        </w:rPr>
        <w:t>函数，实现</w:t>
      </w:r>
      <w:r w:rsidR="00ED01C6">
        <w:rPr>
          <w:rFonts w:hint="eastAsia"/>
          <w:sz w:val="24"/>
        </w:rPr>
        <w:t>将角度映射到延迟时间，即实现了自动闭环控制。</w:t>
      </w:r>
      <w:r w:rsidR="009F705E">
        <w:rPr>
          <w:rFonts w:hint="eastAsia"/>
          <w:sz w:val="24"/>
        </w:rPr>
        <w:t>代码中还实现了</w:t>
      </w:r>
      <w:r w:rsidR="00846E47">
        <w:rPr>
          <w:rFonts w:hint="eastAsia"/>
          <w:sz w:val="24"/>
        </w:rPr>
        <w:t>对太阳能板电压的检测，并根据电压来调整工作状态</w:t>
      </w:r>
      <w:r w:rsidR="00F468E6">
        <w:rPr>
          <w:rFonts w:hint="eastAsia"/>
          <w:sz w:val="24"/>
        </w:rPr>
        <w:t>，</w:t>
      </w:r>
      <w:proofErr w:type="spellStart"/>
      <w:r w:rsidR="00C6288F">
        <w:rPr>
          <w:rFonts w:hint="eastAsia"/>
          <w:sz w:val="24"/>
        </w:rPr>
        <w:t>printf</w:t>
      </w:r>
      <w:proofErr w:type="spellEnd"/>
      <w:r w:rsidR="00C6288F">
        <w:rPr>
          <w:rFonts w:hint="eastAsia"/>
          <w:sz w:val="24"/>
        </w:rPr>
        <w:t>函数会将工作状态数据和发电量数据通过串口和</w:t>
      </w:r>
      <w:r w:rsidR="00C6288F">
        <w:rPr>
          <w:rFonts w:hint="eastAsia"/>
          <w:sz w:val="24"/>
        </w:rPr>
        <w:t>RS485</w:t>
      </w:r>
      <w:r w:rsidR="00C6288F">
        <w:rPr>
          <w:rFonts w:hint="eastAsia"/>
          <w:sz w:val="24"/>
        </w:rPr>
        <w:t>通讯模块发送到核心板，</w:t>
      </w:r>
      <w:r w:rsidR="00ED01C6">
        <w:rPr>
          <w:rFonts w:hint="eastAsia"/>
          <w:sz w:val="24"/>
        </w:rPr>
        <w:t>映射函数代码如图</w:t>
      </w:r>
      <w:r w:rsidR="00ED01C6">
        <w:rPr>
          <w:sz w:val="24"/>
        </w:rPr>
        <w:fldChar w:fldCharType="begin"/>
      </w:r>
      <w:r w:rsidR="00ED01C6">
        <w:rPr>
          <w:sz w:val="24"/>
        </w:rPr>
        <w:instrText xml:space="preserve"> </w:instrText>
      </w:r>
      <w:r w:rsidR="00ED01C6">
        <w:rPr>
          <w:rFonts w:hint="eastAsia"/>
          <w:sz w:val="24"/>
        </w:rPr>
        <w:instrText>Seq eq \c</w:instrText>
      </w:r>
      <w:r w:rsidR="00ED01C6">
        <w:rPr>
          <w:sz w:val="24"/>
        </w:rPr>
        <w:instrText xml:space="preserve"> </w:instrText>
      </w:r>
      <w:r w:rsidR="00ED01C6">
        <w:rPr>
          <w:sz w:val="24"/>
        </w:rPr>
        <w:fldChar w:fldCharType="separate"/>
      </w:r>
      <w:r w:rsidR="00AB38DF">
        <w:rPr>
          <w:noProof/>
          <w:sz w:val="24"/>
        </w:rPr>
        <w:t>4</w:t>
      </w:r>
      <w:r w:rsidR="00ED01C6">
        <w:rPr>
          <w:sz w:val="24"/>
        </w:rPr>
        <w:fldChar w:fldCharType="end"/>
      </w:r>
      <w:r w:rsidR="00ED01C6">
        <w:rPr>
          <w:rFonts w:hint="eastAsia"/>
          <w:sz w:val="24"/>
        </w:rPr>
        <w:t>.</w:t>
      </w:r>
      <w:r w:rsidR="00ED01C6">
        <w:rPr>
          <w:sz w:val="24"/>
        </w:rPr>
        <w:fldChar w:fldCharType="begin"/>
      </w:r>
      <w:r w:rsidR="00ED01C6">
        <w:rPr>
          <w:sz w:val="24"/>
        </w:rPr>
        <w:instrText xml:space="preserve"> </w:instrText>
      </w:r>
      <w:r w:rsidR="00ED01C6">
        <w:rPr>
          <w:rFonts w:hint="eastAsia"/>
          <w:sz w:val="24"/>
        </w:rPr>
        <w:instrText>seq txt</w:instrText>
      </w:r>
      <w:r w:rsidR="00ED01C6">
        <w:rPr>
          <w:sz w:val="24"/>
        </w:rPr>
        <w:instrText xml:space="preserve"> </w:instrText>
      </w:r>
      <w:r w:rsidR="00ED01C6">
        <w:rPr>
          <w:sz w:val="24"/>
        </w:rPr>
        <w:fldChar w:fldCharType="separate"/>
      </w:r>
      <w:r w:rsidR="00AB38DF">
        <w:rPr>
          <w:noProof/>
          <w:sz w:val="24"/>
        </w:rPr>
        <w:t>11</w:t>
      </w:r>
      <w:r w:rsidR="00ED01C6">
        <w:rPr>
          <w:sz w:val="24"/>
        </w:rPr>
        <w:fldChar w:fldCharType="end"/>
      </w:r>
      <w:r w:rsidR="00ED01C6">
        <w:rPr>
          <w:rFonts w:hint="eastAsia"/>
          <w:sz w:val="24"/>
        </w:rPr>
        <w:t>所示</w:t>
      </w:r>
      <w:r w:rsidR="003B4F5C">
        <w:rPr>
          <w:rFonts w:hint="eastAsia"/>
          <w:sz w:val="24"/>
        </w:rPr>
        <w:t>。</w:t>
      </w:r>
    </w:p>
    <w:p w14:paraId="45ABB154" w14:textId="2A94D20B" w:rsidR="004F6F48" w:rsidRPr="003F0C65" w:rsidRDefault="00067B49" w:rsidP="006621DD">
      <w:pPr>
        <w:wordWrap w:val="0"/>
        <w:spacing w:line="360" w:lineRule="auto"/>
        <w:jc w:val="center"/>
        <w:rPr>
          <w:sz w:val="24"/>
        </w:rPr>
      </w:pPr>
      <w:r>
        <w:rPr>
          <w:noProof/>
          <w:sz w:val="24"/>
        </w:rPr>
        <w:drawing>
          <wp:inline distT="0" distB="0" distL="0" distR="0" wp14:anchorId="2DBC7E6F" wp14:editId="5EEC4EB8">
            <wp:extent cx="5752465" cy="2606675"/>
            <wp:effectExtent l="0" t="0" r="635" b="3175"/>
            <wp:docPr id="15093388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52465" cy="2606675"/>
                    </a:xfrm>
                    <a:prstGeom prst="rect">
                      <a:avLst/>
                    </a:prstGeom>
                    <a:noFill/>
                    <a:ln>
                      <a:noFill/>
                    </a:ln>
                  </pic:spPr>
                </pic:pic>
              </a:graphicData>
            </a:graphic>
          </wp:inline>
        </w:drawing>
      </w:r>
    </w:p>
    <w:p w14:paraId="66BEC392" w14:textId="6CCAB50E" w:rsidR="004F6F48" w:rsidRDefault="004F6F48"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10</w:t>
      </w:r>
      <w:r>
        <w:rPr>
          <w:rFonts w:ascii="Times New Roman" w:hAnsi="Times New Roman"/>
          <w:sz w:val="21"/>
          <w:szCs w:val="21"/>
        </w:rPr>
        <w:fldChar w:fldCharType="end"/>
      </w:r>
      <w:r>
        <w:rPr>
          <w:rFonts w:ascii="Times New Roman" w:hAnsi="Times New Roman" w:hint="eastAsia"/>
          <w:sz w:val="21"/>
          <w:szCs w:val="21"/>
        </w:rPr>
        <w:t xml:space="preserve">　</w:t>
      </w:r>
      <w:r w:rsidR="00ED01C6">
        <w:rPr>
          <w:rFonts w:hint="eastAsia"/>
          <w:sz w:val="21"/>
          <w:szCs w:val="21"/>
        </w:rPr>
        <w:t>桥式整流触发角的计算和</w:t>
      </w:r>
      <w:r w:rsidR="005A7D78">
        <w:rPr>
          <w:rFonts w:hint="eastAsia"/>
          <w:sz w:val="21"/>
          <w:szCs w:val="21"/>
        </w:rPr>
        <w:t>延迟时间的给予</w:t>
      </w:r>
    </w:p>
    <w:p w14:paraId="3A39F022" w14:textId="63CF0554" w:rsidR="00ED01C6" w:rsidRPr="003F0C65" w:rsidRDefault="006C4F08" w:rsidP="006621DD">
      <w:pPr>
        <w:wordWrap w:val="0"/>
        <w:spacing w:line="360" w:lineRule="auto"/>
        <w:jc w:val="center"/>
        <w:rPr>
          <w:sz w:val="24"/>
        </w:rPr>
      </w:pPr>
      <w:r>
        <w:rPr>
          <w:noProof/>
          <w:sz w:val="24"/>
        </w:rPr>
        <w:drawing>
          <wp:inline distT="0" distB="0" distL="0" distR="0" wp14:anchorId="476F3AA4" wp14:editId="2436C277">
            <wp:extent cx="5759450" cy="791845"/>
            <wp:effectExtent l="0" t="0" r="0" b="8255"/>
            <wp:docPr id="7257788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59450" cy="791845"/>
                    </a:xfrm>
                    <a:prstGeom prst="rect">
                      <a:avLst/>
                    </a:prstGeom>
                    <a:noFill/>
                    <a:ln>
                      <a:noFill/>
                    </a:ln>
                  </pic:spPr>
                </pic:pic>
              </a:graphicData>
            </a:graphic>
          </wp:inline>
        </w:drawing>
      </w:r>
    </w:p>
    <w:p w14:paraId="355CD6DD" w14:textId="6E685957" w:rsidR="004F6F48" w:rsidRDefault="00ED01C6"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11</w:t>
      </w:r>
      <w:r>
        <w:rPr>
          <w:rFonts w:ascii="Times New Roman" w:hAnsi="Times New Roman"/>
          <w:sz w:val="21"/>
          <w:szCs w:val="21"/>
        </w:rPr>
        <w:fldChar w:fldCharType="end"/>
      </w:r>
      <w:r>
        <w:rPr>
          <w:rFonts w:ascii="Times New Roman" w:hAnsi="Times New Roman" w:hint="eastAsia"/>
          <w:sz w:val="21"/>
          <w:szCs w:val="21"/>
        </w:rPr>
        <w:t xml:space="preserve">　</w:t>
      </w:r>
      <w:r w:rsidR="005A7D78">
        <w:rPr>
          <w:rFonts w:hint="eastAsia"/>
          <w:sz w:val="21"/>
          <w:szCs w:val="21"/>
        </w:rPr>
        <w:t>缩放函数代码</w:t>
      </w:r>
    </w:p>
    <w:p w14:paraId="587E0365" w14:textId="08EFD969" w:rsidR="001515E1" w:rsidRDefault="00657C48" w:rsidP="00657C48">
      <w:pPr>
        <w:wordWrap w:val="0"/>
        <w:spacing w:line="360" w:lineRule="auto"/>
        <w:ind w:firstLineChars="200" w:firstLine="480"/>
        <w:rPr>
          <w:sz w:val="24"/>
        </w:rPr>
      </w:pPr>
      <w:r w:rsidRPr="00657C48">
        <w:rPr>
          <w:rFonts w:hint="eastAsia"/>
          <w:sz w:val="24"/>
        </w:rPr>
        <w:t>在真正连接电网逆变之前，采用了</w:t>
      </w:r>
      <w:r>
        <w:rPr>
          <w:rFonts w:hint="eastAsia"/>
          <w:sz w:val="24"/>
        </w:rPr>
        <w:t>MATLAB</w:t>
      </w:r>
      <w:r w:rsidRPr="00657C48">
        <w:rPr>
          <w:rFonts w:hint="eastAsia"/>
          <w:sz w:val="24"/>
        </w:rPr>
        <w:t>仿真的形式验证方案是否可行。首先，在库文件中选择到晶闸管</w:t>
      </w:r>
      <w:r w:rsidRPr="00657C48">
        <w:rPr>
          <w:rFonts w:hint="eastAsia"/>
          <w:sz w:val="24"/>
        </w:rPr>
        <w:t>Thyristor</w:t>
      </w:r>
      <w:r w:rsidRPr="00657C48">
        <w:rPr>
          <w:rFonts w:hint="eastAsia"/>
          <w:sz w:val="24"/>
        </w:rPr>
        <w:t>，将其搭建成桥式整流电路，在左侧连接交流电源，右侧连接一个组感性负载和一个电源模拟太阳能，</w:t>
      </w:r>
      <w:r w:rsidR="001515E1">
        <w:rPr>
          <w:rFonts w:hint="eastAsia"/>
          <w:sz w:val="24"/>
        </w:rPr>
        <w:t>SIMULINK</w:t>
      </w:r>
      <w:r w:rsidR="001515E1">
        <w:rPr>
          <w:rFonts w:hint="eastAsia"/>
          <w:sz w:val="24"/>
        </w:rPr>
        <w:t>图如图</w:t>
      </w:r>
      <w:r w:rsidR="001515E1">
        <w:rPr>
          <w:sz w:val="24"/>
        </w:rPr>
        <w:fldChar w:fldCharType="begin"/>
      </w:r>
      <w:r w:rsidR="001515E1">
        <w:rPr>
          <w:sz w:val="24"/>
        </w:rPr>
        <w:instrText xml:space="preserve"> </w:instrText>
      </w:r>
      <w:r w:rsidR="001515E1">
        <w:rPr>
          <w:rFonts w:hint="eastAsia"/>
          <w:sz w:val="24"/>
        </w:rPr>
        <w:instrText>Seq eq \c</w:instrText>
      </w:r>
      <w:r w:rsidR="001515E1">
        <w:rPr>
          <w:sz w:val="24"/>
        </w:rPr>
        <w:instrText xml:space="preserve"> </w:instrText>
      </w:r>
      <w:r w:rsidR="001515E1">
        <w:rPr>
          <w:sz w:val="24"/>
        </w:rPr>
        <w:fldChar w:fldCharType="separate"/>
      </w:r>
      <w:r w:rsidR="00AB38DF">
        <w:rPr>
          <w:noProof/>
          <w:sz w:val="24"/>
        </w:rPr>
        <w:t>4</w:t>
      </w:r>
      <w:r w:rsidR="001515E1">
        <w:rPr>
          <w:sz w:val="24"/>
        </w:rPr>
        <w:fldChar w:fldCharType="end"/>
      </w:r>
      <w:r w:rsidR="001515E1">
        <w:rPr>
          <w:rFonts w:hint="eastAsia"/>
          <w:sz w:val="24"/>
        </w:rPr>
        <w:t>.</w:t>
      </w:r>
      <w:r w:rsidR="001515E1">
        <w:rPr>
          <w:sz w:val="24"/>
        </w:rPr>
        <w:fldChar w:fldCharType="begin"/>
      </w:r>
      <w:r w:rsidR="001515E1">
        <w:rPr>
          <w:sz w:val="24"/>
        </w:rPr>
        <w:instrText xml:space="preserve"> </w:instrText>
      </w:r>
      <w:r w:rsidR="001515E1">
        <w:rPr>
          <w:rFonts w:hint="eastAsia"/>
          <w:sz w:val="24"/>
        </w:rPr>
        <w:instrText>seq txt</w:instrText>
      </w:r>
      <w:r w:rsidR="001515E1">
        <w:rPr>
          <w:sz w:val="24"/>
        </w:rPr>
        <w:instrText xml:space="preserve"> </w:instrText>
      </w:r>
      <w:r w:rsidR="001515E1">
        <w:rPr>
          <w:sz w:val="24"/>
        </w:rPr>
        <w:fldChar w:fldCharType="separate"/>
      </w:r>
      <w:r w:rsidR="00AB38DF">
        <w:rPr>
          <w:noProof/>
          <w:sz w:val="24"/>
        </w:rPr>
        <w:t>12</w:t>
      </w:r>
      <w:r w:rsidR="001515E1">
        <w:rPr>
          <w:sz w:val="24"/>
        </w:rPr>
        <w:fldChar w:fldCharType="end"/>
      </w:r>
      <w:r w:rsidR="001515E1">
        <w:rPr>
          <w:rFonts w:hint="eastAsia"/>
          <w:sz w:val="24"/>
        </w:rPr>
        <w:t>所示。</w:t>
      </w:r>
    </w:p>
    <w:p w14:paraId="2196DEE9" w14:textId="255536E7" w:rsidR="001515E1" w:rsidRPr="003F0C65" w:rsidRDefault="00EE5FCB" w:rsidP="001515E1">
      <w:pPr>
        <w:wordWrap w:val="0"/>
        <w:spacing w:line="360" w:lineRule="auto"/>
        <w:jc w:val="center"/>
        <w:rPr>
          <w:sz w:val="24"/>
        </w:rPr>
      </w:pPr>
      <w:r>
        <w:rPr>
          <w:noProof/>
          <w:sz w:val="24"/>
        </w:rPr>
        <w:lastRenderedPageBreak/>
        <w:drawing>
          <wp:inline distT="0" distB="0" distL="0" distR="0" wp14:anchorId="5A72612F" wp14:editId="250E0151">
            <wp:extent cx="5756910" cy="2393315"/>
            <wp:effectExtent l="0" t="0" r="0" b="6985"/>
            <wp:docPr id="13000616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56910" cy="2393315"/>
                    </a:xfrm>
                    <a:prstGeom prst="rect">
                      <a:avLst/>
                    </a:prstGeom>
                    <a:noFill/>
                    <a:ln>
                      <a:noFill/>
                    </a:ln>
                  </pic:spPr>
                </pic:pic>
              </a:graphicData>
            </a:graphic>
          </wp:inline>
        </w:drawing>
      </w:r>
    </w:p>
    <w:p w14:paraId="5AB30766" w14:textId="61C9C89A" w:rsidR="001515E1" w:rsidRPr="001515E1" w:rsidRDefault="001515E1" w:rsidP="008E4E9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桥式整流电路</w:t>
      </w:r>
      <w:r w:rsidR="008E4E90">
        <w:rPr>
          <w:rFonts w:hint="eastAsia"/>
          <w:sz w:val="21"/>
          <w:szCs w:val="21"/>
        </w:rPr>
        <w:t>SIMULINK</w:t>
      </w:r>
      <w:r w:rsidR="008E4E90">
        <w:rPr>
          <w:rFonts w:hint="eastAsia"/>
          <w:sz w:val="21"/>
          <w:szCs w:val="21"/>
        </w:rPr>
        <w:t>仿真</w:t>
      </w:r>
    </w:p>
    <w:p w14:paraId="2E5F8569" w14:textId="667377E6" w:rsidR="00657C48" w:rsidRDefault="00657C48" w:rsidP="00657C48">
      <w:pPr>
        <w:wordWrap w:val="0"/>
        <w:spacing w:line="360" w:lineRule="auto"/>
        <w:ind w:firstLineChars="200" w:firstLine="480"/>
        <w:rPr>
          <w:sz w:val="24"/>
        </w:rPr>
      </w:pPr>
      <w:r w:rsidRPr="00657C48">
        <w:rPr>
          <w:rFonts w:hint="eastAsia"/>
          <w:sz w:val="24"/>
        </w:rPr>
        <w:t>实际</w:t>
      </w:r>
      <w:r w:rsidR="00314CD7">
        <w:rPr>
          <w:rFonts w:hint="eastAsia"/>
          <w:sz w:val="24"/>
        </w:rPr>
        <w:t>并网时使用调压器将</w:t>
      </w:r>
      <w:r w:rsidRPr="00657C48">
        <w:rPr>
          <w:rFonts w:hint="eastAsia"/>
          <w:sz w:val="24"/>
        </w:rPr>
        <w:t>交流电源调到了</w:t>
      </w:r>
      <w:r w:rsidRPr="00657C48">
        <w:rPr>
          <w:rFonts w:hint="eastAsia"/>
          <w:sz w:val="24"/>
        </w:rPr>
        <w:t>20V</w:t>
      </w:r>
      <w:r w:rsidRPr="00657C48">
        <w:rPr>
          <w:rFonts w:hint="eastAsia"/>
          <w:sz w:val="24"/>
        </w:rPr>
        <w:t>，</w:t>
      </w:r>
      <w:r w:rsidR="00314CD7">
        <w:rPr>
          <w:rFonts w:hint="eastAsia"/>
          <w:sz w:val="24"/>
        </w:rPr>
        <w:t>所以</w:t>
      </w:r>
      <w:r w:rsidRPr="00657C48">
        <w:rPr>
          <w:rFonts w:hint="eastAsia"/>
          <w:sz w:val="24"/>
        </w:rPr>
        <w:t>仿真参数也调至</w:t>
      </w:r>
      <w:r w:rsidRPr="00657C48">
        <w:rPr>
          <w:rFonts w:hint="eastAsia"/>
          <w:sz w:val="24"/>
        </w:rPr>
        <w:t>20V</w:t>
      </w:r>
      <w:r w:rsidRPr="00657C48">
        <w:rPr>
          <w:rFonts w:hint="eastAsia"/>
          <w:sz w:val="24"/>
        </w:rPr>
        <w:t>，参数设置如图</w:t>
      </w:r>
      <w:r w:rsidR="00314CD7">
        <w:rPr>
          <w:sz w:val="24"/>
        </w:rPr>
        <w:fldChar w:fldCharType="begin"/>
      </w:r>
      <w:r w:rsidR="00314CD7">
        <w:rPr>
          <w:sz w:val="24"/>
        </w:rPr>
        <w:instrText xml:space="preserve"> </w:instrText>
      </w:r>
      <w:r w:rsidR="00314CD7">
        <w:rPr>
          <w:rFonts w:hint="eastAsia"/>
          <w:sz w:val="24"/>
        </w:rPr>
        <w:instrText>Seq eq \c</w:instrText>
      </w:r>
      <w:r w:rsidR="00314CD7">
        <w:rPr>
          <w:sz w:val="24"/>
        </w:rPr>
        <w:instrText xml:space="preserve"> </w:instrText>
      </w:r>
      <w:r w:rsidR="00314CD7">
        <w:rPr>
          <w:sz w:val="24"/>
        </w:rPr>
        <w:fldChar w:fldCharType="separate"/>
      </w:r>
      <w:r w:rsidR="00AB38DF">
        <w:rPr>
          <w:noProof/>
          <w:sz w:val="24"/>
        </w:rPr>
        <w:t>4</w:t>
      </w:r>
      <w:r w:rsidR="00314CD7">
        <w:rPr>
          <w:sz w:val="24"/>
        </w:rPr>
        <w:fldChar w:fldCharType="end"/>
      </w:r>
      <w:r w:rsidR="00314CD7">
        <w:rPr>
          <w:rFonts w:hint="eastAsia"/>
          <w:sz w:val="24"/>
        </w:rPr>
        <w:t>.</w:t>
      </w:r>
      <w:r w:rsidR="00314CD7">
        <w:rPr>
          <w:sz w:val="24"/>
        </w:rPr>
        <w:fldChar w:fldCharType="begin"/>
      </w:r>
      <w:r w:rsidR="00314CD7">
        <w:rPr>
          <w:sz w:val="24"/>
        </w:rPr>
        <w:instrText xml:space="preserve"> </w:instrText>
      </w:r>
      <w:r w:rsidR="00314CD7">
        <w:rPr>
          <w:rFonts w:hint="eastAsia"/>
          <w:sz w:val="24"/>
        </w:rPr>
        <w:instrText>seq txt</w:instrText>
      </w:r>
      <w:r w:rsidR="00314CD7">
        <w:rPr>
          <w:sz w:val="24"/>
        </w:rPr>
        <w:instrText xml:space="preserve"> </w:instrText>
      </w:r>
      <w:r w:rsidR="00314CD7">
        <w:rPr>
          <w:sz w:val="24"/>
        </w:rPr>
        <w:fldChar w:fldCharType="separate"/>
      </w:r>
      <w:r w:rsidR="00AB38DF">
        <w:rPr>
          <w:noProof/>
          <w:sz w:val="24"/>
        </w:rPr>
        <w:t>13</w:t>
      </w:r>
      <w:r w:rsidR="00314CD7">
        <w:rPr>
          <w:sz w:val="24"/>
        </w:rPr>
        <w:fldChar w:fldCharType="end"/>
      </w:r>
      <w:r w:rsidRPr="00657C48">
        <w:rPr>
          <w:rFonts w:hint="eastAsia"/>
          <w:sz w:val="24"/>
        </w:rPr>
        <w:t>所示：</w:t>
      </w:r>
    </w:p>
    <w:p w14:paraId="59352FBA" w14:textId="4DBE7D82" w:rsidR="00EE5FCB" w:rsidRPr="003F0C65" w:rsidRDefault="00CD0941" w:rsidP="00EE5FCB">
      <w:pPr>
        <w:wordWrap w:val="0"/>
        <w:spacing w:line="360" w:lineRule="auto"/>
        <w:jc w:val="center"/>
        <w:rPr>
          <w:sz w:val="24"/>
        </w:rPr>
      </w:pPr>
      <w:r>
        <w:rPr>
          <w:noProof/>
          <w:sz w:val="24"/>
        </w:rPr>
        <w:drawing>
          <wp:inline distT="0" distB="0" distL="0" distR="0" wp14:anchorId="59F8CDC0" wp14:editId="00E78355">
            <wp:extent cx="2667552" cy="2137410"/>
            <wp:effectExtent l="0" t="0" r="0" b="0"/>
            <wp:docPr id="5526466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84956" cy="2151355"/>
                    </a:xfrm>
                    <a:prstGeom prst="rect">
                      <a:avLst/>
                    </a:prstGeom>
                    <a:noFill/>
                    <a:ln>
                      <a:noFill/>
                    </a:ln>
                  </pic:spPr>
                </pic:pic>
              </a:graphicData>
            </a:graphic>
          </wp:inline>
        </w:drawing>
      </w:r>
    </w:p>
    <w:p w14:paraId="046563E0" w14:textId="3DFE02A5" w:rsidR="00EE5FCB" w:rsidRPr="00EE5FCB" w:rsidRDefault="00EE5FCB"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13</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仿真</w:t>
      </w:r>
      <w:r w:rsidR="00314CD7">
        <w:rPr>
          <w:rFonts w:hint="eastAsia"/>
          <w:sz w:val="21"/>
          <w:szCs w:val="21"/>
        </w:rPr>
        <w:t>交流电源参数设定</w:t>
      </w:r>
    </w:p>
    <w:p w14:paraId="218DCB56" w14:textId="75EE0142" w:rsidR="00657C48" w:rsidRDefault="00657C48" w:rsidP="00657C48">
      <w:pPr>
        <w:wordWrap w:val="0"/>
        <w:spacing w:line="360" w:lineRule="auto"/>
        <w:ind w:firstLineChars="200" w:firstLine="480"/>
        <w:rPr>
          <w:sz w:val="24"/>
        </w:rPr>
      </w:pPr>
      <w:r w:rsidRPr="00657C48">
        <w:rPr>
          <w:rFonts w:hint="eastAsia"/>
          <w:sz w:val="24"/>
        </w:rPr>
        <w:t>由于实际电路采用了一个</w:t>
      </w:r>
      <w:r w:rsidRPr="00657C48">
        <w:rPr>
          <w:rFonts w:hint="eastAsia"/>
          <w:sz w:val="24"/>
        </w:rPr>
        <w:t>8</w:t>
      </w:r>
      <w:r w:rsidR="003B2ABE">
        <w:rPr>
          <w:rFonts w:hint="eastAsia"/>
          <w:sz w:val="24"/>
        </w:rPr>
        <w:t>.5</w:t>
      </w:r>
      <w:r w:rsidRPr="00657C48">
        <w:rPr>
          <w:rFonts w:hint="eastAsia"/>
          <w:sz w:val="24"/>
        </w:rPr>
        <w:t>Ω的电阻和一个</w:t>
      </w:r>
      <w:r w:rsidRPr="00657C48">
        <w:rPr>
          <w:rFonts w:hint="eastAsia"/>
          <w:sz w:val="24"/>
        </w:rPr>
        <w:t>4mH</w:t>
      </w:r>
      <w:r w:rsidRPr="00657C48">
        <w:rPr>
          <w:rFonts w:hint="eastAsia"/>
          <w:sz w:val="24"/>
        </w:rPr>
        <w:t>的电感，所以阻感性负载参数和真正电路中的参数设置相同，如图</w:t>
      </w:r>
      <w:r w:rsidR="00CD0941">
        <w:rPr>
          <w:sz w:val="24"/>
        </w:rPr>
        <w:fldChar w:fldCharType="begin"/>
      </w:r>
      <w:r w:rsidR="00CD0941">
        <w:rPr>
          <w:sz w:val="24"/>
        </w:rPr>
        <w:instrText xml:space="preserve"> </w:instrText>
      </w:r>
      <w:r w:rsidR="00CD0941">
        <w:rPr>
          <w:rFonts w:hint="eastAsia"/>
          <w:sz w:val="24"/>
        </w:rPr>
        <w:instrText>Seq eq \c</w:instrText>
      </w:r>
      <w:r w:rsidR="00CD0941">
        <w:rPr>
          <w:sz w:val="24"/>
        </w:rPr>
        <w:instrText xml:space="preserve"> </w:instrText>
      </w:r>
      <w:r w:rsidR="00CD0941">
        <w:rPr>
          <w:sz w:val="24"/>
        </w:rPr>
        <w:fldChar w:fldCharType="separate"/>
      </w:r>
      <w:r w:rsidR="00AB38DF">
        <w:rPr>
          <w:noProof/>
          <w:sz w:val="24"/>
        </w:rPr>
        <w:t>4</w:t>
      </w:r>
      <w:r w:rsidR="00CD0941">
        <w:rPr>
          <w:sz w:val="24"/>
        </w:rPr>
        <w:fldChar w:fldCharType="end"/>
      </w:r>
      <w:r w:rsidR="00CD0941">
        <w:rPr>
          <w:rFonts w:hint="eastAsia"/>
          <w:sz w:val="24"/>
        </w:rPr>
        <w:t>.</w:t>
      </w:r>
      <w:r w:rsidR="00CD0941">
        <w:rPr>
          <w:sz w:val="24"/>
        </w:rPr>
        <w:fldChar w:fldCharType="begin"/>
      </w:r>
      <w:r w:rsidR="00CD0941">
        <w:rPr>
          <w:sz w:val="24"/>
        </w:rPr>
        <w:instrText xml:space="preserve"> </w:instrText>
      </w:r>
      <w:r w:rsidR="00CD0941">
        <w:rPr>
          <w:rFonts w:hint="eastAsia"/>
          <w:sz w:val="24"/>
        </w:rPr>
        <w:instrText>seq txt</w:instrText>
      </w:r>
      <w:r w:rsidR="00CD0941">
        <w:rPr>
          <w:sz w:val="24"/>
        </w:rPr>
        <w:instrText xml:space="preserve"> </w:instrText>
      </w:r>
      <w:r w:rsidR="00CD0941">
        <w:rPr>
          <w:sz w:val="24"/>
        </w:rPr>
        <w:fldChar w:fldCharType="separate"/>
      </w:r>
      <w:r w:rsidR="00AB38DF">
        <w:rPr>
          <w:noProof/>
          <w:sz w:val="24"/>
        </w:rPr>
        <w:t>14</w:t>
      </w:r>
      <w:r w:rsidR="00CD0941">
        <w:rPr>
          <w:sz w:val="24"/>
        </w:rPr>
        <w:fldChar w:fldCharType="end"/>
      </w:r>
      <w:r w:rsidRPr="00657C48">
        <w:rPr>
          <w:rFonts w:hint="eastAsia"/>
          <w:sz w:val="24"/>
        </w:rPr>
        <w:t>所示：</w:t>
      </w:r>
    </w:p>
    <w:p w14:paraId="1D01D5C4" w14:textId="6124791A" w:rsidR="00CD0941" w:rsidRPr="003F0C65" w:rsidRDefault="003B2ABE" w:rsidP="00CD0941">
      <w:pPr>
        <w:wordWrap w:val="0"/>
        <w:spacing w:line="360" w:lineRule="auto"/>
        <w:jc w:val="center"/>
        <w:rPr>
          <w:sz w:val="24"/>
        </w:rPr>
      </w:pPr>
      <w:r>
        <w:rPr>
          <w:noProof/>
          <w:sz w:val="24"/>
        </w:rPr>
        <w:lastRenderedPageBreak/>
        <w:drawing>
          <wp:inline distT="0" distB="0" distL="0" distR="0" wp14:anchorId="0FB0B3B8" wp14:editId="5A7898D4">
            <wp:extent cx="2729552" cy="2400933"/>
            <wp:effectExtent l="0" t="0" r="0" b="0"/>
            <wp:docPr id="12494783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40258" cy="2410350"/>
                    </a:xfrm>
                    <a:prstGeom prst="rect">
                      <a:avLst/>
                    </a:prstGeom>
                    <a:noFill/>
                    <a:ln>
                      <a:noFill/>
                    </a:ln>
                  </pic:spPr>
                </pic:pic>
              </a:graphicData>
            </a:graphic>
          </wp:inline>
        </w:drawing>
      </w:r>
    </w:p>
    <w:p w14:paraId="0662F29B" w14:textId="395D9DD3" w:rsidR="00CD0941" w:rsidRPr="00CD0941" w:rsidRDefault="00CD0941"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阻感性负载参数设定</w:t>
      </w:r>
    </w:p>
    <w:p w14:paraId="57BE72F0" w14:textId="6C929369" w:rsidR="00657C48" w:rsidRDefault="00657C48" w:rsidP="00657C48">
      <w:pPr>
        <w:wordWrap w:val="0"/>
        <w:spacing w:line="360" w:lineRule="auto"/>
        <w:ind w:firstLineChars="200" w:firstLine="480"/>
        <w:rPr>
          <w:sz w:val="24"/>
        </w:rPr>
      </w:pPr>
      <w:r w:rsidRPr="00657C48">
        <w:rPr>
          <w:rFonts w:hint="eastAsia"/>
          <w:sz w:val="24"/>
        </w:rPr>
        <w:t>晶闸管触发角设置</w:t>
      </w:r>
      <w:r w:rsidRPr="00657C48">
        <w:rPr>
          <w:rFonts w:hint="eastAsia"/>
          <w:sz w:val="24"/>
        </w:rPr>
        <w:t>165</w:t>
      </w:r>
      <w:r w:rsidRPr="00657C48">
        <w:rPr>
          <w:rFonts w:hint="eastAsia"/>
          <w:sz w:val="24"/>
        </w:rPr>
        <w:t>°，电压设置</w:t>
      </w:r>
      <w:r w:rsidRPr="00657C48">
        <w:rPr>
          <w:rFonts w:hint="eastAsia"/>
          <w:sz w:val="24"/>
        </w:rPr>
        <w:t>20V</w:t>
      </w:r>
      <w:r w:rsidRPr="00657C48">
        <w:rPr>
          <w:rFonts w:hint="eastAsia"/>
          <w:sz w:val="24"/>
        </w:rPr>
        <w:t>，根据</w:t>
      </w:r>
      <w:r w:rsidR="0088570C">
        <w:rPr>
          <w:rFonts w:hint="eastAsia"/>
          <w:sz w:val="24"/>
        </w:rPr>
        <w:t>前面提到的</w:t>
      </w:r>
      <w:r w:rsidR="00AD4E8D">
        <w:rPr>
          <w:rFonts w:hint="eastAsia"/>
          <w:sz w:val="24"/>
        </w:rPr>
        <w:t>桥式整流</w:t>
      </w:r>
      <w:r w:rsidRPr="00657C48">
        <w:rPr>
          <w:rFonts w:hint="eastAsia"/>
          <w:sz w:val="24"/>
        </w:rPr>
        <w:t>公式</w:t>
      </w:r>
      <w:r w:rsidR="00337CBE">
        <w:rPr>
          <w:rFonts w:hint="eastAsia"/>
          <w:sz w:val="24"/>
        </w:rPr>
        <w:t>（见系统硬件设计</w:t>
      </w:r>
      <w:r w:rsidR="00337CBE">
        <w:rPr>
          <w:rFonts w:hint="eastAsia"/>
          <w:sz w:val="24"/>
        </w:rPr>
        <w:t>3.19</w:t>
      </w:r>
      <w:r w:rsidR="00337CBE">
        <w:rPr>
          <w:rFonts w:hint="eastAsia"/>
          <w:sz w:val="24"/>
        </w:rPr>
        <w:t>）</w:t>
      </w:r>
      <w:r w:rsidRPr="00657C48">
        <w:rPr>
          <w:rFonts w:hint="eastAsia"/>
          <w:sz w:val="24"/>
        </w:rPr>
        <w:t>算出，理论电源的电压是</w:t>
      </w:r>
      <w:r w:rsidRPr="00657C48">
        <w:rPr>
          <w:rFonts w:hint="eastAsia"/>
          <w:sz w:val="24"/>
        </w:rPr>
        <w:t>-17.386</w:t>
      </w:r>
      <w:r w:rsidR="00E259AE">
        <w:rPr>
          <w:rFonts w:hint="eastAsia"/>
          <w:sz w:val="24"/>
        </w:rPr>
        <w:t>V</w:t>
      </w:r>
      <w:r w:rsidRPr="00657C48">
        <w:rPr>
          <w:rFonts w:hint="eastAsia"/>
          <w:sz w:val="24"/>
        </w:rPr>
        <w:t>。</w:t>
      </w:r>
      <w:r w:rsidR="00E259AE">
        <w:rPr>
          <w:rFonts w:hint="eastAsia"/>
          <w:sz w:val="24"/>
        </w:rPr>
        <w:t>本系统选购的</w:t>
      </w:r>
      <w:r w:rsidRPr="00657C48">
        <w:rPr>
          <w:rFonts w:hint="eastAsia"/>
          <w:sz w:val="24"/>
        </w:rPr>
        <w:t>太阳能电池发电</w:t>
      </w:r>
      <w:r w:rsidR="00E259AE">
        <w:rPr>
          <w:rFonts w:hint="eastAsia"/>
          <w:sz w:val="24"/>
        </w:rPr>
        <w:t>电压</w:t>
      </w:r>
      <w:r w:rsidRPr="00657C48">
        <w:rPr>
          <w:rFonts w:hint="eastAsia"/>
          <w:sz w:val="24"/>
        </w:rPr>
        <w:t>最高是</w:t>
      </w:r>
      <w:r w:rsidRPr="00657C48">
        <w:rPr>
          <w:rFonts w:hint="eastAsia"/>
          <w:sz w:val="24"/>
        </w:rPr>
        <w:t>1</w:t>
      </w:r>
      <w:r w:rsidR="0071671D">
        <w:rPr>
          <w:rFonts w:hint="eastAsia"/>
          <w:sz w:val="24"/>
        </w:rPr>
        <w:t>8</w:t>
      </w:r>
      <w:r w:rsidRPr="00657C48">
        <w:rPr>
          <w:rFonts w:hint="eastAsia"/>
          <w:sz w:val="24"/>
        </w:rPr>
        <w:t>.5V</w:t>
      </w:r>
      <w:r w:rsidR="001340F6">
        <w:rPr>
          <w:rFonts w:hint="eastAsia"/>
          <w:sz w:val="24"/>
        </w:rPr>
        <w:t>满足要求</w:t>
      </w:r>
      <w:r w:rsidRPr="00657C48">
        <w:rPr>
          <w:rFonts w:hint="eastAsia"/>
          <w:sz w:val="24"/>
        </w:rPr>
        <w:t>，仿真直流电源电压</w:t>
      </w:r>
      <w:r w:rsidR="00480652">
        <w:rPr>
          <w:rFonts w:hint="eastAsia"/>
          <w:sz w:val="24"/>
        </w:rPr>
        <w:t>设置</w:t>
      </w:r>
      <w:r w:rsidR="006450E4">
        <w:rPr>
          <w:rFonts w:hint="eastAsia"/>
          <w:sz w:val="24"/>
        </w:rPr>
        <w:t>20</w:t>
      </w:r>
      <w:r w:rsidRPr="00657C48">
        <w:rPr>
          <w:rFonts w:hint="eastAsia"/>
          <w:sz w:val="24"/>
        </w:rPr>
        <w:t>V</w:t>
      </w:r>
      <w:r w:rsidRPr="00657C48">
        <w:rPr>
          <w:rFonts w:hint="eastAsia"/>
          <w:sz w:val="24"/>
        </w:rPr>
        <w:t>，参数如图</w:t>
      </w:r>
      <w:r w:rsidR="009651F1">
        <w:rPr>
          <w:sz w:val="24"/>
        </w:rPr>
        <w:fldChar w:fldCharType="begin"/>
      </w:r>
      <w:r w:rsidR="009651F1">
        <w:rPr>
          <w:sz w:val="24"/>
        </w:rPr>
        <w:instrText xml:space="preserve"> </w:instrText>
      </w:r>
      <w:r w:rsidR="009651F1">
        <w:rPr>
          <w:rFonts w:hint="eastAsia"/>
          <w:sz w:val="24"/>
        </w:rPr>
        <w:instrText>Seq eq \c</w:instrText>
      </w:r>
      <w:r w:rsidR="009651F1">
        <w:rPr>
          <w:sz w:val="24"/>
        </w:rPr>
        <w:instrText xml:space="preserve"> </w:instrText>
      </w:r>
      <w:r w:rsidR="009651F1">
        <w:rPr>
          <w:sz w:val="24"/>
        </w:rPr>
        <w:fldChar w:fldCharType="separate"/>
      </w:r>
      <w:r w:rsidR="00AB38DF">
        <w:rPr>
          <w:noProof/>
          <w:sz w:val="24"/>
        </w:rPr>
        <w:t>4</w:t>
      </w:r>
      <w:r w:rsidR="009651F1">
        <w:rPr>
          <w:sz w:val="24"/>
        </w:rPr>
        <w:fldChar w:fldCharType="end"/>
      </w:r>
      <w:r w:rsidR="009651F1">
        <w:rPr>
          <w:rFonts w:hint="eastAsia"/>
          <w:sz w:val="24"/>
        </w:rPr>
        <w:t>.</w:t>
      </w:r>
      <w:r w:rsidR="009651F1">
        <w:rPr>
          <w:sz w:val="24"/>
        </w:rPr>
        <w:fldChar w:fldCharType="begin"/>
      </w:r>
      <w:r w:rsidR="009651F1">
        <w:rPr>
          <w:sz w:val="24"/>
        </w:rPr>
        <w:instrText xml:space="preserve"> </w:instrText>
      </w:r>
      <w:r w:rsidR="009651F1">
        <w:rPr>
          <w:rFonts w:hint="eastAsia"/>
          <w:sz w:val="24"/>
        </w:rPr>
        <w:instrText>seq txt</w:instrText>
      </w:r>
      <w:r w:rsidR="009651F1">
        <w:rPr>
          <w:sz w:val="24"/>
        </w:rPr>
        <w:instrText xml:space="preserve"> </w:instrText>
      </w:r>
      <w:r w:rsidR="009651F1">
        <w:rPr>
          <w:sz w:val="24"/>
        </w:rPr>
        <w:fldChar w:fldCharType="separate"/>
      </w:r>
      <w:r w:rsidR="00AB38DF">
        <w:rPr>
          <w:noProof/>
          <w:sz w:val="24"/>
        </w:rPr>
        <w:t>15</w:t>
      </w:r>
      <w:r w:rsidR="009651F1">
        <w:rPr>
          <w:sz w:val="24"/>
        </w:rPr>
        <w:fldChar w:fldCharType="end"/>
      </w:r>
      <w:r w:rsidRPr="00657C48">
        <w:rPr>
          <w:rFonts w:hint="eastAsia"/>
          <w:sz w:val="24"/>
        </w:rPr>
        <w:t>所示：</w:t>
      </w:r>
    </w:p>
    <w:p w14:paraId="7525A351" w14:textId="5DE8AFB7" w:rsidR="00480652" w:rsidRPr="003F0C65" w:rsidRDefault="00131148" w:rsidP="00480652">
      <w:pPr>
        <w:wordWrap w:val="0"/>
        <w:spacing w:line="360" w:lineRule="auto"/>
        <w:jc w:val="center"/>
        <w:rPr>
          <w:sz w:val="24"/>
        </w:rPr>
      </w:pPr>
      <w:r>
        <w:rPr>
          <w:noProof/>
          <w:sz w:val="24"/>
        </w:rPr>
        <w:drawing>
          <wp:inline distT="0" distB="0" distL="0" distR="0" wp14:anchorId="2242CA0B" wp14:editId="7743498E">
            <wp:extent cx="2586251" cy="1485347"/>
            <wp:effectExtent l="0" t="0" r="5080" b="635"/>
            <wp:docPr id="13306039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92689" cy="1489045"/>
                    </a:xfrm>
                    <a:prstGeom prst="rect">
                      <a:avLst/>
                    </a:prstGeom>
                    <a:noFill/>
                    <a:ln>
                      <a:noFill/>
                    </a:ln>
                  </pic:spPr>
                </pic:pic>
              </a:graphicData>
            </a:graphic>
          </wp:inline>
        </w:drawing>
      </w:r>
    </w:p>
    <w:p w14:paraId="2F863C52" w14:textId="78B8F1CF" w:rsidR="00480652" w:rsidRPr="00480652" w:rsidRDefault="00480652"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直流电源电压参数设定</w:t>
      </w:r>
    </w:p>
    <w:p w14:paraId="404C5314" w14:textId="18359F02" w:rsidR="00657C48" w:rsidRDefault="00657C48" w:rsidP="00657C48">
      <w:pPr>
        <w:wordWrap w:val="0"/>
        <w:spacing w:line="360" w:lineRule="auto"/>
        <w:ind w:firstLineChars="200" w:firstLine="480"/>
        <w:rPr>
          <w:sz w:val="24"/>
        </w:rPr>
      </w:pPr>
      <w:r w:rsidRPr="00657C48">
        <w:rPr>
          <w:rFonts w:hint="eastAsia"/>
          <w:sz w:val="24"/>
        </w:rPr>
        <w:t>由于交流电的一个周期是</w:t>
      </w:r>
      <w:r w:rsidRPr="00657C48">
        <w:rPr>
          <w:rFonts w:hint="eastAsia"/>
          <w:sz w:val="24"/>
        </w:rPr>
        <w:t>0.02s</w:t>
      </w:r>
      <w:r w:rsidRPr="00657C48">
        <w:rPr>
          <w:rFonts w:hint="eastAsia"/>
          <w:sz w:val="24"/>
        </w:rPr>
        <w:t>，半个周期是</w:t>
      </w:r>
      <w:r w:rsidRPr="00657C48">
        <w:rPr>
          <w:rFonts w:hint="eastAsia"/>
          <w:sz w:val="24"/>
        </w:rPr>
        <w:t>0.01s</w:t>
      </w:r>
      <w:r w:rsidRPr="00657C48">
        <w:rPr>
          <w:rFonts w:hint="eastAsia"/>
          <w:sz w:val="24"/>
        </w:rPr>
        <w:t>，正弦波一个周期是</w:t>
      </w:r>
      <w:r w:rsidRPr="00657C48">
        <w:rPr>
          <w:rFonts w:hint="eastAsia"/>
          <w:sz w:val="24"/>
        </w:rPr>
        <w:t>2</w:t>
      </w:r>
      <w:r w:rsidRPr="00BC5B1A">
        <w:rPr>
          <w:sz w:val="24"/>
        </w:rPr>
        <w:t>π</w:t>
      </w:r>
      <w:r w:rsidRPr="00657C48">
        <w:rPr>
          <w:rFonts w:hint="eastAsia"/>
          <w:sz w:val="24"/>
        </w:rPr>
        <w:t>，相当于</w:t>
      </w:r>
      <w:r w:rsidRPr="00657C48">
        <w:rPr>
          <w:rFonts w:hint="eastAsia"/>
          <w:sz w:val="24"/>
        </w:rPr>
        <w:t>360</w:t>
      </w:r>
      <w:r w:rsidRPr="00657C48">
        <w:rPr>
          <w:rFonts w:hint="eastAsia"/>
          <w:sz w:val="24"/>
        </w:rPr>
        <w:t>°，半个周期就是</w:t>
      </w:r>
      <w:r w:rsidRPr="00657C48">
        <w:rPr>
          <w:rFonts w:hint="eastAsia"/>
          <w:sz w:val="24"/>
        </w:rPr>
        <w:t>180</w:t>
      </w:r>
      <w:r w:rsidRPr="00657C48">
        <w:rPr>
          <w:rFonts w:hint="eastAsia"/>
          <w:sz w:val="24"/>
        </w:rPr>
        <w:t>°。所以可以得出</w:t>
      </w:r>
      <w:r w:rsidRPr="00657C48">
        <w:rPr>
          <w:rFonts w:hint="eastAsia"/>
          <w:sz w:val="24"/>
        </w:rPr>
        <w:t>1</w:t>
      </w:r>
      <w:r w:rsidRPr="00657C48">
        <w:rPr>
          <w:rFonts w:hint="eastAsia"/>
          <w:sz w:val="24"/>
        </w:rPr>
        <w:t>°是</w:t>
      </w:r>
      <w:r w:rsidRPr="00657C48">
        <w:rPr>
          <w:rFonts w:hint="eastAsia"/>
          <w:sz w:val="24"/>
        </w:rPr>
        <w:t>0.00005556</w:t>
      </w:r>
      <w:r w:rsidRPr="00657C48">
        <w:rPr>
          <w:rFonts w:hint="eastAsia"/>
          <w:sz w:val="24"/>
        </w:rPr>
        <w:t>秒，由此即可控制晶闸管的导通时间。参数设定如图</w:t>
      </w:r>
      <w:r w:rsidR="009651F1">
        <w:rPr>
          <w:sz w:val="24"/>
        </w:rPr>
        <w:fldChar w:fldCharType="begin"/>
      </w:r>
      <w:r w:rsidR="009651F1">
        <w:rPr>
          <w:sz w:val="24"/>
        </w:rPr>
        <w:instrText xml:space="preserve"> </w:instrText>
      </w:r>
      <w:r w:rsidR="009651F1">
        <w:rPr>
          <w:rFonts w:hint="eastAsia"/>
          <w:sz w:val="24"/>
        </w:rPr>
        <w:instrText>Seq eq \c</w:instrText>
      </w:r>
      <w:r w:rsidR="009651F1">
        <w:rPr>
          <w:sz w:val="24"/>
        </w:rPr>
        <w:instrText xml:space="preserve"> </w:instrText>
      </w:r>
      <w:r w:rsidR="009651F1">
        <w:rPr>
          <w:sz w:val="24"/>
        </w:rPr>
        <w:fldChar w:fldCharType="separate"/>
      </w:r>
      <w:r w:rsidR="00AB38DF">
        <w:rPr>
          <w:noProof/>
          <w:sz w:val="24"/>
        </w:rPr>
        <w:t>4</w:t>
      </w:r>
      <w:r w:rsidR="009651F1">
        <w:rPr>
          <w:sz w:val="24"/>
        </w:rPr>
        <w:fldChar w:fldCharType="end"/>
      </w:r>
      <w:r w:rsidR="009651F1">
        <w:rPr>
          <w:rFonts w:hint="eastAsia"/>
          <w:sz w:val="24"/>
        </w:rPr>
        <w:t>.</w:t>
      </w:r>
      <w:r w:rsidR="009651F1">
        <w:rPr>
          <w:sz w:val="24"/>
        </w:rPr>
        <w:fldChar w:fldCharType="begin"/>
      </w:r>
      <w:r w:rsidR="009651F1">
        <w:rPr>
          <w:sz w:val="24"/>
        </w:rPr>
        <w:instrText xml:space="preserve"> </w:instrText>
      </w:r>
      <w:r w:rsidR="009651F1">
        <w:rPr>
          <w:rFonts w:hint="eastAsia"/>
          <w:sz w:val="24"/>
        </w:rPr>
        <w:instrText>seq txt</w:instrText>
      </w:r>
      <w:r w:rsidR="009651F1">
        <w:rPr>
          <w:sz w:val="24"/>
        </w:rPr>
        <w:instrText xml:space="preserve"> </w:instrText>
      </w:r>
      <w:r w:rsidR="009651F1">
        <w:rPr>
          <w:sz w:val="24"/>
        </w:rPr>
        <w:fldChar w:fldCharType="separate"/>
      </w:r>
      <w:r w:rsidR="00AB38DF">
        <w:rPr>
          <w:noProof/>
          <w:sz w:val="24"/>
        </w:rPr>
        <w:t>16</w:t>
      </w:r>
      <w:r w:rsidR="009651F1">
        <w:rPr>
          <w:sz w:val="24"/>
        </w:rPr>
        <w:fldChar w:fldCharType="end"/>
      </w:r>
      <w:r w:rsidRPr="00657C48">
        <w:rPr>
          <w:rFonts w:hint="eastAsia"/>
          <w:sz w:val="24"/>
        </w:rPr>
        <w:t>所示。</w:t>
      </w:r>
    </w:p>
    <w:p w14:paraId="4E31985A" w14:textId="1739C51F" w:rsidR="009651F1" w:rsidRDefault="009651F1" w:rsidP="00C02B2A">
      <w:pPr>
        <w:spacing w:line="360" w:lineRule="auto"/>
        <w:jc w:val="center"/>
        <w:rPr>
          <w:sz w:val="24"/>
        </w:rPr>
      </w:pPr>
      <w:r>
        <w:rPr>
          <w:rFonts w:hint="eastAsia"/>
          <w:noProof/>
          <w:sz w:val="24"/>
        </w:rPr>
        <w:lastRenderedPageBreak/>
        <w:drawing>
          <wp:inline distT="0" distB="0" distL="0" distR="0" wp14:anchorId="50A1E14A" wp14:editId="12F29183">
            <wp:extent cx="5040172" cy="3318202"/>
            <wp:effectExtent l="0" t="0" r="8255" b="0"/>
            <wp:docPr id="6926617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53557" cy="3327014"/>
                    </a:xfrm>
                    <a:prstGeom prst="rect">
                      <a:avLst/>
                    </a:prstGeom>
                    <a:noFill/>
                    <a:ln>
                      <a:noFill/>
                    </a:ln>
                  </pic:spPr>
                </pic:pic>
              </a:graphicData>
            </a:graphic>
          </wp:inline>
        </w:drawing>
      </w:r>
    </w:p>
    <w:p w14:paraId="2A4FFE00" w14:textId="3C2FF216" w:rsidR="009651F1" w:rsidRPr="009651F1" w:rsidRDefault="009651F1"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16</w:t>
      </w:r>
      <w:r>
        <w:rPr>
          <w:rFonts w:ascii="Times New Roman" w:hAnsi="Times New Roman"/>
          <w:sz w:val="21"/>
          <w:szCs w:val="21"/>
        </w:rPr>
        <w:fldChar w:fldCharType="end"/>
      </w:r>
      <w:r>
        <w:rPr>
          <w:rFonts w:ascii="Times New Roman" w:hAnsi="Times New Roman" w:hint="eastAsia"/>
          <w:sz w:val="21"/>
          <w:szCs w:val="21"/>
        </w:rPr>
        <w:t xml:space="preserve">　</w:t>
      </w:r>
      <w:r w:rsidR="0015213C">
        <w:rPr>
          <w:rFonts w:hint="eastAsia"/>
          <w:sz w:val="21"/>
          <w:szCs w:val="21"/>
        </w:rPr>
        <w:t>晶闸管</w:t>
      </w:r>
      <w:r w:rsidR="00AD2BC3">
        <w:rPr>
          <w:rFonts w:hint="eastAsia"/>
          <w:sz w:val="21"/>
          <w:szCs w:val="21"/>
        </w:rPr>
        <w:t>相位延迟</w:t>
      </w:r>
      <w:r>
        <w:rPr>
          <w:rFonts w:hint="eastAsia"/>
          <w:sz w:val="21"/>
          <w:szCs w:val="21"/>
        </w:rPr>
        <w:t>参数设定</w:t>
      </w:r>
    </w:p>
    <w:p w14:paraId="18EB3331" w14:textId="388279B8" w:rsidR="00330E36" w:rsidRDefault="00330E36" w:rsidP="00330E36">
      <w:pPr>
        <w:wordWrap w:val="0"/>
        <w:spacing w:line="360" w:lineRule="auto"/>
        <w:ind w:firstLineChars="200" w:firstLine="480"/>
        <w:rPr>
          <w:sz w:val="24"/>
        </w:rPr>
      </w:pPr>
      <w:r w:rsidRPr="00657C48">
        <w:rPr>
          <w:rFonts w:hint="eastAsia"/>
          <w:sz w:val="24"/>
        </w:rPr>
        <w:t>设置运行时间是</w:t>
      </w:r>
      <w:r w:rsidRPr="00657C48">
        <w:rPr>
          <w:rFonts w:hint="eastAsia"/>
          <w:sz w:val="24"/>
        </w:rPr>
        <w:t>0.1</w:t>
      </w:r>
      <w:r w:rsidRPr="00657C48">
        <w:rPr>
          <w:rFonts w:hint="eastAsia"/>
          <w:sz w:val="24"/>
        </w:rPr>
        <w:t>，点击运行可以看到直流侧的电</w:t>
      </w:r>
      <w:r>
        <w:rPr>
          <w:rFonts w:hint="eastAsia"/>
          <w:sz w:val="24"/>
        </w:rPr>
        <w:t>压</w:t>
      </w:r>
      <w:r w:rsidRPr="00657C48">
        <w:rPr>
          <w:rFonts w:hint="eastAsia"/>
          <w:sz w:val="24"/>
        </w:rPr>
        <w:t>和电</w:t>
      </w:r>
      <w:r>
        <w:rPr>
          <w:rFonts w:hint="eastAsia"/>
          <w:sz w:val="24"/>
        </w:rPr>
        <w:t>流，</w:t>
      </w:r>
      <w:r w:rsidRPr="00657C48">
        <w:rPr>
          <w:rFonts w:hint="eastAsia"/>
          <w:sz w:val="24"/>
        </w:rPr>
        <w:t>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AB38DF">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AB38DF">
        <w:rPr>
          <w:noProof/>
          <w:sz w:val="24"/>
        </w:rPr>
        <w:t>17</w:t>
      </w:r>
      <w:r>
        <w:rPr>
          <w:sz w:val="24"/>
        </w:rPr>
        <w:fldChar w:fldCharType="end"/>
      </w:r>
      <w:r>
        <w:rPr>
          <w:rFonts w:hint="eastAsia"/>
          <w:sz w:val="24"/>
        </w:rPr>
        <w:t>所示。其中</w:t>
      </w:r>
      <w:r>
        <w:rPr>
          <w:rFonts w:hint="eastAsia"/>
          <w:sz w:val="24"/>
        </w:rPr>
        <w:t>Current</w:t>
      </w:r>
      <w:r>
        <w:rPr>
          <w:rFonts w:hint="eastAsia"/>
          <w:sz w:val="24"/>
        </w:rPr>
        <w:t>是电流波形，</w:t>
      </w:r>
      <w:r>
        <w:rPr>
          <w:rFonts w:hint="eastAsia"/>
          <w:sz w:val="24"/>
        </w:rPr>
        <w:t>Voltage</w:t>
      </w:r>
      <w:r>
        <w:rPr>
          <w:rFonts w:hint="eastAsia"/>
          <w:sz w:val="24"/>
        </w:rPr>
        <w:t>是电压波形。电压表接在整流桥两侧，与整流电压方向相同，可以看到电压显示中，正半周电压冲量比负半周的冲量小，电</w:t>
      </w:r>
      <w:r w:rsidR="008F1B43">
        <w:rPr>
          <w:rFonts w:hint="eastAsia"/>
          <w:sz w:val="24"/>
        </w:rPr>
        <w:t>能</w:t>
      </w:r>
      <w:r>
        <w:rPr>
          <w:rFonts w:hint="eastAsia"/>
          <w:sz w:val="24"/>
        </w:rPr>
        <w:t>由直流侧流向交流测</w:t>
      </w:r>
      <w:r w:rsidR="008F1B43">
        <w:rPr>
          <w:rFonts w:hint="eastAsia"/>
          <w:sz w:val="24"/>
        </w:rPr>
        <w:t>输送</w:t>
      </w:r>
      <w:r>
        <w:rPr>
          <w:rFonts w:hint="eastAsia"/>
          <w:sz w:val="24"/>
        </w:rPr>
        <w:t>，基本</w:t>
      </w:r>
      <w:r w:rsidRPr="00657C48">
        <w:rPr>
          <w:rFonts w:hint="eastAsia"/>
          <w:sz w:val="24"/>
        </w:rPr>
        <w:t>逆变成功</w:t>
      </w:r>
      <w:r>
        <w:rPr>
          <w:rFonts w:hint="eastAsia"/>
          <w:sz w:val="24"/>
        </w:rPr>
        <w:t>，理论实物也能成立</w:t>
      </w:r>
      <w:r w:rsidRPr="00657C48">
        <w:rPr>
          <w:rFonts w:hint="eastAsia"/>
          <w:sz w:val="24"/>
        </w:rPr>
        <w:t>。</w:t>
      </w:r>
    </w:p>
    <w:p w14:paraId="2E291ED2" w14:textId="030EDEB2" w:rsidR="002B6275" w:rsidRDefault="00AE0CAF" w:rsidP="00C02B2A">
      <w:pPr>
        <w:spacing w:line="360" w:lineRule="auto"/>
        <w:jc w:val="center"/>
        <w:rPr>
          <w:sz w:val="24"/>
        </w:rPr>
      </w:pPr>
      <w:r>
        <w:rPr>
          <w:noProof/>
          <w:sz w:val="24"/>
        </w:rPr>
        <w:drawing>
          <wp:inline distT="0" distB="0" distL="0" distR="0" wp14:anchorId="6C8208E9" wp14:editId="1DBA14CE">
            <wp:extent cx="5760720" cy="2813685"/>
            <wp:effectExtent l="0" t="0" r="0" b="5715"/>
            <wp:docPr id="57097110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71107" name="图片 570971107"/>
                    <pic:cNvPicPr/>
                  </pic:nvPicPr>
                  <pic:blipFill>
                    <a:blip r:embed="rId80"/>
                    <a:stretch>
                      <a:fillRect/>
                    </a:stretch>
                  </pic:blipFill>
                  <pic:spPr>
                    <a:xfrm>
                      <a:off x="0" y="0"/>
                      <a:ext cx="5764340" cy="2815453"/>
                    </a:xfrm>
                    <a:prstGeom prst="rect">
                      <a:avLst/>
                    </a:prstGeom>
                  </pic:spPr>
                </pic:pic>
              </a:graphicData>
            </a:graphic>
          </wp:inline>
        </w:drawing>
      </w:r>
    </w:p>
    <w:p w14:paraId="59DC7DAF" w14:textId="350272FD" w:rsidR="00F66FB6" w:rsidRPr="00C02B2A" w:rsidRDefault="002B6275" w:rsidP="00C02B2A">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17</w:t>
      </w:r>
      <w:r>
        <w:rPr>
          <w:rFonts w:ascii="Times New Roman" w:hAnsi="Times New Roman"/>
          <w:sz w:val="21"/>
          <w:szCs w:val="21"/>
        </w:rPr>
        <w:fldChar w:fldCharType="end"/>
      </w:r>
      <w:r>
        <w:rPr>
          <w:rFonts w:ascii="Times New Roman" w:hAnsi="Times New Roman" w:hint="eastAsia"/>
          <w:sz w:val="21"/>
          <w:szCs w:val="21"/>
        </w:rPr>
        <w:t xml:space="preserve">　</w:t>
      </w:r>
      <w:r w:rsidR="00EF41F8">
        <w:rPr>
          <w:rFonts w:hint="eastAsia"/>
          <w:sz w:val="21"/>
          <w:szCs w:val="21"/>
        </w:rPr>
        <w:t>直流侧电压</w:t>
      </w:r>
      <w:r w:rsidR="00333681">
        <w:rPr>
          <w:rFonts w:hint="eastAsia"/>
          <w:sz w:val="21"/>
          <w:szCs w:val="21"/>
        </w:rPr>
        <w:t>电流</w:t>
      </w:r>
      <w:r w:rsidR="00824F55">
        <w:rPr>
          <w:rFonts w:hint="eastAsia"/>
          <w:sz w:val="21"/>
          <w:szCs w:val="21"/>
        </w:rPr>
        <w:t>监视</w:t>
      </w:r>
    </w:p>
    <w:p w14:paraId="39C49B28" w14:textId="3E8AFB32" w:rsidR="00AB140C" w:rsidRDefault="00AB140C" w:rsidP="006621DD">
      <w:pPr>
        <w:wordWrap w:val="0"/>
        <w:spacing w:beforeLines="50" w:before="156" w:afterLines="50" w:after="156" w:line="360" w:lineRule="auto"/>
        <w:outlineLvl w:val="1"/>
        <w:rPr>
          <w:rFonts w:eastAsia="黑体"/>
          <w:sz w:val="24"/>
        </w:rPr>
      </w:pPr>
      <w:bookmarkStart w:id="112" w:name="_Toc198501331"/>
      <w:r w:rsidRPr="00CD6AF6">
        <w:rPr>
          <w:rFonts w:eastAsia="黑体" w:hint="eastAsia"/>
          <w:sz w:val="28"/>
          <w:szCs w:val="28"/>
        </w:rPr>
        <w:t>4</w:t>
      </w:r>
      <w:r>
        <w:rPr>
          <w:rFonts w:eastAsia="黑体" w:hint="eastAsia"/>
          <w:sz w:val="28"/>
          <w:szCs w:val="28"/>
        </w:rPr>
        <w:t>.</w:t>
      </w:r>
      <w:r w:rsidR="00C6288F">
        <w:rPr>
          <w:rFonts w:eastAsia="黑体" w:hint="eastAsia"/>
          <w:sz w:val="28"/>
          <w:szCs w:val="28"/>
        </w:rPr>
        <w:t>6</w:t>
      </w:r>
      <w:r>
        <w:rPr>
          <w:rFonts w:eastAsia="黑体" w:hint="eastAsia"/>
          <w:sz w:val="28"/>
          <w:szCs w:val="28"/>
        </w:rPr>
        <w:t xml:space="preserve">　</w:t>
      </w:r>
      <w:r w:rsidR="00B63840">
        <w:rPr>
          <w:rFonts w:eastAsia="黑体" w:hint="eastAsia"/>
          <w:sz w:val="28"/>
          <w:szCs w:val="28"/>
        </w:rPr>
        <w:t>点灯科技云平台</w:t>
      </w:r>
      <w:r w:rsidR="005B5C19">
        <w:rPr>
          <w:rFonts w:eastAsia="黑体" w:hint="eastAsia"/>
          <w:sz w:val="28"/>
          <w:szCs w:val="28"/>
        </w:rPr>
        <w:t>与心知天气功能介绍</w:t>
      </w:r>
      <w:bookmarkEnd w:id="112"/>
    </w:p>
    <w:p w14:paraId="08457DAA" w14:textId="0C416BA7" w:rsidR="00FE11C0" w:rsidRPr="00B00E11" w:rsidRDefault="00FE11C0" w:rsidP="006621DD">
      <w:pPr>
        <w:wordWrap w:val="0"/>
        <w:spacing w:line="360" w:lineRule="auto"/>
        <w:ind w:firstLineChars="200" w:firstLine="480"/>
        <w:rPr>
          <w:sz w:val="24"/>
        </w:rPr>
      </w:pPr>
      <w:r w:rsidRPr="00B00E11">
        <w:rPr>
          <w:sz w:val="24"/>
        </w:rPr>
        <w:lastRenderedPageBreak/>
        <w:t>该系统的可以通过云端控制，同时，也可以通过</w:t>
      </w:r>
      <w:r w:rsidR="00DA1876" w:rsidRPr="00B00E11">
        <w:rPr>
          <w:sz w:val="24"/>
        </w:rPr>
        <w:t>Wi-Fi</w:t>
      </w:r>
      <w:r w:rsidRPr="00B00E11">
        <w:rPr>
          <w:sz w:val="24"/>
        </w:rPr>
        <w:t>将系统数据上传到云平台，云平台采用点灯科技和巴法云搭配使用。通讯由</w:t>
      </w:r>
      <w:r w:rsidRPr="00B00E11">
        <w:rPr>
          <w:sz w:val="24"/>
        </w:rPr>
        <w:t>ESP8266</w:t>
      </w:r>
      <w:r w:rsidRPr="00B00E11">
        <w:rPr>
          <w:sz w:val="24"/>
        </w:rPr>
        <w:t>模块担当，上电后会初始化并自动连接</w:t>
      </w:r>
      <w:r w:rsidR="00DA1876" w:rsidRPr="00B00E11">
        <w:rPr>
          <w:sz w:val="24"/>
        </w:rPr>
        <w:t>Wi-Fi</w:t>
      </w:r>
      <w:r w:rsidRPr="00B00E11">
        <w:rPr>
          <w:sz w:val="24"/>
        </w:rPr>
        <w:t>，</w:t>
      </w:r>
      <w:r w:rsidR="00DA1876" w:rsidRPr="00B00E11">
        <w:rPr>
          <w:sz w:val="24"/>
        </w:rPr>
        <w:t>Wi-Fi</w:t>
      </w:r>
      <w:r w:rsidRPr="00B00E11">
        <w:rPr>
          <w:sz w:val="24"/>
        </w:rPr>
        <w:t>连接成功后会自动注册点灯科技，启动串口，同时启动点灯组件和心跳包。核心版将区域火警状态和太阳能状态源源不断的发送到</w:t>
      </w:r>
      <w:r w:rsidRPr="00B00E11">
        <w:rPr>
          <w:sz w:val="24"/>
        </w:rPr>
        <w:t>ESP8266</w:t>
      </w:r>
      <w:r w:rsidRPr="00B00E11">
        <w:rPr>
          <w:sz w:val="24"/>
        </w:rPr>
        <w:t>，并通过点灯科技将太阳能发电量发送到云端。</w:t>
      </w:r>
      <w:r w:rsidR="00FF10BC" w:rsidRPr="00B00E11">
        <w:rPr>
          <w:sz w:val="24"/>
        </w:rPr>
        <w:t>ESP8266</w:t>
      </w:r>
      <w:r w:rsidR="00FF10BC" w:rsidRPr="00B00E11">
        <w:rPr>
          <w:sz w:val="24"/>
        </w:rPr>
        <w:t>使用</w:t>
      </w:r>
      <w:proofErr w:type="spellStart"/>
      <w:r w:rsidR="00FF10BC" w:rsidRPr="00B00E11">
        <w:rPr>
          <w:sz w:val="24"/>
        </w:rPr>
        <w:t>ArduinoIDE</w:t>
      </w:r>
      <w:proofErr w:type="spellEnd"/>
      <w:r w:rsidR="00FF10BC" w:rsidRPr="00B00E11">
        <w:rPr>
          <w:sz w:val="24"/>
        </w:rPr>
        <w:t>编写</w:t>
      </w:r>
      <w:r w:rsidR="00FF10BC" w:rsidRPr="00B00E11">
        <w:rPr>
          <w:sz w:val="24"/>
        </w:rPr>
        <w:t>c</w:t>
      </w:r>
      <w:r w:rsidR="00FF10BC" w:rsidRPr="00B00E11">
        <w:rPr>
          <w:sz w:val="24"/>
        </w:rPr>
        <w:t>和</w:t>
      </w:r>
      <w:proofErr w:type="spellStart"/>
      <w:r w:rsidR="00FF10BC" w:rsidRPr="00B00E11">
        <w:rPr>
          <w:sz w:val="24"/>
        </w:rPr>
        <w:t>c++</w:t>
      </w:r>
      <w:proofErr w:type="spellEnd"/>
      <w:r w:rsidR="00FF10BC" w:rsidRPr="00B00E11">
        <w:rPr>
          <w:sz w:val="24"/>
        </w:rPr>
        <w:t>程序。</w:t>
      </w:r>
      <w:r w:rsidRPr="00B00E11">
        <w:rPr>
          <w:sz w:val="24"/>
        </w:rPr>
        <w:t>云平台控制模式流程图图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18</w:t>
      </w:r>
      <w:r w:rsidRPr="00B00E11">
        <w:rPr>
          <w:sz w:val="24"/>
        </w:rPr>
        <w:fldChar w:fldCharType="end"/>
      </w:r>
      <w:r w:rsidRPr="00B00E11">
        <w:rPr>
          <w:sz w:val="24"/>
        </w:rPr>
        <w:t>所示。</w:t>
      </w:r>
    </w:p>
    <w:p w14:paraId="0D91F1EA" w14:textId="31432A02" w:rsidR="00AB140C" w:rsidRDefault="003464D6" w:rsidP="006621DD">
      <w:pPr>
        <w:wordWrap w:val="0"/>
        <w:spacing w:line="360" w:lineRule="auto"/>
        <w:jc w:val="center"/>
        <w:rPr>
          <w:sz w:val="24"/>
        </w:rPr>
      </w:pPr>
      <w:r>
        <w:rPr>
          <w:noProof/>
          <w:sz w:val="24"/>
        </w:rPr>
        <w:drawing>
          <wp:inline distT="0" distB="0" distL="0" distR="0" wp14:anchorId="78AF4E0A" wp14:editId="20223071">
            <wp:extent cx="3659312" cy="5382883"/>
            <wp:effectExtent l="0" t="0" r="0" b="8890"/>
            <wp:docPr id="17056446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44643" name="图片 1705644643"/>
                    <pic:cNvPicPr/>
                  </pic:nvPicPr>
                  <pic:blipFill>
                    <a:blip r:embed="rId81"/>
                    <a:stretch>
                      <a:fillRect/>
                    </a:stretch>
                  </pic:blipFill>
                  <pic:spPr>
                    <a:xfrm>
                      <a:off x="0" y="0"/>
                      <a:ext cx="3671860" cy="5401341"/>
                    </a:xfrm>
                    <a:prstGeom prst="rect">
                      <a:avLst/>
                    </a:prstGeom>
                  </pic:spPr>
                </pic:pic>
              </a:graphicData>
            </a:graphic>
          </wp:inline>
        </w:drawing>
      </w:r>
    </w:p>
    <w:p w14:paraId="32FA5DFF" w14:textId="5626EB13" w:rsidR="00AB140C" w:rsidRDefault="00AB140C" w:rsidP="006621DD">
      <w:pPr>
        <w:pStyle w:val="a5"/>
        <w:wordWrap w:val="0"/>
        <w:spacing w:line="360" w:lineRule="auto"/>
        <w:ind w:firstLine="422"/>
        <w:jc w:val="center"/>
        <w:rPr>
          <w:sz w:val="21"/>
          <w:szCs w:val="21"/>
        </w:rPr>
      </w:pPr>
      <w:r>
        <w:rPr>
          <w:rFonts w:hint="eastAsia"/>
          <w:sz w:val="21"/>
          <w:szCs w:val="21"/>
        </w:rPr>
        <w:t>图</w:t>
      </w:r>
      <w:r w:rsidR="00E66FAE">
        <w:rPr>
          <w:rFonts w:ascii="Times New Roman" w:hAnsi="Times New Roman"/>
          <w:sz w:val="21"/>
          <w:szCs w:val="21"/>
        </w:rPr>
        <w:fldChar w:fldCharType="begin"/>
      </w:r>
      <w:r w:rsidR="00E66FAE">
        <w:rPr>
          <w:rFonts w:ascii="Times New Roman" w:hAnsi="Times New Roman"/>
          <w:sz w:val="21"/>
          <w:szCs w:val="21"/>
        </w:rPr>
        <w:instrText xml:space="preserve"> </w:instrText>
      </w:r>
      <w:r w:rsidR="00E66FAE">
        <w:rPr>
          <w:rFonts w:ascii="Times New Roman" w:hAnsi="Times New Roman" w:hint="eastAsia"/>
          <w:sz w:val="21"/>
          <w:szCs w:val="21"/>
        </w:rPr>
        <w:instrText>Seq eq \c</w:instrText>
      </w:r>
      <w:r w:rsidR="00E66FAE">
        <w:rPr>
          <w:rFonts w:ascii="Times New Roman" w:hAnsi="Times New Roman"/>
          <w:sz w:val="21"/>
          <w:szCs w:val="21"/>
        </w:rPr>
        <w:instrText xml:space="preserve"> </w:instrText>
      </w:r>
      <w:r w:rsidR="00E66FAE">
        <w:rPr>
          <w:rFonts w:ascii="Times New Roman" w:hAnsi="Times New Roman"/>
          <w:sz w:val="21"/>
          <w:szCs w:val="21"/>
        </w:rPr>
        <w:fldChar w:fldCharType="separate"/>
      </w:r>
      <w:r w:rsidR="00AB38DF">
        <w:rPr>
          <w:rFonts w:ascii="Times New Roman" w:hAnsi="Times New Roman"/>
          <w:noProof/>
          <w:sz w:val="21"/>
          <w:szCs w:val="21"/>
        </w:rPr>
        <w:t>4</w:t>
      </w:r>
      <w:r w:rsidR="00E66FAE">
        <w:rPr>
          <w:rFonts w:ascii="Times New Roman" w:hAnsi="Times New Roman"/>
          <w:sz w:val="21"/>
          <w:szCs w:val="21"/>
        </w:rPr>
        <w:fldChar w:fldCharType="end"/>
      </w:r>
      <w:r w:rsidR="00E66FAE">
        <w:rPr>
          <w:rFonts w:ascii="Times New Roman" w:hAnsi="Times New Roman" w:hint="eastAsia"/>
          <w:sz w:val="21"/>
          <w:szCs w:val="21"/>
        </w:rPr>
        <w:t>.</w:t>
      </w:r>
      <w:r w:rsidR="00E66FAE">
        <w:rPr>
          <w:rFonts w:ascii="Times New Roman" w:hAnsi="Times New Roman"/>
          <w:sz w:val="21"/>
          <w:szCs w:val="21"/>
        </w:rPr>
        <w:fldChar w:fldCharType="begin"/>
      </w:r>
      <w:r w:rsidR="00E66FAE">
        <w:rPr>
          <w:rFonts w:ascii="Times New Roman" w:hAnsi="Times New Roman"/>
          <w:sz w:val="21"/>
          <w:szCs w:val="21"/>
        </w:rPr>
        <w:instrText xml:space="preserve"> </w:instrText>
      </w:r>
      <w:r w:rsidR="00E66FAE">
        <w:rPr>
          <w:rFonts w:ascii="Times New Roman" w:hAnsi="Times New Roman" w:hint="eastAsia"/>
          <w:sz w:val="21"/>
          <w:szCs w:val="21"/>
        </w:rPr>
        <w:instrText>Seq list</w:instrText>
      </w:r>
      <w:r w:rsidR="00E66FAE">
        <w:rPr>
          <w:rFonts w:ascii="Times New Roman" w:hAnsi="Times New Roman"/>
          <w:sz w:val="21"/>
          <w:szCs w:val="21"/>
        </w:rPr>
        <w:instrText xml:space="preserve"> </w:instrText>
      </w:r>
      <w:r w:rsidR="00E66FAE">
        <w:rPr>
          <w:rFonts w:ascii="Times New Roman" w:hAnsi="Times New Roman"/>
          <w:sz w:val="21"/>
          <w:szCs w:val="21"/>
        </w:rPr>
        <w:fldChar w:fldCharType="separate"/>
      </w:r>
      <w:r w:rsidR="00AB38DF">
        <w:rPr>
          <w:rFonts w:ascii="Times New Roman" w:hAnsi="Times New Roman"/>
          <w:noProof/>
          <w:sz w:val="21"/>
          <w:szCs w:val="21"/>
        </w:rPr>
        <w:t>18</w:t>
      </w:r>
      <w:r w:rsidR="00E66FAE">
        <w:rPr>
          <w:rFonts w:ascii="Times New Roman" w:hAnsi="Times New Roman"/>
          <w:sz w:val="21"/>
          <w:szCs w:val="21"/>
        </w:rPr>
        <w:fldChar w:fldCharType="end"/>
      </w:r>
      <w:r>
        <w:rPr>
          <w:rFonts w:hint="eastAsia"/>
          <w:sz w:val="21"/>
          <w:szCs w:val="21"/>
        </w:rPr>
        <w:t xml:space="preserve">　</w:t>
      </w:r>
      <w:r w:rsidR="00E31B4F">
        <w:rPr>
          <w:rFonts w:hint="eastAsia"/>
          <w:sz w:val="21"/>
          <w:szCs w:val="21"/>
        </w:rPr>
        <w:t>云平台</w:t>
      </w:r>
      <w:r>
        <w:rPr>
          <w:rFonts w:hint="eastAsia"/>
          <w:sz w:val="21"/>
          <w:szCs w:val="21"/>
        </w:rPr>
        <w:t>控制模式流程图</w:t>
      </w:r>
    </w:p>
    <w:p w14:paraId="0EBB567B" w14:textId="0F2CF1AE" w:rsidR="00E66FAE" w:rsidRPr="00B00E11" w:rsidRDefault="00D30DE9" w:rsidP="006621DD">
      <w:pPr>
        <w:wordWrap w:val="0"/>
        <w:spacing w:line="360" w:lineRule="auto"/>
        <w:ind w:firstLineChars="200" w:firstLine="480"/>
        <w:rPr>
          <w:sz w:val="24"/>
        </w:rPr>
      </w:pPr>
      <w:r w:rsidRPr="00B00E11">
        <w:rPr>
          <w:sz w:val="24"/>
        </w:rPr>
        <w:t>E</w:t>
      </w:r>
      <w:r w:rsidR="001834D7" w:rsidRPr="00B00E11">
        <w:rPr>
          <w:sz w:val="24"/>
        </w:rPr>
        <w:t>SP</w:t>
      </w:r>
      <w:r w:rsidRPr="00B00E11">
        <w:rPr>
          <w:sz w:val="24"/>
        </w:rPr>
        <w:t>8266</w:t>
      </w:r>
      <w:r w:rsidRPr="00B00E11">
        <w:rPr>
          <w:sz w:val="24"/>
        </w:rPr>
        <w:t>内部信息设置如图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19</w:t>
      </w:r>
      <w:r w:rsidRPr="00B00E11">
        <w:rPr>
          <w:sz w:val="24"/>
        </w:rPr>
        <w:fldChar w:fldCharType="end"/>
      </w:r>
      <w:r w:rsidRPr="00B00E11">
        <w:rPr>
          <w:sz w:val="24"/>
        </w:rPr>
        <w:t>所示。</w:t>
      </w:r>
      <w:r w:rsidR="000E7BD2" w:rsidRPr="00B00E11">
        <w:rPr>
          <w:sz w:val="24"/>
        </w:rPr>
        <w:t>其中：</w:t>
      </w:r>
      <w:r w:rsidR="000E7BD2" w:rsidRPr="00B00E11">
        <w:rPr>
          <w:sz w:val="24"/>
        </w:rPr>
        <w:t>auth</w:t>
      </w:r>
      <w:r w:rsidR="000E7BD2" w:rsidRPr="00B00E11">
        <w:rPr>
          <w:sz w:val="24"/>
        </w:rPr>
        <w:t>是点灯科技密钥，</w:t>
      </w:r>
      <w:proofErr w:type="spellStart"/>
      <w:r w:rsidR="000E7BD2" w:rsidRPr="00B00E11">
        <w:rPr>
          <w:sz w:val="24"/>
        </w:rPr>
        <w:t>ssid</w:t>
      </w:r>
      <w:proofErr w:type="spellEnd"/>
      <w:r w:rsidR="000E7BD2" w:rsidRPr="00B00E11">
        <w:rPr>
          <w:sz w:val="24"/>
        </w:rPr>
        <w:t>是</w:t>
      </w:r>
      <w:r w:rsidR="00DA1876" w:rsidRPr="00B00E11">
        <w:rPr>
          <w:sz w:val="24"/>
        </w:rPr>
        <w:t>Wi-Fi</w:t>
      </w:r>
      <w:r w:rsidR="000E7BD2" w:rsidRPr="00B00E11">
        <w:rPr>
          <w:sz w:val="24"/>
        </w:rPr>
        <w:t>名，</w:t>
      </w:r>
      <w:r w:rsidR="000E7BD2" w:rsidRPr="00B00E11">
        <w:rPr>
          <w:sz w:val="24"/>
        </w:rPr>
        <w:t>pass</w:t>
      </w:r>
      <w:r w:rsidR="000E7BD2" w:rsidRPr="00B00E11">
        <w:rPr>
          <w:sz w:val="24"/>
        </w:rPr>
        <w:t>是密码，指针</w:t>
      </w:r>
      <w:r w:rsidR="000E7BD2" w:rsidRPr="00B00E11">
        <w:rPr>
          <w:sz w:val="24"/>
        </w:rPr>
        <w:t>host</w:t>
      </w:r>
      <w:r w:rsidR="000E7BD2" w:rsidRPr="00B00E11">
        <w:rPr>
          <w:sz w:val="24"/>
        </w:rPr>
        <w:t>是心知天气服务器的网址，</w:t>
      </w:r>
      <w:r w:rsidR="000E7BD2" w:rsidRPr="00B00E11">
        <w:rPr>
          <w:sz w:val="24"/>
        </w:rPr>
        <w:t>port</w:t>
      </w:r>
      <w:r w:rsidR="000E7BD2" w:rsidRPr="00B00E11">
        <w:rPr>
          <w:sz w:val="24"/>
        </w:rPr>
        <w:t>是端口，</w:t>
      </w:r>
      <w:r w:rsidR="000E7BD2" w:rsidRPr="00B00E11">
        <w:rPr>
          <w:sz w:val="24"/>
        </w:rPr>
        <w:t>City</w:t>
      </w:r>
      <w:r w:rsidR="000E7BD2" w:rsidRPr="00B00E11">
        <w:rPr>
          <w:sz w:val="24"/>
        </w:rPr>
        <w:t>是城市，由于辽宁科技大学在立山区，所以这里写</w:t>
      </w:r>
      <w:proofErr w:type="spellStart"/>
      <w:r w:rsidR="000E7BD2" w:rsidRPr="00B00E11">
        <w:rPr>
          <w:sz w:val="24"/>
        </w:rPr>
        <w:t>lishan</w:t>
      </w:r>
      <w:proofErr w:type="spellEnd"/>
      <w:r w:rsidR="000E7BD2" w:rsidRPr="00B00E11">
        <w:rPr>
          <w:sz w:val="24"/>
        </w:rPr>
        <w:t>，以及</w:t>
      </w:r>
      <w:r w:rsidR="000E7BD2" w:rsidRPr="00B00E11">
        <w:rPr>
          <w:sz w:val="24"/>
        </w:rPr>
        <w:t>API</w:t>
      </w:r>
      <w:r w:rsidR="000E7BD2" w:rsidRPr="00B00E11">
        <w:rPr>
          <w:sz w:val="24"/>
        </w:rPr>
        <w:t>密钥：</w:t>
      </w:r>
      <w:r w:rsidR="000E7BD2" w:rsidRPr="00B00E11">
        <w:rPr>
          <w:sz w:val="24"/>
        </w:rPr>
        <w:t>S-</w:t>
      </w:r>
      <w:proofErr w:type="spellStart"/>
      <w:r w:rsidR="000E7BD2" w:rsidRPr="00B00E11">
        <w:rPr>
          <w:sz w:val="24"/>
        </w:rPr>
        <w:t>xxxxxxxx</w:t>
      </w:r>
      <w:proofErr w:type="spellEnd"/>
      <w:r w:rsidR="00EE01E9" w:rsidRPr="00B00E11">
        <w:rPr>
          <w:sz w:val="24"/>
        </w:rPr>
        <w:t>。</w:t>
      </w:r>
      <w:r w:rsidRPr="00B00E11">
        <w:rPr>
          <w:sz w:val="24"/>
        </w:rPr>
        <w:t xml:space="preserve"> </w:t>
      </w:r>
    </w:p>
    <w:p w14:paraId="6958659C" w14:textId="42D8F41F" w:rsidR="00D30DE9" w:rsidRDefault="00EE01E9" w:rsidP="006621DD">
      <w:pPr>
        <w:wordWrap w:val="0"/>
        <w:spacing w:line="360" w:lineRule="auto"/>
        <w:jc w:val="center"/>
        <w:rPr>
          <w:sz w:val="24"/>
        </w:rPr>
      </w:pPr>
      <w:r>
        <w:rPr>
          <w:noProof/>
          <w:sz w:val="24"/>
        </w:rPr>
        <w:lastRenderedPageBreak/>
        <w:drawing>
          <wp:inline distT="0" distB="0" distL="0" distR="0" wp14:anchorId="3F3E0FC6" wp14:editId="1891B9EB">
            <wp:extent cx="3197595" cy="1412102"/>
            <wp:effectExtent l="0" t="0" r="3175" b="0"/>
            <wp:docPr id="21425766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12495" cy="1418682"/>
                    </a:xfrm>
                    <a:prstGeom prst="rect">
                      <a:avLst/>
                    </a:prstGeom>
                    <a:noFill/>
                    <a:ln>
                      <a:noFill/>
                    </a:ln>
                  </pic:spPr>
                </pic:pic>
              </a:graphicData>
            </a:graphic>
          </wp:inline>
        </w:drawing>
      </w:r>
    </w:p>
    <w:p w14:paraId="1FAA1E44" w14:textId="22A4CC32" w:rsidR="00E66FAE" w:rsidRPr="00EE01E9" w:rsidRDefault="00D30DE9"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19</w:t>
      </w:r>
      <w:r>
        <w:rPr>
          <w:rFonts w:ascii="Times New Roman" w:hAnsi="Times New Roman"/>
          <w:sz w:val="21"/>
          <w:szCs w:val="21"/>
        </w:rPr>
        <w:fldChar w:fldCharType="end"/>
      </w:r>
      <w:r>
        <w:rPr>
          <w:rFonts w:hint="eastAsia"/>
          <w:sz w:val="21"/>
          <w:szCs w:val="21"/>
        </w:rPr>
        <w:t xml:space="preserve">　云平台控制模式流程图</w:t>
      </w:r>
    </w:p>
    <w:p w14:paraId="04BB89C7" w14:textId="05A6E99D" w:rsidR="00EE01E9" w:rsidRPr="00B00E11" w:rsidRDefault="00C7591F" w:rsidP="006621DD">
      <w:pPr>
        <w:wordWrap w:val="0"/>
        <w:spacing w:line="360" w:lineRule="auto"/>
        <w:ind w:firstLineChars="200" w:firstLine="480"/>
        <w:rPr>
          <w:sz w:val="24"/>
        </w:rPr>
      </w:pPr>
      <w:r w:rsidRPr="00B00E11">
        <w:rPr>
          <w:sz w:val="24"/>
        </w:rPr>
        <w:t>当检测到楼宇发生火灾时，手机点灯科技会显示火灾对应区，巴法云公众号也会提示火灾发生并报告区域。同时，企业微信也会通过企业微信内置的机器人，将报警信息发送到微信群，提示疏散。巴法云微信消息推送函数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20</w:t>
      </w:r>
      <w:r w:rsidRPr="00B00E11">
        <w:rPr>
          <w:sz w:val="24"/>
        </w:rPr>
        <w:fldChar w:fldCharType="end"/>
      </w:r>
      <w:r w:rsidRPr="00B00E11">
        <w:rPr>
          <w:sz w:val="24"/>
        </w:rPr>
        <w:t>所示，</w:t>
      </w:r>
      <w:r w:rsidR="00F0492F" w:rsidRPr="00B00E11">
        <w:rPr>
          <w:sz w:val="24"/>
        </w:rPr>
        <w:t>完整代码</w:t>
      </w:r>
      <w:r w:rsidR="00202F01" w:rsidRPr="00B00E11">
        <w:rPr>
          <w:sz w:val="24"/>
        </w:rPr>
        <w:t>见附录</w:t>
      </w:r>
      <w:r w:rsidR="0059524F">
        <w:rPr>
          <w:rFonts w:hint="eastAsia"/>
          <w:sz w:val="24"/>
        </w:rPr>
        <w:t>3</w:t>
      </w:r>
      <w:r w:rsidR="00202F01" w:rsidRPr="00B00E11">
        <w:rPr>
          <w:sz w:val="24"/>
        </w:rPr>
        <w:t>。</w:t>
      </w:r>
    </w:p>
    <w:p w14:paraId="29A13FC2" w14:textId="02CC0D5D" w:rsidR="00EE01E9" w:rsidRDefault="00596F78" w:rsidP="006621DD">
      <w:pPr>
        <w:wordWrap w:val="0"/>
        <w:spacing w:line="360" w:lineRule="auto"/>
        <w:jc w:val="center"/>
        <w:rPr>
          <w:sz w:val="24"/>
        </w:rPr>
      </w:pPr>
      <w:r>
        <w:rPr>
          <w:noProof/>
          <w:sz w:val="24"/>
        </w:rPr>
        <w:drawing>
          <wp:inline distT="0" distB="0" distL="0" distR="0" wp14:anchorId="785B40CF" wp14:editId="253CE5E5">
            <wp:extent cx="5323716" cy="1333278"/>
            <wp:effectExtent l="0" t="0" r="0" b="635"/>
            <wp:docPr id="2406534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32739" cy="1335538"/>
                    </a:xfrm>
                    <a:prstGeom prst="rect">
                      <a:avLst/>
                    </a:prstGeom>
                    <a:noFill/>
                    <a:ln>
                      <a:noFill/>
                    </a:ln>
                  </pic:spPr>
                </pic:pic>
              </a:graphicData>
            </a:graphic>
          </wp:inline>
        </w:drawing>
      </w:r>
    </w:p>
    <w:p w14:paraId="5A2AA3C8" w14:textId="5FFDC79C" w:rsidR="00596F78" w:rsidRPr="00F0492F" w:rsidRDefault="00EE01E9"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20</w:t>
      </w:r>
      <w:r>
        <w:rPr>
          <w:rFonts w:ascii="Times New Roman" w:hAnsi="Times New Roman"/>
          <w:sz w:val="21"/>
          <w:szCs w:val="21"/>
        </w:rPr>
        <w:fldChar w:fldCharType="end"/>
      </w:r>
      <w:r>
        <w:rPr>
          <w:rFonts w:hint="eastAsia"/>
          <w:sz w:val="21"/>
          <w:szCs w:val="21"/>
        </w:rPr>
        <w:t xml:space="preserve">　</w:t>
      </w:r>
      <w:r w:rsidR="00596F78" w:rsidRPr="00596F78">
        <w:rPr>
          <w:rFonts w:hint="eastAsia"/>
          <w:sz w:val="21"/>
          <w:szCs w:val="21"/>
        </w:rPr>
        <w:t>巴法云微信消息推送函数</w:t>
      </w:r>
    </w:p>
    <w:p w14:paraId="6F1D8D4F" w14:textId="38DB772D" w:rsidR="00CA6EC1" w:rsidRPr="00B00E11" w:rsidRDefault="00CA6EC1" w:rsidP="006621DD">
      <w:pPr>
        <w:wordWrap w:val="0"/>
        <w:spacing w:line="360" w:lineRule="auto"/>
        <w:ind w:firstLineChars="200" w:firstLine="480"/>
        <w:rPr>
          <w:sz w:val="24"/>
        </w:rPr>
      </w:pPr>
      <w:r w:rsidRPr="00B00E11">
        <w:rPr>
          <w:sz w:val="24"/>
        </w:rPr>
        <w:t>ESP8266</w:t>
      </w:r>
      <w:r w:rsidRPr="00B00E11">
        <w:rPr>
          <w:sz w:val="24"/>
        </w:rPr>
        <w:t>还会通过</w:t>
      </w:r>
      <w:r w:rsidR="007D1998" w:rsidRPr="00B00E11">
        <w:rPr>
          <w:sz w:val="24"/>
        </w:rPr>
        <w:t>心</w:t>
      </w:r>
      <w:r w:rsidRPr="00B00E11">
        <w:rPr>
          <w:sz w:val="24"/>
        </w:rPr>
        <w:t>知天气平台获取天气预报，通过调用平台的</w:t>
      </w:r>
      <w:r w:rsidRPr="00B00E11">
        <w:rPr>
          <w:sz w:val="24"/>
        </w:rPr>
        <w:t>API</w:t>
      </w:r>
      <w:r w:rsidRPr="00B00E11">
        <w:rPr>
          <w:sz w:val="24"/>
        </w:rPr>
        <w:t>来获取本地的今明两天天气。在</w:t>
      </w:r>
      <w:r w:rsidRPr="00B00E11">
        <w:rPr>
          <w:sz w:val="24"/>
        </w:rPr>
        <w:t>8266</w:t>
      </w:r>
      <w:r w:rsidRPr="00B00E11">
        <w:rPr>
          <w:sz w:val="24"/>
        </w:rPr>
        <w:t>中，需要编写</w:t>
      </w:r>
      <w:r w:rsidRPr="00B00E11">
        <w:rPr>
          <w:sz w:val="24"/>
        </w:rPr>
        <w:t>http</w:t>
      </w:r>
      <w:r w:rsidRPr="00B00E11">
        <w:rPr>
          <w:sz w:val="24"/>
        </w:rPr>
        <w:t>访问来获取天气数据，系统会返还</w:t>
      </w:r>
      <w:r w:rsidRPr="00B00E11">
        <w:rPr>
          <w:sz w:val="24"/>
        </w:rPr>
        <w:t>JSON</w:t>
      </w:r>
      <w:r w:rsidRPr="00B00E11">
        <w:rPr>
          <w:sz w:val="24"/>
        </w:rPr>
        <w:t>数据包，将数据解析就可以获取到天气信息，</w:t>
      </w:r>
      <w:r w:rsidR="000F666C" w:rsidRPr="00B00E11">
        <w:rPr>
          <w:sz w:val="24"/>
        </w:rPr>
        <w:t>心知天气</w:t>
      </w:r>
      <w:r w:rsidRPr="00B00E11">
        <w:rPr>
          <w:sz w:val="24"/>
        </w:rPr>
        <w:t>返还</w:t>
      </w:r>
      <w:r w:rsidR="000F666C" w:rsidRPr="00B00E11">
        <w:rPr>
          <w:sz w:val="24"/>
        </w:rPr>
        <w:t>天气</w:t>
      </w:r>
      <w:r w:rsidRPr="00B00E11">
        <w:rPr>
          <w:sz w:val="24"/>
        </w:rPr>
        <w:t>数据如图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21</w:t>
      </w:r>
      <w:r w:rsidRPr="00B00E11">
        <w:rPr>
          <w:sz w:val="24"/>
        </w:rPr>
        <w:fldChar w:fldCharType="end"/>
      </w:r>
      <w:r w:rsidRPr="00B00E11">
        <w:rPr>
          <w:sz w:val="24"/>
        </w:rPr>
        <w:t>所示，天气数据获取代码如图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22</w:t>
      </w:r>
      <w:r w:rsidRPr="00B00E11">
        <w:rPr>
          <w:sz w:val="24"/>
        </w:rPr>
        <w:fldChar w:fldCharType="end"/>
      </w:r>
      <w:r w:rsidRPr="00B00E11">
        <w:rPr>
          <w:sz w:val="24"/>
        </w:rPr>
        <w:t>所示。</w:t>
      </w:r>
    </w:p>
    <w:p w14:paraId="5BC2FBE5" w14:textId="0837DB7A" w:rsidR="00CA6EC1" w:rsidRDefault="00850E24" w:rsidP="006621DD">
      <w:pPr>
        <w:wordWrap w:val="0"/>
        <w:spacing w:line="360" w:lineRule="auto"/>
        <w:jc w:val="center"/>
        <w:rPr>
          <w:sz w:val="24"/>
        </w:rPr>
      </w:pPr>
      <w:r>
        <w:rPr>
          <w:noProof/>
          <w:sz w:val="24"/>
        </w:rPr>
        <w:lastRenderedPageBreak/>
        <w:drawing>
          <wp:inline distT="0" distB="0" distL="0" distR="0" wp14:anchorId="46CE31D0" wp14:editId="596CC852">
            <wp:extent cx="2819607" cy="3913632"/>
            <wp:effectExtent l="0" t="0" r="0" b="0"/>
            <wp:docPr id="20929636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34135" cy="3933797"/>
                    </a:xfrm>
                    <a:prstGeom prst="rect">
                      <a:avLst/>
                    </a:prstGeom>
                    <a:noFill/>
                    <a:ln>
                      <a:noFill/>
                    </a:ln>
                  </pic:spPr>
                </pic:pic>
              </a:graphicData>
            </a:graphic>
          </wp:inline>
        </w:drawing>
      </w:r>
    </w:p>
    <w:p w14:paraId="6246651E" w14:textId="1924BE58" w:rsidR="00CA6EC1" w:rsidRDefault="00CA6EC1"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21</w:t>
      </w:r>
      <w:r>
        <w:rPr>
          <w:rFonts w:ascii="Times New Roman" w:hAnsi="Times New Roman"/>
          <w:sz w:val="21"/>
          <w:szCs w:val="21"/>
        </w:rPr>
        <w:fldChar w:fldCharType="end"/>
      </w:r>
      <w:r>
        <w:rPr>
          <w:rFonts w:hint="eastAsia"/>
          <w:sz w:val="21"/>
          <w:szCs w:val="21"/>
        </w:rPr>
        <w:t xml:space="preserve">　心知天气平台返还</w:t>
      </w:r>
      <w:r>
        <w:rPr>
          <w:rFonts w:hint="eastAsia"/>
          <w:sz w:val="21"/>
          <w:szCs w:val="21"/>
        </w:rPr>
        <w:t>JSON</w:t>
      </w:r>
      <w:r>
        <w:rPr>
          <w:rFonts w:hint="eastAsia"/>
          <w:sz w:val="21"/>
          <w:szCs w:val="21"/>
        </w:rPr>
        <w:t>数据</w:t>
      </w:r>
    </w:p>
    <w:p w14:paraId="3701CCE5" w14:textId="63EDAF67" w:rsidR="00CA6EC1" w:rsidRDefault="00412DDD" w:rsidP="006621DD">
      <w:pPr>
        <w:wordWrap w:val="0"/>
        <w:spacing w:line="360" w:lineRule="auto"/>
        <w:jc w:val="center"/>
        <w:rPr>
          <w:sz w:val="24"/>
        </w:rPr>
      </w:pPr>
      <w:r>
        <w:rPr>
          <w:noProof/>
          <w:sz w:val="24"/>
        </w:rPr>
        <w:drawing>
          <wp:inline distT="0" distB="0" distL="0" distR="0" wp14:anchorId="05D37C17" wp14:editId="56CA17D1">
            <wp:extent cx="4426272" cy="3269895"/>
            <wp:effectExtent l="0" t="0" r="0" b="6985"/>
            <wp:docPr id="17038417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69285" cy="3301671"/>
                    </a:xfrm>
                    <a:prstGeom prst="rect">
                      <a:avLst/>
                    </a:prstGeom>
                    <a:noFill/>
                    <a:ln>
                      <a:noFill/>
                    </a:ln>
                  </pic:spPr>
                </pic:pic>
              </a:graphicData>
            </a:graphic>
          </wp:inline>
        </w:drawing>
      </w:r>
    </w:p>
    <w:p w14:paraId="19E59072" w14:textId="7B1F0B6A" w:rsidR="00CA6EC1" w:rsidRPr="00374E8D" w:rsidRDefault="00CA6EC1"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22</w:t>
      </w:r>
      <w:r>
        <w:rPr>
          <w:rFonts w:ascii="Times New Roman" w:hAnsi="Times New Roman"/>
          <w:sz w:val="21"/>
          <w:szCs w:val="21"/>
        </w:rPr>
        <w:fldChar w:fldCharType="end"/>
      </w:r>
      <w:r>
        <w:rPr>
          <w:rFonts w:hint="eastAsia"/>
          <w:sz w:val="21"/>
          <w:szCs w:val="21"/>
        </w:rPr>
        <w:t xml:space="preserve">　</w:t>
      </w:r>
      <w:r w:rsidR="00850E24" w:rsidRPr="00850E24">
        <w:rPr>
          <w:rFonts w:hint="eastAsia"/>
          <w:sz w:val="21"/>
          <w:szCs w:val="21"/>
        </w:rPr>
        <w:t>天气数据获取代码</w:t>
      </w:r>
    </w:p>
    <w:p w14:paraId="25E165FA" w14:textId="0F4D755E" w:rsidR="00B15CE8" w:rsidRPr="00B00E11" w:rsidRDefault="00B461AD" w:rsidP="006621DD">
      <w:pPr>
        <w:wordWrap w:val="0"/>
        <w:spacing w:line="360" w:lineRule="auto"/>
        <w:ind w:firstLineChars="200" w:firstLine="480"/>
        <w:rPr>
          <w:sz w:val="24"/>
        </w:rPr>
      </w:pPr>
      <w:r w:rsidRPr="00B00E11">
        <w:rPr>
          <w:sz w:val="24"/>
        </w:rPr>
        <w:t>串口发送的控制数据如图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4</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23</w:t>
      </w:r>
      <w:r w:rsidRPr="00B00E11">
        <w:rPr>
          <w:sz w:val="24"/>
        </w:rPr>
        <w:fldChar w:fldCharType="end"/>
      </w:r>
      <w:r w:rsidRPr="00B00E11">
        <w:rPr>
          <w:sz w:val="24"/>
        </w:rPr>
        <w:t>所示，编码格式为</w:t>
      </w:r>
      <w:r w:rsidR="00B15CE8" w:rsidRPr="00B00E11">
        <w:rPr>
          <w:sz w:val="24"/>
        </w:rPr>
        <w:t>：</w:t>
      </w:r>
    </w:p>
    <w:p w14:paraId="5F6B7B91" w14:textId="633D7565" w:rsidR="00B15CE8" w:rsidRPr="00B00E11" w:rsidRDefault="00B15CE8" w:rsidP="006621DD">
      <w:pPr>
        <w:wordWrap w:val="0"/>
        <w:spacing w:line="360" w:lineRule="auto"/>
        <w:ind w:firstLineChars="200" w:firstLine="480"/>
        <w:rPr>
          <w:sz w:val="24"/>
        </w:rPr>
      </w:pPr>
      <w:r w:rsidRPr="00B00E11">
        <w:rPr>
          <w:sz w:val="24"/>
        </w:rPr>
        <w:t>控制</w:t>
      </w:r>
      <w:r w:rsidRPr="00B00E11">
        <w:rPr>
          <w:sz w:val="24"/>
        </w:rPr>
        <w:t xml:space="preserve"> </w:t>
      </w:r>
      <w:r w:rsidRPr="00B00E11">
        <w:rPr>
          <w:sz w:val="24"/>
        </w:rPr>
        <w:t>空调</w:t>
      </w:r>
      <w:r w:rsidRPr="00B00E11">
        <w:rPr>
          <w:sz w:val="24"/>
        </w:rPr>
        <w:t xml:space="preserve"> </w:t>
      </w:r>
      <w:r w:rsidRPr="00B00E11">
        <w:rPr>
          <w:sz w:val="24"/>
        </w:rPr>
        <w:t>环保</w:t>
      </w:r>
      <w:r w:rsidRPr="00B00E11">
        <w:rPr>
          <w:sz w:val="24"/>
        </w:rPr>
        <w:t xml:space="preserve"> </w:t>
      </w:r>
      <w:r w:rsidRPr="00B00E11">
        <w:rPr>
          <w:sz w:val="24"/>
        </w:rPr>
        <w:t>今天天气湿度明天天气湿度</w:t>
      </w:r>
      <w:r w:rsidRPr="00B00E11">
        <w:rPr>
          <w:sz w:val="24"/>
        </w:rPr>
        <w:t xml:space="preserve"> 1</w:t>
      </w:r>
      <w:r w:rsidRPr="00B00E11">
        <w:rPr>
          <w:sz w:val="24"/>
        </w:rPr>
        <w:t>风向等级</w:t>
      </w:r>
      <w:r w:rsidR="009A772C" w:rsidRPr="00B00E11">
        <w:rPr>
          <w:sz w:val="24"/>
        </w:rPr>
        <w:t xml:space="preserve"> </w:t>
      </w:r>
      <w:r w:rsidRPr="00B00E11">
        <w:rPr>
          <w:sz w:val="24"/>
        </w:rPr>
        <w:t>2</w:t>
      </w:r>
      <w:r w:rsidRPr="00B00E11">
        <w:rPr>
          <w:sz w:val="24"/>
        </w:rPr>
        <w:t>风向等级</w:t>
      </w:r>
      <w:r w:rsidRPr="00B00E11">
        <w:rPr>
          <w:sz w:val="24"/>
        </w:rPr>
        <w:t xml:space="preserve"> 1</w:t>
      </w:r>
      <w:r w:rsidRPr="00B00E11">
        <w:rPr>
          <w:sz w:val="24"/>
        </w:rPr>
        <w:t>低温</w:t>
      </w:r>
      <w:r w:rsidRPr="00B00E11">
        <w:rPr>
          <w:sz w:val="24"/>
        </w:rPr>
        <w:t xml:space="preserve"> 1</w:t>
      </w:r>
      <w:r w:rsidRPr="00B00E11">
        <w:rPr>
          <w:sz w:val="24"/>
        </w:rPr>
        <w:t>高</w:t>
      </w:r>
      <w:r w:rsidRPr="00B00E11">
        <w:rPr>
          <w:sz w:val="24"/>
        </w:rPr>
        <w:lastRenderedPageBreak/>
        <w:t>温</w:t>
      </w:r>
      <w:r w:rsidRPr="00B00E11">
        <w:rPr>
          <w:sz w:val="24"/>
        </w:rPr>
        <w:t xml:space="preserve"> 2</w:t>
      </w:r>
      <w:r w:rsidRPr="00B00E11">
        <w:rPr>
          <w:sz w:val="24"/>
        </w:rPr>
        <w:t>低温</w:t>
      </w:r>
      <w:r w:rsidRPr="00B00E11">
        <w:rPr>
          <w:sz w:val="24"/>
        </w:rPr>
        <w:t xml:space="preserve"> 2</w:t>
      </w:r>
      <w:r w:rsidRPr="00B00E11">
        <w:rPr>
          <w:sz w:val="24"/>
        </w:rPr>
        <w:t>高温</w:t>
      </w:r>
      <w:r w:rsidRPr="00B00E11">
        <w:rPr>
          <w:sz w:val="24"/>
        </w:rPr>
        <w:t xml:space="preserve"> </w:t>
      </w:r>
      <w:r w:rsidR="00DA1876" w:rsidRPr="00B00E11">
        <w:rPr>
          <w:sz w:val="24"/>
        </w:rPr>
        <w:t>Wi-Fi</w:t>
      </w:r>
      <w:r w:rsidRPr="00B00E11">
        <w:rPr>
          <w:sz w:val="24"/>
        </w:rPr>
        <w:t>状态</w:t>
      </w:r>
      <w:r w:rsidRPr="00B00E11">
        <w:rPr>
          <w:sz w:val="24"/>
        </w:rPr>
        <w:t xml:space="preserve"> </w:t>
      </w:r>
      <w:r w:rsidRPr="00B00E11">
        <w:rPr>
          <w:sz w:val="24"/>
        </w:rPr>
        <w:t>点灯状态</w:t>
      </w:r>
      <w:r w:rsidRPr="00B00E11">
        <w:rPr>
          <w:sz w:val="24"/>
        </w:rPr>
        <w:t xml:space="preserve"> </w:t>
      </w:r>
      <w:r w:rsidRPr="00B00E11">
        <w:rPr>
          <w:sz w:val="24"/>
        </w:rPr>
        <w:t>时间。</w:t>
      </w:r>
    </w:p>
    <w:p w14:paraId="65677016" w14:textId="5C397289" w:rsidR="00EE01E9" w:rsidRPr="00B00E11" w:rsidRDefault="004F6D17" w:rsidP="006621DD">
      <w:pPr>
        <w:wordWrap w:val="0"/>
        <w:spacing w:line="360" w:lineRule="auto"/>
        <w:ind w:firstLineChars="200" w:firstLine="480"/>
        <w:rPr>
          <w:sz w:val="24"/>
        </w:rPr>
      </w:pPr>
      <w:r w:rsidRPr="00B00E11">
        <w:rPr>
          <w:sz w:val="24"/>
        </w:rPr>
        <w:t>控制主要是用于楼宇灯光和开门等，空调是手机端设置的空调温度，环保是</w:t>
      </w:r>
      <w:r w:rsidR="00DC255F" w:rsidRPr="00B00E11">
        <w:rPr>
          <w:sz w:val="24"/>
        </w:rPr>
        <w:t>发送当前时间，以供自动控制灯光，</w:t>
      </w:r>
      <w:r w:rsidR="001834D7" w:rsidRPr="00B00E11">
        <w:rPr>
          <w:sz w:val="24"/>
        </w:rPr>
        <w:t>剩下的为</w:t>
      </w:r>
      <w:r w:rsidR="002137A1" w:rsidRPr="00B00E11">
        <w:rPr>
          <w:sz w:val="24"/>
        </w:rPr>
        <w:t>天气情况、温湿度、风速风向等</w:t>
      </w:r>
      <w:r w:rsidR="001834D7" w:rsidRPr="00B00E11">
        <w:rPr>
          <w:sz w:val="24"/>
        </w:rPr>
        <w:t>天气数据，</w:t>
      </w:r>
      <w:r w:rsidR="007752AB" w:rsidRPr="00B00E11">
        <w:rPr>
          <w:sz w:val="24"/>
        </w:rPr>
        <w:t>常用的天气代码</w:t>
      </w:r>
      <w:r w:rsidR="00C72F10" w:rsidRPr="00B00E11">
        <w:rPr>
          <w:sz w:val="24"/>
        </w:rPr>
        <w:t>如</w:t>
      </w:r>
      <w:r w:rsidR="00FF7804" w:rsidRPr="00B00E11">
        <w:rPr>
          <w:sz w:val="24"/>
        </w:rPr>
        <w:t>表</w:t>
      </w:r>
      <w:r w:rsidR="00FF7804" w:rsidRPr="00B00E11">
        <w:rPr>
          <w:sz w:val="24"/>
        </w:rPr>
        <w:t>4</w:t>
      </w:r>
      <w:r w:rsidR="00FF7804" w:rsidRPr="00B00E11">
        <w:rPr>
          <w:sz w:val="24"/>
        </w:rPr>
        <w:t>所示。</w:t>
      </w:r>
      <w:r w:rsidR="00DA1876" w:rsidRPr="00B00E11">
        <w:rPr>
          <w:sz w:val="24"/>
        </w:rPr>
        <w:t>Wi-Fi</w:t>
      </w:r>
      <w:r w:rsidR="001834D7" w:rsidRPr="00B00E11">
        <w:rPr>
          <w:sz w:val="24"/>
        </w:rPr>
        <w:t>状态</w:t>
      </w:r>
      <w:r w:rsidR="00BC13F9" w:rsidRPr="00B00E11">
        <w:rPr>
          <w:sz w:val="24"/>
        </w:rPr>
        <w:t>提示了当前网络的状态，</w:t>
      </w:r>
      <w:r w:rsidR="0098349B" w:rsidRPr="00B00E11">
        <w:rPr>
          <w:sz w:val="24"/>
        </w:rPr>
        <w:t>其中</w:t>
      </w:r>
      <w:r w:rsidR="0098349B" w:rsidRPr="00B00E11">
        <w:rPr>
          <w:sz w:val="24"/>
        </w:rPr>
        <w:t>0</w:t>
      </w:r>
      <w:r w:rsidR="00C02F3E" w:rsidRPr="00B00E11">
        <w:rPr>
          <w:sz w:val="24"/>
        </w:rPr>
        <w:t>代表正在连接，</w:t>
      </w:r>
      <w:r w:rsidR="00C02F3E" w:rsidRPr="00B00E11">
        <w:rPr>
          <w:sz w:val="24"/>
        </w:rPr>
        <w:t>3</w:t>
      </w:r>
      <w:r w:rsidR="00C02F3E" w:rsidRPr="00B00E11">
        <w:rPr>
          <w:sz w:val="24"/>
        </w:rPr>
        <w:t>代表连接成功，</w:t>
      </w:r>
      <w:r w:rsidR="001A071F" w:rsidRPr="00B00E11">
        <w:rPr>
          <w:sz w:val="24"/>
        </w:rPr>
        <w:t>4</w:t>
      </w:r>
      <w:r w:rsidR="001A071F" w:rsidRPr="00B00E11">
        <w:rPr>
          <w:sz w:val="24"/>
        </w:rPr>
        <w:t>代表连接中断等。点灯状态</w:t>
      </w:r>
      <w:r w:rsidR="0030230F" w:rsidRPr="00B00E11">
        <w:rPr>
          <w:sz w:val="24"/>
        </w:rPr>
        <w:t>表示了点灯科技的连接状态，</w:t>
      </w:r>
      <w:r w:rsidR="0030230F" w:rsidRPr="00B00E11">
        <w:rPr>
          <w:sz w:val="24"/>
        </w:rPr>
        <w:t>0</w:t>
      </w:r>
      <w:r w:rsidR="0030230F" w:rsidRPr="00B00E11">
        <w:rPr>
          <w:sz w:val="24"/>
        </w:rPr>
        <w:t>代表连接失败，</w:t>
      </w:r>
      <w:r w:rsidR="0030230F" w:rsidRPr="00B00E11">
        <w:rPr>
          <w:sz w:val="24"/>
        </w:rPr>
        <w:t>1</w:t>
      </w:r>
      <w:r w:rsidR="0030230F" w:rsidRPr="00B00E11">
        <w:rPr>
          <w:sz w:val="24"/>
        </w:rPr>
        <w:t>代表连接成功。所以下面的串口数据代表了：所有区域灯光关闭</w:t>
      </w:r>
      <w:r w:rsidR="00A4351E" w:rsidRPr="00B00E11">
        <w:rPr>
          <w:sz w:val="24"/>
        </w:rPr>
        <w:t>，闸机关闭，</w:t>
      </w:r>
      <w:r w:rsidR="0030230F" w:rsidRPr="00B00E11">
        <w:rPr>
          <w:sz w:val="24"/>
        </w:rPr>
        <w:t>空调温度</w:t>
      </w:r>
      <w:r w:rsidR="0030230F" w:rsidRPr="00B00E11">
        <w:rPr>
          <w:sz w:val="24"/>
        </w:rPr>
        <w:t>26℃</w:t>
      </w:r>
      <w:r w:rsidR="0030230F" w:rsidRPr="00B00E11">
        <w:rPr>
          <w:sz w:val="24"/>
        </w:rPr>
        <w:t>，时间</w:t>
      </w:r>
      <w:r w:rsidR="0030230F" w:rsidRPr="00B00E11">
        <w:rPr>
          <w:sz w:val="24"/>
        </w:rPr>
        <w:t>15</w:t>
      </w:r>
      <w:r w:rsidR="0030230F" w:rsidRPr="00B00E11">
        <w:rPr>
          <w:sz w:val="24"/>
        </w:rPr>
        <w:t>时</w:t>
      </w:r>
      <w:r w:rsidR="003073CE" w:rsidRPr="00B00E11">
        <w:rPr>
          <w:sz w:val="24"/>
        </w:rPr>
        <w:t>，今天天气晴，最低气温</w:t>
      </w:r>
      <w:r w:rsidR="003073CE" w:rsidRPr="00B00E11">
        <w:rPr>
          <w:sz w:val="24"/>
        </w:rPr>
        <w:t>14℃</w:t>
      </w:r>
      <w:r w:rsidR="003073CE" w:rsidRPr="00B00E11">
        <w:rPr>
          <w:sz w:val="24"/>
        </w:rPr>
        <w:t>，最高气温</w:t>
      </w:r>
      <w:r w:rsidR="003073CE" w:rsidRPr="00B00E11">
        <w:rPr>
          <w:sz w:val="24"/>
        </w:rPr>
        <w:t>27℃</w:t>
      </w:r>
      <w:r w:rsidR="00BD1FDC" w:rsidRPr="00B00E11">
        <w:rPr>
          <w:sz w:val="24"/>
        </w:rPr>
        <w:t>，西南风</w:t>
      </w:r>
      <w:r w:rsidR="00BD1FDC" w:rsidRPr="00B00E11">
        <w:rPr>
          <w:sz w:val="24"/>
        </w:rPr>
        <w:t>2</w:t>
      </w:r>
      <w:r w:rsidR="00BD1FDC" w:rsidRPr="00B00E11">
        <w:rPr>
          <w:sz w:val="24"/>
        </w:rPr>
        <w:t>级，湿度</w:t>
      </w:r>
      <w:r w:rsidR="00BD1FDC" w:rsidRPr="00B00E11">
        <w:rPr>
          <w:sz w:val="24"/>
        </w:rPr>
        <w:t>34%</w:t>
      </w:r>
      <w:r w:rsidR="00A4351E" w:rsidRPr="00B00E11">
        <w:rPr>
          <w:sz w:val="24"/>
        </w:rPr>
        <w:t>，明天天气晴，最低气温</w:t>
      </w:r>
      <w:r w:rsidR="00A4351E" w:rsidRPr="00B00E11">
        <w:rPr>
          <w:sz w:val="24"/>
        </w:rPr>
        <w:t>16℃</w:t>
      </w:r>
      <w:r w:rsidR="00A4351E" w:rsidRPr="00B00E11">
        <w:rPr>
          <w:sz w:val="24"/>
        </w:rPr>
        <w:t>，最高气温</w:t>
      </w:r>
      <w:r w:rsidR="00A4351E" w:rsidRPr="00B00E11">
        <w:rPr>
          <w:sz w:val="24"/>
        </w:rPr>
        <w:t>28℃</w:t>
      </w:r>
      <w:r w:rsidR="00A4351E" w:rsidRPr="00B00E11">
        <w:rPr>
          <w:sz w:val="24"/>
        </w:rPr>
        <w:t>，南风</w:t>
      </w:r>
      <w:r w:rsidR="00A4351E" w:rsidRPr="00B00E11">
        <w:rPr>
          <w:sz w:val="24"/>
        </w:rPr>
        <w:t>2</w:t>
      </w:r>
      <w:r w:rsidR="00A4351E" w:rsidRPr="00B00E11">
        <w:rPr>
          <w:sz w:val="24"/>
        </w:rPr>
        <w:t>级，湿度</w:t>
      </w:r>
      <w:r w:rsidR="00A4351E" w:rsidRPr="00B00E11">
        <w:rPr>
          <w:sz w:val="24"/>
        </w:rPr>
        <w:t>49%</w:t>
      </w:r>
      <w:r w:rsidR="00A4351E" w:rsidRPr="00B00E11">
        <w:rPr>
          <w:sz w:val="24"/>
        </w:rPr>
        <w:t>，</w:t>
      </w:r>
      <w:r w:rsidR="00DA1876" w:rsidRPr="00B00E11">
        <w:rPr>
          <w:sz w:val="24"/>
        </w:rPr>
        <w:t>Wi-Fi</w:t>
      </w:r>
      <w:r w:rsidR="00A4351E" w:rsidRPr="00B00E11">
        <w:rPr>
          <w:sz w:val="24"/>
        </w:rPr>
        <w:t>连接成功，点灯科技连接成功</w:t>
      </w:r>
      <w:r w:rsidR="00551EDE" w:rsidRPr="00B00E11">
        <w:rPr>
          <w:sz w:val="24"/>
        </w:rPr>
        <w:t>，时间是</w:t>
      </w:r>
      <w:r w:rsidR="006F68CD" w:rsidRPr="00B00E11">
        <w:rPr>
          <w:sz w:val="24"/>
        </w:rPr>
        <w:t>20</w:t>
      </w:r>
      <w:r w:rsidR="00551EDE" w:rsidRPr="00B00E11">
        <w:rPr>
          <w:sz w:val="24"/>
        </w:rPr>
        <w:t>25</w:t>
      </w:r>
      <w:r w:rsidR="006F68CD" w:rsidRPr="00B00E11">
        <w:rPr>
          <w:sz w:val="24"/>
        </w:rPr>
        <w:t>年</w:t>
      </w:r>
      <w:r w:rsidR="00551EDE" w:rsidRPr="00B00E11">
        <w:rPr>
          <w:sz w:val="24"/>
        </w:rPr>
        <w:t>05</w:t>
      </w:r>
      <w:r w:rsidR="006F68CD" w:rsidRPr="00B00E11">
        <w:rPr>
          <w:sz w:val="24"/>
        </w:rPr>
        <w:t>月</w:t>
      </w:r>
      <w:r w:rsidR="00551EDE" w:rsidRPr="00B00E11">
        <w:rPr>
          <w:sz w:val="24"/>
        </w:rPr>
        <w:t>11</w:t>
      </w:r>
      <w:r w:rsidR="006F68CD" w:rsidRPr="00B00E11">
        <w:rPr>
          <w:sz w:val="24"/>
        </w:rPr>
        <w:t>日</w:t>
      </w:r>
      <w:r w:rsidR="00551EDE" w:rsidRPr="00B00E11">
        <w:rPr>
          <w:sz w:val="24"/>
        </w:rPr>
        <w:t>15:37</w:t>
      </w:r>
      <w:r w:rsidR="00551EDE" w:rsidRPr="00B00E11">
        <w:rPr>
          <w:sz w:val="24"/>
        </w:rPr>
        <w:t>。</w:t>
      </w:r>
    </w:p>
    <w:p w14:paraId="08D371E0" w14:textId="3CC272DE" w:rsidR="001E792E" w:rsidRDefault="001E792E" w:rsidP="006621DD">
      <w:pPr>
        <w:wordWrap w:val="0"/>
        <w:spacing w:line="360" w:lineRule="auto"/>
        <w:jc w:val="center"/>
        <w:rPr>
          <w:sz w:val="24"/>
        </w:rPr>
      </w:pPr>
      <w:r>
        <w:rPr>
          <w:noProof/>
          <w:sz w:val="24"/>
        </w:rPr>
        <w:drawing>
          <wp:inline distT="0" distB="0" distL="0" distR="0" wp14:anchorId="752C6E4F" wp14:editId="7185DA64">
            <wp:extent cx="3899002" cy="1253650"/>
            <wp:effectExtent l="0" t="0" r="6350" b="3810"/>
            <wp:docPr id="6315077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944372" cy="1268238"/>
                    </a:xfrm>
                    <a:prstGeom prst="rect">
                      <a:avLst/>
                    </a:prstGeom>
                    <a:noFill/>
                    <a:ln>
                      <a:noFill/>
                    </a:ln>
                  </pic:spPr>
                </pic:pic>
              </a:graphicData>
            </a:graphic>
          </wp:inline>
        </w:drawing>
      </w:r>
    </w:p>
    <w:p w14:paraId="0547E648" w14:textId="104EC5DB" w:rsidR="00FF7804" w:rsidRPr="00FF7804" w:rsidRDefault="001E792E"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23</w:t>
      </w:r>
      <w:r>
        <w:rPr>
          <w:rFonts w:ascii="Times New Roman" w:hAnsi="Times New Roman"/>
          <w:sz w:val="21"/>
          <w:szCs w:val="21"/>
        </w:rPr>
        <w:fldChar w:fldCharType="end"/>
      </w:r>
      <w:r>
        <w:rPr>
          <w:rFonts w:hint="eastAsia"/>
          <w:sz w:val="21"/>
          <w:szCs w:val="21"/>
        </w:rPr>
        <w:t xml:space="preserve">　</w:t>
      </w:r>
      <w:r w:rsidR="00E46679">
        <w:rPr>
          <w:rFonts w:hint="eastAsia"/>
          <w:sz w:val="21"/>
          <w:szCs w:val="21"/>
        </w:rPr>
        <w:t>串口发送的控制数据</w:t>
      </w:r>
    </w:p>
    <w:p w14:paraId="3687A8B4" w14:textId="1BF13FD9" w:rsidR="005B5C19" w:rsidRPr="00FF7804" w:rsidRDefault="00FF7804"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Pr>
          <w:rFonts w:hint="eastAsia"/>
          <w:b/>
          <w:bCs/>
          <w:sz w:val="21"/>
          <w:szCs w:val="21"/>
        </w:rPr>
        <w:t>4</w:t>
      </w:r>
      <w:r>
        <w:rPr>
          <w:b/>
          <w:bCs/>
          <w:sz w:val="21"/>
          <w:szCs w:val="21"/>
        </w:rPr>
        <w:t>.</w:t>
      </w:r>
      <w:r w:rsidRPr="00CD6AF6">
        <w:rPr>
          <w:rFonts w:hint="eastAsia"/>
          <w:b/>
          <w:bCs/>
          <w:sz w:val="21"/>
          <w:szCs w:val="21"/>
        </w:rPr>
        <w:t>1</w:t>
      </w:r>
      <w:r>
        <w:rPr>
          <w:rFonts w:cs="Arial" w:hint="eastAsia"/>
          <w:b/>
          <w:bCs/>
          <w:color w:val="000000" w:themeColor="text1"/>
          <w:sz w:val="21"/>
          <w:szCs w:val="21"/>
          <w:shd w:val="clear" w:color="auto" w:fill="FFFFFF"/>
        </w:rPr>
        <w:t>常用天气代码的中文显示</w:t>
      </w:r>
    </w:p>
    <w:tbl>
      <w:tblPr>
        <w:tblW w:w="4990" w:type="dxa"/>
        <w:jc w:val="center"/>
        <w:tblLook w:val="04A0" w:firstRow="1" w:lastRow="0" w:firstColumn="1" w:lastColumn="0" w:noHBand="0" w:noVBand="1"/>
      </w:tblPr>
      <w:tblGrid>
        <w:gridCol w:w="2073"/>
        <w:gridCol w:w="2917"/>
      </w:tblGrid>
      <w:tr w:rsidR="005B5C19" w:rsidRPr="005B5C19" w14:paraId="2B7EE9FE" w14:textId="77777777" w:rsidTr="00FF7804">
        <w:trPr>
          <w:trHeight w:val="439"/>
          <w:jc w:val="center"/>
        </w:trPr>
        <w:tc>
          <w:tcPr>
            <w:tcW w:w="2073" w:type="dxa"/>
            <w:tcBorders>
              <w:top w:val="single" w:sz="12" w:space="0" w:color="auto"/>
              <w:left w:val="nil"/>
              <w:bottom w:val="single" w:sz="4" w:space="0" w:color="auto"/>
              <w:right w:val="nil"/>
            </w:tcBorders>
            <w:shd w:val="clear" w:color="auto" w:fill="auto"/>
            <w:noWrap/>
            <w:vAlign w:val="bottom"/>
            <w:hideMark/>
          </w:tcPr>
          <w:p w14:paraId="4C063917"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天气代码</w:t>
            </w:r>
          </w:p>
        </w:tc>
        <w:tc>
          <w:tcPr>
            <w:tcW w:w="2917" w:type="dxa"/>
            <w:tcBorders>
              <w:top w:val="single" w:sz="12" w:space="0" w:color="auto"/>
              <w:left w:val="nil"/>
              <w:bottom w:val="single" w:sz="4" w:space="0" w:color="auto"/>
              <w:right w:val="nil"/>
            </w:tcBorders>
            <w:shd w:val="clear" w:color="auto" w:fill="auto"/>
            <w:noWrap/>
            <w:vAlign w:val="bottom"/>
            <w:hideMark/>
          </w:tcPr>
          <w:p w14:paraId="25C902D8"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中文显示</w:t>
            </w:r>
          </w:p>
        </w:tc>
      </w:tr>
      <w:tr w:rsidR="005B5C19" w:rsidRPr="005B5C19" w14:paraId="59FBE8A3"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3EE380BA"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0</w:t>
            </w:r>
          </w:p>
        </w:tc>
        <w:tc>
          <w:tcPr>
            <w:tcW w:w="2917" w:type="dxa"/>
            <w:tcBorders>
              <w:top w:val="nil"/>
              <w:left w:val="nil"/>
              <w:bottom w:val="nil"/>
              <w:right w:val="nil"/>
            </w:tcBorders>
            <w:shd w:val="clear" w:color="auto" w:fill="auto"/>
            <w:noWrap/>
            <w:vAlign w:val="bottom"/>
            <w:hideMark/>
          </w:tcPr>
          <w:p w14:paraId="38CE360A"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晴朗</w:t>
            </w:r>
          </w:p>
        </w:tc>
      </w:tr>
      <w:tr w:rsidR="005B5C19" w:rsidRPr="005B5C19" w14:paraId="092490D2"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3018883D"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4</w:t>
            </w:r>
          </w:p>
        </w:tc>
        <w:tc>
          <w:tcPr>
            <w:tcW w:w="2917" w:type="dxa"/>
            <w:tcBorders>
              <w:top w:val="nil"/>
              <w:left w:val="nil"/>
              <w:bottom w:val="nil"/>
              <w:right w:val="nil"/>
            </w:tcBorders>
            <w:shd w:val="clear" w:color="auto" w:fill="auto"/>
            <w:noWrap/>
            <w:vAlign w:val="bottom"/>
            <w:hideMark/>
          </w:tcPr>
          <w:p w14:paraId="382F4987"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多云</w:t>
            </w:r>
          </w:p>
        </w:tc>
      </w:tr>
      <w:tr w:rsidR="00FF7804" w:rsidRPr="005B5C19" w14:paraId="7A50E47A"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5AD4746C" w14:textId="3BF2AA0F"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9</w:t>
            </w:r>
          </w:p>
        </w:tc>
        <w:tc>
          <w:tcPr>
            <w:tcW w:w="2917" w:type="dxa"/>
            <w:tcBorders>
              <w:top w:val="nil"/>
              <w:left w:val="nil"/>
              <w:bottom w:val="nil"/>
              <w:right w:val="nil"/>
            </w:tcBorders>
            <w:shd w:val="clear" w:color="auto" w:fill="auto"/>
            <w:noWrap/>
            <w:vAlign w:val="bottom"/>
            <w:hideMark/>
          </w:tcPr>
          <w:p w14:paraId="23832C8D" w14:textId="3AA72AD3"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阴天</w:t>
            </w:r>
          </w:p>
        </w:tc>
      </w:tr>
      <w:tr w:rsidR="00FF7804" w:rsidRPr="005B5C19" w14:paraId="2B0E9C5F" w14:textId="77777777" w:rsidTr="001B49F0">
        <w:trPr>
          <w:trHeight w:val="418"/>
          <w:jc w:val="center"/>
        </w:trPr>
        <w:tc>
          <w:tcPr>
            <w:tcW w:w="2073" w:type="dxa"/>
            <w:tcBorders>
              <w:top w:val="nil"/>
              <w:left w:val="nil"/>
              <w:bottom w:val="single" w:sz="12" w:space="0" w:color="auto"/>
              <w:right w:val="nil"/>
            </w:tcBorders>
            <w:shd w:val="clear" w:color="auto" w:fill="auto"/>
            <w:noWrap/>
            <w:vAlign w:val="bottom"/>
            <w:hideMark/>
          </w:tcPr>
          <w:p w14:paraId="0C5A1290" w14:textId="6150A5D5"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13</w:t>
            </w:r>
          </w:p>
        </w:tc>
        <w:tc>
          <w:tcPr>
            <w:tcW w:w="2917" w:type="dxa"/>
            <w:tcBorders>
              <w:top w:val="nil"/>
              <w:left w:val="nil"/>
              <w:bottom w:val="single" w:sz="12" w:space="0" w:color="auto"/>
              <w:right w:val="nil"/>
            </w:tcBorders>
            <w:shd w:val="clear" w:color="auto" w:fill="auto"/>
            <w:noWrap/>
            <w:vAlign w:val="bottom"/>
            <w:hideMark/>
          </w:tcPr>
          <w:p w14:paraId="7686C3B3" w14:textId="2E825F74"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小雨</w:t>
            </w:r>
          </w:p>
        </w:tc>
      </w:tr>
      <w:tr w:rsidR="00FF7804" w:rsidRPr="005B5C19" w14:paraId="2F7C8506" w14:textId="77777777" w:rsidTr="001B49F0">
        <w:trPr>
          <w:trHeight w:val="439"/>
          <w:jc w:val="center"/>
        </w:trPr>
        <w:tc>
          <w:tcPr>
            <w:tcW w:w="2073" w:type="dxa"/>
            <w:tcBorders>
              <w:top w:val="nil"/>
              <w:left w:val="nil"/>
              <w:bottom w:val="single" w:sz="12" w:space="0" w:color="auto"/>
              <w:right w:val="nil"/>
            </w:tcBorders>
            <w:shd w:val="clear" w:color="auto" w:fill="auto"/>
            <w:noWrap/>
            <w:vAlign w:val="bottom"/>
          </w:tcPr>
          <w:p w14:paraId="6A91A32E" w14:textId="7EEF23C5" w:rsidR="00FF7804" w:rsidRPr="005B5C19" w:rsidRDefault="00FF7804" w:rsidP="006621DD">
            <w:pPr>
              <w:widowControl/>
              <w:wordWrap w:val="0"/>
              <w:jc w:val="center"/>
              <w:rPr>
                <w:rFonts w:ascii="等线" w:eastAsia="等线" w:hAnsi="等线" w:cs="宋体" w:hint="eastAsia"/>
                <w:color w:val="000000"/>
                <w:kern w:val="0"/>
                <w:sz w:val="22"/>
                <w:szCs w:val="22"/>
              </w:rPr>
            </w:pPr>
          </w:p>
        </w:tc>
        <w:tc>
          <w:tcPr>
            <w:tcW w:w="2917" w:type="dxa"/>
            <w:tcBorders>
              <w:top w:val="nil"/>
              <w:left w:val="nil"/>
              <w:bottom w:val="single" w:sz="12" w:space="0" w:color="auto"/>
              <w:right w:val="nil"/>
            </w:tcBorders>
            <w:shd w:val="clear" w:color="auto" w:fill="auto"/>
            <w:noWrap/>
            <w:vAlign w:val="bottom"/>
          </w:tcPr>
          <w:p w14:paraId="702DFE2A" w14:textId="2603E82F" w:rsidR="00FF7804" w:rsidRPr="005B5C19" w:rsidRDefault="00FF7804" w:rsidP="006621DD">
            <w:pPr>
              <w:widowControl/>
              <w:wordWrap w:val="0"/>
              <w:jc w:val="center"/>
              <w:rPr>
                <w:rFonts w:ascii="等线" w:eastAsia="等线" w:hAnsi="等线" w:cs="宋体" w:hint="eastAsia"/>
                <w:color w:val="000000"/>
                <w:kern w:val="0"/>
                <w:sz w:val="22"/>
                <w:szCs w:val="22"/>
              </w:rPr>
            </w:pPr>
          </w:p>
        </w:tc>
      </w:tr>
    </w:tbl>
    <w:p w14:paraId="1777C09E" w14:textId="77777777" w:rsidR="00EE01E9" w:rsidRDefault="00EE01E9" w:rsidP="006621DD">
      <w:pPr>
        <w:wordWrap w:val="0"/>
        <w:spacing w:line="360" w:lineRule="auto"/>
        <w:ind w:firstLineChars="200" w:firstLine="480"/>
        <w:jc w:val="center"/>
        <w:rPr>
          <w:sz w:val="24"/>
        </w:rPr>
      </w:pPr>
    </w:p>
    <w:p w14:paraId="389DC171" w14:textId="32CC6865" w:rsidR="00AB140C" w:rsidRDefault="00AB140C" w:rsidP="006621DD">
      <w:pPr>
        <w:wordWrap w:val="0"/>
        <w:spacing w:beforeLines="50" w:before="156" w:afterLines="50" w:after="156" w:line="360" w:lineRule="auto"/>
        <w:outlineLvl w:val="1"/>
        <w:rPr>
          <w:rFonts w:eastAsia="黑体"/>
          <w:sz w:val="24"/>
        </w:rPr>
      </w:pPr>
      <w:bookmarkStart w:id="113" w:name="_Toc198501332"/>
      <w:r w:rsidRPr="00CD6AF6">
        <w:rPr>
          <w:rFonts w:eastAsia="黑体" w:hint="eastAsia"/>
          <w:sz w:val="28"/>
          <w:szCs w:val="28"/>
        </w:rPr>
        <w:t>4</w:t>
      </w:r>
      <w:r>
        <w:rPr>
          <w:rFonts w:eastAsia="黑体" w:hint="eastAsia"/>
          <w:sz w:val="28"/>
          <w:szCs w:val="28"/>
        </w:rPr>
        <w:t>.</w:t>
      </w:r>
      <w:r w:rsidR="002E7014">
        <w:rPr>
          <w:rFonts w:eastAsia="黑体" w:hint="eastAsia"/>
          <w:sz w:val="28"/>
          <w:szCs w:val="28"/>
        </w:rPr>
        <w:t>7</w:t>
      </w:r>
      <w:r>
        <w:rPr>
          <w:rFonts w:eastAsia="黑体" w:hint="eastAsia"/>
          <w:sz w:val="28"/>
          <w:szCs w:val="28"/>
        </w:rPr>
        <w:t xml:space="preserve">　</w:t>
      </w:r>
      <w:r w:rsidR="00DF665C">
        <w:rPr>
          <w:rFonts w:eastAsia="黑体" w:hint="eastAsia"/>
          <w:sz w:val="28"/>
          <w:szCs w:val="28"/>
        </w:rPr>
        <w:t>AIR780</w:t>
      </w:r>
      <w:r w:rsidR="00524735">
        <w:rPr>
          <w:rFonts w:eastAsia="黑体" w:hint="eastAsia"/>
          <w:sz w:val="28"/>
          <w:szCs w:val="28"/>
        </w:rPr>
        <w:t>E</w:t>
      </w:r>
      <w:r w:rsidR="00524735">
        <w:rPr>
          <w:rFonts w:eastAsia="黑体" w:hint="eastAsia"/>
          <w:sz w:val="28"/>
          <w:szCs w:val="28"/>
        </w:rPr>
        <w:t>模块工作</w:t>
      </w:r>
      <w:r w:rsidR="00576335">
        <w:rPr>
          <w:rFonts w:eastAsia="黑体" w:hint="eastAsia"/>
          <w:sz w:val="28"/>
          <w:szCs w:val="28"/>
        </w:rPr>
        <w:t>原理介绍</w:t>
      </w:r>
      <w:bookmarkEnd w:id="113"/>
    </w:p>
    <w:p w14:paraId="746E7C80" w14:textId="23685A42" w:rsidR="00AB140C" w:rsidRPr="00B00E11" w:rsidRDefault="00764B55" w:rsidP="006621DD">
      <w:pPr>
        <w:wordWrap w:val="0"/>
        <w:spacing w:line="360" w:lineRule="auto"/>
        <w:ind w:firstLineChars="200" w:firstLine="480"/>
        <w:rPr>
          <w:rFonts w:eastAsiaTheme="minorEastAsia"/>
          <w:sz w:val="24"/>
        </w:rPr>
      </w:pPr>
      <w:r w:rsidRPr="00B00E11">
        <w:rPr>
          <w:sz w:val="24"/>
        </w:rPr>
        <w:t>AIR780E</w:t>
      </w:r>
      <w:r w:rsidRPr="00B00E11">
        <w:rPr>
          <w:sz w:val="24"/>
        </w:rPr>
        <w:t>采用</w:t>
      </w:r>
      <w:proofErr w:type="spellStart"/>
      <w:r w:rsidRPr="00B00E11">
        <w:rPr>
          <w:sz w:val="24"/>
        </w:rPr>
        <w:t>lua</w:t>
      </w:r>
      <w:proofErr w:type="spellEnd"/>
      <w:r w:rsidRPr="00B00E11">
        <w:rPr>
          <w:sz w:val="24"/>
        </w:rPr>
        <w:t>语言编程，</w:t>
      </w:r>
      <w:r w:rsidR="00B95DBA" w:rsidRPr="00B00E11">
        <w:rPr>
          <w:sz w:val="24"/>
        </w:rPr>
        <w:t>通过接收串口数据来实现发送短信，部分代码如图</w:t>
      </w:r>
      <w:r w:rsidR="00B95DBA" w:rsidRPr="00B00E11">
        <w:rPr>
          <w:sz w:val="24"/>
        </w:rPr>
        <w:fldChar w:fldCharType="begin"/>
      </w:r>
      <w:r w:rsidR="00B95DBA" w:rsidRPr="00B00E11">
        <w:rPr>
          <w:sz w:val="24"/>
        </w:rPr>
        <w:instrText xml:space="preserve"> Seq eq \c </w:instrText>
      </w:r>
      <w:r w:rsidR="00B95DBA" w:rsidRPr="00B00E11">
        <w:rPr>
          <w:sz w:val="24"/>
        </w:rPr>
        <w:fldChar w:fldCharType="separate"/>
      </w:r>
      <w:r w:rsidR="00AB38DF">
        <w:rPr>
          <w:noProof/>
          <w:sz w:val="24"/>
        </w:rPr>
        <w:t>4</w:t>
      </w:r>
      <w:r w:rsidR="00B95DBA" w:rsidRPr="00B00E11">
        <w:rPr>
          <w:sz w:val="24"/>
        </w:rPr>
        <w:fldChar w:fldCharType="end"/>
      </w:r>
      <w:r w:rsidR="00B95DBA" w:rsidRPr="00B00E11">
        <w:rPr>
          <w:sz w:val="24"/>
        </w:rPr>
        <w:t>.</w:t>
      </w:r>
      <w:r w:rsidR="00B95DBA" w:rsidRPr="00B00E11">
        <w:rPr>
          <w:sz w:val="24"/>
        </w:rPr>
        <w:fldChar w:fldCharType="begin"/>
      </w:r>
      <w:r w:rsidR="00B95DBA" w:rsidRPr="00B00E11">
        <w:rPr>
          <w:sz w:val="24"/>
        </w:rPr>
        <w:instrText xml:space="preserve"> seq txt </w:instrText>
      </w:r>
      <w:r w:rsidR="00B95DBA" w:rsidRPr="00B00E11">
        <w:rPr>
          <w:sz w:val="24"/>
        </w:rPr>
        <w:fldChar w:fldCharType="separate"/>
      </w:r>
      <w:r w:rsidR="00AB38DF">
        <w:rPr>
          <w:noProof/>
          <w:sz w:val="24"/>
        </w:rPr>
        <w:t>24</w:t>
      </w:r>
      <w:r w:rsidR="00B95DBA" w:rsidRPr="00B00E11">
        <w:rPr>
          <w:sz w:val="24"/>
        </w:rPr>
        <w:fldChar w:fldCharType="end"/>
      </w:r>
      <w:r w:rsidR="00B95DBA" w:rsidRPr="00B00E11">
        <w:rPr>
          <w:sz w:val="24"/>
        </w:rPr>
        <w:t>所示，</w:t>
      </w:r>
      <w:r w:rsidR="00813AF6" w:rsidRPr="00B00E11">
        <w:rPr>
          <w:sz w:val="24"/>
        </w:rPr>
        <w:t>（没写完）</w:t>
      </w:r>
    </w:p>
    <w:p w14:paraId="43A4E9A5" w14:textId="77777777" w:rsidR="00B95DBA" w:rsidRDefault="00B95DBA" w:rsidP="006621DD">
      <w:pPr>
        <w:wordWrap w:val="0"/>
        <w:spacing w:line="360" w:lineRule="auto"/>
        <w:ind w:firstLineChars="200" w:firstLine="420"/>
        <w:rPr>
          <w:rFonts w:eastAsia="黑体"/>
        </w:rPr>
      </w:pPr>
    </w:p>
    <w:p w14:paraId="21425AE5" w14:textId="6272E434" w:rsidR="00C511F8" w:rsidRDefault="00AF702B" w:rsidP="006621DD">
      <w:pPr>
        <w:pageBreakBefore/>
        <w:wordWrap w:val="0"/>
        <w:spacing w:beforeLines="50" w:before="156" w:afterLines="50" w:after="156" w:line="360" w:lineRule="auto"/>
        <w:outlineLvl w:val="0"/>
        <w:rPr>
          <w:rFonts w:eastAsia="黑体"/>
          <w:sz w:val="32"/>
          <w:szCs w:val="32"/>
        </w:rPr>
      </w:pPr>
      <w:bookmarkStart w:id="114" w:name="_Toc198501333"/>
      <w:r w:rsidRPr="00CD6AF6">
        <w:rPr>
          <w:rFonts w:eastAsia="黑体" w:hint="eastAsia"/>
          <w:sz w:val="32"/>
          <w:szCs w:val="32"/>
        </w:rPr>
        <w:lastRenderedPageBreak/>
        <w:t>5</w:t>
      </w:r>
      <w:bookmarkEnd w:id="108"/>
      <w:r>
        <w:rPr>
          <w:rFonts w:eastAsia="黑体" w:hint="eastAsia"/>
          <w:sz w:val="32"/>
          <w:szCs w:val="32"/>
        </w:rPr>
        <w:t xml:space="preserve">　系统实现与调试</w:t>
      </w:r>
      <w:bookmarkEnd w:id="114"/>
      <w:r w:rsidR="00901607">
        <w:rPr>
          <w:rFonts w:eastAsia="黑体"/>
          <w:sz w:val="32"/>
          <w:szCs w:val="32"/>
        </w:rPr>
        <w:fldChar w:fldCharType="begin"/>
      </w:r>
      <w:r w:rsidR="00901607">
        <w:rPr>
          <w:rFonts w:eastAsia="黑体"/>
          <w:sz w:val="32"/>
          <w:szCs w:val="32"/>
        </w:rPr>
        <w:instrText xml:space="preserve"> </w:instrText>
      </w:r>
      <w:r w:rsidR="00901607">
        <w:rPr>
          <w:rFonts w:eastAsia="黑体" w:hint="eastAsia"/>
          <w:sz w:val="32"/>
          <w:szCs w:val="32"/>
        </w:rPr>
        <w:instrText xml:space="preserve">SEQ eq \h </w:instrText>
      </w:r>
      <w:r w:rsidR="00901607">
        <w:rPr>
          <w:rFonts w:eastAsia="黑体"/>
          <w:sz w:val="32"/>
          <w:szCs w:val="32"/>
        </w:rPr>
        <w:fldChar w:fldCharType="end"/>
      </w:r>
      <w:r w:rsidR="00901607">
        <w:rPr>
          <w:rFonts w:eastAsia="黑体"/>
          <w:sz w:val="32"/>
          <w:szCs w:val="32"/>
        </w:rPr>
        <w:fldChar w:fldCharType="begin"/>
      </w:r>
      <w:r w:rsidR="00901607">
        <w:rPr>
          <w:rFonts w:eastAsia="黑体"/>
          <w:sz w:val="32"/>
          <w:szCs w:val="32"/>
        </w:rPr>
        <w:instrText xml:space="preserve"> </w:instrText>
      </w:r>
      <w:r w:rsidR="00901607" w:rsidRPr="005D47D3">
        <w:rPr>
          <w:rFonts w:eastAsia="黑体"/>
          <w:sz w:val="32"/>
          <w:szCs w:val="32"/>
        </w:rPr>
        <w:instrText>Seq list \r \h</w:instrText>
      </w:r>
      <w:r w:rsidR="00901607">
        <w:rPr>
          <w:rFonts w:eastAsia="黑体"/>
          <w:sz w:val="32"/>
          <w:szCs w:val="32"/>
        </w:rPr>
        <w:instrText xml:space="preserve"> </w:instrText>
      </w:r>
      <w:r w:rsidR="00901607">
        <w:rPr>
          <w:rFonts w:eastAsia="黑体"/>
          <w:sz w:val="32"/>
          <w:szCs w:val="32"/>
        </w:rPr>
        <w:fldChar w:fldCharType="end"/>
      </w:r>
      <w:r w:rsidR="00DA16A3">
        <w:rPr>
          <w:rFonts w:eastAsia="黑体"/>
          <w:sz w:val="32"/>
          <w:szCs w:val="32"/>
        </w:rPr>
        <w:fldChar w:fldCharType="begin"/>
      </w:r>
      <w:r w:rsidR="00DA16A3">
        <w:rPr>
          <w:rFonts w:eastAsia="黑体"/>
          <w:sz w:val="32"/>
          <w:szCs w:val="32"/>
        </w:rPr>
        <w:instrText xml:space="preserve"> </w:instrText>
      </w:r>
      <w:r w:rsidR="00DA16A3" w:rsidRPr="005D47D3">
        <w:rPr>
          <w:rFonts w:eastAsia="黑体"/>
          <w:sz w:val="32"/>
          <w:szCs w:val="32"/>
        </w:rPr>
        <w:instrText xml:space="preserve">Seq </w:instrText>
      </w:r>
      <w:r w:rsidR="00DA16A3">
        <w:rPr>
          <w:rFonts w:eastAsia="黑体" w:hint="eastAsia"/>
          <w:sz w:val="32"/>
          <w:szCs w:val="32"/>
        </w:rPr>
        <w:instrText xml:space="preserve">txt </w:instrText>
      </w:r>
      <w:r w:rsidR="00DA16A3" w:rsidRPr="005D47D3">
        <w:rPr>
          <w:rFonts w:eastAsia="黑体"/>
          <w:sz w:val="32"/>
          <w:szCs w:val="32"/>
        </w:rPr>
        <w:instrText>\r \h</w:instrText>
      </w:r>
      <w:r w:rsidR="00DA16A3">
        <w:rPr>
          <w:rFonts w:eastAsia="黑体"/>
          <w:sz w:val="32"/>
          <w:szCs w:val="32"/>
        </w:rPr>
        <w:instrText xml:space="preserve"> </w:instrText>
      </w:r>
      <w:r w:rsidR="00DA16A3">
        <w:rPr>
          <w:rFonts w:eastAsia="黑体"/>
          <w:sz w:val="32"/>
          <w:szCs w:val="32"/>
        </w:rPr>
        <w:fldChar w:fldCharType="end"/>
      </w:r>
    </w:p>
    <w:p w14:paraId="09A5BD1D" w14:textId="19B0FD80" w:rsidR="00C511F8" w:rsidRDefault="00AF702B" w:rsidP="006621DD">
      <w:pPr>
        <w:wordWrap w:val="0"/>
        <w:spacing w:beforeLines="50" w:before="156" w:afterLines="50" w:after="156" w:line="360" w:lineRule="auto"/>
        <w:outlineLvl w:val="1"/>
        <w:rPr>
          <w:rFonts w:eastAsia="黑体"/>
          <w:sz w:val="24"/>
        </w:rPr>
      </w:pPr>
      <w:bookmarkStart w:id="115" w:name="_Toc71660338"/>
      <w:bookmarkStart w:id="116" w:name="_Toc198501334"/>
      <w:r w:rsidRPr="00CD6AF6">
        <w:rPr>
          <w:rFonts w:eastAsia="黑体" w:hint="eastAsia"/>
          <w:sz w:val="28"/>
          <w:szCs w:val="28"/>
        </w:rPr>
        <w:t>5</w:t>
      </w:r>
      <w:r>
        <w:rPr>
          <w:rFonts w:eastAsia="黑体" w:hint="eastAsia"/>
          <w:sz w:val="28"/>
          <w:szCs w:val="28"/>
        </w:rPr>
        <w:t>.</w:t>
      </w:r>
      <w:r w:rsidRPr="00CD6AF6">
        <w:rPr>
          <w:rFonts w:eastAsia="黑体" w:hint="eastAsia"/>
          <w:sz w:val="28"/>
          <w:szCs w:val="28"/>
        </w:rPr>
        <w:t>1</w:t>
      </w:r>
      <w:bookmarkEnd w:id="115"/>
      <w:r>
        <w:rPr>
          <w:rFonts w:eastAsia="黑体" w:hint="eastAsia"/>
          <w:sz w:val="28"/>
          <w:szCs w:val="28"/>
        </w:rPr>
        <w:t xml:space="preserve">　</w:t>
      </w:r>
      <w:r w:rsidR="0067080F">
        <w:rPr>
          <w:rFonts w:eastAsia="黑体" w:hint="eastAsia"/>
          <w:sz w:val="28"/>
          <w:szCs w:val="28"/>
        </w:rPr>
        <w:t>系统</w:t>
      </w:r>
      <w:r w:rsidR="00E76592">
        <w:rPr>
          <w:rFonts w:eastAsia="黑体" w:hint="eastAsia"/>
          <w:sz w:val="28"/>
          <w:szCs w:val="28"/>
        </w:rPr>
        <w:t>功能</w:t>
      </w:r>
      <w:r>
        <w:rPr>
          <w:rFonts w:eastAsia="黑体" w:hint="eastAsia"/>
          <w:sz w:val="28"/>
          <w:szCs w:val="28"/>
        </w:rPr>
        <w:t>设计</w:t>
      </w:r>
      <w:bookmarkEnd w:id="116"/>
    </w:p>
    <w:p w14:paraId="6C6D53BA" w14:textId="6DBB4379" w:rsidR="008C7218" w:rsidRPr="008C7218" w:rsidRDefault="008C7218" w:rsidP="008C7218">
      <w:pPr>
        <w:wordWrap w:val="0"/>
        <w:spacing w:line="360" w:lineRule="auto"/>
        <w:ind w:firstLineChars="200" w:firstLine="480"/>
        <w:rPr>
          <w:sz w:val="24"/>
        </w:rPr>
      </w:pPr>
      <w:r w:rsidRPr="008C7218">
        <w:rPr>
          <w:rFonts w:hint="eastAsia"/>
          <w:sz w:val="24"/>
        </w:rPr>
        <w:t>本系统通过亚克力板搭建的实物来模拟楼宇内通道和房间的情况，在楼宇对应区域上部粘贴烟雾和火焰传感器并安装喷淋喷头用于检测火灾。同时划分出了两个区域用来放置消防水泵控制器和主控板等。</w:t>
      </w:r>
      <w:bookmarkStart w:id="117" w:name="_Hlk198499447"/>
      <w:r w:rsidRPr="008C7218">
        <w:rPr>
          <w:rFonts w:hint="eastAsia"/>
          <w:sz w:val="24"/>
        </w:rPr>
        <w:t>楼宇部分实物图</w:t>
      </w:r>
      <w:bookmarkEnd w:id="117"/>
      <w:r w:rsidRPr="008C7218">
        <w:rPr>
          <w:rFonts w:hint="eastAsia"/>
          <w:sz w:val="24"/>
        </w:rPr>
        <w:t>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1</w:t>
      </w:r>
      <w:r w:rsidRPr="00B00E11">
        <w:rPr>
          <w:sz w:val="24"/>
        </w:rPr>
        <w:fldChar w:fldCharType="end"/>
      </w:r>
      <w:r w:rsidRPr="008C7218">
        <w:rPr>
          <w:rFonts w:hint="eastAsia"/>
          <w:sz w:val="24"/>
        </w:rPr>
        <w:t>所示。</w:t>
      </w:r>
      <w:bookmarkStart w:id="118" w:name="_Hlk198499556"/>
      <w:r w:rsidRPr="008C7218">
        <w:rPr>
          <w:rFonts w:hint="eastAsia"/>
          <w:sz w:val="24"/>
        </w:rPr>
        <w:t>控制器部分</w:t>
      </w:r>
      <w:bookmarkEnd w:id="118"/>
      <w:r w:rsidRPr="008C7218">
        <w:rPr>
          <w:rFonts w:hint="eastAsia"/>
          <w:sz w:val="24"/>
        </w:rPr>
        <w:t>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2</w:t>
      </w:r>
      <w:r w:rsidRPr="00B00E11">
        <w:rPr>
          <w:sz w:val="24"/>
        </w:rPr>
        <w:fldChar w:fldCharType="end"/>
      </w:r>
      <w:r w:rsidRPr="008C7218">
        <w:rPr>
          <w:rFonts w:hint="eastAsia"/>
          <w:sz w:val="24"/>
        </w:rPr>
        <w:t>所示。</w:t>
      </w:r>
      <w:bookmarkStart w:id="119" w:name="_Hlk198499469"/>
      <w:r w:rsidRPr="008C7218">
        <w:rPr>
          <w:rFonts w:hint="eastAsia"/>
          <w:sz w:val="24"/>
        </w:rPr>
        <w:t>水泵和电磁阀部分</w:t>
      </w:r>
      <w:bookmarkEnd w:id="119"/>
      <w:r w:rsidRPr="008C7218">
        <w:rPr>
          <w:rFonts w:hint="eastAsia"/>
          <w:sz w:val="24"/>
        </w:rPr>
        <w:t>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3</w:t>
      </w:r>
      <w:r w:rsidRPr="00B00E11">
        <w:rPr>
          <w:sz w:val="24"/>
        </w:rPr>
        <w:fldChar w:fldCharType="end"/>
      </w:r>
      <w:r w:rsidRPr="008C7218">
        <w:rPr>
          <w:rFonts w:hint="eastAsia"/>
          <w:sz w:val="24"/>
        </w:rPr>
        <w:t>所示。</w:t>
      </w:r>
    </w:p>
    <w:p w14:paraId="60164378" w14:textId="67DA200A" w:rsidR="005A177C" w:rsidRDefault="005A177C" w:rsidP="00482C88">
      <w:pPr>
        <w:pStyle w:val="a5"/>
        <w:wordWrap w:val="0"/>
        <w:spacing w:line="360" w:lineRule="auto"/>
        <w:jc w:val="center"/>
        <w:rPr>
          <w:sz w:val="21"/>
          <w:szCs w:val="21"/>
        </w:rPr>
      </w:pPr>
    </w:p>
    <w:p w14:paraId="0E555D8C" w14:textId="79C86AE2" w:rsidR="008C7218" w:rsidRDefault="008C7218" w:rsidP="00D90560">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w:t>
      </w:r>
      <w:r>
        <w:rPr>
          <w:rFonts w:ascii="Times New Roman" w:hAnsi="Times New Roman"/>
          <w:sz w:val="21"/>
          <w:szCs w:val="21"/>
        </w:rPr>
        <w:fldChar w:fldCharType="end"/>
      </w:r>
      <w:r>
        <w:rPr>
          <w:rFonts w:ascii="Times New Roman" w:hAnsi="Times New Roman" w:hint="eastAsia"/>
          <w:sz w:val="21"/>
          <w:szCs w:val="21"/>
        </w:rPr>
        <w:t xml:space="preserve">　</w:t>
      </w:r>
      <w:r w:rsidR="005A177C" w:rsidRPr="005A177C">
        <w:rPr>
          <w:rFonts w:ascii="Times New Roman" w:hAnsi="Times New Roman" w:hint="eastAsia"/>
          <w:sz w:val="21"/>
          <w:szCs w:val="21"/>
        </w:rPr>
        <w:t>楼宇部分实物图</w:t>
      </w:r>
    </w:p>
    <w:p w14:paraId="681CA1C5" w14:textId="2AACC8E9" w:rsidR="005A177C" w:rsidRDefault="005A177C" w:rsidP="00482C88">
      <w:pPr>
        <w:pStyle w:val="a5"/>
        <w:wordWrap w:val="0"/>
        <w:spacing w:line="360" w:lineRule="auto"/>
        <w:jc w:val="center"/>
        <w:rPr>
          <w:sz w:val="21"/>
          <w:szCs w:val="21"/>
        </w:rPr>
      </w:pPr>
    </w:p>
    <w:p w14:paraId="3653F676" w14:textId="6457FEDB" w:rsidR="008C7218" w:rsidRDefault="008C7218" w:rsidP="00D90560">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w:t>
      </w:r>
      <w:r>
        <w:rPr>
          <w:rFonts w:ascii="Times New Roman" w:hAnsi="Times New Roman"/>
          <w:sz w:val="21"/>
          <w:szCs w:val="21"/>
        </w:rPr>
        <w:fldChar w:fldCharType="end"/>
      </w:r>
      <w:r>
        <w:rPr>
          <w:rFonts w:ascii="Times New Roman" w:hAnsi="Times New Roman" w:hint="eastAsia"/>
          <w:sz w:val="21"/>
          <w:szCs w:val="21"/>
        </w:rPr>
        <w:t xml:space="preserve">　</w:t>
      </w:r>
      <w:r w:rsidR="005A177C" w:rsidRPr="005A177C">
        <w:rPr>
          <w:rFonts w:ascii="Times New Roman" w:hAnsi="Times New Roman" w:hint="eastAsia"/>
          <w:sz w:val="21"/>
          <w:szCs w:val="21"/>
        </w:rPr>
        <w:t>控制器部分</w:t>
      </w:r>
      <w:r w:rsidR="005A177C">
        <w:rPr>
          <w:rFonts w:ascii="Times New Roman" w:hAnsi="Times New Roman" w:hint="eastAsia"/>
          <w:sz w:val="21"/>
          <w:szCs w:val="21"/>
        </w:rPr>
        <w:t>实物</w:t>
      </w:r>
      <w:r>
        <w:rPr>
          <w:rFonts w:hint="eastAsia"/>
          <w:sz w:val="21"/>
          <w:szCs w:val="21"/>
        </w:rPr>
        <w:t>图</w:t>
      </w:r>
    </w:p>
    <w:p w14:paraId="44EF4813" w14:textId="6C17CB2B" w:rsidR="005A177C" w:rsidRDefault="005A177C" w:rsidP="00482C88">
      <w:pPr>
        <w:pStyle w:val="a5"/>
        <w:wordWrap w:val="0"/>
        <w:spacing w:line="360" w:lineRule="auto"/>
        <w:jc w:val="center"/>
        <w:rPr>
          <w:sz w:val="21"/>
          <w:szCs w:val="21"/>
        </w:rPr>
      </w:pPr>
    </w:p>
    <w:p w14:paraId="3931F3F7" w14:textId="189387F6" w:rsidR="008C7218" w:rsidRDefault="008C7218" w:rsidP="00FA1986">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 xml:space="preserve">　</w:t>
      </w:r>
      <w:r w:rsidR="005A177C" w:rsidRPr="005A177C">
        <w:rPr>
          <w:rFonts w:ascii="Times New Roman" w:hAnsi="Times New Roman" w:hint="eastAsia"/>
          <w:sz w:val="21"/>
          <w:szCs w:val="21"/>
        </w:rPr>
        <w:t>水泵和电磁阀部分</w:t>
      </w:r>
      <w:r w:rsidR="005A177C">
        <w:rPr>
          <w:rFonts w:ascii="Times New Roman" w:hAnsi="Times New Roman" w:hint="eastAsia"/>
          <w:sz w:val="21"/>
          <w:szCs w:val="21"/>
        </w:rPr>
        <w:t>实物</w:t>
      </w:r>
      <w:r>
        <w:rPr>
          <w:rFonts w:hint="eastAsia"/>
          <w:sz w:val="21"/>
          <w:szCs w:val="21"/>
        </w:rPr>
        <w:t>图</w:t>
      </w:r>
    </w:p>
    <w:p w14:paraId="2EEFA9FD" w14:textId="4E04B545" w:rsidR="00D90560" w:rsidRDefault="00D90560" w:rsidP="00D90560">
      <w:pPr>
        <w:rPr>
          <w:sz w:val="24"/>
        </w:rPr>
      </w:pPr>
      <w:r>
        <w:rPr>
          <w:rFonts w:hint="eastAsia"/>
        </w:rPr>
        <w:t>在调试实物之前，我还设计了一个测试板子，他能通过简单的按钮和</w:t>
      </w:r>
      <w:r>
        <w:rPr>
          <w:rFonts w:hint="eastAsia"/>
        </w:rPr>
        <w:t>LED</w:t>
      </w:r>
      <w:r>
        <w:rPr>
          <w:rFonts w:hint="eastAsia"/>
        </w:rPr>
        <w:t>来简单实现楼宇核心部分的功能以及云端通讯功能，测试板子如图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4</w:t>
      </w:r>
      <w:r w:rsidRPr="00B00E11">
        <w:rPr>
          <w:sz w:val="24"/>
        </w:rPr>
        <w:fldChar w:fldCharType="end"/>
      </w:r>
      <w:r w:rsidRPr="008C7218">
        <w:rPr>
          <w:rFonts w:hint="eastAsia"/>
          <w:sz w:val="24"/>
        </w:rPr>
        <w:t>所示</w:t>
      </w:r>
      <w:r>
        <w:rPr>
          <w:rFonts w:hint="eastAsia"/>
          <w:sz w:val="24"/>
        </w:rPr>
        <w:t>。</w:t>
      </w:r>
    </w:p>
    <w:p w14:paraId="1AE48B19" w14:textId="77777777" w:rsidR="00D90560" w:rsidRDefault="00D90560" w:rsidP="00482C88">
      <w:pPr>
        <w:pStyle w:val="a5"/>
        <w:wordWrap w:val="0"/>
        <w:spacing w:line="360" w:lineRule="auto"/>
        <w:jc w:val="center"/>
        <w:rPr>
          <w:sz w:val="21"/>
          <w:szCs w:val="21"/>
        </w:rPr>
      </w:pPr>
    </w:p>
    <w:p w14:paraId="7F455336" w14:textId="7D5C2691" w:rsidR="00D90560" w:rsidRPr="00742E95" w:rsidRDefault="00D90560" w:rsidP="00FA1986">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 xml:space="preserve">　</w:t>
      </w:r>
      <w:r w:rsidR="00FA1986">
        <w:rPr>
          <w:rFonts w:ascii="Times New Roman" w:hAnsi="Times New Roman" w:hint="eastAsia"/>
          <w:sz w:val="21"/>
          <w:szCs w:val="21"/>
        </w:rPr>
        <w:t>基础功能测试</w:t>
      </w:r>
      <w:r w:rsidR="00FA1986">
        <w:rPr>
          <w:rFonts w:ascii="Times New Roman" w:hAnsi="Times New Roman" w:hint="eastAsia"/>
          <w:sz w:val="21"/>
          <w:szCs w:val="21"/>
        </w:rPr>
        <w:t>PCB</w:t>
      </w:r>
      <w:r w:rsidR="00FA1986">
        <w:rPr>
          <w:rFonts w:ascii="Times New Roman" w:hAnsi="Times New Roman" w:hint="eastAsia"/>
          <w:sz w:val="21"/>
          <w:szCs w:val="21"/>
        </w:rPr>
        <w:t>板</w:t>
      </w:r>
      <w:r>
        <w:rPr>
          <w:rFonts w:ascii="Times New Roman" w:hAnsi="Times New Roman" w:hint="eastAsia"/>
          <w:sz w:val="21"/>
          <w:szCs w:val="21"/>
        </w:rPr>
        <w:t>实物</w:t>
      </w:r>
      <w:r>
        <w:rPr>
          <w:rFonts w:hint="eastAsia"/>
          <w:sz w:val="21"/>
          <w:szCs w:val="21"/>
        </w:rPr>
        <w:t>图</w:t>
      </w:r>
    </w:p>
    <w:p w14:paraId="4C692C10" w14:textId="73271EB6" w:rsidR="008C7218" w:rsidRPr="008C7218" w:rsidRDefault="008C7218" w:rsidP="008C7218">
      <w:pPr>
        <w:wordWrap w:val="0"/>
        <w:spacing w:line="360" w:lineRule="auto"/>
        <w:ind w:firstLineChars="200" w:firstLine="480"/>
        <w:rPr>
          <w:sz w:val="24"/>
        </w:rPr>
      </w:pPr>
      <w:r w:rsidRPr="008C7218">
        <w:rPr>
          <w:rFonts w:hint="eastAsia"/>
          <w:sz w:val="24"/>
        </w:rPr>
        <w:t>楼宇人员身份检测部分与楼宇模型放在一起，摄像头、指纹模块安放在通道入口处，人脸识别屏幕由于空间问题，暂时摆放在楼宇模型的上方，如图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5</w:t>
      </w:r>
      <w:r w:rsidRPr="00B00E11">
        <w:rPr>
          <w:sz w:val="24"/>
        </w:rPr>
        <w:fldChar w:fldCharType="end"/>
      </w:r>
      <w:r w:rsidRPr="008C7218">
        <w:rPr>
          <w:rFonts w:hint="eastAsia"/>
          <w:sz w:val="24"/>
        </w:rPr>
        <w:t>所示。</w:t>
      </w:r>
    </w:p>
    <w:p w14:paraId="7131D661" w14:textId="1FFA34A3" w:rsidR="00742E95" w:rsidRDefault="00742E95" w:rsidP="00482C88">
      <w:pPr>
        <w:pStyle w:val="a5"/>
        <w:wordWrap w:val="0"/>
        <w:spacing w:line="360" w:lineRule="auto"/>
        <w:jc w:val="center"/>
        <w:rPr>
          <w:sz w:val="21"/>
          <w:szCs w:val="21"/>
        </w:rPr>
      </w:pPr>
    </w:p>
    <w:p w14:paraId="79CC39C6" w14:textId="1F65E71B" w:rsidR="008C7218" w:rsidRPr="008C7218" w:rsidRDefault="008C7218" w:rsidP="00FA1986">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 xml:space="preserve">　</w:t>
      </w:r>
      <w:r w:rsidR="00742E95" w:rsidRPr="00742E95">
        <w:rPr>
          <w:rFonts w:ascii="Times New Roman" w:hAnsi="Times New Roman" w:hint="eastAsia"/>
          <w:sz w:val="21"/>
          <w:szCs w:val="21"/>
        </w:rPr>
        <w:t>楼宇人员身份检测部分</w:t>
      </w:r>
      <w:r w:rsidR="00742E95">
        <w:rPr>
          <w:rFonts w:ascii="Times New Roman" w:hAnsi="Times New Roman" w:hint="eastAsia"/>
          <w:sz w:val="21"/>
          <w:szCs w:val="21"/>
        </w:rPr>
        <w:t>实物</w:t>
      </w:r>
      <w:r>
        <w:rPr>
          <w:rFonts w:hint="eastAsia"/>
          <w:sz w:val="21"/>
          <w:szCs w:val="21"/>
        </w:rPr>
        <w:t>图</w:t>
      </w:r>
    </w:p>
    <w:p w14:paraId="3654C4AC" w14:textId="667F6FC7" w:rsidR="00C511F8" w:rsidRDefault="008C7218" w:rsidP="008C7218">
      <w:pPr>
        <w:wordWrap w:val="0"/>
        <w:spacing w:line="360" w:lineRule="auto"/>
        <w:ind w:firstLineChars="200" w:firstLine="480"/>
        <w:rPr>
          <w:sz w:val="24"/>
        </w:rPr>
      </w:pPr>
      <w:r w:rsidRPr="008C7218">
        <w:rPr>
          <w:rFonts w:hint="eastAsia"/>
          <w:sz w:val="24"/>
        </w:rPr>
        <w:t>太阳能逆变并网部分采用</w:t>
      </w:r>
      <w:r w:rsidR="00742E95">
        <w:rPr>
          <w:rFonts w:hint="eastAsia"/>
          <w:sz w:val="24"/>
        </w:rPr>
        <w:t>一</w:t>
      </w:r>
      <w:r w:rsidRPr="008C7218">
        <w:rPr>
          <w:rFonts w:hint="eastAsia"/>
          <w:sz w:val="24"/>
        </w:rPr>
        <w:t>块太阳能板与桥式整流电路连接，并与变压器和电网相连，实现有源逆变。太阳能逆变部分实物图如图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6</w:t>
      </w:r>
      <w:r w:rsidRPr="00B00E11">
        <w:rPr>
          <w:sz w:val="24"/>
        </w:rPr>
        <w:fldChar w:fldCharType="end"/>
      </w:r>
      <w:r w:rsidRPr="008C7218">
        <w:rPr>
          <w:rFonts w:hint="eastAsia"/>
          <w:sz w:val="24"/>
        </w:rPr>
        <w:t>所示</w:t>
      </w:r>
      <w:r w:rsidRPr="008C7218">
        <w:rPr>
          <w:rFonts w:hint="eastAsia"/>
          <w:sz w:val="24"/>
        </w:rPr>
        <w:t xml:space="preserve"> </w:t>
      </w:r>
      <w:r w:rsidRPr="008C7218">
        <w:rPr>
          <w:rFonts w:hint="eastAsia"/>
          <w:sz w:val="24"/>
        </w:rPr>
        <w:t>。逆变器的</w:t>
      </w:r>
      <w:r w:rsidR="00E70EAD">
        <w:rPr>
          <w:rFonts w:hint="eastAsia"/>
          <w:sz w:val="24"/>
        </w:rPr>
        <w:t>工作</w:t>
      </w:r>
      <w:r w:rsidRPr="008C7218">
        <w:rPr>
          <w:rFonts w:hint="eastAsia"/>
          <w:sz w:val="24"/>
        </w:rPr>
        <w:t>图片如图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7</w:t>
      </w:r>
      <w:r w:rsidRPr="00B00E11">
        <w:rPr>
          <w:sz w:val="24"/>
        </w:rPr>
        <w:fldChar w:fldCharType="end"/>
      </w:r>
      <w:r w:rsidRPr="008C7218">
        <w:rPr>
          <w:rFonts w:hint="eastAsia"/>
          <w:sz w:val="24"/>
        </w:rPr>
        <w:t>所示。</w:t>
      </w:r>
    </w:p>
    <w:p w14:paraId="34D0E030" w14:textId="4D884067" w:rsidR="00EA1352" w:rsidRDefault="00EA1352" w:rsidP="006621DD">
      <w:pPr>
        <w:pStyle w:val="a5"/>
        <w:wordWrap w:val="0"/>
        <w:spacing w:line="360" w:lineRule="auto"/>
        <w:jc w:val="center"/>
        <w:rPr>
          <w:sz w:val="21"/>
          <w:szCs w:val="21"/>
        </w:rPr>
      </w:pPr>
      <w:r w:rsidRPr="00EA1352">
        <w:rPr>
          <w:noProof/>
          <w:sz w:val="21"/>
          <w:szCs w:val="21"/>
        </w:rPr>
        <w:lastRenderedPageBreak/>
        <w:drawing>
          <wp:inline distT="0" distB="0" distL="0" distR="0" wp14:anchorId="49DAD21A" wp14:editId="10C3E88E">
            <wp:extent cx="4937760" cy="3701143"/>
            <wp:effectExtent l="0" t="0" r="0" b="0"/>
            <wp:docPr id="7581657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955243" cy="3714247"/>
                    </a:xfrm>
                    <a:prstGeom prst="rect">
                      <a:avLst/>
                    </a:prstGeom>
                    <a:noFill/>
                    <a:ln>
                      <a:noFill/>
                    </a:ln>
                  </pic:spPr>
                </pic:pic>
              </a:graphicData>
            </a:graphic>
          </wp:inline>
        </w:drawing>
      </w:r>
    </w:p>
    <w:p w14:paraId="6D09CABB" w14:textId="63272D58" w:rsidR="00C511F8" w:rsidRDefault="00AF702B" w:rsidP="006621DD">
      <w:pPr>
        <w:pStyle w:val="a5"/>
        <w:wordWrap w:val="0"/>
        <w:spacing w:line="360" w:lineRule="auto"/>
        <w:jc w:val="center"/>
        <w:rPr>
          <w:sz w:val="21"/>
          <w:szCs w:val="21"/>
        </w:rPr>
      </w:pPr>
      <w:r>
        <w:rPr>
          <w:rFonts w:hint="eastAsia"/>
          <w:sz w:val="21"/>
          <w:szCs w:val="21"/>
        </w:rPr>
        <w:t>图</w:t>
      </w:r>
      <w:r w:rsidR="00586AA7">
        <w:rPr>
          <w:rFonts w:ascii="Times New Roman" w:hAnsi="Times New Roman"/>
          <w:sz w:val="21"/>
          <w:szCs w:val="21"/>
        </w:rPr>
        <w:fldChar w:fldCharType="begin"/>
      </w:r>
      <w:r w:rsidR="00586AA7">
        <w:rPr>
          <w:rFonts w:ascii="Times New Roman" w:hAnsi="Times New Roman"/>
          <w:sz w:val="21"/>
          <w:szCs w:val="21"/>
        </w:rPr>
        <w:instrText xml:space="preserve"> </w:instrText>
      </w:r>
      <w:r w:rsidR="00586AA7">
        <w:rPr>
          <w:rFonts w:ascii="Times New Roman" w:hAnsi="Times New Roman" w:hint="eastAsia"/>
          <w:sz w:val="21"/>
          <w:szCs w:val="21"/>
        </w:rPr>
        <w:instrText>Seq eq \c</w:instrText>
      </w:r>
      <w:r w:rsidR="00586AA7">
        <w:rPr>
          <w:rFonts w:ascii="Times New Roman" w:hAnsi="Times New Roman"/>
          <w:sz w:val="21"/>
          <w:szCs w:val="21"/>
        </w:rPr>
        <w:instrText xml:space="preserve"> </w:instrText>
      </w:r>
      <w:r w:rsidR="00586AA7">
        <w:rPr>
          <w:rFonts w:ascii="Times New Roman" w:hAnsi="Times New Roman"/>
          <w:sz w:val="21"/>
          <w:szCs w:val="21"/>
        </w:rPr>
        <w:fldChar w:fldCharType="separate"/>
      </w:r>
      <w:r w:rsidR="00AB38DF">
        <w:rPr>
          <w:rFonts w:ascii="Times New Roman" w:hAnsi="Times New Roman"/>
          <w:noProof/>
          <w:sz w:val="21"/>
          <w:szCs w:val="21"/>
        </w:rPr>
        <w:t>5</w:t>
      </w:r>
      <w:r w:rsidR="00586AA7">
        <w:rPr>
          <w:rFonts w:ascii="Times New Roman" w:hAnsi="Times New Roman"/>
          <w:sz w:val="21"/>
          <w:szCs w:val="21"/>
        </w:rPr>
        <w:fldChar w:fldCharType="end"/>
      </w:r>
      <w:r w:rsidR="00586AA7">
        <w:rPr>
          <w:rFonts w:ascii="Times New Roman" w:hAnsi="Times New Roman" w:hint="eastAsia"/>
          <w:sz w:val="21"/>
          <w:szCs w:val="21"/>
        </w:rPr>
        <w:t>.</w:t>
      </w:r>
      <w:r w:rsidR="00586AA7">
        <w:rPr>
          <w:rFonts w:ascii="Times New Roman" w:hAnsi="Times New Roman"/>
          <w:sz w:val="21"/>
          <w:szCs w:val="21"/>
        </w:rPr>
        <w:fldChar w:fldCharType="begin"/>
      </w:r>
      <w:r w:rsidR="00586AA7">
        <w:rPr>
          <w:rFonts w:ascii="Times New Roman" w:hAnsi="Times New Roman"/>
          <w:sz w:val="21"/>
          <w:szCs w:val="21"/>
        </w:rPr>
        <w:instrText xml:space="preserve"> </w:instrText>
      </w:r>
      <w:r w:rsidR="00586AA7">
        <w:rPr>
          <w:rFonts w:ascii="Times New Roman" w:hAnsi="Times New Roman" w:hint="eastAsia"/>
          <w:sz w:val="21"/>
          <w:szCs w:val="21"/>
        </w:rPr>
        <w:instrText>Seq list</w:instrText>
      </w:r>
      <w:r w:rsidR="00586AA7">
        <w:rPr>
          <w:rFonts w:ascii="Times New Roman" w:hAnsi="Times New Roman"/>
          <w:sz w:val="21"/>
          <w:szCs w:val="21"/>
        </w:rPr>
        <w:instrText xml:space="preserve"> </w:instrText>
      </w:r>
      <w:r w:rsidR="00586AA7">
        <w:rPr>
          <w:rFonts w:ascii="Times New Roman" w:hAnsi="Times New Roman"/>
          <w:sz w:val="21"/>
          <w:szCs w:val="21"/>
        </w:rPr>
        <w:fldChar w:fldCharType="separate"/>
      </w:r>
      <w:r w:rsidR="00AB38DF">
        <w:rPr>
          <w:rFonts w:ascii="Times New Roman" w:hAnsi="Times New Roman"/>
          <w:noProof/>
          <w:sz w:val="21"/>
          <w:szCs w:val="21"/>
        </w:rPr>
        <w:t>6</w:t>
      </w:r>
      <w:r w:rsidR="00586AA7">
        <w:rPr>
          <w:rFonts w:ascii="Times New Roman" w:hAnsi="Times New Roman"/>
          <w:sz w:val="21"/>
          <w:szCs w:val="21"/>
        </w:rPr>
        <w:fldChar w:fldCharType="end"/>
      </w:r>
      <w:r>
        <w:rPr>
          <w:rFonts w:ascii="Times New Roman" w:hAnsi="Times New Roman" w:hint="eastAsia"/>
          <w:sz w:val="21"/>
          <w:szCs w:val="21"/>
        </w:rPr>
        <w:t xml:space="preserve">　</w:t>
      </w:r>
      <w:r w:rsidR="00EA1352">
        <w:rPr>
          <w:rFonts w:ascii="Times New Roman" w:hAnsi="Times New Roman" w:hint="eastAsia"/>
          <w:sz w:val="21"/>
          <w:szCs w:val="21"/>
        </w:rPr>
        <w:t>太阳能逆变部分的实物和连接</w:t>
      </w:r>
    </w:p>
    <w:p w14:paraId="322692C5" w14:textId="19D6E92E" w:rsidR="00EA1352" w:rsidRDefault="00E70EAD" w:rsidP="00EA1352">
      <w:pPr>
        <w:pStyle w:val="a5"/>
        <w:wordWrap w:val="0"/>
        <w:spacing w:line="360" w:lineRule="auto"/>
        <w:jc w:val="center"/>
        <w:rPr>
          <w:sz w:val="21"/>
          <w:szCs w:val="21"/>
        </w:rPr>
      </w:pPr>
      <w:r w:rsidRPr="00E70EAD">
        <w:rPr>
          <w:noProof/>
          <w:sz w:val="21"/>
          <w:szCs w:val="21"/>
        </w:rPr>
        <w:drawing>
          <wp:inline distT="0" distB="0" distL="0" distR="0" wp14:anchorId="27298073" wp14:editId="044C5710">
            <wp:extent cx="4905955" cy="3677303"/>
            <wp:effectExtent l="0" t="0" r="9525" b="0"/>
            <wp:docPr id="9610055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916039" cy="3684862"/>
                    </a:xfrm>
                    <a:prstGeom prst="rect">
                      <a:avLst/>
                    </a:prstGeom>
                    <a:noFill/>
                    <a:ln>
                      <a:noFill/>
                    </a:ln>
                  </pic:spPr>
                </pic:pic>
              </a:graphicData>
            </a:graphic>
          </wp:inline>
        </w:drawing>
      </w:r>
    </w:p>
    <w:p w14:paraId="6FB248ED" w14:textId="2131DCE4" w:rsidR="008C7218" w:rsidRPr="002B3A11" w:rsidRDefault="008C7218" w:rsidP="002B3A11">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7</w:t>
      </w:r>
      <w:r>
        <w:rPr>
          <w:rFonts w:ascii="Times New Roman" w:hAnsi="Times New Roman"/>
          <w:sz w:val="21"/>
          <w:szCs w:val="21"/>
        </w:rPr>
        <w:fldChar w:fldCharType="end"/>
      </w:r>
      <w:r>
        <w:rPr>
          <w:rFonts w:ascii="Times New Roman" w:hAnsi="Times New Roman" w:hint="eastAsia"/>
          <w:sz w:val="21"/>
          <w:szCs w:val="21"/>
        </w:rPr>
        <w:t xml:space="preserve">　</w:t>
      </w:r>
      <w:r w:rsidR="00316025">
        <w:rPr>
          <w:rFonts w:ascii="Times New Roman" w:hAnsi="Times New Roman" w:hint="eastAsia"/>
          <w:sz w:val="21"/>
          <w:szCs w:val="21"/>
        </w:rPr>
        <w:t>逆变器实物</w:t>
      </w:r>
      <w:r w:rsidR="00E70EAD">
        <w:rPr>
          <w:rFonts w:ascii="Times New Roman" w:hAnsi="Times New Roman" w:hint="eastAsia"/>
          <w:sz w:val="21"/>
          <w:szCs w:val="21"/>
        </w:rPr>
        <w:t>工作</w:t>
      </w:r>
      <w:r>
        <w:rPr>
          <w:rFonts w:hint="eastAsia"/>
          <w:sz w:val="21"/>
          <w:szCs w:val="21"/>
        </w:rPr>
        <w:t>图</w:t>
      </w:r>
    </w:p>
    <w:p w14:paraId="2BB35661" w14:textId="77777777" w:rsidR="00C511F8" w:rsidRDefault="00AF702B" w:rsidP="006621DD">
      <w:pPr>
        <w:wordWrap w:val="0"/>
        <w:spacing w:beforeLines="50" w:before="156" w:afterLines="50" w:after="156" w:line="360" w:lineRule="auto"/>
        <w:outlineLvl w:val="1"/>
        <w:rPr>
          <w:rFonts w:eastAsia="黑体"/>
          <w:sz w:val="24"/>
        </w:rPr>
      </w:pPr>
      <w:bookmarkStart w:id="120" w:name="_Toc71660339"/>
      <w:bookmarkStart w:id="121" w:name="_Toc198501335"/>
      <w:r w:rsidRPr="00CD6AF6">
        <w:rPr>
          <w:rFonts w:eastAsia="黑体" w:hint="eastAsia"/>
          <w:sz w:val="28"/>
          <w:szCs w:val="28"/>
        </w:rPr>
        <w:t>5</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系统测试</w:t>
      </w:r>
      <w:bookmarkEnd w:id="120"/>
      <w:bookmarkEnd w:id="121"/>
    </w:p>
    <w:p w14:paraId="1A059730" w14:textId="248F88C2" w:rsidR="00C511F8" w:rsidRDefault="00134FA1" w:rsidP="006621DD">
      <w:pPr>
        <w:wordWrap w:val="0"/>
        <w:spacing w:line="360" w:lineRule="auto"/>
        <w:ind w:firstLineChars="200" w:firstLine="480"/>
        <w:rPr>
          <w:sz w:val="24"/>
        </w:rPr>
      </w:pPr>
      <w:r w:rsidRPr="00134FA1">
        <w:rPr>
          <w:rFonts w:hint="eastAsia"/>
          <w:sz w:val="24"/>
        </w:rPr>
        <w:lastRenderedPageBreak/>
        <w:t>在测试过程中，主要从防火系统的灵敏度，云平台上报的实时性，指纹识别和人脸识别的准确度，以及太阳能逆变的效果等方面进行测试。测试设计的功能是否符合预期效果。</w:t>
      </w:r>
    </w:p>
    <w:p w14:paraId="6385DF02" w14:textId="295BAFF0" w:rsidR="00C511F8" w:rsidRDefault="00AF702B" w:rsidP="006621DD">
      <w:pPr>
        <w:wordWrap w:val="0"/>
        <w:spacing w:beforeLines="50" w:before="156" w:afterLines="50" w:after="156" w:line="360" w:lineRule="auto"/>
        <w:outlineLvl w:val="2"/>
        <w:rPr>
          <w:rFonts w:eastAsia="黑体"/>
          <w:sz w:val="24"/>
        </w:rPr>
      </w:pPr>
      <w:bookmarkStart w:id="122" w:name="_Toc198501336"/>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w:t>
      </w:r>
      <w:r w:rsidR="0067080F">
        <w:rPr>
          <w:rFonts w:eastAsia="黑体" w:hint="eastAsia"/>
          <w:sz w:val="24"/>
        </w:rPr>
        <w:t>行人感应自动灯光功能</w:t>
      </w:r>
      <w:bookmarkEnd w:id="122"/>
    </w:p>
    <w:p w14:paraId="21C93003" w14:textId="2AC320DC" w:rsidR="00C511F8" w:rsidRDefault="002B3A11" w:rsidP="006621DD">
      <w:pPr>
        <w:wordWrap w:val="0"/>
        <w:spacing w:line="360" w:lineRule="auto"/>
        <w:ind w:firstLineChars="200" w:firstLine="480"/>
        <w:rPr>
          <w:sz w:val="24"/>
        </w:rPr>
      </w:pPr>
      <w:r w:rsidRPr="002B3A11">
        <w:rPr>
          <w:rFonts w:hint="eastAsia"/>
          <w:sz w:val="24"/>
        </w:rPr>
        <w:t>由于烟雾传感器系统在进入工作之前需要预热，同时也因为云平台和网络需要时间连接，所以在启动系统之前设计了初始化。当系统上电后，会自动进行初始化，屏幕上会自动显示作品信息，并进入初始化倒计时，同时开始连接网络，并实时显示网络和点灯科技连接状态，如图</w:t>
      </w:r>
      <w:r w:rsidR="00BD0D9B" w:rsidRPr="00B00E11">
        <w:rPr>
          <w:sz w:val="24"/>
        </w:rPr>
        <w:fldChar w:fldCharType="begin"/>
      </w:r>
      <w:r w:rsidR="00BD0D9B" w:rsidRPr="00B00E11">
        <w:rPr>
          <w:sz w:val="24"/>
        </w:rPr>
        <w:instrText xml:space="preserve"> Seq eq \c </w:instrText>
      </w:r>
      <w:r w:rsidR="00BD0D9B" w:rsidRPr="00B00E11">
        <w:rPr>
          <w:sz w:val="24"/>
        </w:rPr>
        <w:fldChar w:fldCharType="separate"/>
      </w:r>
      <w:r w:rsidR="00AB38DF">
        <w:rPr>
          <w:noProof/>
          <w:sz w:val="24"/>
        </w:rPr>
        <w:t>5</w:t>
      </w:r>
      <w:r w:rsidR="00BD0D9B" w:rsidRPr="00B00E11">
        <w:rPr>
          <w:sz w:val="24"/>
        </w:rPr>
        <w:fldChar w:fldCharType="end"/>
      </w:r>
      <w:r w:rsidR="00BD0D9B" w:rsidRPr="00B00E11">
        <w:rPr>
          <w:sz w:val="24"/>
        </w:rPr>
        <w:t>.</w:t>
      </w:r>
      <w:r w:rsidR="00BD0D9B" w:rsidRPr="00B00E11">
        <w:rPr>
          <w:sz w:val="24"/>
        </w:rPr>
        <w:fldChar w:fldCharType="begin"/>
      </w:r>
      <w:r w:rsidR="00BD0D9B" w:rsidRPr="00B00E11">
        <w:rPr>
          <w:sz w:val="24"/>
        </w:rPr>
        <w:instrText xml:space="preserve"> seq txt </w:instrText>
      </w:r>
      <w:r w:rsidR="00BD0D9B" w:rsidRPr="00B00E11">
        <w:rPr>
          <w:sz w:val="24"/>
        </w:rPr>
        <w:fldChar w:fldCharType="separate"/>
      </w:r>
      <w:r w:rsidR="00AB38DF">
        <w:rPr>
          <w:noProof/>
          <w:sz w:val="24"/>
        </w:rPr>
        <w:t>8</w:t>
      </w:r>
      <w:r w:rsidR="00BD0D9B" w:rsidRPr="00B00E11">
        <w:rPr>
          <w:sz w:val="24"/>
        </w:rPr>
        <w:fldChar w:fldCharType="end"/>
      </w:r>
      <w:r w:rsidRPr="002B3A11">
        <w:rPr>
          <w:rFonts w:hint="eastAsia"/>
          <w:sz w:val="24"/>
        </w:rPr>
        <w:t>所示</w:t>
      </w:r>
      <w:r>
        <w:rPr>
          <w:rFonts w:hint="eastAsia"/>
          <w:sz w:val="24"/>
        </w:rPr>
        <w:t>。</w:t>
      </w:r>
    </w:p>
    <w:p w14:paraId="3E43A63A" w14:textId="48277CA2" w:rsidR="00C511F8" w:rsidRDefault="00C511F8" w:rsidP="006621DD">
      <w:pPr>
        <w:wordWrap w:val="0"/>
        <w:spacing w:line="360" w:lineRule="auto"/>
        <w:jc w:val="center"/>
        <w:rPr>
          <w:sz w:val="24"/>
        </w:rPr>
      </w:pPr>
    </w:p>
    <w:p w14:paraId="2A03E19B" w14:textId="5128D068" w:rsidR="00F95D3D" w:rsidRPr="00F95D3D" w:rsidRDefault="00AF702B" w:rsidP="008A7D32">
      <w:pPr>
        <w:pStyle w:val="a5"/>
        <w:wordWrap w:val="0"/>
        <w:spacing w:line="360" w:lineRule="auto"/>
        <w:jc w:val="center"/>
        <w:rPr>
          <w:rFonts w:ascii="Times New Roman" w:eastAsia="宋体" w:hAnsi="Times New Roman"/>
          <w:color w:val="000000"/>
          <w:sz w:val="24"/>
        </w:rPr>
      </w:pPr>
      <w:r>
        <w:rPr>
          <w:rFonts w:hint="eastAsia"/>
          <w:sz w:val="21"/>
          <w:szCs w:val="21"/>
        </w:rPr>
        <w:t>图</w:t>
      </w:r>
      <w:r w:rsidR="00F95D3D">
        <w:rPr>
          <w:rFonts w:ascii="Times New Roman" w:hAnsi="Times New Roman"/>
          <w:sz w:val="21"/>
          <w:szCs w:val="21"/>
        </w:rPr>
        <w:fldChar w:fldCharType="begin"/>
      </w:r>
      <w:r w:rsidR="00F95D3D">
        <w:rPr>
          <w:rFonts w:ascii="Times New Roman" w:hAnsi="Times New Roman"/>
          <w:sz w:val="21"/>
          <w:szCs w:val="21"/>
        </w:rPr>
        <w:instrText xml:space="preserve"> </w:instrText>
      </w:r>
      <w:r w:rsidR="00F95D3D">
        <w:rPr>
          <w:rFonts w:ascii="Times New Roman" w:hAnsi="Times New Roman" w:hint="eastAsia"/>
          <w:sz w:val="21"/>
          <w:szCs w:val="21"/>
        </w:rPr>
        <w:instrText>Seq eq \c</w:instrText>
      </w:r>
      <w:r w:rsidR="00F95D3D">
        <w:rPr>
          <w:rFonts w:ascii="Times New Roman" w:hAnsi="Times New Roman"/>
          <w:sz w:val="21"/>
          <w:szCs w:val="21"/>
        </w:rPr>
        <w:instrText xml:space="preserve"> </w:instrText>
      </w:r>
      <w:r w:rsidR="00F95D3D">
        <w:rPr>
          <w:rFonts w:ascii="Times New Roman" w:hAnsi="Times New Roman"/>
          <w:sz w:val="21"/>
          <w:szCs w:val="21"/>
        </w:rPr>
        <w:fldChar w:fldCharType="separate"/>
      </w:r>
      <w:r w:rsidR="00AB38DF">
        <w:rPr>
          <w:rFonts w:ascii="Times New Roman" w:hAnsi="Times New Roman"/>
          <w:noProof/>
          <w:sz w:val="21"/>
          <w:szCs w:val="21"/>
        </w:rPr>
        <w:t>5</w:t>
      </w:r>
      <w:r w:rsidR="00F95D3D">
        <w:rPr>
          <w:rFonts w:ascii="Times New Roman" w:hAnsi="Times New Roman"/>
          <w:sz w:val="21"/>
          <w:szCs w:val="21"/>
        </w:rPr>
        <w:fldChar w:fldCharType="end"/>
      </w:r>
      <w:r w:rsidR="00F95D3D">
        <w:rPr>
          <w:rFonts w:ascii="Times New Roman" w:hAnsi="Times New Roman" w:hint="eastAsia"/>
          <w:sz w:val="21"/>
          <w:szCs w:val="21"/>
        </w:rPr>
        <w:t>.</w:t>
      </w:r>
      <w:r w:rsidR="00F95D3D">
        <w:rPr>
          <w:rFonts w:ascii="Times New Roman" w:hAnsi="Times New Roman"/>
          <w:sz w:val="21"/>
          <w:szCs w:val="21"/>
        </w:rPr>
        <w:fldChar w:fldCharType="begin"/>
      </w:r>
      <w:r w:rsidR="00F95D3D">
        <w:rPr>
          <w:rFonts w:ascii="Times New Roman" w:hAnsi="Times New Roman"/>
          <w:sz w:val="21"/>
          <w:szCs w:val="21"/>
        </w:rPr>
        <w:instrText xml:space="preserve"> </w:instrText>
      </w:r>
      <w:r w:rsidR="00F95D3D">
        <w:rPr>
          <w:rFonts w:ascii="Times New Roman" w:hAnsi="Times New Roman" w:hint="eastAsia"/>
          <w:sz w:val="21"/>
          <w:szCs w:val="21"/>
        </w:rPr>
        <w:instrText>Seq list</w:instrText>
      </w:r>
      <w:r w:rsidR="00F95D3D">
        <w:rPr>
          <w:rFonts w:ascii="Times New Roman" w:hAnsi="Times New Roman"/>
          <w:sz w:val="21"/>
          <w:szCs w:val="21"/>
        </w:rPr>
        <w:instrText xml:space="preserve"> </w:instrText>
      </w:r>
      <w:r w:rsidR="00F95D3D">
        <w:rPr>
          <w:rFonts w:ascii="Times New Roman" w:hAnsi="Times New Roman"/>
          <w:sz w:val="21"/>
          <w:szCs w:val="21"/>
        </w:rPr>
        <w:fldChar w:fldCharType="separate"/>
      </w:r>
      <w:r w:rsidR="00AB38DF">
        <w:rPr>
          <w:rFonts w:ascii="Times New Roman" w:hAnsi="Times New Roman"/>
          <w:noProof/>
          <w:sz w:val="21"/>
          <w:szCs w:val="21"/>
        </w:rPr>
        <w:t>8</w:t>
      </w:r>
      <w:r w:rsidR="00F95D3D">
        <w:rPr>
          <w:rFonts w:ascii="Times New Roman" w:hAnsi="Times New Roman"/>
          <w:sz w:val="21"/>
          <w:szCs w:val="21"/>
        </w:rPr>
        <w:fldChar w:fldCharType="end"/>
      </w:r>
      <w:r>
        <w:rPr>
          <w:rFonts w:ascii="Times New Roman" w:hAnsi="Times New Roman" w:hint="eastAsia"/>
          <w:sz w:val="21"/>
          <w:szCs w:val="21"/>
        </w:rPr>
        <w:t xml:space="preserve">　</w:t>
      </w:r>
      <w:r w:rsidR="008A7D32">
        <w:rPr>
          <w:rFonts w:hint="eastAsia"/>
          <w:sz w:val="21"/>
          <w:szCs w:val="21"/>
        </w:rPr>
        <w:t>初始化时屏幕的显示内容</w:t>
      </w:r>
    </w:p>
    <w:p w14:paraId="637363D1" w14:textId="5FA76B4A" w:rsidR="002B3A11" w:rsidRDefault="00F95D3D" w:rsidP="00F95D3D">
      <w:pPr>
        <w:wordWrap w:val="0"/>
        <w:spacing w:line="360" w:lineRule="auto"/>
        <w:ind w:firstLineChars="200" w:firstLine="480"/>
        <w:rPr>
          <w:sz w:val="24"/>
        </w:rPr>
      </w:pPr>
      <w:r w:rsidRPr="00F95D3D">
        <w:rPr>
          <w:rFonts w:hint="eastAsia"/>
          <w:sz w:val="24"/>
        </w:rPr>
        <w:t>初始化完成后，系统会自动进入工作模式，并从网络获取时间。当时间处于</w:t>
      </w:r>
      <w:r w:rsidRPr="00F95D3D">
        <w:rPr>
          <w:rFonts w:hint="eastAsia"/>
          <w:sz w:val="24"/>
        </w:rPr>
        <w:t>6</w:t>
      </w:r>
      <w:r w:rsidRPr="00F95D3D">
        <w:rPr>
          <w:rFonts w:hint="eastAsia"/>
          <w:sz w:val="24"/>
        </w:rPr>
        <w:t>时～</w:t>
      </w:r>
      <w:r w:rsidRPr="00F95D3D">
        <w:rPr>
          <w:rFonts w:hint="eastAsia"/>
          <w:sz w:val="24"/>
        </w:rPr>
        <w:t>16</w:t>
      </w:r>
      <w:r w:rsidRPr="00F95D3D">
        <w:rPr>
          <w:rFonts w:hint="eastAsia"/>
          <w:sz w:val="24"/>
        </w:rPr>
        <w:t>时内，如有行人经过红外热释电传感器不会开启灯光。当</w:t>
      </w:r>
      <w:r w:rsidRPr="00F95D3D">
        <w:rPr>
          <w:rFonts w:hint="eastAsia"/>
          <w:sz w:val="24"/>
        </w:rPr>
        <w:t>16</w:t>
      </w:r>
      <w:r w:rsidRPr="00F95D3D">
        <w:rPr>
          <w:rFonts w:hint="eastAsia"/>
          <w:sz w:val="24"/>
        </w:rPr>
        <w:t>时～次日</w:t>
      </w:r>
      <w:r w:rsidRPr="00F95D3D">
        <w:rPr>
          <w:rFonts w:hint="eastAsia"/>
          <w:sz w:val="24"/>
        </w:rPr>
        <w:t>6</w:t>
      </w:r>
      <w:r w:rsidRPr="00F95D3D">
        <w:rPr>
          <w:rFonts w:hint="eastAsia"/>
          <w:sz w:val="24"/>
        </w:rPr>
        <w:t>时内，如有行人经过，则会开启对应区域的照明灯光。这里</w:t>
      </w:r>
      <w:r w:rsidR="00CE5F75">
        <w:rPr>
          <w:rFonts w:hint="eastAsia"/>
          <w:sz w:val="24"/>
        </w:rPr>
        <w:t>我用人手模拟行人通过，可以看到</w:t>
      </w:r>
      <w:r w:rsidR="0089276B">
        <w:rPr>
          <w:rFonts w:hint="eastAsia"/>
          <w:sz w:val="24"/>
        </w:rPr>
        <w:t>灯光的效果很好</w:t>
      </w:r>
      <w:r w:rsidR="00BD0D9B">
        <w:rPr>
          <w:rFonts w:hint="eastAsia"/>
          <w:sz w:val="24"/>
        </w:rPr>
        <w:t>，如图</w:t>
      </w:r>
      <w:r w:rsidR="00BD0D9B" w:rsidRPr="00B00E11">
        <w:rPr>
          <w:sz w:val="24"/>
        </w:rPr>
        <w:fldChar w:fldCharType="begin"/>
      </w:r>
      <w:r w:rsidR="00BD0D9B" w:rsidRPr="00B00E11">
        <w:rPr>
          <w:sz w:val="24"/>
        </w:rPr>
        <w:instrText xml:space="preserve"> Seq eq \c </w:instrText>
      </w:r>
      <w:r w:rsidR="00BD0D9B" w:rsidRPr="00B00E11">
        <w:rPr>
          <w:sz w:val="24"/>
        </w:rPr>
        <w:fldChar w:fldCharType="separate"/>
      </w:r>
      <w:r w:rsidR="00AB38DF">
        <w:rPr>
          <w:noProof/>
          <w:sz w:val="24"/>
        </w:rPr>
        <w:t>5</w:t>
      </w:r>
      <w:r w:rsidR="00BD0D9B" w:rsidRPr="00B00E11">
        <w:rPr>
          <w:sz w:val="24"/>
        </w:rPr>
        <w:fldChar w:fldCharType="end"/>
      </w:r>
      <w:r w:rsidR="00BD0D9B" w:rsidRPr="00B00E11">
        <w:rPr>
          <w:sz w:val="24"/>
        </w:rPr>
        <w:t>.</w:t>
      </w:r>
      <w:r w:rsidR="00BD0D9B" w:rsidRPr="00B00E11">
        <w:rPr>
          <w:sz w:val="24"/>
        </w:rPr>
        <w:fldChar w:fldCharType="begin"/>
      </w:r>
      <w:r w:rsidR="00BD0D9B" w:rsidRPr="00B00E11">
        <w:rPr>
          <w:sz w:val="24"/>
        </w:rPr>
        <w:instrText xml:space="preserve"> seq txt </w:instrText>
      </w:r>
      <w:r w:rsidR="00BD0D9B" w:rsidRPr="00B00E11">
        <w:rPr>
          <w:sz w:val="24"/>
        </w:rPr>
        <w:fldChar w:fldCharType="separate"/>
      </w:r>
      <w:r w:rsidR="00AB38DF">
        <w:rPr>
          <w:noProof/>
          <w:sz w:val="24"/>
        </w:rPr>
        <w:t>9</w:t>
      </w:r>
      <w:r w:rsidR="00BD0D9B" w:rsidRPr="00B00E11">
        <w:rPr>
          <w:sz w:val="24"/>
        </w:rPr>
        <w:fldChar w:fldCharType="end"/>
      </w:r>
      <w:r w:rsidR="00BD0D9B">
        <w:rPr>
          <w:rFonts w:hint="eastAsia"/>
          <w:sz w:val="24"/>
        </w:rPr>
        <w:t>所示。</w:t>
      </w:r>
    </w:p>
    <w:p w14:paraId="51BA44DF" w14:textId="0D0737E8" w:rsidR="00C511F8" w:rsidRDefault="00C511F8" w:rsidP="006621DD">
      <w:pPr>
        <w:wordWrap w:val="0"/>
        <w:spacing w:line="360" w:lineRule="auto"/>
        <w:jc w:val="center"/>
        <w:rPr>
          <w:sz w:val="24"/>
        </w:rPr>
      </w:pPr>
    </w:p>
    <w:p w14:paraId="0A91C37D" w14:textId="2FC60C9D" w:rsidR="00C511F8" w:rsidRDefault="00AF702B" w:rsidP="008A7D32">
      <w:pPr>
        <w:pStyle w:val="a5"/>
        <w:wordWrap w:val="0"/>
        <w:spacing w:line="360" w:lineRule="auto"/>
        <w:jc w:val="center"/>
        <w:rPr>
          <w:sz w:val="21"/>
          <w:szCs w:val="21"/>
        </w:rPr>
      </w:pPr>
      <w:r>
        <w:rPr>
          <w:rFonts w:hint="eastAsia"/>
          <w:sz w:val="21"/>
          <w:szCs w:val="21"/>
        </w:rPr>
        <w:t>图</w:t>
      </w:r>
      <w:bookmarkStart w:id="123" w:name="_Hlk167658901"/>
      <w:r w:rsidR="00F95D3D">
        <w:rPr>
          <w:rFonts w:ascii="Times New Roman" w:hAnsi="Times New Roman"/>
          <w:sz w:val="21"/>
          <w:szCs w:val="21"/>
        </w:rPr>
        <w:fldChar w:fldCharType="begin"/>
      </w:r>
      <w:r w:rsidR="00F95D3D">
        <w:rPr>
          <w:rFonts w:ascii="Times New Roman" w:hAnsi="Times New Roman"/>
          <w:sz w:val="21"/>
          <w:szCs w:val="21"/>
        </w:rPr>
        <w:instrText xml:space="preserve"> </w:instrText>
      </w:r>
      <w:r w:rsidR="00F95D3D">
        <w:rPr>
          <w:rFonts w:ascii="Times New Roman" w:hAnsi="Times New Roman" w:hint="eastAsia"/>
          <w:sz w:val="21"/>
          <w:szCs w:val="21"/>
        </w:rPr>
        <w:instrText>Seq eq \c</w:instrText>
      </w:r>
      <w:r w:rsidR="00F95D3D">
        <w:rPr>
          <w:rFonts w:ascii="Times New Roman" w:hAnsi="Times New Roman"/>
          <w:sz w:val="21"/>
          <w:szCs w:val="21"/>
        </w:rPr>
        <w:instrText xml:space="preserve"> </w:instrText>
      </w:r>
      <w:r w:rsidR="00F95D3D">
        <w:rPr>
          <w:rFonts w:ascii="Times New Roman" w:hAnsi="Times New Roman"/>
          <w:sz w:val="21"/>
          <w:szCs w:val="21"/>
        </w:rPr>
        <w:fldChar w:fldCharType="separate"/>
      </w:r>
      <w:r w:rsidR="00AB38DF">
        <w:rPr>
          <w:rFonts w:ascii="Times New Roman" w:hAnsi="Times New Roman"/>
          <w:noProof/>
          <w:sz w:val="21"/>
          <w:szCs w:val="21"/>
        </w:rPr>
        <w:t>5</w:t>
      </w:r>
      <w:r w:rsidR="00F95D3D">
        <w:rPr>
          <w:rFonts w:ascii="Times New Roman" w:hAnsi="Times New Roman"/>
          <w:sz w:val="21"/>
          <w:szCs w:val="21"/>
        </w:rPr>
        <w:fldChar w:fldCharType="end"/>
      </w:r>
      <w:r w:rsidR="00F95D3D">
        <w:rPr>
          <w:rFonts w:ascii="Times New Roman" w:hAnsi="Times New Roman" w:hint="eastAsia"/>
          <w:sz w:val="21"/>
          <w:szCs w:val="21"/>
        </w:rPr>
        <w:t>.</w:t>
      </w:r>
      <w:r w:rsidR="00F95D3D">
        <w:rPr>
          <w:rFonts w:ascii="Times New Roman" w:hAnsi="Times New Roman"/>
          <w:sz w:val="21"/>
          <w:szCs w:val="21"/>
        </w:rPr>
        <w:fldChar w:fldCharType="begin"/>
      </w:r>
      <w:r w:rsidR="00F95D3D">
        <w:rPr>
          <w:rFonts w:ascii="Times New Roman" w:hAnsi="Times New Roman"/>
          <w:sz w:val="21"/>
          <w:szCs w:val="21"/>
        </w:rPr>
        <w:instrText xml:space="preserve"> </w:instrText>
      </w:r>
      <w:r w:rsidR="00F95D3D">
        <w:rPr>
          <w:rFonts w:ascii="Times New Roman" w:hAnsi="Times New Roman" w:hint="eastAsia"/>
          <w:sz w:val="21"/>
          <w:szCs w:val="21"/>
        </w:rPr>
        <w:instrText>Seq list</w:instrText>
      </w:r>
      <w:r w:rsidR="00F95D3D">
        <w:rPr>
          <w:rFonts w:ascii="Times New Roman" w:hAnsi="Times New Roman"/>
          <w:sz w:val="21"/>
          <w:szCs w:val="21"/>
        </w:rPr>
        <w:instrText xml:space="preserve"> </w:instrText>
      </w:r>
      <w:r w:rsidR="00F95D3D">
        <w:rPr>
          <w:rFonts w:ascii="Times New Roman" w:hAnsi="Times New Roman"/>
          <w:sz w:val="21"/>
          <w:szCs w:val="21"/>
        </w:rPr>
        <w:fldChar w:fldCharType="separate"/>
      </w:r>
      <w:r w:rsidR="00AB38DF">
        <w:rPr>
          <w:rFonts w:ascii="Times New Roman" w:hAnsi="Times New Roman"/>
          <w:noProof/>
          <w:sz w:val="21"/>
          <w:szCs w:val="21"/>
        </w:rPr>
        <w:t>9</w:t>
      </w:r>
      <w:r w:rsidR="00F95D3D">
        <w:rPr>
          <w:rFonts w:ascii="Times New Roman" w:hAnsi="Times New Roman"/>
          <w:sz w:val="21"/>
          <w:szCs w:val="21"/>
        </w:rPr>
        <w:fldChar w:fldCharType="end"/>
      </w:r>
      <w:r>
        <w:rPr>
          <w:rFonts w:ascii="Times New Roman" w:hAnsi="Times New Roman" w:hint="eastAsia"/>
          <w:sz w:val="21"/>
          <w:szCs w:val="21"/>
        </w:rPr>
        <w:t xml:space="preserve">　</w:t>
      </w:r>
      <w:bookmarkEnd w:id="123"/>
      <w:r w:rsidR="00147962">
        <w:rPr>
          <w:rFonts w:hint="eastAsia"/>
          <w:sz w:val="21"/>
          <w:szCs w:val="21"/>
        </w:rPr>
        <w:t>人手模拟行人经过，系统会自动开启灯光</w:t>
      </w:r>
    </w:p>
    <w:p w14:paraId="767C54AE" w14:textId="774BB506" w:rsidR="00AF562C" w:rsidRDefault="00AF562C" w:rsidP="009B7F3B">
      <w:pPr>
        <w:wordWrap w:val="0"/>
        <w:spacing w:line="360" w:lineRule="auto"/>
        <w:ind w:firstLineChars="200" w:firstLine="480"/>
        <w:rPr>
          <w:sz w:val="24"/>
        </w:rPr>
      </w:pPr>
      <w:r w:rsidRPr="009B7F3B">
        <w:rPr>
          <w:rFonts w:hint="eastAsia"/>
          <w:sz w:val="24"/>
        </w:rPr>
        <w:t>除此之外，楼宇的灯光还可以在手机</w:t>
      </w:r>
      <w:r w:rsidR="003D62C8" w:rsidRPr="009B7F3B">
        <w:rPr>
          <w:rFonts w:hint="eastAsia"/>
          <w:sz w:val="24"/>
        </w:rPr>
        <w:t>点灯科技平台</w:t>
      </w:r>
      <w:r w:rsidRPr="009B7F3B">
        <w:rPr>
          <w:rFonts w:hint="eastAsia"/>
          <w:sz w:val="24"/>
        </w:rPr>
        <w:t>进行统一控制，</w:t>
      </w:r>
      <w:r w:rsidR="003D62C8" w:rsidRPr="009B7F3B">
        <w:rPr>
          <w:rFonts w:hint="eastAsia"/>
          <w:sz w:val="24"/>
        </w:rPr>
        <w:t>当按下对应区域灯光开关后，楼宇的对应区域会自动开启灯光。</w:t>
      </w:r>
      <w:r w:rsidR="009B7F3B" w:rsidRPr="009B7F3B">
        <w:rPr>
          <w:rFonts w:hint="eastAsia"/>
          <w:sz w:val="24"/>
        </w:rPr>
        <w:t>图</w:t>
      </w:r>
      <w:r w:rsidR="009B7F3B" w:rsidRPr="00B00E11">
        <w:rPr>
          <w:sz w:val="24"/>
        </w:rPr>
        <w:fldChar w:fldCharType="begin"/>
      </w:r>
      <w:r w:rsidR="009B7F3B" w:rsidRPr="00B00E11">
        <w:rPr>
          <w:sz w:val="24"/>
        </w:rPr>
        <w:instrText xml:space="preserve"> Seq eq \c </w:instrText>
      </w:r>
      <w:r w:rsidR="009B7F3B" w:rsidRPr="00B00E11">
        <w:rPr>
          <w:sz w:val="24"/>
        </w:rPr>
        <w:fldChar w:fldCharType="separate"/>
      </w:r>
      <w:r w:rsidR="00AB38DF">
        <w:rPr>
          <w:noProof/>
          <w:sz w:val="24"/>
        </w:rPr>
        <w:t>5</w:t>
      </w:r>
      <w:r w:rsidR="009B7F3B" w:rsidRPr="00B00E11">
        <w:rPr>
          <w:sz w:val="24"/>
        </w:rPr>
        <w:fldChar w:fldCharType="end"/>
      </w:r>
      <w:r w:rsidR="009B7F3B" w:rsidRPr="00B00E11">
        <w:rPr>
          <w:sz w:val="24"/>
        </w:rPr>
        <w:t>.</w:t>
      </w:r>
      <w:r w:rsidR="009B7F3B" w:rsidRPr="00B00E11">
        <w:rPr>
          <w:sz w:val="24"/>
        </w:rPr>
        <w:fldChar w:fldCharType="begin"/>
      </w:r>
      <w:r w:rsidR="009B7F3B" w:rsidRPr="00B00E11">
        <w:rPr>
          <w:sz w:val="24"/>
        </w:rPr>
        <w:instrText xml:space="preserve"> seq txt </w:instrText>
      </w:r>
      <w:r w:rsidR="009B7F3B" w:rsidRPr="00B00E11">
        <w:rPr>
          <w:sz w:val="24"/>
        </w:rPr>
        <w:fldChar w:fldCharType="separate"/>
      </w:r>
      <w:r w:rsidR="00AB38DF">
        <w:rPr>
          <w:noProof/>
          <w:sz w:val="24"/>
        </w:rPr>
        <w:t>10</w:t>
      </w:r>
      <w:r w:rsidR="009B7F3B" w:rsidRPr="00B00E11">
        <w:rPr>
          <w:sz w:val="24"/>
        </w:rPr>
        <w:fldChar w:fldCharType="end"/>
      </w:r>
      <w:r w:rsidR="009B7F3B">
        <w:rPr>
          <w:rFonts w:hint="eastAsia"/>
          <w:sz w:val="24"/>
        </w:rPr>
        <w:t>以走廊</w:t>
      </w:r>
      <w:r w:rsidR="009B7F3B">
        <w:rPr>
          <w:rFonts w:hint="eastAsia"/>
          <w:sz w:val="24"/>
        </w:rPr>
        <w:t>1</w:t>
      </w:r>
      <w:r w:rsidR="009B7F3B">
        <w:rPr>
          <w:rFonts w:hint="eastAsia"/>
          <w:sz w:val="24"/>
        </w:rPr>
        <w:t>区域测试为例。</w:t>
      </w:r>
    </w:p>
    <w:p w14:paraId="3D8DC28B" w14:textId="77777777" w:rsidR="009B7F3B" w:rsidRDefault="009B7F3B" w:rsidP="009B7F3B">
      <w:pPr>
        <w:wordWrap w:val="0"/>
        <w:spacing w:line="360" w:lineRule="auto"/>
        <w:jc w:val="center"/>
        <w:rPr>
          <w:sz w:val="24"/>
        </w:rPr>
      </w:pPr>
    </w:p>
    <w:p w14:paraId="6C699988" w14:textId="4B49DD3E" w:rsidR="009B7F3B" w:rsidRPr="009B7F3B" w:rsidRDefault="009B7F3B" w:rsidP="009B7F3B">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10</w:t>
      </w:r>
      <w:r>
        <w:rPr>
          <w:rFonts w:ascii="Times New Roman" w:hAnsi="Times New Roman"/>
          <w:sz w:val="21"/>
          <w:szCs w:val="21"/>
        </w:rPr>
        <w:fldChar w:fldCharType="end"/>
      </w:r>
      <w:r>
        <w:rPr>
          <w:rFonts w:ascii="Times New Roman" w:hAnsi="Times New Roman" w:hint="eastAsia"/>
          <w:sz w:val="21"/>
          <w:szCs w:val="21"/>
        </w:rPr>
        <w:t xml:space="preserve">　</w:t>
      </w:r>
      <w:r w:rsidR="009561A9">
        <w:rPr>
          <w:rFonts w:hint="eastAsia"/>
          <w:sz w:val="21"/>
          <w:szCs w:val="21"/>
        </w:rPr>
        <w:t>点灯科技平台对楼宇灯光的控制。</w:t>
      </w:r>
    </w:p>
    <w:p w14:paraId="15053CD3" w14:textId="463E12C2" w:rsidR="00C511F8" w:rsidRDefault="00AF702B" w:rsidP="006621DD">
      <w:pPr>
        <w:wordWrap w:val="0"/>
        <w:spacing w:beforeLines="50" w:before="156" w:afterLines="50" w:after="156" w:line="360" w:lineRule="auto"/>
        <w:outlineLvl w:val="2"/>
        <w:rPr>
          <w:rFonts w:eastAsia="黑体"/>
          <w:sz w:val="24"/>
        </w:rPr>
      </w:pPr>
      <w:bookmarkStart w:id="124" w:name="_Toc198501337"/>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bookmarkStart w:id="125" w:name="_Hlk167659239"/>
      <w:r>
        <w:rPr>
          <w:rFonts w:eastAsia="黑体" w:hint="eastAsia"/>
          <w:sz w:val="24"/>
        </w:rPr>
        <w:t xml:space="preserve">　</w:t>
      </w:r>
      <w:bookmarkEnd w:id="125"/>
      <w:r w:rsidR="00766F47">
        <w:rPr>
          <w:rFonts w:eastAsia="黑体" w:hint="eastAsia"/>
          <w:sz w:val="24"/>
        </w:rPr>
        <w:t>中央屏幕显示</w:t>
      </w:r>
      <w:r w:rsidR="00AA6351">
        <w:rPr>
          <w:rFonts w:eastAsia="黑体" w:hint="eastAsia"/>
          <w:sz w:val="24"/>
        </w:rPr>
        <w:t>和中央空调</w:t>
      </w:r>
      <w:r w:rsidR="00766F47">
        <w:rPr>
          <w:rFonts w:eastAsia="黑体" w:hint="eastAsia"/>
          <w:sz w:val="24"/>
        </w:rPr>
        <w:t>功能</w:t>
      </w:r>
      <w:bookmarkEnd w:id="124"/>
    </w:p>
    <w:p w14:paraId="04FB16CA" w14:textId="6D0678AF" w:rsidR="00C511F8" w:rsidRDefault="00786673" w:rsidP="006621DD">
      <w:pPr>
        <w:wordWrap w:val="0"/>
        <w:spacing w:line="360" w:lineRule="auto"/>
        <w:ind w:firstLineChars="200" w:firstLine="480"/>
        <w:rPr>
          <w:sz w:val="24"/>
        </w:rPr>
      </w:pPr>
      <w:r w:rsidRPr="00786673">
        <w:rPr>
          <w:rFonts w:hint="eastAsia"/>
          <w:sz w:val="24"/>
        </w:rPr>
        <w:t>在走廊的墙壁上还安装有大屏，系统会实时从心知天气平台获取天气预报和系统时钟，并在屏幕上显示出来。今明两天天气如图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11</w:t>
      </w:r>
      <w:r w:rsidRPr="00B00E11">
        <w:rPr>
          <w:sz w:val="24"/>
        </w:rPr>
        <w:fldChar w:fldCharType="end"/>
      </w:r>
      <w:r w:rsidRPr="00786673">
        <w:rPr>
          <w:rFonts w:hint="eastAsia"/>
          <w:sz w:val="24"/>
        </w:rPr>
        <w:t>和</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12</w:t>
      </w:r>
      <w:r w:rsidRPr="00B00E11">
        <w:rPr>
          <w:sz w:val="24"/>
        </w:rPr>
        <w:fldChar w:fldCharType="end"/>
      </w:r>
      <w:r w:rsidRPr="00786673">
        <w:rPr>
          <w:rFonts w:hint="eastAsia"/>
          <w:sz w:val="24"/>
        </w:rPr>
        <w:t>所示</w:t>
      </w:r>
      <w:r w:rsidR="00AF702B">
        <w:rPr>
          <w:rFonts w:hint="eastAsia"/>
          <w:sz w:val="24"/>
        </w:rPr>
        <w:t>。</w:t>
      </w:r>
    </w:p>
    <w:p w14:paraId="2FA5F656" w14:textId="49F528A6" w:rsidR="00C511F8" w:rsidRDefault="00C511F8" w:rsidP="006621DD">
      <w:pPr>
        <w:wordWrap w:val="0"/>
        <w:spacing w:line="360" w:lineRule="auto"/>
        <w:jc w:val="center"/>
        <w:rPr>
          <w:sz w:val="24"/>
        </w:rPr>
      </w:pPr>
    </w:p>
    <w:p w14:paraId="0CE80881" w14:textId="5072974A"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00786673">
        <w:rPr>
          <w:rFonts w:ascii="Times New Roman" w:hAnsi="Times New Roman"/>
          <w:sz w:val="21"/>
          <w:szCs w:val="21"/>
        </w:rPr>
        <w:fldChar w:fldCharType="begin"/>
      </w:r>
      <w:r w:rsidR="00786673">
        <w:rPr>
          <w:rFonts w:ascii="Times New Roman" w:hAnsi="Times New Roman"/>
          <w:sz w:val="21"/>
          <w:szCs w:val="21"/>
        </w:rPr>
        <w:instrText xml:space="preserve"> </w:instrText>
      </w:r>
      <w:r w:rsidR="00786673">
        <w:rPr>
          <w:rFonts w:ascii="Times New Roman" w:hAnsi="Times New Roman" w:hint="eastAsia"/>
          <w:sz w:val="21"/>
          <w:szCs w:val="21"/>
        </w:rPr>
        <w:instrText>Seq eq \c</w:instrText>
      </w:r>
      <w:r w:rsidR="00786673">
        <w:rPr>
          <w:rFonts w:ascii="Times New Roman" w:hAnsi="Times New Roman"/>
          <w:sz w:val="21"/>
          <w:szCs w:val="21"/>
        </w:rPr>
        <w:instrText xml:space="preserve"> </w:instrText>
      </w:r>
      <w:r w:rsidR="00786673">
        <w:rPr>
          <w:rFonts w:ascii="Times New Roman" w:hAnsi="Times New Roman"/>
          <w:sz w:val="21"/>
          <w:szCs w:val="21"/>
        </w:rPr>
        <w:fldChar w:fldCharType="separate"/>
      </w:r>
      <w:r w:rsidR="00AB38DF">
        <w:rPr>
          <w:rFonts w:ascii="Times New Roman" w:hAnsi="Times New Roman"/>
          <w:noProof/>
          <w:sz w:val="21"/>
          <w:szCs w:val="21"/>
        </w:rPr>
        <w:t>5</w:t>
      </w:r>
      <w:r w:rsidR="00786673">
        <w:rPr>
          <w:rFonts w:ascii="Times New Roman" w:hAnsi="Times New Roman"/>
          <w:sz w:val="21"/>
          <w:szCs w:val="21"/>
        </w:rPr>
        <w:fldChar w:fldCharType="end"/>
      </w:r>
      <w:r w:rsidR="00786673">
        <w:rPr>
          <w:rFonts w:ascii="Times New Roman" w:hAnsi="Times New Roman" w:hint="eastAsia"/>
          <w:sz w:val="21"/>
          <w:szCs w:val="21"/>
        </w:rPr>
        <w:t>.</w:t>
      </w:r>
      <w:r w:rsidR="00786673">
        <w:rPr>
          <w:rFonts w:ascii="Times New Roman" w:hAnsi="Times New Roman"/>
          <w:sz w:val="21"/>
          <w:szCs w:val="21"/>
        </w:rPr>
        <w:fldChar w:fldCharType="begin"/>
      </w:r>
      <w:r w:rsidR="00786673">
        <w:rPr>
          <w:rFonts w:ascii="Times New Roman" w:hAnsi="Times New Roman"/>
          <w:sz w:val="21"/>
          <w:szCs w:val="21"/>
        </w:rPr>
        <w:instrText xml:space="preserve"> </w:instrText>
      </w:r>
      <w:r w:rsidR="00786673">
        <w:rPr>
          <w:rFonts w:ascii="Times New Roman" w:hAnsi="Times New Roman" w:hint="eastAsia"/>
          <w:sz w:val="21"/>
          <w:szCs w:val="21"/>
        </w:rPr>
        <w:instrText>Seq list</w:instrText>
      </w:r>
      <w:r w:rsidR="00786673">
        <w:rPr>
          <w:rFonts w:ascii="Times New Roman" w:hAnsi="Times New Roman"/>
          <w:sz w:val="21"/>
          <w:szCs w:val="21"/>
        </w:rPr>
        <w:instrText xml:space="preserve"> </w:instrText>
      </w:r>
      <w:r w:rsidR="00786673">
        <w:rPr>
          <w:rFonts w:ascii="Times New Roman" w:hAnsi="Times New Roman"/>
          <w:sz w:val="21"/>
          <w:szCs w:val="21"/>
        </w:rPr>
        <w:fldChar w:fldCharType="separate"/>
      </w:r>
      <w:r w:rsidR="00AB38DF">
        <w:rPr>
          <w:rFonts w:ascii="Times New Roman" w:hAnsi="Times New Roman"/>
          <w:noProof/>
          <w:sz w:val="21"/>
          <w:szCs w:val="21"/>
        </w:rPr>
        <w:t>11</w:t>
      </w:r>
      <w:r w:rsidR="00786673">
        <w:rPr>
          <w:rFonts w:ascii="Times New Roman" w:hAnsi="Times New Roman"/>
          <w:sz w:val="21"/>
          <w:szCs w:val="21"/>
        </w:rPr>
        <w:fldChar w:fldCharType="end"/>
      </w:r>
      <w:r>
        <w:rPr>
          <w:rFonts w:ascii="Times New Roman" w:hAnsi="Times New Roman" w:hint="eastAsia"/>
          <w:sz w:val="21"/>
          <w:szCs w:val="21"/>
        </w:rPr>
        <w:t xml:space="preserve">　</w:t>
      </w:r>
      <w:r w:rsidR="00786673">
        <w:rPr>
          <w:rFonts w:hint="eastAsia"/>
          <w:sz w:val="21"/>
          <w:szCs w:val="21"/>
        </w:rPr>
        <w:t>显示屏显示今天天气和实时时钟</w:t>
      </w:r>
    </w:p>
    <w:p w14:paraId="3C9AE660" w14:textId="4602FA12" w:rsidR="00C511F8" w:rsidRDefault="00C511F8" w:rsidP="006621DD">
      <w:pPr>
        <w:wordWrap w:val="0"/>
        <w:spacing w:line="360" w:lineRule="auto"/>
        <w:jc w:val="center"/>
        <w:rPr>
          <w:sz w:val="24"/>
        </w:rPr>
      </w:pPr>
    </w:p>
    <w:p w14:paraId="1D84BC7B" w14:textId="41C27CCC" w:rsidR="00C511F8" w:rsidRDefault="00AF702B" w:rsidP="006621DD">
      <w:pPr>
        <w:pStyle w:val="a5"/>
        <w:wordWrap w:val="0"/>
        <w:spacing w:line="360" w:lineRule="auto"/>
        <w:jc w:val="center"/>
        <w:rPr>
          <w:sz w:val="21"/>
          <w:szCs w:val="21"/>
        </w:rPr>
      </w:pPr>
      <w:r>
        <w:rPr>
          <w:rFonts w:hint="eastAsia"/>
          <w:sz w:val="21"/>
          <w:szCs w:val="21"/>
        </w:rPr>
        <w:t>图</w:t>
      </w:r>
      <w:r w:rsidR="00786673">
        <w:rPr>
          <w:rFonts w:ascii="Times New Roman" w:hAnsi="Times New Roman"/>
          <w:sz w:val="21"/>
          <w:szCs w:val="21"/>
        </w:rPr>
        <w:fldChar w:fldCharType="begin"/>
      </w:r>
      <w:r w:rsidR="00786673">
        <w:rPr>
          <w:rFonts w:ascii="Times New Roman" w:hAnsi="Times New Roman"/>
          <w:sz w:val="21"/>
          <w:szCs w:val="21"/>
        </w:rPr>
        <w:instrText xml:space="preserve"> </w:instrText>
      </w:r>
      <w:r w:rsidR="00786673">
        <w:rPr>
          <w:rFonts w:ascii="Times New Roman" w:hAnsi="Times New Roman" w:hint="eastAsia"/>
          <w:sz w:val="21"/>
          <w:szCs w:val="21"/>
        </w:rPr>
        <w:instrText>Seq eq \c</w:instrText>
      </w:r>
      <w:r w:rsidR="00786673">
        <w:rPr>
          <w:rFonts w:ascii="Times New Roman" w:hAnsi="Times New Roman"/>
          <w:sz w:val="21"/>
          <w:szCs w:val="21"/>
        </w:rPr>
        <w:instrText xml:space="preserve"> </w:instrText>
      </w:r>
      <w:r w:rsidR="00786673">
        <w:rPr>
          <w:rFonts w:ascii="Times New Roman" w:hAnsi="Times New Roman"/>
          <w:sz w:val="21"/>
          <w:szCs w:val="21"/>
        </w:rPr>
        <w:fldChar w:fldCharType="separate"/>
      </w:r>
      <w:r w:rsidR="00AB38DF">
        <w:rPr>
          <w:rFonts w:ascii="Times New Roman" w:hAnsi="Times New Roman"/>
          <w:noProof/>
          <w:sz w:val="21"/>
          <w:szCs w:val="21"/>
        </w:rPr>
        <w:t>5</w:t>
      </w:r>
      <w:r w:rsidR="00786673">
        <w:rPr>
          <w:rFonts w:ascii="Times New Roman" w:hAnsi="Times New Roman"/>
          <w:sz w:val="21"/>
          <w:szCs w:val="21"/>
        </w:rPr>
        <w:fldChar w:fldCharType="end"/>
      </w:r>
      <w:r w:rsidR="00786673">
        <w:rPr>
          <w:rFonts w:ascii="Times New Roman" w:hAnsi="Times New Roman" w:hint="eastAsia"/>
          <w:sz w:val="21"/>
          <w:szCs w:val="21"/>
        </w:rPr>
        <w:t>.</w:t>
      </w:r>
      <w:r w:rsidR="00786673">
        <w:rPr>
          <w:rFonts w:ascii="Times New Roman" w:hAnsi="Times New Roman"/>
          <w:sz w:val="21"/>
          <w:szCs w:val="21"/>
        </w:rPr>
        <w:fldChar w:fldCharType="begin"/>
      </w:r>
      <w:r w:rsidR="00786673">
        <w:rPr>
          <w:rFonts w:ascii="Times New Roman" w:hAnsi="Times New Roman"/>
          <w:sz w:val="21"/>
          <w:szCs w:val="21"/>
        </w:rPr>
        <w:instrText xml:space="preserve"> </w:instrText>
      </w:r>
      <w:r w:rsidR="00786673">
        <w:rPr>
          <w:rFonts w:ascii="Times New Roman" w:hAnsi="Times New Roman" w:hint="eastAsia"/>
          <w:sz w:val="21"/>
          <w:szCs w:val="21"/>
        </w:rPr>
        <w:instrText>Seq list</w:instrText>
      </w:r>
      <w:r w:rsidR="00786673">
        <w:rPr>
          <w:rFonts w:ascii="Times New Roman" w:hAnsi="Times New Roman"/>
          <w:sz w:val="21"/>
          <w:szCs w:val="21"/>
        </w:rPr>
        <w:instrText xml:space="preserve"> </w:instrText>
      </w:r>
      <w:r w:rsidR="00786673">
        <w:rPr>
          <w:rFonts w:ascii="Times New Roman" w:hAnsi="Times New Roman"/>
          <w:sz w:val="21"/>
          <w:szCs w:val="21"/>
        </w:rPr>
        <w:fldChar w:fldCharType="separate"/>
      </w:r>
      <w:r w:rsidR="00AB38DF">
        <w:rPr>
          <w:rFonts w:ascii="Times New Roman" w:hAnsi="Times New Roman"/>
          <w:noProof/>
          <w:sz w:val="21"/>
          <w:szCs w:val="21"/>
        </w:rPr>
        <w:t>12</w:t>
      </w:r>
      <w:r w:rsidR="00786673">
        <w:rPr>
          <w:rFonts w:ascii="Times New Roman" w:hAnsi="Times New Roman"/>
          <w:sz w:val="21"/>
          <w:szCs w:val="21"/>
        </w:rPr>
        <w:fldChar w:fldCharType="end"/>
      </w:r>
      <w:r>
        <w:rPr>
          <w:rFonts w:ascii="Times New Roman" w:hAnsi="Times New Roman" w:hint="eastAsia"/>
          <w:sz w:val="21"/>
          <w:szCs w:val="21"/>
        </w:rPr>
        <w:t xml:space="preserve">　</w:t>
      </w:r>
      <w:r w:rsidR="00786673">
        <w:rPr>
          <w:rFonts w:hint="eastAsia"/>
          <w:sz w:val="21"/>
          <w:szCs w:val="21"/>
        </w:rPr>
        <w:t>显示屏显示明天天气和实时时钟</w:t>
      </w:r>
    </w:p>
    <w:p w14:paraId="0E512EB0" w14:textId="6C7058B5" w:rsidR="00C330D0" w:rsidRDefault="008D0D30" w:rsidP="008D0D30">
      <w:pPr>
        <w:wordWrap w:val="0"/>
        <w:spacing w:line="360" w:lineRule="auto"/>
        <w:ind w:firstLineChars="200" w:firstLine="480"/>
        <w:rPr>
          <w:sz w:val="24"/>
        </w:rPr>
      </w:pPr>
      <w:r w:rsidRPr="008D0D30">
        <w:rPr>
          <w:rFonts w:hint="eastAsia"/>
          <w:sz w:val="24"/>
        </w:rPr>
        <w:t>同时，系统还会自动的检测室内外的温湿度和手机端设定的空调温度，并在屏幕显</w:t>
      </w:r>
      <w:r w:rsidRPr="008D0D30">
        <w:rPr>
          <w:rFonts w:hint="eastAsia"/>
          <w:sz w:val="24"/>
        </w:rPr>
        <w:lastRenderedPageBreak/>
        <w:t>示出来，如图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13</w:t>
      </w:r>
      <w:r w:rsidRPr="00B00E11">
        <w:rPr>
          <w:sz w:val="24"/>
        </w:rPr>
        <w:fldChar w:fldCharType="end"/>
      </w:r>
      <w:r w:rsidRPr="008D0D30">
        <w:rPr>
          <w:rFonts w:hint="eastAsia"/>
          <w:sz w:val="24"/>
        </w:rPr>
        <w:t>所示。</w:t>
      </w:r>
    </w:p>
    <w:p w14:paraId="3CDC4618" w14:textId="77777777" w:rsidR="00B05C6E" w:rsidRDefault="00B05C6E" w:rsidP="00B05C6E">
      <w:pPr>
        <w:wordWrap w:val="0"/>
        <w:spacing w:line="360" w:lineRule="auto"/>
        <w:jc w:val="center"/>
        <w:rPr>
          <w:sz w:val="24"/>
        </w:rPr>
      </w:pPr>
    </w:p>
    <w:p w14:paraId="6979DC36" w14:textId="7C010D1E" w:rsidR="00B05C6E" w:rsidRDefault="00B05C6E" w:rsidP="007A5F5B">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13</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显示屏显示</w:t>
      </w:r>
      <w:r w:rsidR="00BC179B">
        <w:rPr>
          <w:rFonts w:hint="eastAsia"/>
          <w:sz w:val="21"/>
          <w:szCs w:val="21"/>
        </w:rPr>
        <w:t>室内外温湿度和空调设定温度</w:t>
      </w:r>
    </w:p>
    <w:p w14:paraId="5D2BC016" w14:textId="2BCBC29E" w:rsidR="00B05C6E" w:rsidRPr="00B05C6E" w:rsidRDefault="00B05C6E" w:rsidP="00B05C6E">
      <w:pPr>
        <w:wordWrap w:val="0"/>
        <w:spacing w:line="360" w:lineRule="auto"/>
        <w:ind w:firstLineChars="200" w:firstLine="480"/>
        <w:rPr>
          <w:sz w:val="24"/>
        </w:rPr>
      </w:pPr>
      <w:r w:rsidRPr="00B05C6E">
        <w:rPr>
          <w:rFonts w:hint="eastAsia"/>
          <w:sz w:val="24"/>
        </w:rPr>
        <w:t>当室内温度大于手机设定温度时，空调，风扇和制冷系统会同时启动，如图</w:t>
      </w:r>
      <w:r w:rsidR="00BC179B" w:rsidRPr="00B00E11">
        <w:rPr>
          <w:sz w:val="24"/>
        </w:rPr>
        <w:fldChar w:fldCharType="begin"/>
      </w:r>
      <w:r w:rsidR="00BC179B" w:rsidRPr="00B00E11">
        <w:rPr>
          <w:sz w:val="24"/>
        </w:rPr>
        <w:instrText xml:space="preserve"> Seq eq \c </w:instrText>
      </w:r>
      <w:r w:rsidR="00BC179B" w:rsidRPr="00B00E11">
        <w:rPr>
          <w:sz w:val="24"/>
        </w:rPr>
        <w:fldChar w:fldCharType="separate"/>
      </w:r>
      <w:r w:rsidR="00AB38DF">
        <w:rPr>
          <w:noProof/>
          <w:sz w:val="24"/>
        </w:rPr>
        <w:t>5</w:t>
      </w:r>
      <w:r w:rsidR="00BC179B" w:rsidRPr="00B00E11">
        <w:rPr>
          <w:sz w:val="24"/>
        </w:rPr>
        <w:fldChar w:fldCharType="end"/>
      </w:r>
      <w:r w:rsidR="00BC179B" w:rsidRPr="00B00E11">
        <w:rPr>
          <w:sz w:val="24"/>
        </w:rPr>
        <w:t>.</w:t>
      </w:r>
      <w:r w:rsidR="00BC179B" w:rsidRPr="00B00E11">
        <w:rPr>
          <w:sz w:val="24"/>
        </w:rPr>
        <w:fldChar w:fldCharType="begin"/>
      </w:r>
      <w:r w:rsidR="00BC179B" w:rsidRPr="00B00E11">
        <w:rPr>
          <w:sz w:val="24"/>
        </w:rPr>
        <w:instrText xml:space="preserve"> seq txt </w:instrText>
      </w:r>
      <w:r w:rsidR="00BC179B" w:rsidRPr="00B00E11">
        <w:rPr>
          <w:sz w:val="24"/>
        </w:rPr>
        <w:fldChar w:fldCharType="separate"/>
      </w:r>
      <w:r w:rsidR="00AB38DF">
        <w:rPr>
          <w:noProof/>
          <w:sz w:val="24"/>
        </w:rPr>
        <w:t>14</w:t>
      </w:r>
      <w:r w:rsidR="00BC179B" w:rsidRPr="00B00E11">
        <w:rPr>
          <w:sz w:val="24"/>
        </w:rPr>
        <w:fldChar w:fldCharType="end"/>
      </w:r>
      <w:r w:rsidRPr="00B05C6E">
        <w:rPr>
          <w:rFonts w:hint="eastAsia"/>
          <w:sz w:val="24"/>
        </w:rPr>
        <w:t>所示，当温度降低后会自动关闭空调，如图</w:t>
      </w:r>
      <w:r w:rsidR="00BC179B" w:rsidRPr="00B00E11">
        <w:rPr>
          <w:sz w:val="24"/>
        </w:rPr>
        <w:fldChar w:fldCharType="begin"/>
      </w:r>
      <w:r w:rsidR="00BC179B" w:rsidRPr="00B00E11">
        <w:rPr>
          <w:sz w:val="24"/>
        </w:rPr>
        <w:instrText xml:space="preserve"> Seq eq \c </w:instrText>
      </w:r>
      <w:r w:rsidR="00BC179B" w:rsidRPr="00B00E11">
        <w:rPr>
          <w:sz w:val="24"/>
        </w:rPr>
        <w:fldChar w:fldCharType="separate"/>
      </w:r>
      <w:r w:rsidR="00AB38DF">
        <w:rPr>
          <w:noProof/>
          <w:sz w:val="24"/>
        </w:rPr>
        <w:t>5</w:t>
      </w:r>
      <w:r w:rsidR="00BC179B" w:rsidRPr="00B00E11">
        <w:rPr>
          <w:sz w:val="24"/>
        </w:rPr>
        <w:fldChar w:fldCharType="end"/>
      </w:r>
      <w:r w:rsidR="00BC179B" w:rsidRPr="00B00E11">
        <w:rPr>
          <w:sz w:val="24"/>
        </w:rPr>
        <w:t>.</w:t>
      </w:r>
      <w:r w:rsidR="00BC179B" w:rsidRPr="00B00E11">
        <w:rPr>
          <w:sz w:val="24"/>
        </w:rPr>
        <w:fldChar w:fldCharType="begin"/>
      </w:r>
      <w:r w:rsidR="00BC179B" w:rsidRPr="00B00E11">
        <w:rPr>
          <w:sz w:val="24"/>
        </w:rPr>
        <w:instrText xml:space="preserve"> seq txt </w:instrText>
      </w:r>
      <w:r w:rsidR="00BC179B" w:rsidRPr="00B00E11">
        <w:rPr>
          <w:sz w:val="24"/>
        </w:rPr>
        <w:fldChar w:fldCharType="separate"/>
      </w:r>
      <w:r w:rsidR="00AB38DF">
        <w:rPr>
          <w:noProof/>
          <w:sz w:val="24"/>
        </w:rPr>
        <w:t>15</w:t>
      </w:r>
      <w:r w:rsidR="00BC179B" w:rsidRPr="00B00E11">
        <w:rPr>
          <w:sz w:val="24"/>
        </w:rPr>
        <w:fldChar w:fldCharType="end"/>
      </w:r>
      <w:r w:rsidRPr="00B05C6E">
        <w:rPr>
          <w:rFonts w:hint="eastAsia"/>
          <w:sz w:val="24"/>
        </w:rPr>
        <w:t>所示。</w:t>
      </w:r>
    </w:p>
    <w:p w14:paraId="0301E720" w14:textId="77777777" w:rsidR="00B05C6E" w:rsidRDefault="00B05C6E" w:rsidP="00B05C6E">
      <w:pPr>
        <w:wordWrap w:val="0"/>
        <w:spacing w:line="360" w:lineRule="auto"/>
        <w:jc w:val="center"/>
        <w:rPr>
          <w:sz w:val="24"/>
        </w:rPr>
      </w:pPr>
    </w:p>
    <w:p w14:paraId="7B0C727D" w14:textId="7B927F8F" w:rsidR="00B05C6E" w:rsidRDefault="00B05C6E" w:rsidP="007A5F5B">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sidR="003F718D">
        <w:rPr>
          <w:rFonts w:hint="eastAsia"/>
          <w:sz w:val="21"/>
          <w:szCs w:val="21"/>
        </w:rPr>
        <w:t>空调启动运转</w:t>
      </w:r>
    </w:p>
    <w:p w14:paraId="4A1D5A0A" w14:textId="77777777" w:rsidR="00B05C6E" w:rsidRDefault="00B05C6E" w:rsidP="00B05C6E">
      <w:pPr>
        <w:wordWrap w:val="0"/>
        <w:spacing w:line="360" w:lineRule="auto"/>
        <w:jc w:val="center"/>
        <w:rPr>
          <w:sz w:val="24"/>
        </w:rPr>
      </w:pPr>
    </w:p>
    <w:p w14:paraId="2572B6D1" w14:textId="1D533DE0" w:rsidR="00B05C6E" w:rsidRPr="00B05C6E" w:rsidRDefault="00B05C6E" w:rsidP="007A5F5B">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15</w:t>
      </w:r>
      <w:r>
        <w:rPr>
          <w:rFonts w:ascii="Times New Roman" w:hAnsi="Times New Roman"/>
          <w:sz w:val="21"/>
          <w:szCs w:val="21"/>
        </w:rPr>
        <w:fldChar w:fldCharType="end"/>
      </w:r>
      <w:r>
        <w:rPr>
          <w:rFonts w:ascii="Times New Roman" w:hAnsi="Times New Roman" w:hint="eastAsia"/>
          <w:sz w:val="21"/>
          <w:szCs w:val="21"/>
        </w:rPr>
        <w:t xml:space="preserve">　</w:t>
      </w:r>
      <w:r w:rsidR="003F718D">
        <w:rPr>
          <w:rFonts w:hint="eastAsia"/>
          <w:sz w:val="21"/>
          <w:szCs w:val="21"/>
        </w:rPr>
        <w:t>空调停止运转</w:t>
      </w:r>
    </w:p>
    <w:p w14:paraId="28DABD43" w14:textId="59045243" w:rsidR="008424CF" w:rsidRDefault="008424CF" w:rsidP="008424CF">
      <w:pPr>
        <w:wordWrap w:val="0"/>
        <w:spacing w:beforeLines="50" w:before="156" w:afterLines="50" w:after="156" w:line="360" w:lineRule="auto"/>
        <w:outlineLvl w:val="2"/>
        <w:rPr>
          <w:rFonts w:eastAsia="黑体"/>
          <w:sz w:val="24"/>
        </w:rPr>
      </w:pPr>
      <w:bookmarkStart w:id="126" w:name="_Toc198501338"/>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.3</w:t>
      </w:r>
      <w:r>
        <w:rPr>
          <w:rFonts w:eastAsia="黑体" w:hint="eastAsia"/>
          <w:sz w:val="24"/>
        </w:rPr>
        <w:t xml:space="preserve">　火灾报警检测</w:t>
      </w:r>
      <w:r w:rsidR="007A59D2">
        <w:rPr>
          <w:rFonts w:eastAsia="黑体" w:hint="eastAsia"/>
          <w:sz w:val="24"/>
        </w:rPr>
        <w:t>与云平台操控、显示报警功能</w:t>
      </w:r>
      <w:bookmarkEnd w:id="126"/>
    </w:p>
    <w:p w14:paraId="50C52931" w14:textId="1FB739CD" w:rsidR="00D53A51" w:rsidRDefault="008424CF" w:rsidP="00D53A51">
      <w:pPr>
        <w:wordWrap w:val="0"/>
        <w:spacing w:line="360" w:lineRule="auto"/>
        <w:ind w:firstLineChars="200" w:firstLine="480"/>
        <w:rPr>
          <w:sz w:val="24"/>
        </w:rPr>
      </w:pPr>
      <w:r>
        <w:rPr>
          <w:rFonts w:hint="eastAsia"/>
          <w:sz w:val="24"/>
        </w:rPr>
        <w:t>按</w:t>
      </w:r>
      <w:r w:rsidR="00D53A51" w:rsidRPr="00D53A51">
        <w:rPr>
          <w:rFonts w:hint="eastAsia"/>
          <w:sz w:val="24"/>
        </w:rPr>
        <w:t>在本论文</w:t>
      </w:r>
      <w:r w:rsidR="00D53A51" w:rsidRPr="00D53A51">
        <w:rPr>
          <w:rFonts w:hint="eastAsia"/>
          <w:sz w:val="24"/>
        </w:rPr>
        <w:t>5.1</w:t>
      </w:r>
      <w:r w:rsidR="00D53A51" w:rsidRPr="00D53A51">
        <w:rPr>
          <w:rFonts w:hint="eastAsia"/>
          <w:sz w:val="24"/>
        </w:rPr>
        <w:t>节已经介绍，楼宇对应区域上部安装有烟雾和火焰传感器，并安装喷淋喷头，用于检测火灾。测试时采用打火机来代替火源，同时并没有将水泵连接到水箱。在论文</w:t>
      </w:r>
      <w:r w:rsidR="00D53A51" w:rsidRPr="00D53A51">
        <w:rPr>
          <w:rFonts w:hint="eastAsia"/>
          <w:sz w:val="24"/>
        </w:rPr>
        <w:t>3.3</w:t>
      </w:r>
      <w:r w:rsidR="00D53A51" w:rsidRPr="00D53A51">
        <w:rPr>
          <w:rFonts w:hint="eastAsia"/>
          <w:sz w:val="24"/>
        </w:rPr>
        <w:t>中介绍到</w:t>
      </w:r>
      <w:r w:rsidR="00D53A51" w:rsidRPr="00D53A51">
        <w:rPr>
          <w:rFonts w:hint="eastAsia"/>
          <w:sz w:val="24"/>
        </w:rPr>
        <w:t>MQ-2</w:t>
      </w:r>
      <w:r w:rsidR="00D53A51" w:rsidRPr="00D53A51">
        <w:rPr>
          <w:rFonts w:hint="eastAsia"/>
          <w:sz w:val="24"/>
        </w:rPr>
        <w:t>气体传感器，检测到可燃性气体也会触发烟雾报警，所以在测试中，我采用打火机气体和打火机火焰共同作用来模拟火灾</w:t>
      </w:r>
      <w:r w:rsidR="00D53A51">
        <w:rPr>
          <w:rFonts w:hint="eastAsia"/>
          <w:sz w:val="24"/>
        </w:rPr>
        <w:t>，</w:t>
      </w:r>
      <w:r w:rsidR="00D53A51" w:rsidRPr="00D53A51">
        <w:rPr>
          <w:rFonts w:hint="eastAsia"/>
          <w:sz w:val="24"/>
        </w:rPr>
        <w:t>如图</w:t>
      </w:r>
      <w:r w:rsidR="00930798" w:rsidRPr="00B00E11">
        <w:rPr>
          <w:sz w:val="24"/>
        </w:rPr>
        <w:fldChar w:fldCharType="begin"/>
      </w:r>
      <w:r w:rsidR="00930798" w:rsidRPr="00B00E11">
        <w:rPr>
          <w:sz w:val="24"/>
        </w:rPr>
        <w:instrText xml:space="preserve"> Seq eq \c </w:instrText>
      </w:r>
      <w:r w:rsidR="00930798" w:rsidRPr="00B00E11">
        <w:rPr>
          <w:sz w:val="24"/>
        </w:rPr>
        <w:fldChar w:fldCharType="separate"/>
      </w:r>
      <w:r w:rsidR="00AB38DF">
        <w:rPr>
          <w:noProof/>
          <w:sz w:val="24"/>
        </w:rPr>
        <w:t>5</w:t>
      </w:r>
      <w:r w:rsidR="00930798" w:rsidRPr="00B00E11">
        <w:rPr>
          <w:sz w:val="24"/>
        </w:rPr>
        <w:fldChar w:fldCharType="end"/>
      </w:r>
      <w:r w:rsidR="00930798" w:rsidRPr="00B00E11">
        <w:rPr>
          <w:sz w:val="24"/>
        </w:rPr>
        <w:t>.</w:t>
      </w:r>
      <w:r w:rsidR="00930798" w:rsidRPr="00B00E11">
        <w:rPr>
          <w:sz w:val="24"/>
        </w:rPr>
        <w:fldChar w:fldCharType="begin"/>
      </w:r>
      <w:r w:rsidR="00930798" w:rsidRPr="00B00E11">
        <w:rPr>
          <w:sz w:val="24"/>
        </w:rPr>
        <w:instrText xml:space="preserve"> seq txt </w:instrText>
      </w:r>
      <w:r w:rsidR="00930798" w:rsidRPr="00B00E11">
        <w:rPr>
          <w:sz w:val="24"/>
        </w:rPr>
        <w:fldChar w:fldCharType="separate"/>
      </w:r>
      <w:r w:rsidR="00AB38DF">
        <w:rPr>
          <w:noProof/>
          <w:sz w:val="24"/>
        </w:rPr>
        <w:t>16</w:t>
      </w:r>
      <w:r w:rsidR="00930798" w:rsidRPr="00B00E11">
        <w:rPr>
          <w:sz w:val="24"/>
        </w:rPr>
        <w:fldChar w:fldCharType="end"/>
      </w:r>
      <w:r w:rsidR="00D53A51" w:rsidRPr="00D53A51">
        <w:rPr>
          <w:rFonts w:hint="eastAsia"/>
          <w:sz w:val="24"/>
        </w:rPr>
        <w:t>所示。</w:t>
      </w:r>
    </w:p>
    <w:p w14:paraId="62FC003B" w14:textId="7724B396" w:rsidR="00920CDA" w:rsidRDefault="00920CDA" w:rsidP="00920CDA">
      <w:pPr>
        <w:wordWrap w:val="0"/>
        <w:spacing w:line="360" w:lineRule="auto"/>
        <w:jc w:val="center"/>
        <w:rPr>
          <w:sz w:val="24"/>
        </w:rPr>
      </w:pPr>
    </w:p>
    <w:p w14:paraId="00218D33" w14:textId="25548BD5" w:rsidR="00D53A51" w:rsidRPr="00920CDA" w:rsidRDefault="00920CDA" w:rsidP="00920CDA">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00675656">
        <w:rPr>
          <w:rFonts w:ascii="Times New Roman" w:hAnsi="Times New Roman"/>
          <w:sz w:val="21"/>
          <w:szCs w:val="21"/>
        </w:rPr>
        <w:fldChar w:fldCharType="begin"/>
      </w:r>
      <w:r w:rsidR="00675656">
        <w:rPr>
          <w:rFonts w:ascii="Times New Roman" w:hAnsi="Times New Roman"/>
          <w:sz w:val="21"/>
          <w:szCs w:val="21"/>
        </w:rPr>
        <w:instrText xml:space="preserve"> </w:instrText>
      </w:r>
      <w:r w:rsidR="00675656">
        <w:rPr>
          <w:rFonts w:ascii="Times New Roman" w:hAnsi="Times New Roman" w:hint="eastAsia"/>
          <w:sz w:val="21"/>
          <w:szCs w:val="21"/>
        </w:rPr>
        <w:instrText>Seq eq \c</w:instrText>
      </w:r>
      <w:r w:rsidR="00675656">
        <w:rPr>
          <w:rFonts w:ascii="Times New Roman" w:hAnsi="Times New Roman"/>
          <w:sz w:val="21"/>
          <w:szCs w:val="21"/>
        </w:rPr>
        <w:instrText xml:space="preserve"> </w:instrText>
      </w:r>
      <w:r w:rsidR="00675656">
        <w:rPr>
          <w:rFonts w:ascii="Times New Roman" w:hAnsi="Times New Roman"/>
          <w:sz w:val="21"/>
          <w:szCs w:val="21"/>
        </w:rPr>
        <w:fldChar w:fldCharType="separate"/>
      </w:r>
      <w:r w:rsidR="00AB38DF">
        <w:rPr>
          <w:rFonts w:ascii="Times New Roman" w:hAnsi="Times New Roman"/>
          <w:noProof/>
          <w:sz w:val="21"/>
          <w:szCs w:val="21"/>
        </w:rPr>
        <w:t>5</w:t>
      </w:r>
      <w:r w:rsidR="00675656">
        <w:rPr>
          <w:rFonts w:ascii="Times New Roman" w:hAnsi="Times New Roman"/>
          <w:sz w:val="21"/>
          <w:szCs w:val="21"/>
        </w:rPr>
        <w:fldChar w:fldCharType="end"/>
      </w:r>
      <w:r w:rsidR="00675656">
        <w:rPr>
          <w:rFonts w:ascii="Times New Roman" w:hAnsi="Times New Roman" w:hint="eastAsia"/>
          <w:sz w:val="21"/>
          <w:szCs w:val="21"/>
        </w:rPr>
        <w:t>.</w:t>
      </w:r>
      <w:r w:rsidR="00675656">
        <w:rPr>
          <w:rFonts w:ascii="Times New Roman" w:hAnsi="Times New Roman"/>
          <w:sz w:val="21"/>
          <w:szCs w:val="21"/>
        </w:rPr>
        <w:fldChar w:fldCharType="begin"/>
      </w:r>
      <w:r w:rsidR="00675656">
        <w:rPr>
          <w:rFonts w:ascii="Times New Roman" w:hAnsi="Times New Roman"/>
          <w:sz w:val="21"/>
          <w:szCs w:val="21"/>
        </w:rPr>
        <w:instrText xml:space="preserve"> </w:instrText>
      </w:r>
      <w:r w:rsidR="00675656">
        <w:rPr>
          <w:rFonts w:ascii="Times New Roman" w:hAnsi="Times New Roman" w:hint="eastAsia"/>
          <w:sz w:val="21"/>
          <w:szCs w:val="21"/>
        </w:rPr>
        <w:instrText>Seq list</w:instrText>
      </w:r>
      <w:r w:rsidR="00675656">
        <w:rPr>
          <w:rFonts w:ascii="Times New Roman" w:hAnsi="Times New Roman"/>
          <w:sz w:val="21"/>
          <w:szCs w:val="21"/>
        </w:rPr>
        <w:instrText xml:space="preserve"> </w:instrText>
      </w:r>
      <w:r w:rsidR="00675656">
        <w:rPr>
          <w:rFonts w:ascii="Times New Roman" w:hAnsi="Times New Roman"/>
          <w:sz w:val="21"/>
          <w:szCs w:val="21"/>
        </w:rPr>
        <w:fldChar w:fldCharType="separate"/>
      </w:r>
      <w:r w:rsidR="00AB38DF">
        <w:rPr>
          <w:rFonts w:ascii="Times New Roman" w:hAnsi="Times New Roman"/>
          <w:noProof/>
          <w:sz w:val="21"/>
          <w:szCs w:val="21"/>
        </w:rPr>
        <w:t>16</w:t>
      </w:r>
      <w:r w:rsidR="00675656">
        <w:rPr>
          <w:rFonts w:ascii="Times New Roman" w:hAnsi="Times New Roman"/>
          <w:sz w:val="21"/>
          <w:szCs w:val="21"/>
        </w:rPr>
        <w:fldChar w:fldCharType="end"/>
      </w:r>
      <w:r>
        <w:rPr>
          <w:rFonts w:ascii="Times New Roman" w:hAnsi="Times New Roman" w:hint="eastAsia"/>
          <w:sz w:val="21"/>
          <w:szCs w:val="21"/>
        </w:rPr>
        <w:t xml:space="preserve">　</w:t>
      </w:r>
      <w:r w:rsidR="00930798">
        <w:rPr>
          <w:rFonts w:hint="eastAsia"/>
          <w:sz w:val="21"/>
          <w:szCs w:val="21"/>
        </w:rPr>
        <w:t>打火机模拟火灾现场的情况</w:t>
      </w:r>
    </w:p>
    <w:p w14:paraId="6A9B7101" w14:textId="0A5A13E3" w:rsidR="008424CF" w:rsidRDefault="00D53A51" w:rsidP="00D53A51">
      <w:pPr>
        <w:wordWrap w:val="0"/>
        <w:spacing w:line="360" w:lineRule="auto"/>
        <w:ind w:firstLineChars="200" w:firstLine="480"/>
        <w:rPr>
          <w:sz w:val="24"/>
        </w:rPr>
      </w:pPr>
      <w:r w:rsidRPr="00D53A51">
        <w:rPr>
          <w:rFonts w:hint="eastAsia"/>
          <w:sz w:val="24"/>
        </w:rPr>
        <w:t>以走廊一区域为例，首先先对烟雾传感器释放打火机气体，激活烟雾传感器，然后将打火机点燃，激活火焰传感器，此时，全部灯光会同时亮起，同时可以清晰的听到继电器发出咔嗒的声音，带动电磁阀</w:t>
      </w:r>
      <w:r w:rsidR="000C79EC">
        <w:rPr>
          <w:rFonts w:hint="eastAsia"/>
          <w:sz w:val="24"/>
        </w:rPr>
        <w:t>打开，</w:t>
      </w:r>
      <w:r w:rsidRPr="00D53A51">
        <w:rPr>
          <w:rFonts w:hint="eastAsia"/>
          <w:sz w:val="24"/>
        </w:rPr>
        <w:t>发出咔嗒的声音。经过</w:t>
      </w:r>
      <w:r w:rsidR="00F743F7">
        <w:rPr>
          <w:rFonts w:hint="eastAsia"/>
          <w:sz w:val="24"/>
        </w:rPr>
        <w:t>2~4s</w:t>
      </w:r>
      <w:r w:rsidRPr="00D53A51">
        <w:rPr>
          <w:rFonts w:hint="eastAsia"/>
          <w:sz w:val="24"/>
        </w:rPr>
        <w:t>后，水泵开始运转。将手放在喷头附近会明显感觉到有风吹出，</w:t>
      </w:r>
      <w:r w:rsidR="0096796D">
        <w:rPr>
          <w:rFonts w:hint="eastAsia"/>
          <w:sz w:val="24"/>
        </w:rPr>
        <w:t>证明</w:t>
      </w:r>
      <w:r w:rsidRPr="00D53A51">
        <w:rPr>
          <w:rFonts w:hint="eastAsia"/>
          <w:sz w:val="24"/>
        </w:rPr>
        <w:t>喷淋装置已经工作。灭火系统工作状态如图</w:t>
      </w:r>
      <w:r w:rsidR="00930798" w:rsidRPr="00B00E11">
        <w:rPr>
          <w:sz w:val="24"/>
        </w:rPr>
        <w:fldChar w:fldCharType="begin"/>
      </w:r>
      <w:r w:rsidR="00930798" w:rsidRPr="00B00E11">
        <w:rPr>
          <w:sz w:val="24"/>
        </w:rPr>
        <w:instrText xml:space="preserve"> Seq eq \c </w:instrText>
      </w:r>
      <w:r w:rsidR="00930798" w:rsidRPr="00B00E11">
        <w:rPr>
          <w:sz w:val="24"/>
        </w:rPr>
        <w:fldChar w:fldCharType="separate"/>
      </w:r>
      <w:r w:rsidR="00AB38DF">
        <w:rPr>
          <w:noProof/>
          <w:sz w:val="24"/>
        </w:rPr>
        <w:t>5</w:t>
      </w:r>
      <w:r w:rsidR="00930798" w:rsidRPr="00B00E11">
        <w:rPr>
          <w:sz w:val="24"/>
        </w:rPr>
        <w:fldChar w:fldCharType="end"/>
      </w:r>
      <w:r w:rsidR="00930798" w:rsidRPr="00B00E11">
        <w:rPr>
          <w:sz w:val="24"/>
        </w:rPr>
        <w:t>.</w:t>
      </w:r>
      <w:r w:rsidR="00930798" w:rsidRPr="00B00E11">
        <w:rPr>
          <w:sz w:val="24"/>
        </w:rPr>
        <w:fldChar w:fldCharType="begin"/>
      </w:r>
      <w:r w:rsidR="00930798" w:rsidRPr="00B00E11">
        <w:rPr>
          <w:sz w:val="24"/>
        </w:rPr>
        <w:instrText xml:space="preserve"> seq txt </w:instrText>
      </w:r>
      <w:r w:rsidR="00930798" w:rsidRPr="00B00E11">
        <w:rPr>
          <w:sz w:val="24"/>
        </w:rPr>
        <w:fldChar w:fldCharType="separate"/>
      </w:r>
      <w:r w:rsidR="00AB38DF">
        <w:rPr>
          <w:noProof/>
          <w:sz w:val="24"/>
        </w:rPr>
        <w:t>17</w:t>
      </w:r>
      <w:r w:rsidR="00930798" w:rsidRPr="00B00E11">
        <w:rPr>
          <w:sz w:val="24"/>
        </w:rPr>
        <w:fldChar w:fldCharType="end"/>
      </w:r>
      <w:r w:rsidRPr="00D53A51">
        <w:rPr>
          <w:rFonts w:hint="eastAsia"/>
          <w:sz w:val="24"/>
        </w:rPr>
        <w:t>所示。</w:t>
      </w:r>
      <w:r w:rsidR="00B93E25">
        <w:rPr>
          <w:rFonts w:hint="eastAsia"/>
          <w:sz w:val="24"/>
        </w:rPr>
        <w:t>分图</w:t>
      </w:r>
      <w:r w:rsidR="00B93E25" w:rsidRPr="00802AA2">
        <w:rPr>
          <w:rFonts w:hint="eastAsia"/>
          <w:sz w:val="24"/>
        </w:rPr>
        <w:t>a</w:t>
      </w:r>
      <w:r w:rsidR="00B93E25">
        <w:rPr>
          <w:rFonts w:hint="eastAsia"/>
          <w:sz w:val="24"/>
        </w:rPr>
        <w:t>为电磁阀和继电器工作图，分图</w:t>
      </w:r>
      <w:r w:rsidR="00B93E25">
        <w:rPr>
          <w:rFonts w:hint="eastAsia"/>
          <w:sz w:val="24"/>
        </w:rPr>
        <w:t>b</w:t>
      </w:r>
      <w:r w:rsidR="00B93E25">
        <w:rPr>
          <w:rFonts w:hint="eastAsia"/>
          <w:sz w:val="24"/>
        </w:rPr>
        <w:t>是水泵工作图。</w:t>
      </w:r>
    </w:p>
    <w:p w14:paraId="181D2BC6" w14:textId="749D1CEB" w:rsidR="008424CF" w:rsidRDefault="008424CF" w:rsidP="008424CF">
      <w:pPr>
        <w:wordWrap w:val="0"/>
        <w:spacing w:line="360" w:lineRule="auto"/>
        <w:jc w:val="center"/>
        <w:rPr>
          <w:sz w:val="24"/>
        </w:rPr>
      </w:pPr>
    </w:p>
    <w:p w14:paraId="3224F7AA" w14:textId="6BD713B3" w:rsidR="008424CF" w:rsidRDefault="008424CF" w:rsidP="0096796D">
      <w:pPr>
        <w:pStyle w:val="a5"/>
        <w:wordWrap w:val="0"/>
        <w:spacing w:line="360" w:lineRule="auto"/>
        <w:jc w:val="center"/>
        <w:rPr>
          <w:rFonts w:ascii="Times New Roman" w:eastAsia="宋体" w:hAnsi="Times New Roman"/>
          <w:sz w:val="18"/>
          <w:szCs w:val="18"/>
        </w:rPr>
      </w:pPr>
      <w:r>
        <w:rPr>
          <w:rFonts w:ascii="Times New Roman" w:eastAsia="宋体" w:hAnsi="Times New Roman"/>
          <w:sz w:val="18"/>
          <w:szCs w:val="18"/>
        </w:rPr>
        <w:t>（</w:t>
      </w:r>
      <w:r w:rsidRPr="00802AA2">
        <w:rPr>
          <w:rFonts w:ascii="Times New Roman" w:eastAsia="宋体" w:hAnsi="Times New Roman"/>
          <w:sz w:val="18"/>
          <w:szCs w:val="18"/>
        </w:rPr>
        <w:t>a</w:t>
      </w:r>
      <w:r>
        <w:rPr>
          <w:rFonts w:ascii="Times New Roman" w:eastAsia="宋体" w:hAnsi="Times New Roman"/>
          <w:sz w:val="18"/>
          <w:szCs w:val="18"/>
        </w:rPr>
        <w:t>）</w:t>
      </w:r>
      <w:r w:rsidR="0096796D">
        <w:rPr>
          <w:rFonts w:ascii="Times New Roman" w:eastAsia="宋体" w:hAnsi="Times New Roman" w:hint="eastAsia"/>
          <w:sz w:val="18"/>
          <w:szCs w:val="18"/>
        </w:rPr>
        <w:t>电磁阀和继电器</w:t>
      </w:r>
      <w:r w:rsidR="005A4DBB">
        <w:rPr>
          <w:rFonts w:ascii="Times New Roman" w:eastAsia="宋体" w:hAnsi="Times New Roman" w:hint="eastAsia"/>
          <w:sz w:val="18"/>
          <w:szCs w:val="18"/>
        </w:rPr>
        <w:t>正在工作</w:t>
      </w:r>
    </w:p>
    <w:p w14:paraId="4F3DF918" w14:textId="4A6B5D34" w:rsidR="008424CF" w:rsidRDefault="008424CF" w:rsidP="008424CF">
      <w:pPr>
        <w:wordWrap w:val="0"/>
        <w:jc w:val="center"/>
      </w:pPr>
    </w:p>
    <w:p w14:paraId="1789DA60" w14:textId="4F0DF12A" w:rsidR="008424CF" w:rsidRDefault="008424CF" w:rsidP="0096796D">
      <w:pPr>
        <w:pStyle w:val="a5"/>
        <w:wordWrap w:val="0"/>
        <w:spacing w:line="360" w:lineRule="auto"/>
        <w:jc w:val="center"/>
        <w:rPr>
          <w:rFonts w:ascii="Times New Roman" w:hAnsi="Times New Roman"/>
        </w:rPr>
      </w:pPr>
      <w:r>
        <w:rPr>
          <w:rFonts w:ascii="Times New Roman" w:eastAsia="宋体" w:hAnsi="Times New Roman"/>
          <w:sz w:val="18"/>
          <w:szCs w:val="18"/>
        </w:rPr>
        <w:t>（</w:t>
      </w:r>
      <w:r w:rsidRPr="00802AA2">
        <w:rPr>
          <w:rFonts w:ascii="Times New Roman" w:eastAsia="宋体" w:hAnsi="Times New Roman"/>
          <w:sz w:val="18"/>
          <w:szCs w:val="18"/>
        </w:rPr>
        <w:t>b</w:t>
      </w:r>
      <w:r>
        <w:rPr>
          <w:rFonts w:ascii="Times New Roman" w:eastAsia="宋体" w:hAnsi="Times New Roman"/>
          <w:sz w:val="18"/>
          <w:szCs w:val="18"/>
        </w:rPr>
        <w:t>）</w:t>
      </w:r>
      <w:r w:rsidR="0096796D">
        <w:rPr>
          <w:rFonts w:ascii="Times New Roman" w:eastAsia="宋体" w:hAnsi="Times New Roman" w:hint="eastAsia"/>
          <w:sz w:val="18"/>
          <w:szCs w:val="18"/>
        </w:rPr>
        <w:t>水泵</w:t>
      </w:r>
      <w:r w:rsidR="005A4DBB">
        <w:rPr>
          <w:rFonts w:ascii="Times New Roman" w:eastAsia="宋体" w:hAnsi="Times New Roman" w:hint="eastAsia"/>
          <w:sz w:val="18"/>
          <w:szCs w:val="18"/>
        </w:rPr>
        <w:t>正在</w:t>
      </w:r>
      <w:r w:rsidR="0096796D">
        <w:rPr>
          <w:rFonts w:ascii="Times New Roman" w:eastAsia="宋体" w:hAnsi="Times New Roman" w:hint="eastAsia"/>
          <w:sz w:val="18"/>
          <w:szCs w:val="18"/>
        </w:rPr>
        <w:t>工作</w:t>
      </w:r>
    </w:p>
    <w:p w14:paraId="5F582265" w14:textId="4F63C5FE" w:rsidR="008424CF" w:rsidRDefault="00675656" w:rsidP="00675656">
      <w:pPr>
        <w:wordWrap w:val="0"/>
        <w:jc w:val="center"/>
        <w:rPr>
          <w:rFonts w:eastAsia="黑体"/>
          <w:szCs w:val="21"/>
        </w:rPr>
      </w:pPr>
      <w:r>
        <w:rPr>
          <w:rFonts w:eastAsia="黑体"/>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AB38DF">
        <w:rPr>
          <w:noProof/>
          <w:szCs w:val="21"/>
        </w:rPr>
        <w:t>5</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list</w:instrText>
      </w:r>
      <w:r>
        <w:rPr>
          <w:szCs w:val="21"/>
        </w:rPr>
        <w:instrText xml:space="preserve"> </w:instrText>
      </w:r>
      <w:r>
        <w:rPr>
          <w:szCs w:val="21"/>
        </w:rPr>
        <w:fldChar w:fldCharType="separate"/>
      </w:r>
      <w:r w:rsidR="00AB38DF">
        <w:rPr>
          <w:noProof/>
          <w:szCs w:val="21"/>
        </w:rPr>
        <w:t>17</w:t>
      </w:r>
      <w:r>
        <w:rPr>
          <w:szCs w:val="21"/>
        </w:rPr>
        <w:fldChar w:fldCharType="end"/>
      </w:r>
      <w:r>
        <w:rPr>
          <w:rFonts w:eastAsia="黑体"/>
        </w:rPr>
        <w:t xml:space="preserve">　</w:t>
      </w:r>
      <w:r w:rsidRPr="0019169F">
        <w:rPr>
          <w:rFonts w:eastAsia="黑体" w:hint="eastAsia"/>
          <w:szCs w:val="21"/>
        </w:rPr>
        <w:t>灭火系统工作状态</w:t>
      </w:r>
      <w:r>
        <w:rPr>
          <w:rFonts w:eastAsia="黑体" w:hint="eastAsia"/>
          <w:szCs w:val="21"/>
        </w:rPr>
        <w:t>实拍图</w:t>
      </w:r>
    </w:p>
    <w:p w14:paraId="668F0D81" w14:textId="582810E4" w:rsidR="003A5A16" w:rsidRDefault="003A5A16" w:rsidP="003A5A16">
      <w:pPr>
        <w:wordWrap w:val="0"/>
        <w:spacing w:line="360" w:lineRule="auto"/>
        <w:ind w:firstLineChars="200" w:firstLine="480"/>
        <w:rPr>
          <w:sz w:val="24"/>
        </w:rPr>
      </w:pPr>
      <w:r w:rsidRPr="003A5A16">
        <w:rPr>
          <w:rFonts w:hint="eastAsia"/>
          <w:sz w:val="24"/>
        </w:rPr>
        <w:t>继续点燃打火机，数据会上传到云端，</w:t>
      </w:r>
      <w:bookmarkStart w:id="127" w:name="_Hlk198501656"/>
      <w:r w:rsidRPr="003A5A16">
        <w:rPr>
          <w:rFonts w:hint="eastAsia"/>
          <w:sz w:val="24"/>
        </w:rPr>
        <w:t>巴法云公众号</w:t>
      </w:r>
      <w:bookmarkEnd w:id="127"/>
      <w:r w:rsidRPr="003A5A16">
        <w:rPr>
          <w:rFonts w:hint="eastAsia"/>
          <w:sz w:val="24"/>
        </w:rPr>
        <w:t>会接收到对应区域火灾报警的信息，如图</w:t>
      </w:r>
      <w:r w:rsidR="005F2A31" w:rsidRPr="00B00E11">
        <w:rPr>
          <w:sz w:val="24"/>
        </w:rPr>
        <w:fldChar w:fldCharType="begin"/>
      </w:r>
      <w:r w:rsidR="005F2A31" w:rsidRPr="00B00E11">
        <w:rPr>
          <w:sz w:val="24"/>
        </w:rPr>
        <w:instrText xml:space="preserve"> Seq eq \c </w:instrText>
      </w:r>
      <w:r w:rsidR="005F2A31" w:rsidRPr="00B00E11">
        <w:rPr>
          <w:sz w:val="24"/>
        </w:rPr>
        <w:fldChar w:fldCharType="separate"/>
      </w:r>
      <w:r w:rsidR="00AB38DF">
        <w:rPr>
          <w:noProof/>
          <w:sz w:val="24"/>
        </w:rPr>
        <w:t>5</w:t>
      </w:r>
      <w:r w:rsidR="005F2A31" w:rsidRPr="00B00E11">
        <w:rPr>
          <w:sz w:val="24"/>
        </w:rPr>
        <w:fldChar w:fldCharType="end"/>
      </w:r>
      <w:r w:rsidR="005F2A31" w:rsidRPr="00B00E11">
        <w:rPr>
          <w:sz w:val="24"/>
        </w:rPr>
        <w:t>.</w:t>
      </w:r>
      <w:r w:rsidR="005F2A31" w:rsidRPr="00B00E11">
        <w:rPr>
          <w:sz w:val="24"/>
        </w:rPr>
        <w:fldChar w:fldCharType="begin"/>
      </w:r>
      <w:r w:rsidR="005F2A31" w:rsidRPr="00B00E11">
        <w:rPr>
          <w:sz w:val="24"/>
        </w:rPr>
        <w:instrText xml:space="preserve"> seq txt </w:instrText>
      </w:r>
      <w:r w:rsidR="005F2A31" w:rsidRPr="00B00E11">
        <w:rPr>
          <w:sz w:val="24"/>
        </w:rPr>
        <w:fldChar w:fldCharType="separate"/>
      </w:r>
      <w:r w:rsidR="00AB38DF">
        <w:rPr>
          <w:noProof/>
          <w:sz w:val="24"/>
        </w:rPr>
        <w:t>18</w:t>
      </w:r>
      <w:r w:rsidR="005F2A31" w:rsidRPr="00B00E11">
        <w:rPr>
          <w:sz w:val="24"/>
        </w:rPr>
        <w:fldChar w:fldCharType="end"/>
      </w:r>
      <w:r w:rsidRPr="003A5A16">
        <w:rPr>
          <w:rFonts w:hint="eastAsia"/>
          <w:sz w:val="24"/>
        </w:rPr>
        <w:t>所示。企业微信也会接收到报警信息，如图</w:t>
      </w:r>
      <w:r w:rsidR="005F2A31" w:rsidRPr="00B00E11">
        <w:rPr>
          <w:sz w:val="24"/>
        </w:rPr>
        <w:fldChar w:fldCharType="begin"/>
      </w:r>
      <w:r w:rsidR="005F2A31" w:rsidRPr="00B00E11">
        <w:rPr>
          <w:sz w:val="24"/>
        </w:rPr>
        <w:instrText xml:space="preserve"> Seq eq \c </w:instrText>
      </w:r>
      <w:r w:rsidR="005F2A31" w:rsidRPr="00B00E11">
        <w:rPr>
          <w:sz w:val="24"/>
        </w:rPr>
        <w:fldChar w:fldCharType="separate"/>
      </w:r>
      <w:r w:rsidR="00AB38DF">
        <w:rPr>
          <w:noProof/>
          <w:sz w:val="24"/>
        </w:rPr>
        <w:t>5</w:t>
      </w:r>
      <w:r w:rsidR="005F2A31" w:rsidRPr="00B00E11">
        <w:rPr>
          <w:sz w:val="24"/>
        </w:rPr>
        <w:fldChar w:fldCharType="end"/>
      </w:r>
      <w:r w:rsidR="005F2A31" w:rsidRPr="00B00E11">
        <w:rPr>
          <w:sz w:val="24"/>
        </w:rPr>
        <w:t>.</w:t>
      </w:r>
      <w:r w:rsidR="005F2A31" w:rsidRPr="00B00E11">
        <w:rPr>
          <w:sz w:val="24"/>
        </w:rPr>
        <w:fldChar w:fldCharType="begin"/>
      </w:r>
      <w:r w:rsidR="005F2A31" w:rsidRPr="00B00E11">
        <w:rPr>
          <w:sz w:val="24"/>
        </w:rPr>
        <w:instrText xml:space="preserve"> seq txt </w:instrText>
      </w:r>
      <w:r w:rsidR="005F2A31" w:rsidRPr="00B00E11">
        <w:rPr>
          <w:sz w:val="24"/>
        </w:rPr>
        <w:fldChar w:fldCharType="separate"/>
      </w:r>
      <w:r w:rsidR="00AB38DF">
        <w:rPr>
          <w:noProof/>
          <w:sz w:val="24"/>
        </w:rPr>
        <w:t>19</w:t>
      </w:r>
      <w:r w:rsidR="005F2A31" w:rsidRPr="00B00E11">
        <w:rPr>
          <w:sz w:val="24"/>
        </w:rPr>
        <w:fldChar w:fldCharType="end"/>
      </w:r>
      <w:r w:rsidRPr="003A5A16">
        <w:rPr>
          <w:rFonts w:hint="eastAsia"/>
          <w:sz w:val="24"/>
        </w:rPr>
        <w:t>所示。短信平台也同时收到了报警的信息，如图</w:t>
      </w:r>
      <w:r w:rsidR="005F2A31" w:rsidRPr="00B00E11">
        <w:rPr>
          <w:sz w:val="24"/>
        </w:rPr>
        <w:fldChar w:fldCharType="begin"/>
      </w:r>
      <w:r w:rsidR="005F2A31" w:rsidRPr="00B00E11">
        <w:rPr>
          <w:sz w:val="24"/>
        </w:rPr>
        <w:instrText xml:space="preserve"> Seq eq \c </w:instrText>
      </w:r>
      <w:r w:rsidR="005F2A31" w:rsidRPr="00B00E11">
        <w:rPr>
          <w:sz w:val="24"/>
        </w:rPr>
        <w:fldChar w:fldCharType="separate"/>
      </w:r>
      <w:r w:rsidR="00AB38DF">
        <w:rPr>
          <w:noProof/>
          <w:sz w:val="24"/>
        </w:rPr>
        <w:t>5</w:t>
      </w:r>
      <w:r w:rsidR="005F2A31" w:rsidRPr="00B00E11">
        <w:rPr>
          <w:sz w:val="24"/>
        </w:rPr>
        <w:fldChar w:fldCharType="end"/>
      </w:r>
      <w:r w:rsidR="005F2A31" w:rsidRPr="00B00E11">
        <w:rPr>
          <w:sz w:val="24"/>
        </w:rPr>
        <w:t>.</w:t>
      </w:r>
      <w:r w:rsidR="005F2A31" w:rsidRPr="00B00E11">
        <w:rPr>
          <w:sz w:val="24"/>
        </w:rPr>
        <w:fldChar w:fldCharType="begin"/>
      </w:r>
      <w:r w:rsidR="005F2A31" w:rsidRPr="00B00E11">
        <w:rPr>
          <w:sz w:val="24"/>
        </w:rPr>
        <w:instrText xml:space="preserve"> seq txt </w:instrText>
      </w:r>
      <w:r w:rsidR="005F2A31" w:rsidRPr="00B00E11">
        <w:rPr>
          <w:sz w:val="24"/>
        </w:rPr>
        <w:fldChar w:fldCharType="separate"/>
      </w:r>
      <w:r w:rsidR="00AB38DF">
        <w:rPr>
          <w:noProof/>
          <w:sz w:val="24"/>
        </w:rPr>
        <w:t>20</w:t>
      </w:r>
      <w:r w:rsidR="005F2A31" w:rsidRPr="00B00E11">
        <w:rPr>
          <w:sz w:val="24"/>
        </w:rPr>
        <w:fldChar w:fldCharType="end"/>
      </w:r>
      <w:r w:rsidRPr="003A5A16">
        <w:rPr>
          <w:rFonts w:hint="eastAsia"/>
          <w:sz w:val="24"/>
        </w:rPr>
        <w:t>所示。</w:t>
      </w:r>
    </w:p>
    <w:p w14:paraId="6485EB77" w14:textId="77777777" w:rsidR="003A5A16" w:rsidRDefault="003A5A16" w:rsidP="003A5A16">
      <w:pPr>
        <w:wordWrap w:val="0"/>
        <w:spacing w:line="360" w:lineRule="auto"/>
        <w:jc w:val="center"/>
        <w:rPr>
          <w:sz w:val="24"/>
        </w:rPr>
      </w:pPr>
    </w:p>
    <w:p w14:paraId="00A722E7" w14:textId="58184E76" w:rsidR="003A5A16" w:rsidRPr="00920CDA" w:rsidRDefault="003A5A16" w:rsidP="00CD2D39">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18</w:t>
      </w:r>
      <w:r>
        <w:rPr>
          <w:rFonts w:ascii="Times New Roman" w:hAnsi="Times New Roman"/>
          <w:sz w:val="21"/>
          <w:szCs w:val="21"/>
        </w:rPr>
        <w:fldChar w:fldCharType="end"/>
      </w:r>
      <w:r>
        <w:rPr>
          <w:rFonts w:ascii="Times New Roman" w:hAnsi="Times New Roman" w:hint="eastAsia"/>
          <w:sz w:val="21"/>
          <w:szCs w:val="21"/>
        </w:rPr>
        <w:t xml:space="preserve">　</w:t>
      </w:r>
      <w:r w:rsidR="002F7ACF" w:rsidRPr="002F7ACF">
        <w:rPr>
          <w:rFonts w:hint="eastAsia"/>
          <w:sz w:val="21"/>
          <w:szCs w:val="21"/>
        </w:rPr>
        <w:t>巴法云公众号</w:t>
      </w:r>
      <w:r w:rsidR="002F7ACF">
        <w:rPr>
          <w:rFonts w:hint="eastAsia"/>
          <w:sz w:val="21"/>
          <w:szCs w:val="21"/>
        </w:rPr>
        <w:t>接收报警信息截图</w:t>
      </w:r>
    </w:p>
    <w:p w14:paraId="26EB42DB" w14:textId="77777777" w:rsidR="003A5A16" w:rsidRDefault="003A5A16" w:rsidP="003A5A16">
      <w:pPr>
        <w:wordWrap w:val="0"/>
        <w:spacing w:line="360" w:lineRule="auto"/>
        <w:jc w:val="center"/>
        <w:rPr>
          <w:sz w:val="24"/>
        </w:rPr>
      </w:pPr>
    </w:p>
    <w:p w14:paraId="2A7085A1" w14:textId="41D253D4" w:rsidR="003A5A16" w:rsidRPr="00920CDA" w:rsidRDefault="003A5A16" w:rsidP="00CD2D39">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19</w:t>
      </w:r>
      <w:r>
        <w:rPr>
          <w:rFonts w:ascii="Times New Roman" w:hAnsi="Times New Roman"/>
          <w:sz w:val="21"/>
          <w:szCs w:val="21"/>
        </w:rPr>
        <w:fldChar w:fldCharType="end"/>
      </w:r>
      <w:r>
        <w:rPr>
          <w:rFonts w:ascii="Times New Roman" w:hAnsi="Times New Roman" w:hint="eastAsia"/>
          <w:sz w:val="21"/>
          <w:szCs w:val="21"/>
        </w:rPr>
        <w:t xml:space="preserve">　</w:t>
      </w:r>
      <w:r w:rsidR="002F7ACF">
        <w:rPr>
          <w:rFonts w:hint="eastAsia"/>
          <w:sz w:val="21"/>
          <w:szCs w:val="21"/>
        </w:rPr>
        <w:t>企业微信群接收报警信息截图</w:t>
      </w:r>
    </w:p>
    <w:p w14:paraId="70D43C7A" w14:textId="77777777" w:rsidR="003A5A16" w:rsidRDefault="003A5A16" w:rsidP="003A5A16">
      <w:pPr>
        <w:wordWrap w:val="0"/>
        <w:spacing w:line="360" w:lineRule="auto"/>
        <w:jc w:val="center"/>
        <w:rPr>
          <w:sz w:val="24"/>
        </w:rPr>
      </w:pPr>
    </w:p>
    <w:p w14:paraId="16CF8570" w14:textId="0B3F97DF" w:rsidR="003A5A16" w:rsidRPr="00CD2D39" w:rsidRDefault="003A5A16" w:rsidP="00CD2D39">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20</w:t>
      </w:r>
      <w:r>
        <w:rPr>
          <w:rFonts w:ascii="Times New Roman" w:hAnsi="Times New Roman"/>
          <w:sz w:val="21"/>
          <w:szCs w:val="21"/>
        </w:rPr>
        <w:fldChar w:fldCharType="end"/>
      </w:r>
      <w:r>
        <w:rPr>
          <w:rFonts w:ascii="Times New Roman" w:hAnsi="Times New Roman" w:hint="eastAsia"/>
          <w:sz w:val="21"/>
          <w:szCs w:val="21"/>
        </w:rPr>
        <w:t xml:space="preserve">　</w:t>
      </w:r>
      <w:r w:rsidR="003A796F">
        <w:rPr>
          <w:rFonts w:hint="eastAsia"/>
          <w:sz w:val="21"/>
          <w:szCs w:val="21"/>
        </w:rPr>
        <w:t>手机短信平台接收报警信息截图</w:t>
      </w:r>
    </w:p>
    <w:p w14:paraId="47466883" w14:textId="1B8CDCED" w:rsidR="00F743F7" w:rsidRPr="003A5A16" w:rsidRDefault="003A5A16" w:rsidP="003A5A16">
      <w:pPr>
        <w:wordWrap w:val="0"/>
        <w:spacing w:line="360" w:lineRule="auto"/>
        <w:ind w:firstLineChars="200" w:firstLine="480"/>
        <w:rPr>
          <w:sz w:val="24"/>
        </w:rPr>
      </w:pPr>
      <w:r w:rsidRPr="003A5A16">
        <w:rPr>
          <w:rFonts w:hint="eastAsia"/>
          <w:sz w:val="24"/>
        </w:rPr>
        <w:t>在点灯科技平台的楼宇区域，监测部分也会实时显示该区域的状态如图</w:t>
      </w:r>
      <w:r w:rsidR="006C0763" w:rsidRPr="00B00E11">
        <w:rPr>
          <w:sz w:val="24"/>
        </w:rPr>
        <w:fldChar w:fldCharType="begin"/>
      </w:r>
      <w:r w:rsidR="006C0763" w:rsidRPr="00B00E11">
        <w:rPr>
          <w:sz w:val="24"/>
        </w:rPr>
        <w:instrText xml:space="preserve"> Seq eq \c </w:instrText>
      </w:r>
      <w:r w:rsidR="006C0763" w:rsidRPr="00B00E11">
        <w:rPr>
          <w:sz w:val="24"/>
        </w:rPr>
        <w:fldChar w:fldCharType="separate"/>
      </w:r>
      <w:r w:rsidR="00AB38DF">
        <w:rPr>
          <w:noProof/>
          <w:sz w:val="24"/>
        </w:rPr>
        <w:t>5</w:t>
      </w:r>
      <w:r w:rsidR="006C0763" w:rsidRPr="00B00E11">
        <w:rPr>
          <w:sz w:val="24"/>
        </w:rPr>
        <w:fldChar w:fldCharType="end"/>
      </w:r>
      <w:r w:rsidR="006C0763" w:rsidRPr="00B00E11">
        <w:rPr>
          <w:sz w:val="24"/>
        </w:rPr>
        <w:t>.</w:t>
      </w:r>
      <w:r w:rsidR="006C0763" w:rsidRPr="00B00E11">
        <w:rPr>
          <w:sz w:val="24"/>
        </w:rPr>
        <w:fldChar w:fldCharType="begin"/>
      </w:r>
      <w:r w:rsidR="006C0763" w:rsidRPr="00B00E11">
        <w:rPr>
          <w:sz w:val="24"/>
        </w:rPr>
        <w:instrText xml:space="preserve"> seq txt </w:instrText>
      </w:r>
      <w:r w:rsidR="006C0763" w:rsidRPr="00B00E11">
        <w:rPr>
          <w:sz w:val="24"/>
        </w:rPr>
        <w:fldChar w:fldCharType="separate"/>
      </w:r>
      <w:r w:rsidR="00AB38DF">
        <w:rPr>
          <w:noProof/>
          <w:sz w:val="24"/>
        </w:rPr>
        <w:t>21</w:t>
      </w:r>
      <w:r w:rsidR="006C0763" w:rsidRPr="00B00E11">
        <w:rPr>
          <w:sz w:val="24"/>
        </w:rPr>
        <w:fldChar w:fldCharType="end"/>
      </w:r>
      <w:r w:rsidRPr="003A5A16">
        <w:rPr>
          <w:rFonts w:hint="eastAsia"/>
          <w:sz w:val="24"/>
        </w:rPr>
        <w:t>所示。</w:t>
      </w:r>
      <w:r w:rsidR="00B93E25">
        <w:rPr>
          <w:rFonts w:hint="eastAsia"/>
          <w:sz w:val="24"/>
        </w:rPr>
        <w:t>分图</w:t>
      </w:r>
      <w:r w:rsidR="00B93E25" w:rsidRPr="00802AA2">
        <w:rPr>
          <w:rFonts w:hint="eastAsia"/>
          <w:sz w:val="24"/>
        </w:rPr>
        <w:t>a</w:t>
      </w:r>
      <w:r w:rsidR="00B93E25">
        <w:rPr>
          <w:rFonts w:hint="eastAsia"/>
          <w:sz w:val="24"/>
        </w:rPr>
        <w:t>为楼宇正常时点灯科技显示图，分图</w:t>
      </w:r>
      <w:r w:rsidR="00B93E25">
        <w:rPr>
          <w:rFonts w:hint="eastAsia"/>
          <w:sz w:val="24"/>
        </w:rPr>
        <w:t>b</w:t>
      </w:r>
      <w:r w:rsidR="00BA3353" w:rsidRPr="00BA3353">
        <w:rPr>
          <w:rFonts w:hint="eastAsia"/>
          <w:sz w:val="24"/>
        </w:rPr>
        <w:t>楼宇区域着火时点灯科技显示</w:t>
      </w:r>
      <w:r w:rsidR="00B93E25">
        <w:rPr>
          <w:rFonts w:hint="eastAsia"/>
          <w:sz w:val="24"/>
        </w:rPr>
        <w:t>图。</w:t>
      </w:r>
    </w:p>
    <w:p w14:paraId="532C55B5" w14:textId="7EA5D213" w:rsidR="008424CF" w:rsidRDefault="008424CF" w:rsidP="008424CF">
      <w:pPr>
        <w:wordWrap w:val="0"/>
        <w:spacing w:line="360" w:lineRule="auto"/>
        <w:jc w:val="center"/>
        <w:rPr>
          <w:sz w:val="24"/>
        </w:rPr>
      </w:pPr>
    </w:p>
    <w:p w14:paraId="69657E93" w14:textId="2A0478B9" w:rsidR="001052E0" w:rsidRDefault="001052E0" w:rsidP="001052E0">
      <w:pPr>
        <w:pStyle w:val="a5"/>
        <w:wordWrap w:val="0"/>
        <w:spacing w:line="360" w:lineRule="auto"/>
        <w:ind w:firstLine="361"/>
        <w:jc w:val="center"/>
        <w:rPr>
          <w:rFonts w:ascii="Times New Roman" w:eastAsia="宋体" w:hAnsi="Times New Roman"/>
          <w:sz w:val="18"/>
          <w:szCs w:val="18"/>
        </w:rPr>
      </w:pPr>
      <w:r>
        <w:rPr>
          <w:rFonts w:ascii="Times New Roman" w:eastAsia="宋体" w:hAnsi="Times New Roman"/>
          <w:sz w:val="18"/>
          <w:szCs w:val="18"/>
        </w:rPr>
        <w:t>（</w:t>
      </w:r>
      <w:r w:rsidRPr="00802AA2">
        <w:rPr>
          <w:rFonts w:ascii="Times New Roman" w:eastAsia="宋体" w:hAnsi="Times New Roman"/>
          <w:sz w:val="18"/>
          <w:szCs w:val="18"/>
        </w:rPr>
        <w:t>a</w:t>
      </w:r>
      <w:r>
        <w:rPr>
          <w:rFonts w:ascii="Times New Roman" w:eastAsia="宋体" w:hAnsi="Times New Roman"/>
          <w:sz w:val="18"/>
          <w:szCs w:val="18"/>
        </w:rPr>
        <w:t>）</w:t>
      </w:r>
      <w:r w:rsidR="00F82312">
        <w:rPr>
          <w:rFonts w:ascii="Times New Roman" w:eastAsia="宋体" w:hAnsi="Times New Roman" w:hint="eastAsia"/>
          <w:sz w:val="18"/>
          <w:szCs w:val="18"/>
        </w:rPr>
        <w:t>楼宇正常时</w:t>
      </w:r>
      <w:r>
        <w:rPr>
          <w:rFonts w:ascii="Times New Roman" w:eastAsia="宋体" w:hAnsi="Times New Roman" w:hint="eastAsia"/>
          <w:sz w:val="18"/>
          <w:szCs w:val="18"/>
        </w:rPr>
        <w:t>点灯科技显示</w:t>
      </w:r>
    </w:p>
    <w:p w14:paraId="75B5BF71" w14:textId="77777777" w:rsidR="001052E0" w:rsidRDefault="001052E0" w:rsidP="001052E0">
      <w:pPr>
        <w:wordWrap w:val="0"/>
        <w:jc w:val="center"/>
      </w:pPr>
    </w:p>
    <w:p w14:paraId="150E8733" w14:textId="129FA46D" w:rsidR="001052E0" w:rsidRPr="001052E0" w:rsidRDefault="001052E0" w:rsidP="001052E0">
      <w:pPr>
        <w:pStyle w:val="a5"/>
        <w:wordWrap w:val="0"/>
        <w:spacing w:line="360" w:lineRule="auto"/>
        <w:ind w:firstLine="361"/>
        <w:jc w:val="center"/>
        <w:rPr>
          <w:rFonts w:ascii="Times New Roman" w:hAnsi="Times New Roman"/>
        </w:rPr>
      </w:pPr>
      <w:r>
        <w:rPr>
          <w:rFonts w:ascii="Times New Roman" w:eastAsia="宋体" w:hAnsi="Times New Roman"/>
          <w:sz w:val="18"/>
          <w:szCs w:val="18"/>
        </w:rPr>
        <w:t>（</w:t>
      </w:r>
      <w:r w:rsidRPr="00802AA2">
        <w:rPr>
          <w:rFonts w:ascii="Times New Roman" w:eastAsia="宋体" w:hAnsi="Times New Roman"/>
          <w:sz w:val="18"/>
          <w:szCs w:val="18"/>
        </w:rPr>
        <w:t>b</w:t>
      </w:r>
      <w:r>
        <w:rPr>
          <w:rFonts w:ascii="Times New Roman" w:eastAsia="宋体" w:hAnsi="Times New Roman"/>
          <w:sz w:val="18"/>
          <w:szCs w:val="18"/>
        </w:rPr>
        <w:t>）</w:t>
      </w:r>
      <w:r w:rsidR="00F82312">
        <w:rPr>
          <w:rFonts w:ascii="Times New Roman" w:eastAsia="宋体" w:hAnsi="Times New Roman" w:hint="eastAsia"/>
          <w:sz w:val="18"/>
          <w:szCs w:val="18"/>
        </w:rPr>
        <w:t>楼宇区域着火时点灯科技显示</w:t>
      </w:r>
    </w:p>
    <w:p w14:paraId="66E0D280" w14:textId="2D843A1E" w:rsidR="008424CF" w:rsidRDefault="008424CF" w:rsidP="006232AB">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006C0763">
        <w:rPr>
          <w:rFonts w:ascii="Times New Roman" w:hAnsi="Times New Roman"/>
          <w:sz w:val="21"/>
          <w:szCs w:val="21"/>
        </w:rPr>
        <w:fldChar w:fldCharType="begin"/>
      </w:r>
      <w:r w:rsidR="006C0763">
        <w:rPr>
          <w:rFonts w:ascii="Times New Roman" w:hAnsi="Times New Roman"/>
          <w:sz w:val="21"/>
          <w:szCs w:val="21"/>
        </w:rPr>
        <w:instrText xml:space="preserve"> </w:instrText>
      </w:r>
      <w:r w:rsidR="006C0763">
        <w:rPr>
          <w:rFonts w:ascii="Times New Roman" w:hAnsi="Times New Roman" w:hint="eastAsia"/>
          <w:sz w:val="21"/>
          <w:szCs w:val="21"/>
        </w:rPr>
        <w:instrText>Seq eq \c</w:instrText>
      </w:r>
      <w:r w:rsidR="006C0763">
        <w:rPr>
          <w:rFonts w:ascii="Times New Roman" w:hAnsi="Times New Roman"/>
          <w:sz w:val="21"/>
          <w:szCs w:val="21"/>
        </w:rPr>
        <w:instrText xml:space="preserve"> </w:instrText>
      </w:r>
      <w:r w:rsidR="006C0763">
        <w:rPr>
          <w:rFonts w:ascii="Times New Roman" w:hAnsi="Times New Roman"/>
          <w:sz w:val="21"/>
          <w:szCs w:val="21"/>
        </w:rPr>
        <w:fldChar w:fldCharType="separate"/>
      </w:r>
      <w:r w:rsidR="00AB38DF">
        <w:rPr>
          <w:rFonts w:ascii="Times New Roman" w:hAnsi="Times New Roman"/>
          <w:noProof/>
          <w:sz w:val="21"/>
          <w:szCs w:val="21"/>
        </w:rPr>
        <w:t>5</w:t>
      </w:r>
      <w:r w:rsidR="006C0763">
        <w:rPr>
          <w:rFonts w:ascii="Times New Roman" w:hAnsi="Times New Roman"/>
          <w:sz w:val="21"/>
          <w:szCs w:val="21"/>
        </w:rPr>
        <w:fldChar w:fldCharType="end"/>
      </w:r>
      <w:r w:rsidR="006C0763">
        <w:rPr>
          <w:rFonts w:ascii="Times New Roman" w:hAnsi="Times New Roman" w:hint="eastAsia"/>
          <w:sz w:val="21"/>
          <w:szCs w:val="21"/>
        </w:rPr>
        <w:t>.</w:t>
      </w:r>
      <w:r w:rsidR="006C0763">
        <w:rPr>
          <w:rFonts w:ascii="Times New Roman" w:hAnsi="Times New Roman"/>
          <w:sz w:val="21"/>
          <w:szCs w:val="21"/>
        </w:rPr>
        <w:fldChar w:fldCharType="begin"/>
      </w:r>
      <w:r w:rsidR="006C0763">
        <w:rPr>
          <w:rFonts w:ascii="Times New Roman" w:hAnsi="Times New Roman"/>
          <w:sz w:val="21"/>
          <w:szCs w:val="21"/>
        </w:rPr>
        <w:instrText xml:space="preserve"> </w:instrText>
      </w:r>
      <w:r w:rsidR="006C0763">
        <w:rPr>
          <w:rFonts w:ascii="Times New Roman" w:hAnsi="Times New Roman" w:hint="eastAsia"/>
          <w:sz w:val="21"/>
          <w:szCs w:val="21"/>
        </w:rPr>
        <w:instrText>Seq list</w:instrText>
      </w:r>
      <w:r w:rsidR="006C0763">
        <w:rPr>
          <w:rFonts w:ascii="Times New Roman" w:hAnsi="Times New Roman"/>
          <w:sz w:val="21"/>
          <w:szCs w:val="21"/>
        </w:rPr>
        <w:instrText xml:space="preserve"> </w:instrText>
      </w:r>
      <w:r w:rsidR="006C0763">
        <w:rPr>
          <w:rFonts w:ascii="Times New Roman" w:hAnsi="Times New Roman"/>
          <w:sz w:val="21"/>
          <w:szCs w:val="21"/>
        </w:rPr>
        <w:fldChar w:fldCharType="separate"/>
      </w:r>
      <w:r w:rsidR="00AB38DF">
        <w:rPr>
          <w:rFonts w:ascii="Times New Roman" w:hAnsi="Times New Roman"/>
          <w:noProof/>
          <w:sz w:val="21"/>
          <w:szCs w:val="21"/>
        </w:rPr>
        <w:t>21</w:t>
      </w:r>
      <w:r w:rsidR="006C0763">
        <w:rPr>
          <w:rFonts w:ascii="Times New Roman" w:hAnsi="Times New Roman"/>
          <w:sz w:val="21"/>
          <w:szCs w:val="21"/>
        </w:rPr>
        <w:fldChar w:fldCharType="end"/>
      </w:r>
      <w:r>
        <w:rPr>
          <w:rFonts w:ascii="Times New Roman" w:hAnsi="Times New Roman" w:hint="eastAsia"/>
          <w:sz w:val="21"/>
          <w:szCs w:val="21"/>
        </w:rPr>
        <w:t xml:space="preserve">　</w:t>
      </w:r>
      <w:r w:rsidR="006232AB">
        <w:rPr>
          <w:rFonts w:ascii="Times New Roman" w:hAnsi="Times New Roman" w:hint="eastAsia"/>
          <w:sz w:val="21"/>
          <w:szCs w:val="21"/>
        </w:rPr>
        <w:t>点灯科技平台实时更新显示状态</w:t>
      </w:r>
    </w:p>
    <w:p w14:paraId="083F78BA" w14:textId="7FA14722" w:rsidR="00C511F8" w:rsidRDefault="00AF702B" w:rsidP="006621DD">
      <w:pPr>
        <w:wordWrap w:val="0"/>
        <w:spacing w:beforeLines="50" w:before="156" w:afterLines="50" w:after="156" w:line="360" w:lineRule="auto"/>
        <w:outlineLvl w:val="2"/>
        <w:rPr>
          <w:rFonts w:eastAsia="黑体"/>
          <w:sz w:val="24"/>
        </w:rPr>
      </w:pPr>
      <w:bookmarkStart w:id="128" w:name="_Toc198501339"/>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bookmarkStart w:id="129" w:name="_Hlk167659495"/>
      <w:r w:rsidR="007A59D2">
        <w:rPr>
          <w:rFonts w:eastAsia="黑体" w:hint="eastAsia"/>
          <w:sz w:val="24"/>
        </w:rPr>
        <w:t>4</w:t>
      </w:r>
      <w:r>
        <w:rPr>
          <w:rFonts w:eastAsia="黑体" w:hint="eastAsia"/>
          <w:sz w:val="24"/>
        </w:rPr>
        <w:t xml:space="preserve">　</w:t>
      </w:r>
      <w:bookmarkEnd w:id="129"/>
      <w:r w:rsidR="00766F47">
        <w:rPr>
          <w:rFonts w:eastAsia="黑体" w:hint="eastAsia"/>
          <w:sz w:val="24"/>
        </w:rPr>
        <w:t>楼宇人员指纹检测功能</w:t>
      </w:r>
      <w:bookmarkEnd w:id="128"/>
    </w:p>
    <w:p w14:paraId="31B8F6E8" w14:textId="58294779" w:rsidR="0049788A" w:rsidRPr="0049788A" w:rsidRDefault="0049788A" w:rsidP="0049788A">
      <w:pPr>
        <w:wordWrap w:val="0"/>
        <w:spacing w:line="360" w:lineRule="auto"/>
        <w:ind w:firstLineChars="200" w:firstLine="480"/>
        <w:rPr>
          <w:sz w:val="24"/>
        </w:rPr>
      </w:pPr>
      <w:r w:rsidRPr="0049788A">
        <w:rPr>
          <w:rFonts w:hint="eastAsia"/>
          <w:sz w:val="24"/>
        </w:rPr>
        <w:t>指纹检测部分会在系统上电后自动启动，屏幕会实时显示操作指示</w:t>
      </w:r>
      <w:r w:rsidR="000804D3">
        <w:rPr>
          <w:rFonts w:hint="eastAsia"/>
          <w:sz w:val="24"/>
        </w:rPr>
        <w:t>，</w:t>
      </w:r>
      <w:r w:rsidRPr="0049788A">
        <w:rPr>
          <w:rFonts w:hint="eastAsia"/>
          <w:sz w:val="24"/>
        </w:rPr>
        <w:t>如图</w:t>
      </w:r>
      <w:r w:rsidR="006C0763" w:rsidRPr="00B00E11">
        <w:rPr>
          <w:sz w:val="24"/>
        </w:rPr>
        <w:fldChar w:fldCharType="begin"/>
      </w:r>
      <w:r w:rsidR="006C0763" w:rsidRPr="00B00E11">
        <w:rPr>
          <w:sz w:val="24"/>
        </w:rPr>
        <w:instrText xml:space="preserve"> Seq eq \c </w:instrText>
      </w:r>
      <w:r w:rsidR="006C0763" w:rsidRPr="00B00E11">
        <w:rPr>
          <w:sz w:val="24"/>
        </w:rPr>
        <w:fldChar w:fldCharType="separate"/>
      </w:r>
      <w:r w:rsidR="00AB38DF">
        <w:rPr>
          <w:noProof/>
          <w:sz w:val="24"/>
        </w:rPr>
        <w:t>5</w:t>
      </w:r>
      <w:r w:rsidR="006C0763" w:rsidRPr="00B00E11">
        <w:rPr>
          <w:sz w:val="24"/>
        </w:rPr>
        <w:fldChar w:fldCharType="end"/>
      </w:r>
      <w:r w:rsidR="006C0763" w:rsidRPr="00B00E11">
        <w:rPr>
          <w:sz w:val="24"/>
        </w:rPr>
        <w:t>.</w:t>
      </w:r>
      <w:r w:rsidR="006C0763" w:rsidRPr="00B00E11">
        <w:rPr>
          <w:sz w:val="24"/>
        </w:rPr>
        <w:fldChar w:fldCharType="begin"/>
      </w:r>
      <w:r w:rsidR="006C0763" w:rsidRPr="00B00E11">
        <w:rPr>
          <w:sz w:val="24"/>
        </w:rPr>
        <w:instrText xml:space="preserve"> seq txt </w:instrText>
      </w:r>
      <w:r w:rsidR="006C0763" w:rsidRPr="00B00E11">
        <w:rPr>
          <w:sz w:val="24"/>
        </w:rPr>
        <w:fldChar w:fldCharType="separate"/>
      </w:r>
      <w:r w:rsidR="00AB38DF">
        <w:rPr>
          <w:noProof/>
          <w:sz w:val="24"/>
        </w:rPr>
        <w:t>22</w:t>
      </w:r>
      <w:r w:rsidR="006C0763" w:rsidRPr="00B00E11">
        <w:rPr>
          <w:sz w:val="24"/>
        </w:rPr>
        <w:fldChar w:fldCharType="end"/>
      </w:r>
      <w:r w:rsidRPr="0049788A">
        <w:rPr>
          <w:rFonts w:hint="eastAsia"/>
          <w:sz w:val="24"/>
        </w:rPr>
        <w:t>所示。将管理员身份卡放在</w:t>
      </w:r>
      <w:r w:rsidRPr="0049788A">
        <w:rPr>
          <w:rFonts w:hint="eastAsia"/>
          <w:sz w:val="24"/>
        </w:rPr>
        <w:t>RFID</w:t>
      </w:r>
      <w:r w:rsidRPr="0049788A">
        <w:rPr>
          <w:rFonts w:hint="eastAsia"/>
          <w:sz w:val="24"/>
        </w:rPr>
        <w:t>感应区，按下</w:t>
      </w:r>
      <w:r w:rsidRPr="0049788A">
        <w:rPr>
          <w:rFonts w:hint="eastAsia"/>
          <w:sz w:val="24"/>
        </w:rPr>
        <w:t>key1</w:t>
      </w:r>
      <w:r w:rsidRPr="0049788A">
        <w:rPr>
          <w:rFonts w:hint="eastAsia"/>
          <w:sz w:val="24"/>
        </w:rPr>
        <w:t>进入添加指纹模式，屏幕上显示出请按手指，如图</w:t>
      </w:r>
      <w:r w:rsidR="006C0763" w:rsidRPr="00B00E11">
        <w:rPr>
          <w:sz w:val="24"/>
        </w:rPr>
        <w:fldChar w:fldCharType="begin"/>
      </w:r>
      <w:r w:rsidR="006C0763" w:rsidRPr="00B00E11">
        <w:rPr>
          <w:sz w:val="24"/>
        </w:rPr>
        <w:instrText xml:space="preserve"> Seq eq \c </w:instrText>
      </w:r>
      <w:r w:rsidR="006C0763" w:rsidRPr="00B00E11">
        <w:rPr>
          <w:sz w:val="24"/>
        </w:rPr>
        <w:fldChar w:fldCharType="separate"/>
      </w:r>
      <w:r w:rsidR="00AB38DF">
        <w:rPr>
          <w:noProof/>
          <w:sz w:val="24"/>
        </w:rPr>
        <w:t>5</w:t>
      </w:r>
      <w:r w:rsidR="006C0763" w:rsidRPr="00B00E11">
        <w:rPr>
          <w:sz w:val="24"/>
        </w:rPr>
        <w:fldChar w:fldCharType="end"/>
      </w:r>
      <w:r w:rsidR="006C0763" w:rsidRPr="00B00E11">
        <w:rPr>
          <w:sz w:val="24"/>
        </w:rPr>
        <w:t>.</w:t>
      </w:r>
      <w:r w:rsidR="006C0763" w:rsidRPr="00B00E11">
        <w:rPr>
          <w:sz w:val="24"/>
        </w:rPr>
        <w:fldChar w:fldCharType="begin"/>
      </w:r>
      <w:r w:rsidR="006C0763" w:rsidRPr="00B00E11">
        <w:rPr>
          <w:sz w:val="24"/>
        </w:rPr>
        <w:instrText xml:space="preserve"> seq txt </w:instrText>
      </w:r>
      <w:r w:rsidR="006C0763" w:rsidRPr="00B00E11">
        <w:rPr>
          <w:sz w:val="24"/>
        </w:rPr>
        <w:fldChar w:fldCharType="separate"/>
      </w:r>
      <w:r w:rsidR="00AB38DF">
        <w:rPr>
          <w:noProof/>
          <w:sz w:val="24"/>
        </w:rPr>
        <w:t>23</w:t>
      </w:r>
      <w:r w:rsidR="006C0763" w:rsidRPr="00B00E11">
        <w:rPr>
          <w:sz w:val="24"/>
        </w:rPr>
        <w:fldChar w:fldCharType="end"/>
      </w:r>
      <w:r w:rsidRPr="0049788A">
        <w:rPr>
          <w:rFonts w:hint="eastAsia"/>
          <w:sz w:val="24"/>
        </w:rPr>
        <w:t>。此时可以将管理员卡移开，并在指纹传感器上按下手指，屏幕会显示识别成功，然后</w:t>
      </w:r>
      <w:r w:rsidR="00EC1A69">
        <w:rPr>
          <w:rFonts w:hint="eastAsia"/>
          <w:sz w:val="24"/>
        </w:rPr>
        <w:t>自动</w:t>
      </w:r>
      <w:r w:rsidRPr="0049788A">
        <w:rPr>
          <w:rFonts w:hint="eastAsia"/>
          <w:sz w:val="24"/>
        </w:rPr>
        <w:t>进行第二次识别，如果两次显示比对成功，则会进入生成指纹模板环节</w:t>
      </w:r>
      <w:r w:rsidR="00862765">
        <w:rPr>
          <w:rFonts w:hint="eastAsia"/>
          <w:sz w:val="24"/>
        </w:rPr>
        <w:t>，</w:t>
      </w:r>
      <w:r w:rsidRPr="0049788A">
        <w:rPr>
          <w:rFonts w:hint="eastAsia"/>
          <w:sz w:val="24"/>
        </w:rPr>
        <w:t>如图</w:t>
      </w:r>
      <w:r w:rsidR="006C0763" w:rsidRPr="00B00E11">
        <w:rPr>
          <w:sz w:val="24"/>
        </w:rPr>
        <w:fldChar w:fldCharType="begin"/>
      </w:r>
      <w:r w:rsidR="006C0763" w:rsidRPr="00B00E11">
        <w:rPr>
          <w:sz w:val="24"/>
        </w:rPr>
        <w:instrText xml:space="preserve"> Seq eq \c </w:instrText>
      </w:r>
      <w:r w:rsidR="006C0763" w:rsidRPr="00B00E11">
        <w:rPr>
          <w:sz w:val="24"/>
        </w:rPr>
        <w:fldChar w:fldCharType="separate"/>
      </w:r>
      <w:r w:rsidR="00AB38DF">
        <w:rPr>
          <w:noProof/>
          <w:sz w:val="24"/>
        </w:rPr>
        <w:t>5</w:t>
      </w:r>
      <w:r w:rsidR="006C0763" w:rsidRPr="00B00E11">
        <w:rPr>
          <w:sz w:val="24"/>
        </w:rPr>
        <w:fldChar w:fldCharType="end"/>
      </w:r>
      <w:r w:rsidR="006C0763" w:rsidRPr="00B00E11">
        <w:rPr>
          <w:sz w:val="24"/>
        </w:rPr>
        <w:t>.</w:t>
      </w:r>
      <w:r w:rsidR="006C0763" w:rsidRPr="00B00E11">
        <w:rPr>
          <w:sz w:val="24"/>
        </w:rPr>
        <w:fldChar w:fldCharType="begin"/>
      </w:r>
      <w:r w:rsidR="006C0763" w:rsidRPr="00B00E11">
        <w:rPr>
          <w:sz w:val="24"/>
        </w:rPr>
        <w:instrText xml:space="preserve"> seq txt </w:instrText>
      </w:r>
      <w:r w:rsidR="006C0763" w:rsidRPr="00B00E11">
        <w:rPr>
          <w:sz w:val="24"/>
        </w:rPr>
        <w:fldChar w:fldCharType="separate"/>
      </w:r>
      <w:r w:rsidR="00AB38DF">
        <w:rPr>
          <w:noProof/>
          <w:sz w:val="24"/>
        </w:rPr>
        <w:t>24</w:t>
      </w:r>
      <w:r w:rsidR="006C0763" w:rsidRPr="00B00E11">
        <w:rPr>
          <w:sz w:val="24"/>
        </w:rPr>
        <w:fldChar w:fldCharType="end"/>
      </w:r>
      <w:r w:rsidRPr="0049788A">
        <w:rPr>
          <w:rFonts w:hint="eastAsia"/>
          <w:sz w:val="24"/>
        </w:rPr>
        <w:t>所示。生成完成后进入选择</w:t>
      </w:r>
      <w:r w:rsidRPr="0049788A">
        <w:rPr>
          <w:rFonts w:hint="eastAsia"/>
          <w:sz w:val="24"/>
        </w:rPr>
        <w:t>ID</w:t>
      </w:r>
      <w:r w:rsidR="00324A15">
        <w:rPr>
          <w:rFonts w:hint="eastAsia"/>
          <w:sz w:val="24"/>
        </w:rPr>
        <w:t>和</w:t>
      </w:r>
      <w:r w:rsidRPr="0049788A">
        <w:rPr>
          <w:rFonts w:hint="eastAsia"/>
          <w:sz w:val="24"/>
        </w:rPr>
        <w:t>存储界面。此时，根据屏幕提示按下</w:t>
      </w:r>
      <w:r w:rsidRPr="0049788A">
        <w:rPr>
          <w:rFonts w:hint="eastAsia"/>
          <w:sz w:val="24"/>
        </w:rPr>
        <w:t>key2</w:t>
      </w:r>
      <w:r w:rsidRPr="0049788A">
        <w:rPr>
          <w:rFonts w:hint="eastAsia"/>
          <w:sz w:val="24"/>
        </w:rPr>
        <w:t>或</w:t>
      </w:r>
      <w:r w:rsidRPr="0049788A">
        <w:rPr>
          <w:rFonts w:hint="eastAsia"/>
          <w:sz w:val="24"/>
        </w:rPr>
        <w:t>key4</w:t>
      </w:r>
      <w:r w:rsidRPr="0049788A">
        <w:rPr>
          <w:rFonts w:hint="eastAsia"/>
          <w:sz w:val="24"/>
        </w:rPr>
        <w:t>，选择指纹</w:t>
      </w:r>
      <w:r w:rsidRPr="0049788A">
        <w:rPr>
          <w:rFonts w:hint="eastAsia"/>
          <w:sz w:val="24"/>
        </w:rPr>
        <w:t>ID</w:t>
      </w:r>
      <w:r w:rsidRPr="0049788A">
        <w:rPr>
          <w:rFonts w:hint="eastAsia"/>
          <w:sz w:val="24"/>
        </w:rPr>
        <w:t>，如图</w:t>
      </w:r>
      <w:r w:rsidR="006C0763" w:rsidRPr="00B00E11">
        <w:rPr>
          <w:sz w:val="24"/>
        </w:rPr>
        <w:fldChar w:fldCharType="begin"/>
      </w:r>
      <w:r w:rsidR="006C0763" w:rsidRPr="00B00E11">
        <w:rPr>
          <w:sz w:val="24"/>
        </w:rPr>
        <w:instrText xml:space="preserve"> Seq eq \c </w:instrText>
      </w:r>
      <w:r w:rsidR="006C0763" w:rsidRPr="00B00E11">
        <w:rPr>
          <w:sz w:val="24"/>
        </w:rPr>
        <w:fldChar w:fldCharType="separate"/>
      </w:r>
      <w:r w:rsidR="00AB38DF">
        <w:rPr>
          <w:noProof/>
          <w:sz w:val="24"/>
        </w:rPr>
        <w:t>5</w:t>
      </w:r>
      <w:r w:rsidR="006C0763" w:rsidRPr="00B00E11">
        <w:rPr>
          <w:sz w:val="24"/>
        </w:rPr>
        <w:fldChar w:fldCharType="end"/>
      </w:r>
      <w:r w:rsidR="006C0763" w:rsidRPr="00B00E11">
        <w:rPr>
          <w:sz w:val="24"/>
        </w:rPr>
        <w:t>.</w:t>
      </w:r>
      <w:r w:rsidR="006C0763" w:rsidRPr="00B00E11">
        <w:rPr>
          <w:sz w:val="24"/>
        </w:rPr>
        <w:fldChar w:fldCharType="begin"/>
      </w:r>
      <w:r w:rsidR="006C0763" w:rsidRPr="00B00E11">
        <w:rPr>
          <w:sz w:val="24"/>
        </w:rPr>
        <w:instrText xml:space="preserve"> seq txt </w:instrText>
      </w:r>
      <w:r w:rsidR="006C0763" w:rsidRPr="00B00E11">
        <w:rPr>
          <w:sz w:val="24"/>
        </w:rPr>
        <w:fldChar w:fldCharType="separate"/>
      </w:r>
      <w:r w:rsidR="00AB38DF">
        <w:rPr>
          <w:noProof/>
          <w:sz w:val="24"/>
        </w:rPr>
        <w:t>25</w:t>
      </w:r>
      <w:r w:rsidR="006C0763" w:rsidRPr="00B00E11">
        <w:rPr>
          <w:sz w:val="24"/>
        </w:rPr>
        <w:fldChar w:fldCharType="end"/>
      </w:r>
      <w:r w:rsidRPr="0049788A">
        <w:rPr>
          <w:rFonts w:hint="eastAsia"/>
          <w:sz w:val="24"/>
        </w:rPr>
        <w:t>所示。然后根据屏幕提示按下</w:t>
      </w:r>
      <w:bookmarkStart w:id="130" w:name="_Hlk198565965"/>
      <w:r w:rsidR="00F15B3A" w:rsidRPr="0049788A">
        <w:rPr>
          <w:rFonts w:hint="eastAsia"/>
          <w:sz w:val="24"/>
        </w:rPr>
        <w:t>key</w:t>
      </w:r>
      <w:r w:rsidR="00DA77B6">
        <w:rPr>
          <w:rFonts w:hint="eastAsia"/>
          <w:sz w:val="24"/>
        </w:rPr>
        <w:t>3</w:t>
      </w:r>
      <w:bookmarkEnd w:id="130"/>
      <w:r w:rsidRPr="0049788A">
        <w:rPr>
          <w:rFonts w:hint="eastAsia"/>
          <w:sz w:val="24"/>
        </w:rPr>
        <w:t>，即可将指纹模板存入模块。如图</w:t>
      </w:r>
      <w:r w:rsidR="006C0763" w:rsidRPr="00B00E11">
        <w:rPr>
          <w:sz w:val="24"/>
        </w:rPr>
        <w:fldChar w:fldCharType="begin"/>
      </w:r>
      <w:r w:rsidR="006C0763" w:rsidRPr="00B00E11">
        <w:rPr>
          <w:sz w:val="24"/>
        </w:rPr>
        <w:instrText xml:space="preserve"> Seq eq \c </w:instrText>
      </w:r>
      <w:r w:rsidR="006C0763" w:rsidRPr="00B00E11">
        <w:rPr>
          <w:sz w:val="24"/>
        </w:rPr>
        <w:fldChar w:fldCharType="separate"/>
      </w:r>
      <w:r w:rsidR="00AB38DF">
        <w:rPr>
          <w:noProof/>
          <w:sz w:val="24"/>
        </w:rPr>
        <w:t>5</w:t>
      </w:r>
      <w:r w:rsidR="006C0763" w:rsidRPr="00B00E11">
        <w:rPr>
          <w:sz w:val="24"/>
        </w:rPr>
        <w:fldChar w:fldCharType="end"/>
      </w:r>
      <w:r w:rsidR="006C0763" w:rsidRPr="00B00E11">
        <w:rPr>
          <w:sz w:val="24"/>
        </w:rPr>
        <w:t>.</w:t>
      </w:r>
      <w:r w:rsidR="006C0763" w:rsidRPr="00B00E11">
        <w:rPr>
          <w:sz w:val="24"/>
        </w:rPr>
        <w:fldChar w:fldCharType="begin"/>
      </w:r>
      <w:r w:rsidR="006C0763" w:rsidRPr="00B00E11">
        <w:rPr>
          <w:sz w:val="24"/>
        </w:rPr>
        <w:instrText xml:space="preserve"> seq txt </w:instrText>
      </w:r>
      <w:r w:rsidR="006C0763" w:rsidRPr="00B00E11">
        <w:rPr>
          <w:sz w:val="24"/>
        </w:rPr>
        <w:fldChar w:fldCharType="separate"/>
      </w:r>
      <w:r w:rsidR="00AB38DF">
        <w:rPr>
          <w:noProof/>
          <w:sz w:val="24"/>
        </w:rPr>
        <w:t>26</w:t>
      </w:r>
      <w:r w:rsidR="006C0763" w:rsidRPr="00B00E11">
        <w:rPr>
          <w:sz w:val="24"/>
        </w:rPr>
        <w:fldChar w:fldCharType="end"/>
      </w:r>
      <w:r w:rsidRPr="0049788A">
        <w:rPr>
          <w:rFonts w:hint="eastAsia"/>
          <w:sz w:val="24"/>
        </w:rPr>
        <w:t>所示。</w:t>
      </w:r>
    </w:p>
    <w:p w14:paraId="6086428F" w14:textId="77777777" w:rsidR="006C0763" w:rsidRDefault="006C0763" w:rsidP="006C0763">
      <w:pPr>
        <w:wordWrap w:val="0"/>
        <w:spacing w:line="360" w:lineRule="auto"/>
        <w:jc w:val="center"/>
        <w:rPr>
          <w:sz w:val="24"/>
        </w:rPr>
      </w:pPr>
    </w:p>
    <w:p w14:paraId="19B45F16" w14:textId="341126E5" w:rsidR="006C0763" w:rsidRPr="00CD2D39" w:rsidRDefault="006C0763" w:rsidP="006C0763">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22</w:t>
      </w:r>
      <w:r>
        <w:rPr>
          <w:rFonts w:ascii="Times New Roman" w:hAnsi="Times New Roman"/>
          <w:sz w:val="21"/>
          <w:szCs w:val="21"/>
        </w:rPr>
        <w:fldChar w:fldCharType="end"/>
      </w:r>
      <w:r>
        <w:rPr>
          <w:rFonts w:ascii="Times New Roman" w:hAnsi="Times New Roman" w:hint="eastAsia"/>
          <w:sz w:val="21"/>
          <w:szCs w:val="21"/>
        </w:rPr>
        <w:t xml:space="preserve">　</w:t>
      </w:r>
      <w:r w:rsidR="00294BDF">
        <w:rPr>
          <w:rFonts w:hint="eastAsia"/>
          <w:sz w:val="21"/>
          <w:szCs w:val="21"/>
        </w:rPr>
        <w:t>指纹检测部分屏幕显示的内容</w:t>
      </w:r>
    </w:p>
    <w:p w14:paraId="0EF1F519" w14:textId="77777777" w:rsidR="006C0763" w:rsidRPr="00294BDF" w:rsidRDefault="006C0763" w:rsidP="006C0763">
      <w:pPr>
        <w:wordWrap w:val="0"/>
        <w:spacing w:line="360" w:lineRule="auto"/>
        <w:jc w:val="center"/>
        <w:rPr>
          <w:sz w:val="24"/>
        </w:rPr>
      </w:pPr>
    </w:p>
    <w:p w14:paraId="73548251" w14:textId="7D0725AD" w:rsidR="006C0763" w:rsidRPr="00CD2D39" w:rsidRDefault="006C0763" w:rsidP="006C0763">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23</w:t>
      </w:r>
      <w:r>
        <w:rPr>
          <w:rFonts w:ascii="Times New Roman" w:hAnsi="Times New Roman"/>
          <w:sz w:val="21"/>
          <w:szCs w:val="21"/>
        </w:rPr>
        <w:fldChar w:fldCharType="end"/>
      </w:r>
      <w:r>
        <w:rPr>
          <w:rFonts w:ascii="Times New Roman" w:hAnsi="Times New Roman" w:hint="eastAsia"/>
          <w:sz w:val="21"/>
          <w:szCs w:val="21"/>
        </w:rPr>
        <w:t xml:space="preserve">　</w:t>
      </w:r>
      <w:r w:rsidR="00022AA1">
        <w:rPr>
          <w:rFonts w:ascii="Times New Roman" w:hAnsi="Times New Roman" w:hint="eastAsia"/>
          <w:sz w:val="21"/>
          <w:szCs w:val="21"/>
        </w:rPr>
        <w:t>管理员卡</w:t>
      </w:r>
      <w:r w:rsidR="00346882">
        <w:rPr>
          <w:rFonts w:ascii="Times New Roman" w:hAnsi="Times New Roman" w:hint="eastAsia"/>
          <w:sz w:val="21"/>
          <w:szCs w:val="21"/>
        </w:rPr>
        <w:t>刷卡和</w:t>
      </w:r>
      <w:r w:rsidR="00022AA1">
        <w:rPr>
          <w:rFonts w:hint="eastAsia"/>
          <w:sz w:val="21"/>
          <w:szCs w:val="21"/>
        </w:rPr>
        <w:t>添加指纹显示</w:t>
      </w:r>
    </w:p>
    <w:p w14:paraId="31BC1816" w14:textId="77777777" w:rsidR="006C0763" w:rsidRDefault="006C0763" w:rsidP="006C0763">
      <w:pPr>
        <w:wordWrap w:val="0"/>
        <w:spacing w:line="360" w:lineRule="auto"/>
        <w:jc w:val="center"/>
        <w:rPr>
          <w:sz w:val="24"/>
        </w:rPr>
      </w:pPr>
    </w:p>
    <w:p w14:paraId="17F4D8AA" w14:textId="13E9F176" w:rsidR="006C0763" w:rsidRPr="00CD2D39" w:rsidRDefault="006C0763" w:rsidP="006C0763">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24</w:t>
      </w:r>
      <w:r>
        <w:rPr>
          <w:rFonts w:ascii="Times New Roman" w:hAnsi="Times New Roman"/>
          <w:sz w:val="21"/>
          <w:szCs w:val="21"/>
        </w:rPr>
        <w:fldChar w:fldCharType="end"/>
      </w:r>
      <w:r>
        <w:rPr>
          <w:rFonts w:ascii="Times New Roman" w:hAnsi="Times New Roman" w:hint="eastAsia"/>
          <w:sz w:val="21"/>
          <w:szCs w:val="21"/>
        </w:rPr>
        <w:t xml:space="preserve">　</w:t>
      </w:r>
      <w:r w:rsidR="00346882">
        <w:rPr>
          <w:rFonts w:hint="eastAsia"/>
          <w:sz w:val="21"/>
          <w:szCs w:val="21"/>
        </w:rPr>
        <w:t>指纹比对成功，生成指纹模板</w:t>
      </w:r>
    </w:p>
    <w:p w14:paraId="2728AEFA" w14:textId="77777777" w:rsidR="006C0763" w:rsidRDefault="006C0763" w:rsidP="006C0763">
      <w:pPr>
        <w:wordWrap w:val="0"/>
        <w:spacing w:line="360" w:lineRule="auto"/>
        <w:jc w:val="center"/>
        <w:rPr>
          <w:sz w:val="24"/>
        </w:rPr>
      </w:pPr>
    </w:p>
    <w:p w14:paraId="5ECD6FA8" w14:textId="7C6422B2" w:rsidR="006C0763" w:rsidRPr="00CD2D39" w:rsidRDefault="006C0763" w:rsidP="006C0763">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25</w:t>
      </w:r>
      <w:r>
        <w:rPr>
          <w:rFonts w:ascii="Times New Roman" w:hAnsi="Times New Roman"/>
          <w:sz w:val="21"/>
          <w:szCs w:val="21"/>
        </w:rPr>
        <w:fldChar w:fldCharType="end"/>
      </w:r>
      <w:r>
        <w:rPr>
          <w:rFonts w:ascii="Times New Roman" w:hAnsi="Times New Roman" w:hint="eastAsia"/>
          <w:sz w:val="21"/>
          <w:szCs w:val="21"/>
        </w:rPr>
        <w:t xml:space="preserve">　</w:t>
      </w:r>
      <w:r w:rsidR="00346882">
        <w:rPr>
          <w:rFonts w:hint="eastAsia"/>
          <w:sz w:val="21"/>
          <w:szCs w:val="21"/>
        </w:rPr>
        <w:t>选择指纹</w:t>
      </w:r>
      <w:r w:rsidR="00346882">
        <w:rPr>
          <w:rFonts w:hint="eastAsia"/>
          <w:sz w:val="21"/>
          <w:szCs w:val="21"/>
        </w:rPr>
        <w:t>ID</w:t>
      </w:r>
      <w:r w:rsidR="00346882">
        <w:rPr>
          <w:rFonts w:hint="eastAsia"/>
          <w:sz w:val="21"/>
          <w:szCs w:val="21"/>
        </w:rPr>
        <w:t>，</w:t>
      </w:r>
      <w:r w:rsidR="00F15B3A">
        <w:rPr>
          <w:rFonts w:hint="eastAsia"/>
          <w:sz w:val="21"/>
          <w:szCs w:val="21"/>
        </w:rPr>
        <w:t>保存</w:t>
      </w:r>
    </w:p>
    <w:p w14:paraId="37B8EB0F" w14:textId="77777777" w:rsidR="006C0763" w:rsidRDefault="006C0763" w:rsidP="006C0763">
      <w:pPr>
        <w:wordWrap w:val="0"/>
        <w:spacing w:line="360" w:lineRule="auto"/>
        <w:jc w:val="center"/>
        <w:rPr>
          <w:sz w:val="24"/>
        </w:rPr>
      </w:pPr>
    </w:p>
    <w:p w14:paraId="1FE4EC9D" w14:textId="239EDEA6" w:rsidR="0049788A" w:rsidRPr="00F15B3A" w:rsidRDefault="006C0763" w:rsidP="00F15B3A">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26</w:t>
      </w:r>
      <w:r>
        <w:rPr>
          <w:rFonts w:ascii="Times New Roman" w:hAnsi="Times New Roman"/>
          <w:sz w:val="21"/>
          <w:szCs w:val="21"/>
        </w:rPr>
        <w:fldChar w:fldCharType="end"/>
      </w:r>
      <w:r>
        <w:rPr>
          <w:rFonts w:ascii="Times New Roman" w:hAnsi="Times New Roman" w:hint="eastAsia"/>
          <w:sz w:val="21"/>
          <w:szCs w:val="21"/>
        </w:rPr>
        <w:t xml:space="preserve">　</w:t>
      </w:r>
      <w:r w:rsidR="00DA77B6">
        <w:rPr>
          <w:rFonts w:ascii="Times New Roman" w:hAnsi="Times New Roman" w:hint="eastAsia"/>
          <w:sz w:val="21"/>
          <w:szCs w:val="21"/>
        </w:rPr>
        <w:t>按下</w:t>
      </w:r>
      <w:r w:rsidR="00DA77B6" w:rsidRPr="00DA77B6">
        <w:rPr>
          <w:rFonts w:ascii="Times New Roman" w:hAnsi="Times New Roman"/>
          <w:sz w:val="21"/>
          <w:szCs w:val="21"/>
        </w:rPr>
        <w:t>key3</w:t>
      </w:r>
      <w:r w:rsidR="00DA77B6">
        <w:rPr>
          <w:rFonts w:ascii="Times New Roman" w:hAnsi="Times New Roman" w:hint="eastAsia"/>
          <w:sz w:val="21"/>
          <w:szCs w:val="21"/>
        </w:rPr>
        <w:t>，指纹</w:t>
      </w:r>
      <w:r w:rsidR="00DA77B6">
        <w:rPr>
          <w:rFonts w:hint="eastAsia"/>
          <w:sz w:val="21"/>
          <w:szCs w:val="21"/>
        </w:rPr>
        <w:t>保存成功</w:t>
      </w:r>
    </w:p>
    <w:p w14:paraId="4B8B1B74" w14:textId="284FD3BC" w:rsidR="00EC1A69" w:rsidRDefault="00825CD2" w:rsidP="0049788A">
      <w:pPr>
        <w:wordWrap w:val="0"/>
        <w:spacing w:line="360" w:lineRule="auto"/>
        <w:ind w:firstLineChars="200" w:firstLine="480"/>
        <w:rPr>
          <w:sz w:val="24"/>
        </w:rPr>
      </w:pPr>
      <w:r>
        <w:rPr>
          <w:rFonts w:hint="eastAsia"/>
          <w:sz w:val="24"/>
        </w:rPr>
        <w:t>如果两次指纹比对失败，屏幕会显示验证失败，</w:t>
      </w:r>
      <w:r w:rsidR="00C23F57">
        <w:rPr>
          <w:rFonts w:hint="eastAsia"/>
          <w:sz w:val="24"/>
        </w:rPr>
        <w:t>如图</w:t>
      </w:r>
      <w:r w:rsidR="00036C4C" w:rsidRPr="00B00E11">
        <w:rPr>
          <w:sz w:val="24"/>
        </w:rPr>
        <w:fldChar w:fldCharType="begin"/>
      </w:r>
      <w:r w:rsidR="00036C4C" w:rsidRPr="00B00E11">
        <w:rPr>
          <w:sz w:val="24"/>
        </w:rPr>
        <w:instrText xml:space="preserve"> Seq eq \c </w:instrText>
      </w:r>
      <w:r w:rsidR="00036C4C" w:rsidRPr="00B00E11">
        <w:rPr>
          <w:sz w:val="24"/>
        </w:rPr>
        <w:fldChar w:fldCharType="separate"/>
      </w:r>
      <w:r w:rsidR="00AB38DF">
        <w:rPr>
          <w:noProof/>
          <w:sz w:val="24"/>
        </w:rPr>
        <w:t>5</w:t>
      </w:r>
      <w:r w:rsidR="00036C4C" w:rsidRPr="00B00E11">
        <w:rPr>
          <w:sz w:val="24"/>
        </w:rPr>
        <w:fldChar w:fldCharType="end"/>
      </w:r>
      <w:r w:rsidR="00036C4C" w:rsidRPr="00B00E11">
        <w:rPr>
          <w:sz w:val="24"/>
        </w:rPr>
        <w:t>.</w:t>
      </w:r>
      <w:r w:rsidR="00036C4C" w:rsidRPr="00B00E11">
        <w:rPr>
          <w:sz w:val="24"/>
        </w:rPr>
        <w:fldChar w:fldCharType="begin"/>
      </w:r>
      <w:r w:rsidR="00036C4C" w:rsidRPr="00B00E11">
        <w:rPr>
          <w:sz w:val="24"/>
        </w:rPr>
        <w:instrText xml:space="preserve"> seq txt </w:instrText>
      </w:r>
      <w:r w:rsidR="00036C4C" w:rsidRPr="00B00E11">
        <w:rPr>
          <w:sz w:val="24"/>
        </w:rPr>
        <w:fldChar w:fldCharType="separate"/>
      </w:r>
      <w:r w:rsidR="00AB38DF">
        <w:rPr>
          <w:noProof/>
          <w:sz w:val="24"/>
        </w:rPr>
        <w:t>27</w:t>
      </w:r>
      <w:r w:rsidR="00036C4C" w:rsidRPr="00B00E11">
        <w:rPr>
          <w:sz w:val="24"/>
        </w:rPr>
        <w:fldChar w:fldCharType="end"/>
      </w:r>
      <w:r w:rsidR="00C23F57" w:rsidRPr="0049788A">
        <w:rPr>
          <w:rFonts w:hint="eastAsia"/>
          <w:sz w:val="24"/>
        </w:rPr>
        <w:t>所示</w:t>
      </w:r>
      <w:r w:rsidR="00C23F57">
        <w:rPr>
          <w:rFonts w:hint="eastAsia"/>
          <w:sz w:val="24"/>
        </w:rPr>
        <w:t>。随后自动退出，下次再进入管理员模式需要再次刷卡。</w:t>
      </w:r>
    </w:p>
    <w:p w14:paraId="441D709A" w14:textId="77777777" w:rsidR="00C23F57" w:rsidRDefault="00C23F57" w:rsidP="00C23F57">
      <w:pPr>
        <w:wordWrap w:val="0"/>
        <w:spacing w:line="360" w:lineRule="auto"/>
        <w:jc w:val="center"/>
        <w:rPr>
          <w:sz w:val="24"/>
        </w:rPr>
      </w:pPr>
    </w:p>
    <w:p w14:paraId="0C20099D" w14:textId="3E9331B3" w:rsidR="00C23F57" w:rsidRPr="00C23F57" w:rsidRDefault="00C23F57" w:rsidP="00C23F57">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27</w:t>
      </w:r>
      <w:r>
        <w:rPr>
          <w:rFonts w:ascii="Times New Roman" w:hAnsi="Times New Roman"/>
          <w:sz w:val="21"/>
          <w:szCs w:val="21"/>
        </w:rPr>
        <w:fldChar w:fldCharType="end"/>
      </w:r>
      <w:r>
        <w:rPr>
          <w:rFonts w:ascii="Times New Roman" w:hAnsi="Times New Roman" w:hint="eastAsia"/>
          <w:sz w:val="21"/>
          <w:szCs w:val="21"/>
        </w:rPr>
        <w:t xml:space="preserve">　</w:t>
      </w:r>
      <w:r w:rsidR="007D1454">
        <w:rPr>
          <w:rFonts w:ascii="Times New Roman" w:hAnsi="Times New Roman" w:hint="eastAsia"/>
          <w:sz w:val="21"/>
          <w:szCs w:val="21"/>
        </w:rPr>
        <w:t>指纹识别失败</w:t>
      </w:r>
      <w:r w:rsidR="00271967">
        <w:rPr>
          <w:rFonts w:ascii="Times New Roman" w:hAnsi="Times New Roman" w:hint="eastAsia"/>
          <w:sz w:val="21"/>
          <w:szCs w:val="21"/>
        </w:rPr>
        <w:t>，屏幕显示验证失败</w:t>
      </w:r>
    </w:p>
    <w:p w14:paraId="2868CF9C" w14:textId="68FA40C5" w:rsidR="00C23F57" w:rsidRDefault="0049788A" w:rsidP="00036C4C">
      <w:pPr>
        <w:wordWrap w:val="0"/>
        <w:spacing w:line="360" w:lineRule="auto"/>
        <w:ind w:firstLineChars="200" w:firstLine="480"/>
        <w:rPr>
          <w:sz w:val="24"/>
        </w:rPr>
      </w:pPr>
      <w:r w:rsidRPr="0049788A">
        <w:rPr>
          <w:rFonts w:hint="eastAsia"/>
          <w:sz w:val="24"/>
        </w:rPr>
        <w:t>验证指纹功能：</w:t>
      </w:r>
      <w:r w:rsidR="00036C4C" w:rsidRPr="00036C4C">
        <w:rPr>
          <w:rFonts w:hint="eastAsia"/>
          <w:sz w:val="24"/>
        </w:rPr>
        <w:t>当按下</w:t>
      </w:r>
      <w:r w:rsidR="00036C4C" w:rsidRPr="00036C4C">
        <w:rPr>
          <w:rFonts w:hint="eastAsia"/>
          <w:sz w:val="24"/>
        </w:rPr>
        <w:t>KEY5</w:t>
      </w:r>
      <w:r w:rsidR="00036C4C" w:rsidRPr="00036C4C">
        <w:rPr>
          <w:rFonts w:hint="eastAsia"/>
          <w:sz w:val="24"/>
        </w:rPr>
        <w:t>，进入验证指纹模式，屏幕上显示请按手指，此时，在指纹模块上按下手指，系统会自动检测指纹，如果识别成功，会在屏幕上显示验证成功，并显示出验证分数，同时开启舵机，代表门已开，如图</w:t>
      </w:r>
      <w:r w:rsidR="00036C4C" w:rsidRPr="00B00E11">
        <w:rPr>
          <w:sz w:val="24"/>
        </w:rPr>
        <w:fldChar w:fldCharType="begin"/>
      </w:r>
      <w:r w:rsidR="00036C4C" w:rsidRPr="00B00E11">
        <w:rPr>
          <w:sz w:val="24"/>
        </w:rPr>
        <w:instrText xml:space="preserve"> Seq eq \c </w:instrText>
      </w:r>
      <w:r w:rsidR="00036C4C" w:rsidRPr="00B00E11">
        <w:rPr>
          <w:sz w:val="24"/>
        </w:rPr>
        <w:fldChar w:fldCharType="separate"/>
      </w:r>
      <w:r w:rsidR="00AB38DF">
        <w:rPr>
          <w:noProof/>
          <w:sz w:val="24"/>
        </w:rPr>
        <w:t>5</w:t>
      </w:r>
      <w:r w:rsidR="00036C4C" w:rsidRPr="00B00E11">
        <w:rPr>
          <w:sz w:val="24"/>
        </w:rPr>
        <w:fldChar w:fldCharType="end"/>
      </w:r>
      <w:r w:rsidR="00036C4C" w:rsidRPr="00B00E11">
        <w:rPr>
          <w:sz w:val="24"/>
        </w:rPr>
        <w:t>.</w:t>
      </w:r>
      <w:r w:rsidR="00036C4C" w:rsidRPr="00B00E11">
        <w:rPr>
          <w:sz w:val="24"/>
        </w:rPr>
        <w:fldChar w:fldCharType="begin"/>
      </w:r>
      <w:r w:rsidR="00036C4C" w:rsidRPr="00B00E11">
        <w:rPr>
          <w:sz w:val="24"/>
        </w:rPr>
        <w:instrText xml:space="preserve"> seq txt </w:instrText>
      </w:r>
      <w:r w:rsidR="00036C4C" w:rsidRPr="00B00E11">
        <w:rPr>
          <w:sz w:val="24"/>
        </w:rPr>
        <w:fldChar w:fldCharType="separate"/>
      </w:r>
      <w:r w:rsidR="00AB38DF">
        <w:rPr>
          <w:noProof/>
          <w:sz w:val="24"/>
        </w:rPr>
        <w:t>28</w:t>
      </w:r>
      <w:r w:rsidR="00036C4C" w:rsidRPr="00B00E11">
        <w:rPr>
          <w:sz w:val="24"/>
        </w:rPr>
        <w:fldChar w:fldCharType="end"/>
      </w:r>
      <w:r w:rsidR="00036C4C" w:rsidRPr="00036C4C">
        <w:rPr>
          <w:rFonts w:hint="eastAsia"/>
          <w:sz w:val="24"/>
        </w:rPr>
        <w:t>所示。过</w:t>
      </w:r>
      <w:r w:rsidR="00036C4C" w:rsidRPr="00036C4C">
        <w:rPr>
          <w:rFonts w:hint="eastAsia"/>
          <w:sz w:val="24"/>
        </w:rPr>
        <w:t>3</w:t>
      </w:r>
      <w:r w:rsidR="00036C4C" w:rsidRPr="00036C4C">
        <w:rPr>
          <w:rFonts w:hint="eastAsia"/>
          <w:sz w:val="24"/>
        </w:rPr>
        <w:t>～</w:t>
      </w:r>
      <w:r w:rsidR="00036C4C" w:rsidRPr="00036C4C">
        <w:rPr>
          <w:rFonts w:hint="eastAsia"/>
          <w:sz w:val="24"/>
        </w:rPr>
        <w:t>5s</w:t>
      </w:r>
      <w:r w:rsidR="00773E8B">
        <w:rPr>
          <w:rFonts w:hint="eastAsia"/>
          <w:sz w:val="24"/>
        </w:rPr>
        <w:t>舵机</w:t>
      </w:r>
      <w:r w:rsidR="00036C4C" w:rsidRPr="00036C4C">
        <w:rPr>
          <w:rFonts w:hint="eastAsia"/>
          <w:sz w:val="24"/>
        </w:rPr>
        <w:t>会自动关闭。</w:t>
      </w:r>
    </w:p>
    <w:p w14:paraId="5E55A2A6" w14:textId="5C454380" w:rsidR="00C511F8" w:rsidRDefault="00C511F8" w:rsidP="006621DD">
      <w:pPr>
        <w:wordWrap w:val="0"/>
        <w:spacing w:line="360" w:lineRule="auto"/>
        <w:jc w:val="center"/>
        <w:rPr>
          <w:sz w:val="24"/>
        </w:rPr>
      </w:pPr>
    </w:p>
    <w:p w14:paraId="39A65C33" w14:textId="4CC7273B" w:rsidR="00C511F8" w:rsidRPr="00732AFF" w:rsidRDefault="00AF702B" w:rsidP="00732AFF">
      <w:pPr>
        <w:pStyle w:val="a5"/>
        <w:wordWrap w:val="0"/>
        <w:spacing w:line="360" w:lineRule="auto"/>
        <w:jc w:val="center"/>
        <w:rPr>
          <w:sz w:val="21"/>
          <w:szCs w:val="21"/>
        </w:rPr>
      </w:pPr>
      <w:r>
        <w:rPr>
          <w:rFonts w:hint="eastAsia"/>
          <w:sz w:val="21"/>
          <w:szCs w:val="21"/>
        </w:rPr>
        <w:t>图</w:t>
      </w:r>
      <w:bookmarkStart w:id="131" w:name="_Hlk167660277"/>
      <w:r w:rsidR="007F240A">
        <w:rPr>
          <w:rFonts w:ascii="Times New Roman" w:hAnsi="Times New Roman"/>
          <w:sz w:val="21"/>
          <w:szCs w:val="21"/>
        </w:rPr>
        <w:fldChar w:fldCharType="begin"/>
      </w:r>
      <w:r w:rsidR="007F240A">
        <w:rPr>
          <w:rFonts w:ascii="Times New Roman" w:hAnsi="Times New Roman"/>
          <w:sz w:val="21"/>
          <w:szCs w:val="21"/>
        </w:rPr>
        <w:instrText xml:space="preserve"> </w:instrText>
      </w:r>
      <w:r w:rsidR="007F240A">
        <w:rPr>
          <w:rFonts w:ascii="Times New Roman" w:hAnsi="Times New Roman" w:hint="eastAsia"/>
          <w:sz w:val="21"/>
          <w:szCs w:val="21"/>
        </w:rPr>
        <w:instrText>Seq eq \c</w:instrText>
      </w:r>
      <w:r w:rsidR="007F240A">
        <w:rPr>
          <w:rFonts w:ascii="Times New Roman" w:hAnsi="Times New Roman"/>
          <w:sz w:val="21"/>
          <w:szCs w:val="21"/>
        </w:rPr>
        <w:instrText xml:space="preserve"> </w:instrText>
      </w:r>
      <w:r w:rsidR="007F240A">
        <w:rPr>
          <w:rFonts w:ascii="Times New Roman" w:hAnsi="Times New Roman"/>
          <w:sz w:val="21"/>
          <w:szCs w:val="21"/>
        </w:rPr>
        <w:fldChar w:fldCharType="separate"/>
      </w:r>
      <w:r w:rsidR="00AB38DF">
        <w:rPr>
          <w:rFonts w:ascii="Times New Roman" w:hAnsi="Times New Roman"/>
          <w:noProof/>
          <w:sz w:val="21"/>
          <w:szCs w:val="21"/>
        </w:rPr>
        <w:t>5</w:t>
      </w:r>
      <w:r w:rsidR="007F240A">
        <w:rPr>
          <w:rFonts w:ascii="Times New Roman" w:hAnsi="Times New Roman"/>
          <w:sz w:val="21"/>
          <w:szCs w:val="21"/>
        </w:rPr>
        <w:fldChar w:fldCharType="end"/>
      </w:r>
      <w:r w:rsidR="007F240A">
        <w:rPr>
          <w:rFonts w:ascii="Times New Roman" w:hAnsi="Times New Roman" w:hint="eastAsia"/>
          <w:sz w:val="21"/>
          <w:szCs w:val="21"/>
        </w:rPr>
        <w:t>.</w:t>
      </w:r>
      <w:r w:rsidR="007F240A">
        <w:rPr>
          <w:rFonts w:ascii="Times New Roman" w:hAnsi="Times New Roman"/>
          <w:sz w:val="21"/>
          <w:szCs w:val="21"/>
        </w:rPr>
        <w:fldChar w:fldCharType="begin"/>
      </w:r>
      <w:r w:rsidR="007F240A">
        <w:rPr>
          <w:rFonts w:ascii="Times New Roman" w:hAnsi="Times New Roman"/>
          <w:sz w:val="21"/>
          <w:szCs w:val="21"/>
        </w:rPr>
        <w:instrText xml:space="preserve"> </w:instrText>
      </w:r>
      <w:r w:rsidR="007F240A">
        <w:rPr>
          <w:rFonts w:ascii="Times New Roman" w:hAnsi="Times New Roman" w:hint="eastAsia"/>
          <w:sz w:val="21"/>
          <w:szCs w:val="21"/>
        </w:rPr>
        <w:instrText>Seq list</w:instrText>
      </w:r>
      <w:r w:rsidR="007F240A">
        <w:rPr>
          <w:rFonts w:ascii="Times New Roman" w:hAnsi="Times New Roman"/>
          <w:sz w:val="21"/>
          <w:szCs w:val="21"/>
        </w:rPr>
        <w:instrText xml:space="preserve"> </w:instrText>
      </w:r>
      <w:r w:rsidR="007F240A">
        <w:rPr>
          <w:rFonts w:ascii="Times New Roman" w:hAnsi="Times New Roman"/>
          <w:sz w:val="21"/>
          <w:szCs w:val="21"/>
        </w:rPr>
        <w:fldChar w:fldCharType="separate"/>
      </w:r>
      <w:r w:rsidR="00AB38DF">
        <w:rPr>
          <w:rFonts w:ascii="Times New Roman" w:hAnsi="Times New Roman"/>
          <w:noProof/>
          <w:sz w:val="21"/>
          <w:szCs w:val="21"/>
        </w:rPr>
        <w:t>28</w:t>
      </w:r>
      <w:r w:rsidR="007F240A">
        <w:rPr>
          <w:rFonts w:ascii="Times New Roman" w:hAnsi="Times New Roman"/>
          <w:sz w:val="21"/>
          <w:szCs w:val="21"/>
        </w:rPr>
        <w:fldChar w:fldCharType="end"/>
      </w:r>
      <w:r>
        <w:rPr>
          <w:rFonts w:ascii="Times New Roman" w:hAnsi="Times New Roman" w:hint="eastAsia"/>
          <w:sz w:val="21"/>
          <w:szCs w:val="21"/>
        </w:rPr>
        <w:t xml:space="preserve">　</w:t>
      </w:r>
      <w:bookmarkEnd w:id="131"/>
      <w:r w:rsidR="007F240A">
        <w:rPr>
          <w:rFonts w:hint="eastAsia"/>
          <w:sz w:val="21"/>
          <w:szCs w:val="21"/>
        </w:rPr>
        <w:t>验证成功，舵机打开，屏幕显示</w:t>
      </w:r>
      <w:r w:rsidR="00732AFF">
        <w:rPr>
          <w:rFonts w:hint="eastAsia"/>
          <w:sz w:val="21"/>
          <w:szCs w:val="21"/>
        </w:rPr>
        <w:t>验证分数</w:t>
      </w:r>
    </w:p>
    <w:p w14:paraId="3540F007" w14:textId="33BC26C3" w:rsidR="00C511F8" w:rsidRDefault="00773E8B" w:rsidP="000804D3">
      <w:pPr>
        <w:wordWrap w:val="0"/>
        <w:spacing w:line="360" w:lineRule="auto"/>
        <w:ind w:firstLineChars="200" w:firstLine="480"/>
        <w:rPr>
          <w:sz w:val="24"/>
        </w:rPr>
      </w:pPr>
      <w:r w:rsidRPr="000804D3">
        <w:rPr>
          <w:rFonts w:hint="eastAsia"/>
          <w:sz w:val="24"/>
        </w:rPr>
        <w:t>删除指纹功能同样需要管理员操作，</w:t>
      </w:r>
      <w:r w:rsidR="000804D3" w:rsidRPr="0049788A">
        <w:rPr>
          <w:rFonts w:hint="eastAsia"/>
          <w:sz w:val="24"/>
        </w:rPr>
        <w:t>将管理员身份卡放在</w:t>
      </w:r>
      <w:r w:rsidR="000804D3" w:rsidRPr="0049788A">
        <w:rPr>
          <w:rFonts w:hint="eastAsia"/>
          <w:sz w:val="24"/>
        </w:rPr>
        <w:t>RFID</w:t>
      </w:r>
      <w:r w:rsidR="000804D3" w:rsidRPr="0049788A">
        <w:rPr>
          <w:rFonts w:hint="eastAsia"/>
          <w:sz w:val="24"/>
        </w:rPr>
        <w:t>感应区</w:t>
      </w:r>
      <w:r w:rsidR="00B60234">
        <w:rPr>
          <w:rFonts w:hint="eastAsia"/>
          <w:sz w:val="24"/>
        </w:rPr>
        <w:t>，</w:t>
      </w:r>
      <w:r w:rsidR="004978B8">
        <w:rPr>
          <w:rFonts w:hint="eastAsia"/>
          <w:sz w:val="24"/>
        </w:rPr>
        <w:t>按下</w:t>
      </w:r>
      <w:r w:rsidR="004978B8">
        <w:rPr>
          <w:rFonts w:hint="eastAsia"/>
          <w:sz w:val="24"/>
        </w:rPr>
        <w:t>KEY3</w:t>
      </w:r>
      <w:r w:rsidR="004978B8">
        <w:rPr>
          <w:rFonts w:hint="eastAsia"/>
          <w:sz w:val="24"/>
        </w:rPr>
        <w:t>，进入删除指纹操作，</w:t>
      </w:r>
      <w:r w:rsidR="004978B8" w:rsidRPr="00036C4C">
        <w:rPr>
          <w:rFonts w:hint="eastAsia"/>
          <w:sz w:val="24"/>
        </w:rPr>
        <w:t>如图</w:t>
      </w:r>
      <w:r w:rsidR="004978B8" w:rsidRPr="00B00E11">
        <w:rPr>
          <w:sz w:val="24"/>
        </w:rPr>
        <w:fldChar w:fldCharType="begin"/>
      </w:r>
      <w:r w:rsidR="004978B8" w:rsidRPr="00B00E11">
        <w:rPr>
          <w:sz w:val="24"/>
        </w:rPr>
        <w:instrText xml:space="preserve"> Seq eq \c </w:instrText>
      </w:r>
      <w:r w:rsidR="004978B8" w:rsidRPr="00B00E11">
        <w:rPr>
          <w:sz w:val="24"/>
        </w:rPr>
        <w:fldChar w:fldCharType="separate"/>
      </w:r>
      <w:r w:rsidR="00AB38DF">
        <w:rPr>
          <w:noProof/>
          <w:sz w:val="24"/>
        </w:rPr>
        <w:t>5</w:t>
      </w:r>
      <w:r w:rsidR="004978B8" w:rsidRPr="00B00E11">
        <w:rPr>
          <w:sz w:val="24"/>
        </w:rPr>
        <w:fldChar w:fldCharType="end"/>
      </w:r>
      <w:r w:rsidR="004978B8" w:rsidRPr="00B00E11">
        <w:rPr>
          <w:sz w:val="24"/>
        </w:rPr>
        <w:t>.</w:t>
      </w:r>
      <w:r w:rsidR="004978B8" w:rsidRPr="00B00E11">
        <w:rPr>
          <w:sz w:val="24"/>
        </w:rPr>
        <w:fldChar w:fldCharType="begin"/>
      </w:r>
      <w:r w:rsidR="004978B8" w:rsidRPr="00B00E11">
        <w:rPr>
          <w:sz w:val="24"/>
        </w:rPr>
        <w:instrText xml:space="preserve"> seq txt </w:instrText>
      </w:r>
      <w:r w:rsidR="004978B8" w:rsidRPr="00B00E11">
        <w:rPr>
          <w:sz w:val="24"/>
        </w:rPr>
        <w:fldChar w:fldCharType="separate"/>
      </w:r>
      <w:r w:rsidR="00AB38DF">
        <w:rPr>
          <w:noProof/>
          <w:sz w:val="24"/>
        </w:rPr>
        <w:t>29</w:t>
      </w:r>
      <w:r w:rsidR="004978B8" w:rsidRPr="00B00E11">
        <w:rPr>
          <w:sz w:val="24"/>
        </w:rPr>
        <w:fldChar w:fldCharType="end"/>
      </w:r>
      <w:r w:rsidR="004978B8" w:rsidRPr="00036C4C">
        <w:rPr>
          <w:rFonts w:hint="eastAsia"/>
          <w:sz w:val="24"/>
        </w:rPr>
        <w:t>所示。</w:t>
      </w:r>
      <w:r w:rsidR="00C454F3">
        <w:rPr>
          <w:rFonts w:hint="eastAsia"/>
          <w:sz w:val="24"/>
        </w:rPr>
        <w:t>此时，可以通过</w:t>
      </w:r>
      <w:r w:rsidR="00C454F3">
        <w:rPr>
          <w:rFonts w:hint="eastAsia"/>
          <w:sz w:val="24"/>
        </w:rPr>
        <w:t>KEY2</w:t>
      </w:r>
      <w:r w:rsidR="00C454F3">
        <w:rPr>
          <w:rFonts w:hint="eastAsia"/>
          <w:sz w:val="24"/>
        </w:rPr>
        <w:t>和</w:t>
      </w:r>
      <w:r w:rsidR="00C454F3">
        <w:rPr>
          <w:rFonts w:hint="eastAsia"/>
          <w:sz w:val="24"/>
        </w:rPr>
        <w:t>KEY4</w:t>
      </w:r>
      <w:r w:rsidR="00C454F3">
        <w:rPr>
          <w:rFonts w:hint="eastAsia"/>
          <w:sz w:val="24"/>
        </w:rPr>
        <w:t>选择要删除的指纹</w:t>
      </w:r>
      <w:r w:rsidR="00C454F3">
        <w:rPr>
          <w:rFonts w:hint="eastAsia"/>
          <w:sz w:val="24"/>
        </w:rPr>
        <w:t>ID</w:t>
      </w:r>
      <w:r w:rsidR="00C454F3">
        <w:rPr>
          <w:rFonts w:hint="eastAsia"/>
          <w:sz w:val="24"/>
        </w:rPr>
        <w:t>，按下</w:t>
      </w:r>
      <w:r w:rsidR="00C454F3">
        <w:rPr>
          <w:rFonts w:hint="eastAsia"/>
          <w:sz w:val="24"/>
        </w:rPr>
        <w:t>KEY3</w:t>
      </w:r>
      <w:r w:rsidR="00C454F3">
        <w:rPr>
          <w:rFonts w:hint="eastAsia"/>
          <w:sz w:val="24"/>
        </w:rPr>
        <w:t>删除，</w:t>
      </w:r>
      <w:r w:rsidR="00C454F3" w:rsidRPr="00036C4C">
        <w:rPr>
          <w:rFonts w:hint="eastAsia"/>
          <w:sz w:val="24"/>
        </w:rPr>
        <w:t>如图</w:t>
      </w:r>
      <w:r w:rsidR="00C454F3" w:rsidRPr="00B00E11">
        <w:rPr>
          <w:sz w:val="24"/>
        </w:rPr>
        <w:fldChar w:fldCharType="begin"/>
      </w:r>
      <w:r w:rsidR="00C454F3" w:rsidRPr="00B00E11">
        <w:rPr>
          <w:sz w:val="24"/>
        </w:rPr>
        <w:instrText xml:space="preserve"> Seq eq \c </w:instrText>
      </w:r>
      <w:r w:rsidR="00C454F3" w:rsidRPr="00B00E11">
        <w:rPr>
          <w:sz w:val="24"/>
        </w:rPr>
        <w:fldChar w:fldCharType="separate"/>
      </w:r>
      <w:r w:rsidR="00AB38DF">
        <w:rPr>
          <w:noProof/>
          <w:sz w:val="24"/>
        </w:rPr>
        <w:t>5</w:t>
      </w:r>
      <w:r w:rsidR="00C454F3" w:rsidRPr="00B00E11">
        <w:rPr>
          <w:sz w:val="24"/>
        </w:rPr>
        <w:fldChar w:fldCharType="end"/>
      </w:r>
      <w:r w:rsidR="00C454F3" w:rsidRPr="00B00E11">
        <w:rPr>
          <w:sz w:val="24"/>
        </w:rPr>
        <w:t>.</w:t>
      </w:r>
      <w:r w:rsidR="00C454F3" w:rsidRPr="00B00E11">
        <w:rPr>
          <w:sz w:val="24"/>
        </w:rPr>
        <w:fldChar w:fldCharType="begin"/>
      </w:r>
      <w:r w:rsidR="00C454F3" w:rsidRPr="00B00E11">
        <w:rPr>
          <w:sz w:val="24"/>
        </w:rPr>
        <w:instrText xml:space="preserve"> seq txt </w:instrText>
      </w:r>
      <w:r w:rsidR="00C454F3" w:rsidRPr="00B00E11">
        <w:rPr>
          <w:sz w:val="24"/>
        </w:rPr>
        <w:fldChar w:fldCharType="separate"/>
      </w:r>
      <w:r w:rsidR="00AB38DF">
        <w:rPr>
          <w:noProof/>
          <w:sz w:val="24"/>
        </w:rPr>
        <w:t>30</w:t>
      </w:r>
      <w:r w:rsidR="00C454F3" w:rsidRPr="00B00E11">
        <w:rPr>
          <w:sz w:val="24"/>
        </w:rPr>
        <w:fldChar w:fldCharType="end"/>
      </w:r>
      <w:r w:rsidR="00C454F3" w:rsidRPr="00036C4C">
        <w:rPr>
          <w:rFonts w:hint="eastAsia"/>
          <w:sz w:val="24"/>
        </w:rPr>
        <w:t>所示。</w:t>
      </w:r>
    </w:p>
    <w:p w14:paraId="3A0EAF8F" w14:textId="77777777" w:rsidR="00C454F3" w:rsidRDefault="00C454F3" w:rsidP="00C454F3">
      <w:pPr>
        <w:wordWrap w:val="0"/>
        <w:spacing w:line="360" w:lineRule="auto"/>
        <w:jc w:val="center"/>
        <w:rPr>
          <w:sz w:val="24"/>
        </w:rPr>
      </w:pPr>
    </w:p>
    <w:p w14:paraId="6071CC40" w14:textId="28B329BF" w:rsidR="00C454F3" w:rsidRPr="00CD2D39" w:rsidRDefault="00C454F3" w:rsidP="00C454F3">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29</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指纹检测部分屏幕显示的内容</w:t>
      </w:r>
    </w:p>
    <w:p w14:paraId="08B5A226" w14:textId="77777777" w:rsidR="00C454F3" w:rsidRPr="00294BDF" w:rsidRDefault="00C454F3" w:rsidP="00C454F3">
      <w:pPr>
        <w:wordWrap w:val="0"/>
        <w:spacing w:line="360" w:lineRule="auto"/>
        <w:jc w:val="center"/>
        <w:rPr>
          <w:sz w:val="24"/>
        </w:rPr>
      </w:pPr>
    </w:p>
    <w:p w14:paraId="75CC5A1D" w14:textId="4ECCFA8C" w:rsidR="0021758D" w:rsidRPr="0021758D" w:rsidRDefault="00C454F3" w:rsidP="0021758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30</w:t>
      </w:r>
      <w:r>
        <w:rPr>
          <w:rFonts w:ascii="Times New Roman" w:hAnsi="Times New Roman"/>
          <w:sz w:val="21"/>
          <w:szCs w:val="21"/>
        </w:rPr>
        <w:fldChar w:fldCharType="end"/>
      </w:r>
      <w:r>
        <w:rPr>
          <w:rFonts w:ascii="Times New Roman" w:hAnsi="Times New Roman" w:hint="eastAsia"/>
          <w:sz w:val="21"/>
          <w:szCs w:val="21"/>
        </w:rPr>
        <w:t xml:space="preserve">　管理员卡刷卡和</w:t>
      </w:r>
      <w:r>
        <w:rPr>
          <w:rFonts w:hint="eastAsia"/>
          <w:sz w:val="21"/>
          <w:szCs w:val="21"/>
        </w:rPr>
        <w:t>添加指纹显示</w:t>
      </w:r>
      <w:bookmarkStart w:id="132" w:name="_Toc198501340"/>
    </w:p>
    <w:p w14:paraId="7DFFDF67" w14:textId="3DB2F701" w:rsidR="0021758D" w:rsidRDefault="0021758D" w:rsidP="0021758D">
      <w:pPr>
        <w:wordWrap w:val="0"/>
        <w:spacing w:beforeLines="50" w:before="156" w:afterLines="50" w:after="156" w:line="360" w:lineRule="auto"/>
        <w:outlineLvl w:val="2"/>
        <w:rPr>
          <w:rFonts w:eastAsia="黑体"/>
          <w:sz w:val="24"/>
        </w:rPr>
      </w:pPr>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.5</w:t>
      </w:r>
      <w:r>
        <w:rPr>
          <w:rFonts w:eastAsia="黑体" w:hint="eastAsia"/>
          <w:sz w:val="24"/>
        </w:rPr>
        <w:t xml:space="preserve">　楼宇人员人脸识别功能</w:t>
      </w:r>
    </w:p>
    <w:p w14:paraId="5C2A65F5" w14:textId="29BE5C26" w:rsidR="0021758D" w:rsidRPr="0049788A" w:rsidRDefault="0002283E" w:rsidP="0021758D">
      <w:pPr>
        <w:wordWrap w:val="0"/>
        <w:spacing w:line="360" w:lineRule="auto"/>
        <w:ind w:firstLineChars="200" w:firstLine="480"/>
        <w:rPr>
          <w:sz w:val="24"/>
        </w:rPr>
      </w:pPr>
      <w:r w:rsidRPr="0002283E">
        <w:rPr>
          <w:rFonts w:hint="eastAsia"/>
          <w:sz w:val="24"/>
        </w:rPr>
        <w:t>RDK-X5</w:t>
      </w:r>
      <w:r w:rsidRPr="0002283E">
        <w:rPr>
          <w:rFonts w:hint="eastAsia"/>
          <w:sz w:val="24"/>
        </w:rPr>
        <w:t>在上电后会自动开机，当开机完成后，会进入到桌面，此时点击屏幕下方任务栏的脚本图标即可启动人脸识别。桌面如图</w:t>
      </w:r>
      <w:r w:rsidR="00E44EF5" w:rsidRPr="00B00E11">
        <w:rPr>
          <w:sz w:val="24"/>
        </w:rPr>
        <w:fldChar w:fldCharType="begin"/>
      </w:r>
      <w:r w:rsidR="00E44EF5" w:rsidRPr="00B00E11">
        <w:rPr>
          <w:sz w:val="24"/>
        </w:rPr>
        <w:instrText xml:space="preserve"> Seq eq \c </w:instrText>
      </w:r>
      <w:r w:rsidR="00E44EF5" w:rsidRPr="00B00E11">
        <w:rPr>
          <w:sz w:val="24"/>
        </w:rPr>
        <w:fldChar w:fldCharType="separate"/>
      </w:r>
      <w:r w:rsidR="00AB38DF">
        <w:rPr>
          <w:noProof/>
          <w:sz w:val="24"/>
        </w:rPr>
        <w:t>5</w:t>
      </w:r>
      <w:r w:rsidR="00E44EF5" w:rsidRPr="00B00E11">
        <w:rPr>
          <w:sz w:val="24"/>
        </w:rPr>
        <w:fldChar w:fldCharType="end"/>
      </w:r>
      <w:r w:rsidR="00E44EF5" w:rsidRPr="00B00E11">
        <w:rPr>
          <w:sz w:val="24"/>
        </w:rPr>
        <w:t>.</w:t>
      </w:r>
      <w:r w:rsidR="00E44EF5" w:rsidRPr="00B00E11">
        <w:rPr>
          <w:sz w:val="24"/>
        </w:rPr>
        <w:fldChar w:fldCharType="begin"/>
      </w:r>
      <w:r w:rsidR="00E44EF5" w:rsidRPr="00B00E11">
        <w:rPr>
          <w:sz w:val="24"/>
        </w:rPr>
        <w:instrText xml:space="preserve"> seq txt </w:instrText>
      </w:r>
      <w:r w:rsidR="00E44EF5" w:rsidRPr="00B00E11">
        <w:rPr>
          <w:sz w:val="24"/>
        </w:rPr>
        <w:fldChar w:fldCharType="separate"/>
      </w:r>
      <w:r w:rsidR="00AB38DF">
        <w:rPr>
          <w:noProof/>
          <w:sz w:val="24"/>
        </w:rPr>
        <w:t>31</w:t>
      </w:r>
      <w:r w:rsidR="00E44EF5" w:rsidRPr="00B00E11">
        <w:rPr>
          <w:sz w:val="24"/>
        </w:rPr>
        <w:fldChar w:fldCharType="end"/>
      </w:r>
      <w:r w:rsidRPr="0002283E">
        <w:rPr>
          <w:rFonts w:hint="eastAsia"/>
          <w:sz w:val="24"/>
        </w:rPr>
        <w:t>。当脚本启动成功后，系统会调用摄像头进行图像采集</w:t>
      </w:r>
      <w:r>
        <w:rPr>
          <w:rFonts w:hint="eastAsia"/>
          <w:sz w:val="24"/>
        </w:rPr>
        <w:t>，并且在屏幕上实时显示出来，当有人进入摄像头范围</w:t>
      </w:r>
      <w:r w:rsidR="00FA0B2E">
        <w:rPr>
          <w:rFonts w:hint="eastAsia"/>
          <w:sz w:val="24"/>
        </w:rPr>
        <w:t>，系统会自动</w:t>
      </w:r>
      <w:r w:rsidR="003A237A">
        <w:rPr>
          <w:rFonts w:hint="eastAsia"/>
          <w:sz w:val="24"/>
        </w:rPr>
        <w:t>在识别到的人脸周围框出方框，</w:t>
      </w:r>
      <w:r w:rsidR="00FA0B2E">
        <w:rPr>
          <w:rFonts w:hint="eastAsia"/>
          <w:sz w:val="24"/>
        </w:rPr>
        <w:t>并</w:t>
      </w:r>
      <w:r w:rsidR="007C1E11">
        <w:rPr>
          <w:rFonts w:hint="eastAsia"/>
          <w:sz w:val="24"/>
        </w:rPr>
        <w:t>绘制眼部特征点用于</w:t>
      </w:r>
      <w:r w:rsidR="00FA0B2E">
        <w:rPr>
          <w:rFonts w:hint="eastAsia"/>
          <w:sz w:val="24"/>
        </w:rPr>
        <w:t>进行身份检测</w:t>
      </w:r>
      <w:r w:rsidR="003A237A">
        <w:rPr>
          <w:rFonts w:hint="eastAsia"/>
          <w:sz w:val="24"/>
        </w:rPr>
        <w:t>，如图</w:t>
      </w:r>
      <w:r w:rsidR="00E44EF5" w:rsidRPr="00B00E11">
        <w:rPr>
          <w:sz w:val="24"/>
        </w:rPr>
        <w:fldChar w:fldCharType="begin"/>
      </w:r>
      <w:r w:rsidR="00E44EF5" w:rsidRPr="00B00E11">
        <w:rPr>
          <w:sz w:val="24"/>
        </w:rPr>
        <w:instrText xml:space="preserve"> Seq eq \c </w:instrText>
      </w:r>
      <w:r w:rsidR="00E44EF5" w:rsidRPr="00B00E11">
        <w:rPr>
          <w:sz w:val="24"/>
        </w:rPr>
        <w:fldChar w:fldCharType="separate"/>
      </w:r>
      <w:r w:rsidR="00AB38DF">
        <w:rPr>
          <w:noProof/>
          <w:sz w:val="24"/>
        </w:rPr>
        <w:t>5</w:t>
      </w:r>
      <w:r w:rsidR="00E44EF5" w:rsidRPr="00B00E11">
        <w:rPr>
          <w:sz w:val="24"/>
        </w:rPr>
        <w:fldChar w:fldCharType="end"/>
      </w:r>
      <w:r w:rsidR="00E44EF5" w:rsidRPr="00B00E11">
        <w:rPr>
          <w:sz w:val="24"/>
        </w:rPr>
        <w:t>.</w:t>
      </w:r>
      <w:r w:rsidR="00E44EF5" w:rsidRPr="00B00E11">
        <w:rPr>
          <w:sz w:val="24"/>
        </w:rPr>
        <w:fldChar w:fldCharType="begin"/>
      </w:r>
      <w:r w:rsidR="00E44EF5" w:rsidRPr="00B00E11">
        <w:rPr>
          <w:sz w:val="24"/>
        </w:rPr>
        <w:instrText xml:space="preserve"> seq txt </w:instrText>
      </w:r>
      <w:r w:rsidR="00E44EF5" w:rsidRPr="00B00E11">
        <w:rPr>
          <w:sz w:val="24"/>
        </w:rPr>
        <w:fldChar w:fldCharType="separate"/>
      </w:r>
      <w:r w:rsidR="00AB38DF">
        <w:rPr>
          <w:noProof/>
          <w:sz w:val="24"/>
        </w:rPr>
        <w:t>32</w:t>
      </w:r>
      <w:r w:rsidR="00E44EF5" w:rsidRPr="00B00E11">
        <w:rPr>
          <w:sz w:val="24"/>
        </w:rPr>
        <w:fldChar w:fldCharType="end"/>
      </w:r>
      <w:r w:rsidR="003A237A">
        <w:rPr>
          <w:rFonts w:hint="eastAsia"/>
          <w:sz w:val="24"/>
        </w:rPr>
        <w:t>所示</w:t>
      </w:r>
      <w:r>
        <w:rPr>
          <w:rFonts w:hint="eastAsia"/>
          <w:sz w:val="24"/>
        </w:rPr>
        <w:t>。</w:t>
      </w:r>
      <w:r w:rsidR="00C0531F">
        <w:rPr>
          <w:rFonts w:hint="eastAsia"/>
          <w:sz w:val="24"/>
        </w:rPr>
        <w:t>身份认证成功后，</w:t>
      </w:r>
      <w:r w:rsidR="000512A5">
        <w:rPr>
          <w:rFonts w:hint="eastAsia"/>
          <w:sz w:val="24"/>
        </w:rPr>
        <w:t>RDK</w:t>
      </w:r>
      <w:r w:rsidR="000512A5">
        <w:rPr>
          <w:rFonts w:hint="eastAsia"/>
          <w:sz w:val="24"/>
        </w:rPr>
        <w:t>会发出脉冲信号</w:t>
      </w:r>
      <w:r w:rsidR="00E1673F">
        <w:rPr>
          <w:rFonts w:hint="eastAsia"/>
          <w:sz w:val="24"/>
        </w:rPr>
        <w:t>，</w:t>
      </w:r>
      <w:r w:rsidR="00955199">
        <w:rPr>
          <w:rFonts w:hint="eastAsia"/>
          <w:sz w:val="24"/>
        </w:rPr>
        <w:t>经过</w:t>
      </w:r>
      <w:r w:rsidR="000512A5">
        <w:rPr>
          <w:rFonts w:hint="eastAsia"/>
          <w:sz w:val="24"/>
        </w:rPr>
        <w:t>光耦隔离传给</w:t>
      </w:r>
      <w:r w:rsidR="002E17EB">
        <w:rPr>
          <w:rFonts w:hint="eastAsia"/>
          <w:sz w:val="24"/>
        </w:rPr>
        <w:t>指纹检测部分，触发单片机中断，并执行舵机旋转</w:t>
      </w:r>
      <w:r w:rsidR="00296F8D">
        <w:rPr>
          <w:rFonts w:hint="eastAsia"/>
          <w:sz w:val="24"/>
        </w:rPr>
        <w:t>，</w:t>
      </w:r>
      <w:r w:rsidR="002E17EB">
        <w:rPr>
          <w:rFonts w:hint="eastAsia"/>
          <w:sz w:val="24"/>
        </w:rPr>
        <w:t>如图</w:t>
      </w:r>
      <w:r w:rsidR="00E44EF5" w:rsidRPr="00B00E11">
        <w:rPr>
          <w:sz w:val="24"/>
        </w:rPr>
        <w:fldChar w:fldCharType="begin"/>
      </w:r>
      <w:r w:rsidR="00E44EF5" w:rsidRPr="00B00E11">
        <w:rPr>
          <w:sz w:val="24"/>
        </w:rPr>
        <w:instrText xml:space="preserve"> Seq eq \c </w:instrText>
      </w:r>
      <w:r w:rsidR="00E44EF5" w:rsidRPr="00B00E11">
        <w:rPr>
          <w:sz w:val="24"/>
        </w:rPr>
        <w:fldChar w:fldCharType="separate"/>
      </w:r>
      <w:r w:rsidR="00AB38DF">
        <w:rPr>
          <w:noProof/>
          <w:sz w:val="24"/>
        </w:rPr>
        <w:t>5</w:t>
      </w:r>
      <w:r w:rsidR="00E44EF5" w:rsidRPr="00B00E11">
        <w:rPr>
          <w:sz w:val="24"/>
        </w:rPr>
        <w:fldChar w:fldCharType="end"/>
      </w:r>
      <w:r w:rsidR="00E44EF5" w:rsidRPr="00B00E11">
        <w:rPr>
          <w:sz w:val="24"/>
        </w:rPr>
        <w:t>.</w:t>
      </w:r>
      <w:r w:rsidR="00E44EF5" w:rsidRPr="00B00E11">
        <w:rPr>
          <w:sz w:val="24"/>
        </w:rPr>
        <w:fldChar w:fldCharType="begin"/>
      </w:r>
      <w:r w:rsidR="00E44EF5" w:rsidRPr="00B00E11">
        <w:rPr>
          <w:sz w:val="24"/>
        </w:rPr>
        <w:instrText xml:space="preserve"> seq txt </w:instrText>
      </w:r>
      <w:r w:rsidR="00E44EF5" w:rsidRPr="00B00E11">
        <w:rPr>
          <w:sz w:val="24"/>
        </w:rPr>
        <w:fldChar w:fldCharType="separate"/>
      </w:r>
      <w:r w:rsidR="00AB38DF">
        <w:rPr>
          <w:noProof/>
          <w:sz w:val="24"/>
        </w:rPr>
        <w:t>33</w:t>
      </w:r>
      <w:r w:rsidR="00E44EF5" w:rsidRPr="00B00E11">
        <w:rPr>
          <w:sz w:val="24"/>
        </w:rPr>
        <w:fldChar w:fldCharType="end"/>
      </w:r>
      <w:r w:rsidR="002E17EB">
        <w:rPr>
          <w:rFonts w:hint="eastAsia"/>
          <w:sz w:val="24"/>
        </w:rPr>
        <w:t>所示</w:t>
      </w:r>
      <w:r>
        <w:rPr>
          <w:rFonts w:hint="eastAsia"/>
          <w:sz w:val="24"/>
        </w:rPr>
        <w:t>。</w:t>
      </w:r>
      <w:r w:rsidR="00296F8D">
        <w:rPr>
          <w:rFonts w:hint="eastAsia"/>
          <w:sz w:val="24"/>
        </w:rPr>
        <w:t>同时会播放“已开门”提示音。</w:t>
      </w:r>
      <w:r w:rsidR="00626AD7">
        <w:rPr>
          <w:rFonts w:hint="eastAsia"/>
          <w:sz w:val="24"/>
        </w:rPr>
        <w:t>除此之外，还</w:t>
      </w:r>
      <w:r w:rsidR="004D3713">
        <w:rPr>
          <w:rFonts w:hint="eastAsia"/>
          <w:sz w:val="24"/>
        </w:rPr>
        <w:t>请</w:t>
      </w:r>
      <w:r w:rsidR="00626AD7">
        <w:rPr>
          <w:rFonts w:hint="eastAsia"/>
          <w:sz w:val="24"/>
        </w:rPr>
        <w:t>了其他人脸库中的人进行识别测试，图</w:t>
      </w:r>
      <w:r w:rsidR="00626AD7" w:rsidRPr="00B00E11">
        <w:rPr>
          <w:sz w:val="24"/>
        </w:rPr>
        <w:fldChar w:fldCharType="begin"/>
      </w:r>
      <w:r w:rsidR="00626AD7" w:rsidRPr="00B00E11">
        <w:rPr>
          <w:sz w:val="24"/>
        </w:rPr>
        <w:instrText xml:space="preserve"> Seq eq \c </w:instrText>
      </w:r>
      <w:r w:rsidR="00626AD7" w:rsidRPr="00B00E11">
        <w:rPr>
          <w:sz w:val="24"/>
        </w:rPr>
        <w:fldChar w:fldCharType="separate"/>
      </w:r>
      <w:r w:rsidR="00AB38DF">
        <w:rPr>
          <w:noProof/>
          <w:sz w:val="24"/>
        </w:rPr>
        <w:t>5</w:t>
      </w:r>
      <w:r w:rsidR="00626AD7" w:rsidRPr="00B00E11">
        <w:rPr>
          <w:sz w:val="24"/>
        </w:rPr>
        <w:fldChar w:fldCharType="end"/>
      </w:r>
      <w:r w:rsidR="00626AD7" w:rsidRPr="00B00E11">
        <w:rPr>
          <w:sz w:val="24"/>
        </w:rPr>
        <w:t>.</w:t>
      </w:r>
      <w:r w:rsidR="00626AD7" w:rsidRPr="00B00E11">
        <w:rPr>
          <w:sz w:val="24"/>
        </w:rPr>
        <w:fldChar w:fldCharType="begin"/>
      </w:r>
      <w:r w:rsidR="00626AD7" w:rsidRPr="00B00E11">
        <w:rPr>
          <w:sz w:val="24"/>
        </w:rPr>
        <w:instrText xml:space="preserve"> seq txt </w:instrText>
      </w:r>
      <w:r w:rsidR="00626AD7" w:rsidRPr="00B00E11">
        <w:rPr>
          <w:sz w:val="24"/>
        </w:rPr>
        <w:fldChar w:fldCharType="separate"/>
      </w:r>
      <w:r w:rsidR="00AB38DF">
        <w:rPr>
          <w:noProof/>
          <w:sz w:val="24"/>
        </w:rPr>
        <w:t>34</w:t>
      </w:r>
      <w:r w:rsidR="00626AD7" w:rsidRPr="00B00E11">
        <w:rPr>
          <w:sz w:val="24"/>
        </w:rPr>
        <w:fldChar w:fldCharType="end"/>
      </w:r>
      <w:r w:rsidR="00626AD7">
        <w:rPr>
          <w:rFonts w:hint="eastAsia"/>
          <w:sz w:val="24"/>
        </w:rPr>
        <w:t>是我带的学弟</w:t>
      </w:r>
      <w:r w:rsidR="00F5517E">
        <w:rPr>
          <w:rFonts w:hint="eastAsia"/>
          <w:sz w:val="24"/>
        </w:rPr>
        <w:t>李思雨</w:t>
      </w:r>
      <w:r w:rsidR="00626AD7">
        <w:rPr>
          <w:rFonts w:hint="eastAsia"/>
          <w:sz w:val="24"/>
        </w:rPr>
        <w:t>，</w:t>
      </w:r>
      <w:r w:rsidR="00F5517E">
        <w:rPr>
          <w:rFonts w:hint="eastAsia"/>
          <w:sz w:val="24"/>
        </w:rPr>
        <w:t>本文</w:t>
      </w:r>
      <w:r w:rsidR="00F5517E">
        <w:rPr>
          <w:rFonts w:hint="eastAsia"/>
          <w:sz w:val="24"/>
        </w:rPr>
        <w:t>4.4</w:t>
      </w:r>
      <w:r w:rsidR="00BF6E3A">
        <w:rPr>
          <w:rFonts w:hint="eastAsia"/>
          <w:sz w:val="24"/>
        </w:rPr>
        <w:t>人脸识别流程设计</w:t>
      </w:r>
      <w:r w:rsidR="00F5517E">
        <w:rPr>
          <w:rFonts w:hint="eastAsia"/>
          <w:sz w:val="24"/>
        </w:rPr>
        <w:t>中</w:t>
      </w:r>
      <w:r w:rsidR="009A5782">
        <w:rPr>
          <w:rFonts w:hint="eastAsia"/>
          <w:sz w:val="24"/>
        </w:rPr>
        <w:t>的</w:t>
      </w:r>
      <w:r w:rsidR="00005D43">
        <w:rPr>
          <w:rFonts w:hint="eastAsia"/>
          <w:sz w:val="24"/>
        </w:rPr>
        <w:t>人脸识别图片</w:t>
      </w:r>
      <w:r w:rsidR="003937B3">
        <w:rPr>
          <w:rFonts w:hint="eastAsia"/>
          <w:sz w:val="24"/>
        </w:rPr>
        <w:t>包含他</w:t>
      </w:r>
      <w:r w:rsidR="00BB7E16">
        <w:rPr>
          <w:rFonts w:hint="eastAsia"/>
          <w:sz w:val="24"/>
        </w:rPr>
        <w:t>的照片</w:t>
      </w:r>
      <w:r w:rsidR="003937B3">
        <w:rPr>
          <w:rFonts w:hint="eastAsia"/>
          <w:sz w:val="24"/>
        </w:rPr>
        <w:t>，实测</w:t>
      </w:r>
      <w:r w:rsidR="00F82E78">
        <w:rPr>
          <w:rFonts w:hint="eastAsia"/>
          <w:sz w:val="24"/>
        </w:rPr>
        <w:t>也</w:t>
      </w:r>
      <w:r w:rsidR="00626AD7">
        <w:rPr>
          <w:rFonts w:hint="eastAsia"/>
          <w:sz w:val="24"/>
        </w:rPr>
        <w:t>能识别成功。</w:t>
      </w:r>
      <w:r w:rsidR="00DE5D72">
        <w:rPr>
          <w:rFonts w:hint="eastAsia"/>
          <w:sz w:val="24"/>
        </w:rPr>
        <w:t>由于人脸识别是用</w:t>
      </w:r>
      <w:r w:rsidR="00DE5D72">
        <w:rPr>
          <w:rFonts w:hint="eastAsia"/>
          <w:sz w:val="24"/>
        </w:rPr>
        <w:t>R</w:t>
      </w:r>
      <w:r w:rsidR="00DE5D72">
        <w:rPr>
          <w:rFonts w:hint="eastAsia"/>
          <w:sz w:val="24"/>
        </w:rPr>
        <w:lastRenderedPageBreak/>
        <w:t>DK-X5</w:t>
      </w:r>
      <w:r w:rsidR="00DE5D72">
        <w:rPr>
          <w:rFonts w:hint="eastAsia"/>
          <w:sz w:val="24"/>
        </w:rPr>
        <w:t>的</w:t>
      </w:r>
      <w:r w:rsidR="00DE5D72">
        <w:rPr>
          <w:rFonts w:hint="eastAsia"/>
          <w:sz w:val="24"/>
        </w:rPr>
        <w:t>CPU</w:t>
      </w:r>
      <w:r w:rsidR="00DE5D72">
        <w:rPr>
          <w:rFonts w:hint="eastAsia"/>
          <w:sz w:val="24"/>
        </w:rPr>
        <w:t>运行，实际帧率稍微差一些，</w:t>
      </w:r>
      <w:r w:rsidR="00B228FB">
        <w:rPr>
          <w:rFonts w:hint="eastAsia"/>
          <w:sz w:val="24"/>
        </w:rPr>
        <w:t>再加上本人对于</w:t>
      </w:r>
      <w:r w:rsidR="00B228FB">
        <w:rPr>
          <w:rFonts w:hint="eastAsia"/>
          <w:sz w:val="24"/>
        </w:rPr>
        <w:t>Python</w:t>
      </w:r>
      <w:r w:rsidR="00B228FB">
        <w:rPr>
          <w:rFonts w:hint="eastAsia"/>
          <w:sz w:val="24"/>
        </w:rPr>
        <w:t>编程</w:t>
      </w:r>
      <w:r w:rsidR="009B2D9F">
        <w:rPr>
          <w:rFonts w:hint="eastAsia"/>
          <w:sz w:val="24"/>
        </w:rPr>
        <w:t>不</w:t>
      </w:r>
      <w:r w:rsidR="00B228FB">
        <w:rPr>
          <w:rFonts w:hint="eastAsia"/>
          <w:sz w:val="24"/>
        </w:rPr>
        <w:t>熟练，</w:t>
      </w:r>
      <w:r w:rsidR="000F7243">
        <w:rPr>
          <w:rFonts w:hint="eastAsia"/>
          <w:sz w:val="24"/>
        </w:rPr>
        <w:t>采用了</w:t>
      </w:r>
      <w:proofErr w:type="spellStart"/>
      <w:r w:rsidR="000F7243">
        <w:rPr>
          <w:rFonts w:hint="eastAsia"/>
          <w:sz w:val="24"/>
        </w:rPr>
        <w:t>dlib</w:t>
      </w:r>
      <w:proofErr w:type="spellEnd"/>
      <w:r w:rsidR="000F7243">
        <w:rPr>
          <w:rFonts w:hint="eastAsia"/>
          <w:sz w:val="24"/>
        </w:rPr>
        <w:t>官方的模型来</w:t>
      </w:r>
      <w:r w:rsidR="00D256BC">
        <w:rPr>
          <w:rFonts w:hint="eastAsia"/>
          <w:sz w:val="24"/>
        </w:rPr>
        <w:t>实现人脸识别，不过</w:t>
      </w:r>
      <w:r w:rsidR="009B2D9F">
        <w:rPr>
          <w:rFonts w:hint="eastAsia"/>
          <w:sz w:val="24"/>
        </w:rPr>
        <w:t>不影响</w:t>
      </w:r>
      <w:r w:rsidR="00D256BC">
        <w:rPr>
          <w:rFonts w:hint="eastAsia"/>
          <w:sz w:val="24"/>
        </w:rPr>
        <w:t>识别效果，</w:t>
      </w:r>
      <w:r w:rsidR="00BF6E3A">
        <w:rPr>
          <w:rFonts w:hint="eastAsia"/>
          <w:sz w:val="24"/>
        </w:rPr>
        <w:t>遂</w:t>
      </w:r>
      <w:r w:rsidR="003C6EEE">
        <w:rPr>
          <w:rFonts w:hint="eastAsia"/>
          <w:sz w:val="24"/>
        </w:rPr>
        <w:t>未再进行优化</w:t>
      </w:r>
      <w:r>
        <w:rPr>
          <w:rFonts w:hint="eastAsia"/>
          <w:sz w:val="24"/>
        </w:rPr>
        <w:t>。</w:t>
      </w:r>
    </w:p>
    <w:p w14:paraId="61964570" w14:textId="0C5518BA" w:rsidR="0021758D" w:rsidRDefault="00E05B2C" w:rsidP="0021758D">
      <w:pPr>
        <w:wordWrap w:val="0"/>
        <w:spacing w:line="360" w:lineRule="auto"/>
        <w:jc w:val="center"/>
        <w:rPr>
          <w:sz w:val="24"/>
        </w:rPr>
      </w:pPr>
      <w:r w:rsidRPr="00E05B2C">
        <w:rPr>
          <w:noProof/>
          <w:sz w:val="24"/>
        </w:rPr>
        <w:drawing>
          <wp:inline distT="0" distB="0" distL="0" distR="0" wp14:anchorId="632474A5" wp14:editId="790C44E3">
            <wp:extent cx="5465929" cy="3075790"/>
            <wp:effectExtent l="0" t="0" r="1905" b="0"/>
            <wp:docPr id="6466169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69283" cy="3077677"/>
                    </a:xfrm>
                    <a:prstGeom prst="rect">
                      <a:avLst/>
                    </a:prstGeom>
                    <a:noFill/>
                    <a:ln>
                      <a:noFill/>
                    </a:ln>
                  </pic:spPr>
                </pic:pic>
              </a:graphicData>
            </a:graphic>
          </wp:inline>
        </w:drawing>
      </w:r>
    </w:p>
    <w:p w14:paraId="5CF2C6EE" w14:textId="6DEEDC8C" w:rsidR="0021758D" w:rsidRPr="00CD2D39" w:rsidRDefault="0021758D" w:rsidP="0021758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31</w:t>
      </w:r>
      <w:r>
        <w:rPr>
          <w:rFonts w:ascii="Times New Roman" w:hAnsi="Times New Roman"/>
          <w:sz w:val="21"/>
          <w:szCs w:val="21"/>
        </w:rPr>
        <w:fldChar w:fldCharType="end"/>
      </w:r>
      <w:r>
        <w:rPr>
          <w:rFonts w:ascii="Times New Roman" w:hAnsi="Times New Roman" w:hint="eastAsia"/>
          <w:sz w:val="21"/>
          <w:szCs w:val="21"/>
        </w:rPr>
        <w:t xml:space="preserve">　</w:t>
      </w:r>
      <w:r w:rsidR="006D6068">
        <w:rPr>
          <w:rFonts w:hint="eastAsia"/>
          <w:sz w:val="21"/>
          <w:szCs w:val="21"/>
        </w:rPr>
        <w:t>RDK-X5</w:t>
      </w:r>
      <w:r w:rsidR="006D6068">
        <w:rPr>
          <w:rFonts w:hint="eastAsia"/>
          <w:sz w:val="21"/>
          <w:szCs w:val="21"/>
        </w:rPr>
        <w:t>的桌面图标</w:t>
      </w:r>
    </w:p>
    <w:p w14:paraId="68C69238" w14:textId="24596965" w:rsidR="0021758D" w:rsidRPr="00294BDF" w:rsidRDefault="00D17B9C" w:rsidP="0021758D">
      <w:pPr>
        <w:wordWrap w:val="0"/>
        <w:spacing w:line="360" w:lineRule="auto"/>
        <w:jc w:val="center"/>
        <w:rPr>
          <w:sz w:val="24"/>
        </w:rPr>
      </w:pPr>
      <w:r w:rsidRPr="00D17B9C">
        <w:rPr>
          <w:noProof/>
          <w:sz w:val="24"/>
        </w:rPr>
        <w:drawing>
          <wp:inline distT="0" distB="0" distL="0" distR="0" wp14:anchorId="6AC6C44C" wp14:editId="0EF969CE">
            <wp:extent cx="3838332" cy="3241343"/>
            <wp:effectExtent l="0" t="0" r="0" b="0"/>
            <wp:docPr id="9607826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52697" cy="3253474"/>
                    </a:xfrm>
                    <a:prstGeom prst="rect">
                      <a:avLst/>
                    </a:prstGeom>
                    <a:noFill/>
                    <a:ln>
                      <a:noFill/>
                    </a:ln>
                  </pic:spPr>
                </pic:pic>
              </a:graphicData>
            </a:graphic>
          </wp:inline>
        </w:drawing>
      </w:r>
    </w:p>
    <w:p w14:paraId="24E44E8E" w14:textId="7383FA12" w:rsidR="0021758D" w:rsidRPr="00CD2D39" w:rsidRDefault="0021758D" w:rsidP="0021758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32</w:t>
      </w:r>
      <w:r>
        <w:rPr>
          <w:rFonts w:ascii="Times New Roman" w:hAnsi="Times New Roman"/>
          <w:sz w:val="21"/>
          <w:szCs w:val="21"/>
        </w:rPr>
        <w:fldChar w:fldCharType="end"/>
      </w:r>
      <w:r>
        <w:rPr>
          <w:rFonts w:ascii="Times New Roman" w:hAnsi="Times New Roman" w:hint="eastAsia"/>
          <w:sz w:val="21"/>
          <w:szCs w:val="21"/>
        </w:rPr>
        <w:t xml:space="preserve">　</w:t>
      </w:r>
      <w:r w:rsidR="006D6068">
        <w:rPr>
          <w:rFonts w:ascii="Times New Roman" w:hAnsi="Times New Roman" w:hint="eastAsia"/>
          <w:sz w:val="21"/>
          <w:szCs w:val="21"/>
        </w:rPr>
        <w:t>检测到</w:t>
      </w:r>
      <w:r w:rsidR="001A05BB">
        <w:rPr>
          <w:rFonts w:ascii="Times New Roman" w:hAnsi="Times New Roman" w:hint="eastAsia"/>
          <w:sz w:val="21"/>
          <w:szCs w:val="21"/>
        </w:rPr>
        <w:t>人脸并进行特征识别</w:t>
      </w:r>
    </w:p>
    <w:p w14:paraId="65A659C0" w14:textId="76E34005" w:rsidR="0021758D" w:rsidRDefault="008906C2" w:rsidP="0021758D">
      <w:pPr>
        <w:wordWrap w:val="0"/>
        <w:spacing w:line="360" w:lineRule="auto"/>
        <w:jc w:val="center"/>
        <w:rPr>
          <w:sz w:val="24"/>
        </w:rPr>
      </w:pPr>
      <w:r w:rsidRPr="008906C2">
        <w:rPr>
          <w:noProof/>
          <w:sz w:val="24"/>
        </w:rPr>
        <w:lastRenderedPageBreak/>
        <w:drawing>
          <wp:inline distT="0" distB="0" distL="0" distR="0" wp14:anchorId="68AB702D" wp14:editId="32207A98">
            <wp:extent cx="4230806" cy="2380761"/>
            <wp:effectExtent l="0" t="0" r="0" b="635"/>
            <wp:docPr id="1024930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35927" cy="2383642"/>
                    </a:xfrm>
                    <a:prstGeom prst="rect">
                      <a:avLst/>
                    </a:prstGeom>
                    <a:noFill/>
                    <a:ln>
                      <a:noFill/>
                    </a:ln>
                  </pic:spPr>
                </pic:pic>
              </a:graphicData>
            </a:graphic>
          </wp:inline>
        </w:drawing>
      </w:r>
    </w:p>
    <w:p w14:paraId="39CE157C" w14:textId="6CFD7CC2" w:rsidR="0021758D" w:rsidRDefault="0021758D" w:rsidP="0021758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33</w:t>
      </w:r>
      <w:r>
        <w:rPr>
          <w:rFonts w:ascii="Times New Roman" w:hAnsi="Times New Roman"/>
          <w:sz w:val="21"/>
          <w:szCs w:val="21"/>
        </w:rPr>
        <w:fldChar w:fldCharType="end"/>
      </w:r>
      <w:r>
        <w:rPr>
          <w:rFonts w:ascii="Times New Roman" w:hAnsi="Times New Roman" w:hint="eastAsia"/>
          <w:sz w:val="21"/>
          <w:szCs w:val="21"/>
        </w:rPr>
        <w:t xml:space="preserve">　</w:t>
      </w:r>
      <w:r w:rsidR="007537E5">
        <w:rPr>
          <w:rFonts w:ascii="Times New Roman" w:hAnsi="Times New Roman" w:hint="eastAsia"/>
          <w:sz w:val="21"/>
          <w:szCs w:val="21"/>
        </w:rPr>
        <w:t>人脸识别后屏幕显示的效果</w:t>
      </w:r>
      <w:r w:rsidR="007537E5">
        <w:rPr>
          <w:sz w:val="21"/>
          <w:szCs w:val="21"/>
        </w:rPr>
        <w:t xml:space="preserve"> </w:t>
      </w:r>
    </w:p>
    <w:p w14:paraId="4DDCB7FB" w14:textId="74B312A3" w:rsidR="00F82E78" w:rsidRDefault="008E3209" w:rsidP="00F82E78">
      <w:pPr>
        <w:wordWrap w:val="0"/>
        <w:spacing w:line="360" w:lineRule="auto"/>
        <w:jc w:val="center"/>
        <w:rPr>
          <w:sz w:val="24"/>
        </w:rPr>
      </w:pPr>
      <w:r w:rsidRPr="008E3209">
        <w:rPr>
          <w:noProof/>
          <w:sz w:val="24"/>
        </w:rPr>
        <w:drawing>
          <wp:inline distT="0" distB="0" distL="0" distR="0" wp14:anchorId="119EC07D" wp14:editId="52DC55F0">
            <wp:extent cx="3295650" cy="3789189"/>
            <wp:effectExtent l="0" t="0" r="0" b="1905"/>
            <wp:docPr id="4543409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1">
                      <a:extLst>
                        <a:ext uri="{28A0092B-C50C-407E-A947-70E740481C1C}">
                          <a14:useLocalDpi xmlns:a14="http://schemas.microsoft.com/office/drawing/2010/main" val="0"/>
                        </a:ext>
                      </a:extLst>
                    </a:blip>
                    <a:srcRect t="15260"/>
                    <a:stretch/>
                  </pic:blipFill>
                  <pic:spPr bwMode="auto">
                    <a:xfrm>
                      <a:off x="0" y="0"/>
                      <a:ext cx="3303510" cy="3798226"/>
                    </a:xfrm>
                    <a:prstGeom prst="rect">
                      <a:avLst/>
                    </a:prstGeom>
                    <a:noFill/>
                    <a:ln>
                      <a:noFill/>
                    </a:ln>
                    <a:extLst>
                      <a:ext uri="{53640926-AAD7-44D8-BBD7-CCE9431645EC}">
                        <a14:shadowObscured xmlns:a14="http://schemas.microsoft.com/office/drawing/2010/main"/>
                      </a:ext>
                    </a:extLst>
                  </pic:spPr>
                </pic:pic>
              </a:graphicData>
            </a:graphic>
          </wp:inline>
        </w:drawing>
      </w:r>
    </w:p>
    <w:p w14:paraId="25BFE5B9" w14:textId="4FDD4BF8" w:rsidR="00F82E78" w:rsidRPr="00F82E78" w:rsidRDefault="00F82E78" w:rsidP="00F82E78">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34</w:t>
      </w:r>
      <w:r>
        <w:rPr>
          <w:rFonts w:ascii="Times New Roman" w:hAnsi="Times New Roman"/>
          <w:sz w:val="21"/>
          <w:szCs w:val="21"/>
        </w:rPr>
        <w:fldChar w:fldCharType="end"/>
      </w:r>
      <w:r>
        <w:rPr>
          <w:rFonts w:ascii="Times New Roman" w:hAnsi="Times New Roman" w:hint="eastAsia"/>
          <w:sz w:val="21"/>
          <w:szCs w:val="21"/>
        </w:rPr>
        <w:t xml:space="preserve">　</w:t>
      </w:r>
      <w:r w:rsidR="007537E5">
        <w:rPr>
          <w:rFonts w:hint="eastAsia"/>
          <w:sz w:val="21"/>
          <w:szCs w:val="21"/>
        </w:rPr>
        <w:t>其他人测试的人脸识别效果</w:t>
      </w:r>
    </w:p>
    <w:p w14:paraId="5DA504B9" w14:textId="368B9485" w:rsidR="0021758D" w:rsidRDefault="00296F8D" w:rsidP="0021758D">
      <w:pPr>
        <w:wordWrap w:val="0"/>
        <w:spacing w:line="360" w:lineRule="auto"/>
        <w:ind w:firstLineChars="200" w:firstLine="480"/>
        <w:rPr>
          <w:sz w:val="24"/>
        </w:rPr>
      </w:pPr>
      <w:r>
        <w:rPr>
          <w:rFonts w:hint="eastAsia"/>
          <w:sz w:val="24"/>
        </w:rPr>
        <w:t>当识别到不认识的人脸，</w:t>
      </w:r>
      <w:r>
        <w:rPr>
          <w:rFonts w:hint="eastAsia"/>
          <w:sz w:val="24"/>
        </w:rPr>
        <w:t>RDK</w:t>
      </w:r>
      <w:r>
        <w:rPr>
          <w:rFonts w:hint="eastAsia"/>
          <w:sz w:val="24"/>
        </w:rPr>
        <w:t>会将其视为未知身份并播放“识别失败，请重试”的提示音，舵机也不会打开。显示界面如图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35</w:t>
      </w:r>
      <w:r w:rsidRPr="00B00E11">
        <w:rPr>
          <w:sz w:val="24"/>
        </w:rPr>
        <w:fldChar w:fldCharType="end"/>
      </w:r>
      <w:r>
        <w:rPr>
          <w:rFonts w:hint="eastAsia"/>
          <w:sz w:val="24"/>
        </w:rPr>
        <w:t>所示。</w:t>
      </w:r>
    </w:p>
    <w:p w14:paraId="1EB31ECD" w14:textId="77777777" w:rsidR="0021758D" w:rsidRDefault="0021758D" w:rsidP="0021758D">
      <w:pPr>
        <w:wordWrap w:val="0"/>
        <w:spacing w:line="360" w:lineRule="auto"/>
        <w:jc w:val="center"/>
        <w:rPr>
          <w:sz w:val="24"/>
        </w:rPr>
      </w:pPr>
    </w:p>
    <w:p w14:paraId="58B16009" w14:textId="77426823" w:rsidR="0021758D" w:rsidRPr="00C23F57" w:rsidRDefault="0021758D" w:rsidP="0021758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35</w:t>
      </w:r>
      <w:r>
        <w:rPr>
          <w:rFonts w:ascii="Times New Roman" w:hAnsi="Times New Roman"/>
          <w:sz w:val="21"/>
          <w:szCs w:val="21"/>
        </w:rPr>
        <w:fldChar w:fldCharType="end"/>
      </w:r>
      <w:r>
        <w:rPr>
          <w:rFonts w:ascii="Times New Roman" w:hAnsi="Times New Roman" w:hint="eastAsia"/>
          <w:sz w:val="21"/>
          <w:szCs w:val="21"/>
        </w:rPr>
        <w:t xml:space="preserve">　</w:t>
      </w:r>
      <w:r w:rsidR="005A6A55">
        <w:rPr>
          <w:rFonts w:ascii="Times New Roman" w:hAnsi="Times New Roman" w:hint="eastAsia"/>
          <w:sz w:val="21"/>
          <w:szCs w:val="21"/>
        </w:rPr>
        <w:t>陌生人脸，识别失败</w:t>
      </w:r>
    </w:p>
    <w:p w14:paraId="00D0A4C3" w14:textId="7EAF06FD" w:rsidR="002F77CD" w:rsidRDefault="002F77CD" w:rsidP="002F77CD">
      <w:pPr>
        <w:wordWrap w:val="0"/>
        <w:spacing w:beforeLines="50" w:before="156" w:afterLines="50" w:after="156" w:line="360" w:lineRule="auto"/>
        <w:outlineLvl w:val="2"/>
        <w:rPr>
          <w:rFonts w:eastAsia="黑体"/>
          <w:sz w:val="24"/>
        </w:rPr>
      </w:pPr>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.6</w:t>
      </w:r>
      <w:r>
        <w:rPr>
          <w:rFonts w:eastAsia="黑体" w:hint="eastAsia"/>
          <w:sz w:val="24"/>
        </w:rPr>
        <w:t xml:space="preserve">　</w:t>
      </w:r>
      <w:r w:rsidR="0027409F">
        <w:rPr>
          <w:rFonts w:eastAsia="黑体" w:hint="eastAsia"/>
          <w:sz w:val="24"/>
        </w:rPr>
        <w:t>外来来宾</w:t>
      </w:r>
      <w:r>
        <w:rPr>
          <w:rFonts w:eastAsia="黑体" w:hint="eastAsia"/>
          <w:sz w:val="24"/>
        </w:rPr>
        <w:t>进出远程控制功能</w:t>
      </w:r>
      <w:bookmarkEnd w:id="132"/>
    </w:p>
    <w:p w14:paraId="5F4D7958" w14:textId="396E6B9D" w:rsidR="002F77CD" w:rsidRDefault="00AF562C" w:rsidP="002F77CD">
      <w:pPr>
        <w:wordWrap w:val="0"/>
        <w:spacing w:line="360" w:lineRule="auto"/>
        <w:ind w:firstLineChars="200" w:firstLine="480"/>
        <w:rPr>
          <w:sz w:val="24"/>
        </w:rPr>
      </w:pPr>
      <w:r>
        <w:rPr>
          <w:rFonts w:hint="eastAsia"/>
          <w:sz w:val="24"/>
        </w:rPr>
        <w:lastRenderedPageBreak/>
        <w:t>系统还支持</w:t>
      </w:r>
      <w:r w:rsidR="009E5C14">
        <w:rPr>
          <w:rFonts w:hint="eastAsia"/>
          <w:sz w:val="24"/>
        </w:rPr>
        <w:t>云端控制楼宇闸机的</w:t>
      </w:r>
      <w:r w:rsidR="00E04AA7">
        <w:rPr>
          <w:rFonts w:hint="eastAsia"/>
          <w:sz w:val="24"/>
        </w:rPr>
        <w:t>动作，当有外来人员需要进入楼宇时，可以通过点灯科技平台</w:t>
      </w:r>
      <w:r w:rsidR="003D6642">
        <w:rPr>
          <w:rFonts w:hint="eastAsia"/>
          <w:sz w:val="24"/>
        </w:rPr>
        <w:t>的</w:t>
      </w:r>
      <w:r w:rsidR="009038F4">
        <w:rPr>
          <w:rFonts w:hint="eastAsia"/>
          <w:sz w:val="24"/>
        </w:rPr>
        <w:t>开门</w:t>
      </w:r>
      <w:r w:rsidR="003D6642">
        <w:rPr>
          <w:rFonts w:hint="eastAsia"/>
          <w:sz w:val="24"/>
        </w:rPr>
        <w:t>按钮来</w:t>
      </w:r>
      <w:r w:rsidR="009038F4">
        <w:rPr>
          <w:rFonts w:hint="eastAsia"/>
          <w:sz w:val="24"/>
        </w:rPr>
        <w:t>打开舵机</w:t>
      </w:r>
      <w:r w:rsidR="00CB54E0">
        <w:rPr>
          <w:rFonts w:hint="eastAsia"/>
          <w:sz w:val="24"/>
        </w:rPr>
        <w:t>，平台上也会实时显示</w:t>
      </w:r>
      <w:r w:rsidR="009038F4">
        <w:rPr>
          <w:rFonts w:hint="eastAsia"/>
          <w:sz w:val="24"/>
        </w:rPr>
        <w:t>楼宇闸机的工作状态</w:t>
      </w:r>
      <w:r w:rsidR="002F77CD">
        <w:rPr>
          <w:rFonts w:hint="eastAsia"/>
          <w:sz w:val="24"/>
        </w:rPr>
        <w:t>。</w:t>
      </w:r>
      <w:r w:rsidR="0027409F">
        <w:rPr>
          <w:rFonts w:hint="eastAsia"/>
          <w:sz w:val="24"/>
        </w:rPr>
        <w:t>闸机开启</w:t>
      </w:r>
      <w:r w:rsidR="009038F4">
        <w:rPr>
          <w:rFonts w:hint="eastAsia"/>
          <w:sz w:val="24"/>
        </w:rPr>
        <w:t>如图</w:t>
      </w:r>
      <w:r w:rsidR="009038F4" w:rsidRPr="00B00E11">
        <w:rPr>
          <w:sz w:val="24"/>
        </w:rPr>
        <w:fldChar w:fldCharType="begin"/>
      </w:r>
      <w:r w:rsidR="009038F4" w:rsidRPr="00B00E11">
        <w:rPr>
          <w:sz w:val="24"/>
        </w:rPr>
        <w:instrText xml:space="preserve"> Seq eq \c </w:instrText>
      </w:r>
      <w:r w:rsidR="009038F4" w:rsidRPr="00B00E11">
        <w:rPr>
          <w:sz w:val="24"/>
        </w:rPr>
        <w:fldChar w:fldCharType="separate"/>
      </w:r>
      <w:r w:rsidR="00AB38DF">
        <w:rPr>
          <w:noProof/>
          <w:sz w:val="24"/>
        </w:rPr>
        <w:t>5</w:t>
      </w:r>
      <w:r w:rsidR="009038F4" w:rsidRPr="00B00E11">
        <w:rPr>
          <w:sz w:val="24"/>
        </w:rPr>
        <w:fldChar w:fldCharType="end"/>
      </w:r>
      <w:r w:rsidR="009038F4" w:rsidRPr="00B00E11">
        <w:rPr>
          <w:sz w:val="24"/>
        </w:rPr>
        <w:t>.</w:t>
      </w:r>
      <w:r w:rsidR="009038F4" w:rsidRPr="00B00E11">
        <w:rPr>
          <w:sz w:val="24"/>
        </w:rPr>
        <w:fldChar w:fldCharType="begin"/>
      </w:r>
      <w:r w:rsidR="009038F4" w:rsidRPr="00B00E11">
        <w:rPr>
          <w:sz w:val="24"/>
        </w:rPr>
        <w:instrText xml:space="preserve"> seq txt </w:instrText>
      </w:r>
      <w:r w:rsidR="009038F4" w:rsidRPr="00B00E11">
        <w:rPr>
          <w:sz w:val="24"/>
        </w:rPr>
        <w:fldChar w:fldCharType="separate"/>
      </w:r>
      <w:r w:rsidR="00AB38DF">
        <w:rPr>
          <w:noProof/>
          <w:sz w:val="24"/>
        </w:rPr>
        <w:t>36</w:t>
      </w:r>
      <w:r w:rsidR="009038F4" w:rsidRPr="00B00E11">
        <w:rPr>
          <w:sz w:val="24"/>
        </w:rPr>
        <w:fldChar w:fldCharType="end"/>
      </w:r>
      <w:r w:rsidR="009038F4">
        <w:rPr>
          <w:rFonts w:hint="eastAsia"/>
          <w:sz w:val="24"/>
        </w:rPr>
        <w:t>所示</w:t>
      </w:r>
      <w:r w:rsidR="0027409F">
        <w:rPr>
          <w:rFonts w:hint="eastAsia"/>
          <w:sz w:val="24"/>
        </w:rPr>
        <w:t>，闸机关闭如图</w:t>
      </w:r>
      <w:r w:rsidR="0027409F" w:rsidRPr="00B00E11">
        <w:rPr>
          <w:sz w:val="24"/>
        </w:rPr>
        <w:fldChar w:fldCharType="begin"/>
      </w:r>
      <w:r w:rsidR="0027409F" w:rsidRPr="00B00E11">
        <w:rPr>
          <w:sz w:val="24"/>
        </w:rPr>
        <w:instrText xml:space="preserve"> Seq eq \c </w:instrText>
      </w:r>
      <w:r w:rsidR="0027409F" w:rsidRPr="00B00E11">
        <w:rPr>
          <w:sz w:val="24"/>
        </w:rPr>
        <w:fldChar w:fldCharType="separate"/>
      </w:r>
      <w:r w:rsidR="00AB38DF">
        <w:rPr>
          <w:noProof/>
          <w:sz w:val="24"/>
        </w:rPr>
        <w:t>5</w:t>
      </w:r>
      <w:r w:rsidR="0027409F" w:rsidRPr="00B00E11">
        <w:rPr>
          <w:sz w:val="24"/>
        </w:rPr>
        <w:fldChar w:fldCharType="end"/>
      </w:r>
      <w:r w:rsidR="0027409F" w:rsidRPr="00B00E11">
        <w:rPr>
          <w:sz w:val="24"/>
        </w:rPr>
        <w:t>.</w:t>
      </w:r>
      <w:r w:rsidR="0027409F" w:rsidRPr="00B00E11">
        <w:rPr>
          <w:sz w:val="24"/>
        </w:rPr>
        <w:fldChar w:fldCharType="begin"/>
      </w:r>
      <w:r w:rsidR="0027409F" w:rsidRPr="00B00E11">
        <w:rPr>
          <w:sz w:val="24"/>
        </w:rPr>
        <w:instrText xml:space="preserve"> seq txt </w:instrText>
      </w:r>
      <w:r w:rsidR="0027409F" w:rsidRPr="00B00E11">
        <w:rPr>
          <w:sz w:val="24"/>
        </w:rPr>
        <w:fldChar w:fldCharType="separate"/>
      </w:r>
      <w:r w:rsidR="00AB38DF">
        <w:rPr>
          <w:noProof/>
          <w:sz w:val="24"/>
        </w:rPr>
        <w:t>37</w:t>
      </w:r>
      <w:r w:rsidR="0027409F" w:rsidRPr="00B00E11">
        <w:rPr>
          <w:sz w:val="24"/>
        </w:rPr>
        <w:fldChar w:fldCharType="end"/>
      </w:r>
      <w:r w:rsidR="0027409F">
        <w:rPr>
          <w:rFonts w:hint="eastAsia"/>
          <w:sz w:val="24"/>
        </w:rPr>
        <w:t>所示。</w:t>
      </w:r>
    </w:p>
    <w:p w14:paraId="2421D237" w14:textId="77777777" w:rsidR="009038F4" w:rsidRDefault="009038F4" w:rsidP="009038F4">
      <w:pPr>
        <w:wordWrap w:val="0"/>
        <w:spacing w:line="360" w:lineRule="auto"/>
        <w:jc w:val="center"/>
        <w:rPr>
          <w:sz w:val="24"/>
        </w:rPr>
      </w:pPr>
    </w:p>
    <w:p w14:paraId="408A5023" w14:textId="7596B60D" w:rsidR="009038F4" w:rsidRPr="00C23F57" w:rsidRDefault="009038F4" w:rsidP="009038F4">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36</w:t>
      </w:r>
      <w:r>
        <w:rPr>
          <w:rFonts w:ascii="Times New Roman" w:hAnsi="Times New Roman"/>
          <w:sz w:val="21"/>
          <w:szCs w:val="21"/>
        </w:rPr>
        <w:fldChar w:fldCharType="end"/>
      </w:r>
      <w:r>
        <w:rPr>
          <w:rFonts w:ascii="Times New Roman" w:hAnsi="Times New Roman" w:hint="eastAsia"/>
          <w:sz w:val="21"/>
          <w:szCs w:val="21"/>
        </w:rPr>
        <w:t xml:space="preserve">　</w:t>
      </w:r>
      <w:r w:rsidR="00ED002E">
        <w:rPr>
          <w:rFonts w:ascii="Times New Roman" w:hAnsi="Times New Roman" w:hint="eastAsia"/>
          <w:sz w:val="21"/>
          <w:szCs w:val="21"/>
        </w:rPr>
        <w:t>闸机开启，手机同步显示</w:t>
      </w:r>
    </w:p>
    <w:p w14:paraId="1CB1AE8A" w14:textId="7F37C78F" w:rsidR="002F77CD" w:rsidRDefault="002F77CD" w:rsidP="002F77CD">
      <w:pPr>
        <w:wordWrap w:val="0"/>
        <w:spacing w:line="360" w:lineRule="auto"/>
        <w:jc w:val="center"/>
        <w:rPr>
          <w:sz w:val="24"/>
        </w:rPr>
      </w:pPr>
    </w:p>
    <w:p w14:paraId="6781B3C8" w14:textId="6F1C11A1" w:rsidR="002F77CD" w:rsidRDefault="002F77CD" w:rsidP="00ED002E">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0027409F">
        <w:rPr>
          <w:rFonts w:ascii="Times New Roman" w:hAnsi="Times New Roman"/>
          <w:sz w:val="21"/>
          <w:szCs w:val="21"/>
        </w:rPr>
        <w:fldChar w:fldCharType="begin"/>
      </w:r>
      <w:r w:rsidR="0027409F">
        <w:rPr>
          <w:rFonts w:ascii="Times New Roman" w:hAnsi="Times New Roman"/>
          <w:sz w:val="21"/>
          <w:szCs w:val="21"/>
        </w:rPr>
        <w:instrText xml:space="preserve"> </w:instrText>
      </w:r>
      <w:r w:rsidR="0027409F">
        <w:rPr>
          <w:rFonts w:ascii="Times New Roman" w:hAnsi="Times New Roman" w:hint="eastAsia"/>
          <w:sz w:val="21"/>
          <w:szCs w:val="21"/>
        </w:rPr>
        <w:instrText>Seq eq \c</w:instrText>
      </w:r>
      <w:r w:rsidR="0027409F">
        <w:rPr>
          <w:rFonts w:ascii="Times New Roman" w:hAnsi="Times New Roman"/>
          <w:sz w:val="21"/>
          <w:szCs w:val="21"/>
        </w:rPr>
        <w:instrText xml:space="preserve"> </w:instrText>
      </w:r>
      <w:r w:rsidR="0027409F">
        <w:rPr>
          <w:rFonts w:ascii="Times New Roman" w:hAnsi="Times New Roman"/>
          <w:sz w:val="21"/>
          <w:szCs w:val="21"/>
        </w:rPr>
        <w:fldChar w:fldCharType="separate"/>
      </w:r>
      <w:r w:rsidR="00AB38DF">
        <w:rPr>
          <w:rFonts w:ascii="Times New Roman" w:hAnsi="Times New Roman"/>
          <w:noProof/>
          <w:sz w:val="21"/>
          <w:szCs w:val="21"/>
        </w:rPr>
        <w:t>5</w:t>
      </w:r>
      <w:r w:rsidR="0027409F">
        <w:rPr>
          <w:rFonts w:ascii="Times New Roman" w:hAnsi="Times New Roman"/>
          <w:sz w:val="21"/>
          <w:szCs w:val="21"/>
        </w:rPr>
        <w:fldChar w:fldCharType="end"/>
      </w:r>
      <w:r w:rsidR="0027409F">
        <w:rPr>
          <w:rFonts w:ascii="Times New Roman" w:hAnsi="Times New Roman" w:hint="eastAsia"/>
          <w:sz w:val="21"/>
          <w:szCs w:val="21"/>
        </w:rPr>
        <w:t>.</w:t>
      </w:r>
      <w:r w:rsidR="0027409F">
        <w:rPr>
          <w:rFonts w:ascii="Times New Roman" w:hAnsi="Times New Roman"/>
          <w:sz w:val="21"/>
          <w:szCs w:val="21"/>
        </w:rPr>
        <w:fldChar w:fldCharType="begin"/>
      </w:r>
      <w:r w:rsidR="0027409F">
        <w:rPr>
          <w:rFonts w:ascii="Times New Roman" w:hAnsi="Times New Roman"/>
          <w:sz w:val="21"/>
          <w:szCs w:val="21"/>
        </w:rPr>
        <w:instrText xml:space="preserve"> </w:instrText>
      </w:r>
      <w:r w:rsidR="0027409F">
        <w:rPr>
          <w:rFonts w:ascii="Times New Roman" w:hAnsi="Times New Roman" w:hint="eastAsia"/>
          <w:sz w:val="21"/>
          <w:szCs w:val="21"/>
        </w:rPr>
        <w:instrText>Seq list</w:instrText>
      </w:r>
      <w:r w:rsidR="0027409F">
        <w:rPr>
          <w:rFonts w:ascii="Times New Roman" w:hAnsi="Times New Roman"/>
          <w:sz w:val="21"/>
          <w:szCs w:val="21"/>
        </w:rPr>
        <w:instrText xml:space="preserve"> </w:instrText>
      </w:r>
      <w:r w:rsidR="0027409F">
        <w:rPr>
          <w:rFonts w:ascii="Times New Roman" w:hAnsi="Times New Roman"/>
          <w:sz w:val="21"/>
          <w:szCs w:val="21"/>
        </w:rPr>
        <w:fldChar w:fldCharType="separate"/>
      </w:r>
      <w:r w:rsidR="00AB38DF">
        <w:rPr>
          <w:rFonts w:ascii="Times New Roman" w:hAnsi="Times New Roman"/>
          <w:noProof/>
          <w:sz w:val="21"/>
          <w:szCs w:val="21"/>
        </w:rPr>
        <w:t>37</w:t>
      </w:r>
      <w:r w:rsidR="0027409F">
        <w:rPr>
          <w:rFonts w:ascii="Times New Roman" w:hAnsi="Times New Roman"/>
          <w:sz w:val="21"/>
          <w:szCs w:val="21"/>
        </w:rPr>
        <w:fldChar w:fldCharType="end"/>
      </w:r>
      <w:r>
        <w:rPr>
          <w:rFonts w:ascii="Times New Roman" w:hAnsi="Times New Roman" w:hint="eastAsia"/>
          <w:sz w:val="21"/>
          <w:szCs w:val="21"/>
        </w:rPr>
        <w:t xml:space="preserve">　</w:t>
      </w:r>
      <w:r w:rsidR="00ED002E">
        <w:rPr>
          <w:rFonts w:ascii="Times New Roman" w:hAnsi="Times New Roman" w:hint="eastAsia"/>
          <w:sz w:val="21"/>
          <w:szCs w:val="21"/>
        </w:rPr>
        <w:t>闸机关闭，手机同步显示</w:t>
      </w:r>
    </w:p>
    <w:p w14:paraId="1C05EFB7" w14:textId="36FF37A3" w:rsidR="00C511F8" w:rsidRDefault="00AF702B" w:rsidP="006621DD">
      <w:pPr>
        <w:wordWrap w:val="0"/>
        <w:spacing w:beforeLines="50" w:before="156" w:afterLines="50" w:after="156" w:line="360" w:lineRule="auto"/>
        <w:outlineLvl w:val="2"/>
        <w:rPr>
          <w:rFonts w:eastAsia="黑体"/>
          <w:sz w:val="24"/>
        </w:rPr>
      </w:pPr>
      <w:bookmarkStart w:id="133" w:name="_Toc198501341"/>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bookmarkStart w:id="134" w:name="_Hlk167660104"/>
      <w:r w:rsidR="002F77CD">
        <w:rPr>
          <w:rFonts w:eastAsia="黑体" w:hint="eastAsia"/>
          <w:sz w:val="24"/>
        </w:rPr>
        <w:t>7</w:t>
      </w:r>
      <w:r>
        <w:rPr>
          <w:rFonts w:eastAsia="黑体" w:hint="eastAsia"/>
          <w:sz w:val="24"/>
        </w:rPr>
        <w:t xml:space="preserve">　</w:t>
      </w:r>
      <w:bookmarkEnd w:id="134"/>
      <w:r w:rsidR="004A6E3D">
        <w:rPr>
          <w:rFonts w:eastAsia="黑体" w:hint="eastAsia"/>
          <w:sz w:val="24"/>
        </w:rPr>
        <w:t>太阳能逆变并网功能</w:t>
      </w:r>
      <w:bookmarkEnd w:id="133"/>
      <w:r w:rsidR="00613458">
        <w:rPr>
          <w:rFonts w:eastAsia="黑体" w:hint="eastAsia"/>
          <w:sz w:val="24"/>
        </w:rPr>
        <w:t>（</w:t>
      </w:r>
      <w:proofErr w:type="spellStart"/>
      <w:r w:rsidR="00613458">
        <w:rPr>
          <w:rFonts w:eastAsia="黑体" w:hint="eastAsia"/>
          <w:sz w:val="24"/>
        </w:rPr>
        <w:t>nnnn</w:t>
      </w:r>
      <w:proofErr w:type="spellEnd"/>
      <w:r w:rsidR="00613458">
        <w:rPr>
          <w:rFonts w:eastAsia="黑体" w:hint="eastAsia"/>
          <w:sz w:val="24"/>
        </w:rPr>
        <w:t>）</w:t>
      </w:r>
    </w:p>
    <w:p w14:paraId="38F0A931" w14:textId="71734AE1" w:rsidR="002A1837" w:rsidRDefault="002A1837" w:rsidP="002A1837">
      <w:pPr>
        <w:wordWrap w:val="0"/>
        <w:spacing w:line="360" w:lineRule="auto"/>
        <w:ind w:firstLineChars="200" w:firstLine="480"/>
        <w:rPr>
          <w:sz w:val="24"/>
        </w:rPr>
      </w:pPr>
      <w:r w:rsidRPr="002A1837">
        <w:rPr>
          <w:rFonts w:hint="eastAsia"/>
          <w:sz w:val="24"/>
        </w:rPr>
        <w:t>本系统还有太阳能逆变并网功能，使用太阳能电池板连接晶闸管逆变器，逆变系统的实物图如图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38</w:t>
      </w:r>
      <w:r w:rsidRPr="00B00E11">
        <w:rPr>
          <w:sz w:val="24"/>
        </w:rPr>
        <w:fldChar w:fldCharType="end"/>
      </w:r>
      <w:r w:rsidRPr="002A1837">
        <w:rPr>
          <w:rFonts w:hint="eastAsia"/>
          <w:sz w:val="24"/>
        </w:rPr>
        <w:t>所示。当阳光充足时，电压为</w:t>
      </w:r>
      <w:r w:rsidRPr="002A1837">
        <w:rPr>
          <w:rFonts w:hint="eastAsia"/>
          <w:sz w:val="24"/>
        </w:rPr>
        <w:t>19</w:t>
      </w:r>
      <w:r w:rsidRPr="002A1837">
        <w:rPr>
          <w:rFonts w:hint="eastAsia"/>
          <w:sz w:val="24"/>
        </w:rPr>
        <w:t>伏，满足逆变条件，系统会自动启动逆变，此时电流表会摆动到大约</w:t>
      </w:r>
      <w:r w:rsidRPr="002A1837">
        <w:rPr>
          <w:rFonts w:hint="eastAsia"/>
          <w:sz w:val="24"/>
        </w:rPr>
        <w:t>100mA</w:t>
      </w:r>
      <w:r w:rsidRPr="002A1837">
        <w:rPr>
          <w:rFonts w:hint="eastAsia"/>
          <w:sz w:val="24"/>
        </w:rPr>
        <w:t>位置，如图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39</w:t>
      </w:r>
      <w:r w:rsidRPr="00B00E11">
        <w:rPr>
          <w:sz w:val="24"/>
        </w:rPr>
        <w:fldChar w:fldCharType="end"/>
      </w:r>
      <w:r w:rsidRPr="002A1837">
        <w:rPr>
          <w:rFonts w:hint="eastAsia"/>
          <w:sz w:val="24"/>
        </w:rPr>
        <w:t>所示。由于这款太阳能板，最大功率点电压是</w:t>
      </w:r>
      <w:r w:rsidRPr="002A1837">
        <w:rPr>
          <w:rFonts w:hint="eastAsia"/>
          <w:sz w:val="24"/>
        </w:rPr>
        <w:t>17.9V</w:t>
      </w:r>
      <w:r w:rsidRPr="002A1837">
        <w:rPr>
          <w:rFonts w:hint="eastAsia"/>
          <w:sz w:val="24"/>
        </w:rPr>
        <w:t>，所以</w:t>
      </w:r>
      <w:r w:rsidR="009066C5">
        <w:rPr>
          <w:rFonts w:hint="eastAsia"/>
          <w:sz w:val="24"/>
        </w:rPr>
        <w:t>在单片机程序内</w:t>
      </w:r>
      <w:r w:rsidRPr="002A1837">
        <w:rPr>
          <w:rFonts w:hint="eastAsia"/>
          <w:sz w:val="24"/>
        </w:rPr>
        <w:t>设置</w:t>
      </w:r>
      <w:r w:rsidR="009066C5">
        <w:rPr>
          <w:rFonts w:hint="eastAsia"/>
          <w:sz w:val="24"/>
        </w:rPr>
        <w:t>太阳能</w:t>
      </w:r>
      <w:r w:rsidRPr="002A1837">
        <w:rPr>
          <w:rFonts w:hint="eastAsia"/>
          <w:sz w:val="24"/>
        </w:rPr>
        <w:t>如果低于</w:t>
      </w:r>
      <w:r w:rsidRPr="002A1837">
        <w:rPr>
          <w:rFonts w:hint="eastAsia"/>
          <w:sz w:val="24"/>
        </w:rPr>
        <w:t>17V</w:t>
      </w:r>
      <w:r w:rsidRPr="002A1837">
        <w:rPr>
          <w:rFonts w:hint="eastAsia"/>
          <w:sz w:val="24"/>
        </w:rPr>
        <w:t>，就会自动停止逆变，防止损毁太阳能板。</w:t>
      </w:r>
      <w:r w:rsidR="00613458">
        <w:rPr>
          <w:rFonts w:hint="eastAsia"/>
          <w:sz w:val="24"/>
        </w:rPr>
        <w:t>（改程序）</w:t>
      </w:r>
    </w:p>
    <w:p w14:paraId="42CF7E75" w14:textId="77777777" w:rsidR="00BD3A5A" w:rsidRDefault="00BD3A5A" w:rsidP="00BD3A5A">
      <w:pPr>
        <w:wordWrap w:val="0"/>
        <w:spacing w:line="360" w:lineRule="auto"/>
        <w:jc w:val="center"/>
        <w:rPr>
          <w:sz w:val="24"/>
        </w:rPr>
      </w:pPr>
    </w:p>
    <w:p w14:paraId="2D33178F" w14:textId="2BF8B375" w:rsidR="00BD3A5A" w:rsidRPr="00C23F57" w:rsidRDefault="00BD3A5A" w:rsidP="00BD3A5A">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38</w:t>
      </w:r>
      <w:r>
        <w:rPr>
          <w:rFonts w:ascii="Times New Roman" w:hAnsi="Times New Roman"/>
          <w:sz w:val="21"/>
          <w:szCs w:val="21"/>
        </w:rPr>
        <w:fldChar w:fldCharType="end"/>
      </w:r>
      <w:r>
        <w:rPr>
          <w:rFonts w:ascii="Times New Roman" w:hAnsi="Times New Roman" w:hint="eastAsia"/>
          <w:sz w:val="21"/>
          <w:szCs w:val="21"/>
        </w:rPr>
        <w:t xml:space="preserve">　</w:t>
      </w:r>
      <w:r w:rsidR="009F7783">
        <w:rPr>
          <w:rFonts w:ascii="Times New Roman" w:hAnsi="Times New Roman" w:hint="eastAsia"/>
          <w:sz w:val="21"/>
          <w:szCs w:val="21"/>
        </w:rPr>
        <w:t>太阳能逆变系统的实物连接</w:t>
      </w:r>
    </w:p>
    <w:p w14:paraId="1C1BA69D" w14:textId="77777777" w:rsidR="00BD3A5A" w:rsidRPr="00BD3A5A" w:rsidRDefault="00BD3A5A" w:rsidP="00BD3A5A">
      <w:pPr>
        <w:wordWrap w:val="0"/>
        <w:spacing w:line="360" w:lineRule="auto"/>
        <w:jc w:val="center"/>
        <w:rPr>
          <w:sz w:val="24"/>
        </w:rPr>
      </w:pPr>
    </w:p>
    <w:p w14:paraId="3DEAEAC4" w14:textId="7A7A5895" w:rsidR="00BD3A5A" w:rsidRPr="00BD3A5A" w:rsidRDefault="00BD3A5A" w:rsidP="00BD3A5A">
      <w:pPr>
        <w:pStyle w:val="a5"/>
        <w:wordWrap w:val="0"/>
        <w:spacing w:line="360" w:lineRule="auto"/>
        <w:jc w:val="center"/>
        <w:rPr>
          <w:rFonts w:ascii="Times New Roman" w:eastAsia="宋体" w:hAnsi="Times New Roman" w:hint="eastAsia"/>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39</w:t>
      </w:r>
      <w:r>
        <w:rPr>
          <w:rFonts w:ascii="Times New Roman" w:hAnsi="Times New Roman"/>
          <w:sz w:val="21"/>
          <w:szCs w:val="21"/>
        </w:rPr>
        <w:fldChar w:fldCharType="end"/>
      </w:r>
      <w:r>
        <w:rPr>
          <w:rFonts w:ascii="Times New Roman" w:hAnsi="Times New Roman" w:hint="eastAsia"/>
          <w:sz w:val="21"/>
          <w:szCs w:val="21"/>
        </w:rPr>
        <w:t xml:space="preserve">　</w:t>
      </w:r>
      <w:r w:rsidR="009F7783">
        <w:rPr>
          <w:rFonts w:ascii="Times New Roman" w:hAnsi="Times New Roman" w:hint="eastAsia"/>
          <w:sz w:val="21"/>
          <w:szCs w:val="21"/>
        </w:rPr>
        <w:t>逆变正常时电流表的显示</w:t>
      </w:r>
    </w:p>
    <w:p w14:paraId="039798BF" w14:textId="655A1817" w:rsidR="002A1837" w:rsidRDefault="002A1837" w:rsidP="002A1837">
      <w:pPr>
        <w:wordWrap w:val="0"/>
        <w:spacing w:line="360" w:lineRule="auto"/>
        <w:ind w:firstLineChars="200" w:firstLine="480"/>
        <w:rPr>
          <w:sz w:val="24"/>
        </w:rPr>
      </w:pPr>
      <w:r w:rsidRPr="002A1837">
        <w:rPr>
          <w:rFonts w:hint="eastAsia"/>
          <w:sz w:val="24"/>
        </w:rPr>
        <w:t>实际运行过程中，还在直流侧串入了一个灯充当电阻，</w:t>
      </w:r>
      <w:r w:rsidRPr="002A1837">
        <w:rPr>
          <w:rFonts w:hint="eastAsia"/>
          <w:sz w:val="24"/>
        </w:rPr>
        <w:t xml:space="preserve"> </w:t>
      </w:r>
      <w:r w:rsidRPr="002A1837">
        <w:rPr>
          <w:rFonts w:hint="eastAsia"/>
          <w:sz w:val="24"/>
        </w:rPr>
        <w:t>当灯泡亮起时，代表逆变正常。如图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40</w:t>
      </w:r>
      <w:r w:rsidRPr="00B00E11">
        <w:rPr>
          <w:sz w:val="24"/>
        </w:rPr>
        <w:fldChar w:fldCharType="end"/>
      </w:r>
      <w:r w:rsidRPr="002A1837">
        <w:rPr>
          <w:rFonts w:hint="eastAsia"/>
          <w:sz w:val="24"/>
        </w:rPr>
        <w:t>所示。</w:t>
      </w:r>
    </w:p>
    <w:p w14:paraId="02D0E7CE" w14:textId="77777777" w:rsidR="00BD3A5A" w:rsidRPr="00BD3A5A" w:rsidRDefault="00BD3A5A" w:rsidP="00BD3A5A">
      <w:pPr>
        <w:wordWrap w:val="0"/>
        <w:spacing w:line="360" w:lineRule="auto"/>
        <w:jc w:val="center"/>
        <w:rPr>
          <w:sz w:val="24"/>
        </w:rPr>
      </w:pPr>
    </w:p>
    <w:p w14:paraId="593C8BED" w14:textId="06E0ECC4" w:rsidR="00BD3A5A" w:rsidRPr="00BD3A5A" w:rsidRDefault="00BD3A5A" w:rsidP="00BD3A5A">
      <w:pPr>
        <w:pStyle w:val="a5"/>
        <w:wordWrap w:val="0"/>
        <w:spacing w:line="360" w:lineRule="auto"/>
        <w:jc w:val="center"/>
        <w:rPr>
          <w:rFonts w:ascii="Times New Roman" w:eastAsia="宋体" w:hAnsi="Times New Roman" w:hint="eastAsia"/>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40</w:t>
      </w:r>
      <w:r>
        <w:rPr>
          <w:rFonts w:ascii="Times New Roman" w:hAnsi="Times New Roman"/>
          <w:sz w:val="21"/>
          <w:szCs w:val="21"/>
        </w:rPr>
        <w:fldChar w:fldCharType="end"/>
      </w:r>
      <w:r>
        <w:rPr>
          <w:rFonts w:ascii="Times New Roman" w:hAnsi="Times New Roman" w:hint="eastAsia"/>
          <w:sz w:val="21"/>
          <w:szCs w:val="21"/>
        </w:rPr>
        <w:t xml:space="preserve">　</w:t>
      </w:r>
      <w:r w:rsidR="00C2481C">
        <w:rPr>
          <w:rFonts w:ascii="Times New Roman" w:hAnsi="Times New Roman" w:hint="eastAsia"/>
          <w:sz w:val="21"/>
          <w:szCs w:val="21"/>
        </w:rPr>
        <w:t>逆变器指示灯，同时充当电阻负载</w:t>
      </w:r>
    </w:p>
    <w:p w14:paraId="3D92F4E0" w14:textId="1387E7C4" w:rsidR="002A1837" w:rsidRDefault="002A1837" w:rsidP="002A1837">
      <w:pPr>
        <w:wordWrap w:val="0"/>
        <w:spacing w:line="360" w:lineRule="auto"/>
        <w:ind w:firstLineChars="200" w:firstLine="480"/>
        <w:rPr>
          <w:sz w:val="24"/>
        </w:rPr>
      </w:pPr>
      <w:r w:rsidRPr="002A1837">
        <w:rPr>
          <w:rFonts w:hint="eastAsia"/>
          <w:sz w:val="24"/>
        </w:rPr>
        <w:t>示波器测量交流测的波形如图</w:t>
      </w:r>
      <w:r w:rsidR="00F738A2" w:rsidRPr="00B00E11">
        <w:rPr>
          <w:sz w:val="24"/>
        </w:rPr>
        <w:fldChar w:fldCharType="begin"/>
      </w:r>
      <w:r w:rsidR="00F738A2" w:rsidRPr="00B00E11">
        <w:rPr>
          <w:sz w:val="24"/>
        </w:rPr>
        <w:instrText xml:space="preserve"> Seq eq \c </w:instrText>
      </w:r>
      <w:r w:rsidR="00F738A2" w:rsidRPr="00B00E11">
        <w:rPr>
          <w:sz w:val="24"/>
        </w:rPr>
        <w:fldChar w:fldCharType="separate"/>
      </w:r>
      <w:r w:rsidR="00AB38DF">
        <w:rPr>
          <w:noProof/>
          <w:sz w:val="24"/>
        </w:rPr>
        <w:t>5</w:t>
      </w:r>
      <w:r w:rsidR="00F738A2" w:rsidRPr="00B00E11">
        <w:rPr>
          <w:sz w:val="24"/>
        </w:rPr>
        <w:fldChar w:fldCharType="end"/>
      </w:r>
      <w:r w:rsidR="00F738A2" w:rsidRPr="00B00E11">
        <w:rPr>
          <w:sz w:val="24"/>
        </w:rPr>
        <w:t>.</w:t>
      </w:r>
      <w:r w:rsidR="00F738A2" w:rsidRPr="00B00E11">
        <w:rPr>
          <w:sz w:val="24"/>
        </w:rPr>
        <w:fldChar w:fldCharType="begin"/>
      </w:r>
      <w:r w:rsidR="00F738A2" w:rsidRPr="00B00E11">
        <w:rPr>
          <w:sz w:val="24"/>
        </w:rPr>
        <w:instrText xml:space="preserve"> seq txt </w:instrText>
      </w:r>
      <w:r w:rsidR="00F738A2" w:rsidRPr="00B00E11">
        <w:rPr>
          <w:sz w:val="24"/>
        </w:rPr>
        <w:fldChar w:fldCharType="separate"/>
      </w:r>
      <w:r w:rsidR="00AB38DF">
        <w:rPr>
          <w:noProof/>
          <w:sz w:val="24"/>
        </w:rPr>
        <w:t>41</w:t>
      </w:r>
      <w:r w:rsidR="00F738A2" w:rsidRPr="00B00E11">
        <w:rPr>
          <w:sz w:val="24"/>
        </w:rPr>
        <w:fldChar w:fldCharType="end"/>
      </w:r>
      <w:r w:rsidRPr="002A1837">
        <w:rPr>
          <w:rFonts w:hint="eastAsia"/>
          <w:sz w:val="24"/>
        </w:rPr>
        <w:t>所示，在交流电波形上升阶段和下降阶段，各有一个谐波，可能是由于滤波器没有做好的缘故。</w:t>
      </w:r>
    </w:p>
    <w:p w14:paraId="0FF7875C" w14:textId="1A383BE2" w:rsidR="00BD3A5A" w:rsidRPr="00BD3A5A" w:rsidRDefault="008C24FB" w:rsidP="00BD3A5A">
      <w:pPr>
        <w:wordWrap w:val="0"/>
        <w:spacing w:line="360" w:lineRule="auto"/>
        <w:jc w:val="center"/>
        <w:rPr>
          <w:sz w:val="24"/>
        </w:rPr>
      </w:pPr>
      <w:r>
        <w:rPr>
          <w:noProof/>
          <w:sz w:val="24"/>
        </w:rPr>
        <w:lastRenderedPageBreak/>
        <w:drawing>
          <wp:inline distT="0" distB="0" distL="0" distR="0" wp14:anchorId="7A5E201E" wp14:editId="41A6A3F1">
            <wp:extent cx="4435433" cy="2772146"/>
            <wp:effectExtent l="0" t="0" r="3810" b="9525"/>
            <wp:docPr id="7515475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47509" name="图片 751547509"/>
                    <pic:cNvPicPr/>
                  </pic:nvPicPr>
                  <pic:blipFill>
                    <a:blip r:embed="rId92"/>
                    <a:stretch>
                      <a:fillRect/>
                    </a:stretch>
                  </pic:blipFill>
                  <pic:spPr>
                    <a:xfrm>
                      <a:off x="0" y="0"/>
                      <a:ext cx="4438848" cy="2774280"/>
                    </a:xfrm>
                    <a:prstGeom prst="rect">
                      <a:avLst/>
                    </a:prstGeom>
                  </pic:spPr>
                </pic:pic>
              </a:graphicData>
            </a:graphic>
          </wp:inline>
        </w:drawing>
      </w:r>
    </w:p>
    <w:p w14:paraId="16C7F465" w14:textId="389D1E6A" w:rsidR="00BD3A5A" w:rsidRPr="00BD3A5A" w:rsidRDefault="00BD3A5A" w:rsidP="00BD3A5A">
      <w:pPr>
        <w:pStyle w:val="a5"/>
        <w:wordWrap w:val="0"/>
        <w:spacing w:line="360" w:lineRule="auto"/>
        <w:jc w:val="center"/>
        <w:rPr>
          <w:rFonts w:ascii="Times New Roman" w:eastAsia="宋体" w:hAnsi="Times New Roman" w:hint="eastAsia"/>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41</w:t>
      </w:r>
      <w:r>
        <w:rPr>
          <w:rFonts w:ascii="Times New Roman" w:hAnsi="Times New Roman"/>
          <w:sz w:val="21"/>
          <w:szCs w:val="21"/>
        </w:rPr>
        <w:fldChar w:fldCharType="end"/>
      </w:r>
      <w:r>
        <w:rPr>
          <w:rFonts w:ascii="Times New Roman" w:hAnsi="Times New Roman" w:hint="eastAsia"/>
          <w:sz w:val="21"/>
          <w:szCs w:val="21"/>
        </w:rPr>
        <w:t xml:space="preserve">　</w:t>
      </w:r>
      <w:r w:rsidR="008C24FB">
        <w:rPr>
          <w:rFonts w:ascii="Times New Roman" w:hAnsi="Times New Roman" w:hint="eastAsia"/>
          <w:sz w:val="21"/>
          <w:szCs w:val="21"/>
        </w:rPr>
        <w:t>交流侧电压波形</w:t>
      </w:r>
    </w:p>
    <w:p w14:paraId="04B56114" w14:textId="76342562" w:rsidR="009066C5" w:rsidRDefault="00CB1AC2" w:rsidP="002A1837">
      <w:pPr>
        <w:wordWrap w:val="0"/>
        <w:spacing w:line="360" w:lineRule="auto"/>
        <w:ind w:firstLineChars="200" w:firstLine="480"/>
        <w:rPr>
          <w:sz w:val="24"/>
        </w:rPr>
      </w:pPr>
      <w:r>
        <w:rPr>
          <w:rFonts w:hint="eastAsia"/>
          <w:sz w:val="24"/>
        </w:rPr>
        <w:t>HLW8032</w:t>
      </w:r>
      <w:r>
        <w:rPr>
          <w:rFonts w:hint="eastAsia"/>
          <w:sz w:val="24"/>
        </w:rPr>
        <w:t>电能质量模块会自动计算发电量，并将发电量</w:t>
      </w:r>
      <w:r w:rsidR="008C4B37">
        <w:rPr>
          <w:rFonts w:hint="eastAsia"/>
          <w:sz w:val="24"/>
        </w:rPr>
        <w:t>和太阳能工作状态一同</w:t>
      </w:r>
      <w:r>
        <w:rPr>
          <w:rFonts w:hint="eastAsia"/>
          <w:sz w:val="24"/>
        </w:rPr>
        <w:t>发送到核心板，并在中央大屏上显示出来</w:t>
      </w:r>
      <w:r w:rsidR="00F738A2">
        <w:rPr>
          <w:rFonts w:hint="eastAsia"/>
          <w:sz w:val="24"/>
        </w:rPr>
        <w:t>。如图</w:t>
      </w:r>
      <w:r w:rsidR="00F738A2" w:rsidRPr="00B00E11">
        <w:rPr>
          <w:sz w:val="24"/>
        </w:rPr>
        <w:fldChar w:fldCharType="begin"/>
      </w:r>
      <w:r w:rsidR="00F738A2" w:rsidRPr="00B00E11">
        <w:rPr>
          <w:sz w:val="24"/>
        </w:rPr>
        <w:instrText xml:space="preserve"> Seq eq \c </w:instrText>
      </w:r>
      <w:r w:rsidR="00F738A2" w:rsidRPr="00B00E11">
        <w:rPr>
          <w:sz w:val="24"/>
        </w:rPr>
        <w:fldChar w:fldCharType="separate"/>
      </w:r>
      <w:r w:rsidR="00AB38DF">
        <w:rPr>
          <w:noProof/>
          <w:sz w:val="24"/>
        </w:rPr>
        <w:t>5</w:t>
      </w:r>
      <w:r w:rsidR="00F738A2" w:rsidRPr="00B00E11">
        <w:rPr>
          <w:sz w:val="24"/>
        </w:rPr>
        <w:fldChar w:fldCharType="end"/>
      </w:r>
      <w:r w:rsidR="00F738A2" w:rsidRPr="00B00E11">
        <w:rPr>
          <w:sz w:val="24"/>
        </w:rPr>
        <w:t>.</w:t>
      </w:r>
      <w:r w:rsidR="00F738A2" w:rsidRPr="00B00E11">
        <w:rPr>
          <w:sz w:val="24"/>
        </w:rPr>
        <w:fldChar w:fldCharType="begin"/>
      </w:r>
      <w:r w:rsidR="00F738A2" w:rsidRPr="00B00E11">
        <w:rPr>
          <w:sz w:val="24"/>
        </w:rPr>
        <w:instrText xml:space="preserve"> seq txt </w:instrText>
      </w:r>
      <w:r w:rsidR="00F738A2" w:rsidRPr="00B00E11">
        <w:rPr>
          <w:sz w:val="24"/>
        </w:rPr>
        <w:fldChar w:fldCharType="separate"/>
      </w:r>
      <w:r w:rsidR="00AB38DF">
        <w:rPr>
          <w:noProof/>
          <w:sz w:val="24"/>
        </w:rPr>
        <w:t>42</w:t>
      </w:r>
      <w:r w:rsidR="00F738A2" w:rsidRPr="00B00E11">
        <w:rPr>
          <w:sz w:val="24"/>
        </w:rPr>
        <w:fldChar w:fldCharType="end"/>
      </w:r>
      <w:r w:rsidR="00F738A2">
        <w:rPr>
          <w:rFonts w:hint="eastAsia"/>
          <w:sz w:val="24"/>
        </w:rPr>
        <w:t>所示。</w:t>
      </w:r>
      <w:r w:rsidR="008C4B37">
        <w:rPr>
          <w:rFonts w:hint="eastAsia"/>
          <w:sz w:val="24"/>
        </w:rPr>
        <w:t>手机点灯科技平台也会</w:t>
      </w:r>
      <w:r w:rsidR="00F33C12">
        <w:rPr>
          <w:rFonts w:hint="eastAsia"/>
          <w:sz w:val="24"/>
        </w:rPr>
        <w:t>实时显示太阳能板的状态和发电量。如图</w:t>
      </w:r>
      <w:r w:rsidR="00F33C12" w:rsidRPr="00B00E11">
        <w:rPr>
          <w:sz w:val="24"/>
        </w:rPr>
        <w:fldChar w:fldCharType="begin"/>
      </w:r>
      <w:r w:rsidR="00F33C12" w:rsidRPr="00B00E11">
        <w:rPr>
          <w:sz w:val="24"/>
        </w:rPr>
        <w:instrText xml:space="preserve"> Seq eq \c </w:instrText>
      </w:r>
      <w:r w:rsidR="00F33C12" w:rsidRPr="00B00E11">
        <w:rPr>
          <w:sz w:val="24"/>
        </w:rPr>
        <w:fldChar w:fldCharType="separate"/>
      </w:r>
      <w:r w:rsidR="00AB38DF">
        <w:rPr>
          <w:noProof/>
          <w:sz w:val="24"/>
        </w:rPr>
        <w:t>5</w:t>
      </w:r>
      <w:r w:rsidR="00F33C12" w:rsidRPr="00B00E11">
        <w:rPr>
          <w:sz w:val="24"/>
        </w:rPr>
        <w:fldChar w:fldCharType="end"/>
      </w:r>
      <w:r w:rsidR="00F33C12" w:rsidRPr="00B00E11">
        <w:rPr>
          <w:sz w:val="24"/>
        </w:rPr>
        <w:t>.</w:t>
      </w:r>
      <w:r w:rsidR="00F33C12" w:rsidRPr="00B00E11">
        <w:rPr>
          <w:sz w:val="24"/>
        </w:rPr>
        <w:fldChar w:fldCharType="begin"/>
      </w:r>
      <w:r w:rsidR="00F33C12" w:rsidRPr="00B00E11">
        <w:rPr>
          <w:sz w:val="24"/>
        </w:rPr>
        <w:instrText xml:space="preserve"> seq txt </w:instrText>
      </w:r>
      <w:r w:rsidR="00F33C12" w:rsidRPr="00B00E11">
        <w:rPr>
          <w:sz w:val="24"/>
        </w:rPr>
        <w:fldChar w:fldCharType="separate"/>
      </w:r>
      <w:r w:rsidR="00AB38DF">
        <w:rPr>
          <w:noProof/>
          <w:sz w:val="24"/>
        </w:rPr>
        <w:t>43</w:t>
      </w:r>
      <w:r w:rsidR="00F33C12" w:rsidRPr="00B00E11">
        <w:rPr>
          <w:sz w:val="24"/>
        </w:rPr>
        <w:fldChar w:fldCharType="end"/>
      </w:r>
      <w:r w:rsidR="00F33C12">
        <w:rPr>
          <w:rFonts w:hint="eastAsia"/>
          <w:sz w:val="24"/>
        </w:rPr>
        <w:t>所示。</w:t>
      </w:r>
    </w:p>
    <w:p w14:paraId="1DD92AE1" w14:textId="77777777" w:rsidR="00BD3A5A" w:rsidRDefault="00BD3A5A" w:rsidP="00BD3A5A">
      <w:pPr>
        <w:wordWrap w:val="0"/>
        <w:spacing w:line="360" w:lineRule="auto"/>
        <w:jc w:val="center"/>
        <w:rPr>
          <w:sz w:val="24"/>
        </w:rPr>
      </w:pPr>
    </w:p>
    <w:p w14:paraId="2F4EC08C" w14:textId="011BD570" w:rsidR="00BD3A5A" w:rsidRPr="00C23F57" w:rsidRDefault="00BD3A5A" w:rsidP="00BD3A5A">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42</w:t>
      </w:r>
      <w:r>
        <w:rPr>
          <w:rFonts w:ascii="Times New Roman" w:hAnsi="Times New Roman"/>
          <w:sz w:val="21"/>
          <w:szCs w:val="21"/>
        </w:rPr>
        <w:fldChar w:fldCharType="end"/>
      </w:r>
      <w:r>
        <w:rPr>
          <w:rFonts w:ascii="Times New Roman" w:hAnsi="Times New Roman" w:hint="eastAsia"/>
          <w:sz w:val="21"/>
          <w:szCs w:val="21"/>
        </w:rPr>
        <w:t xml:space="preserve">　</w:t>
      </w:r>
      <w:r w:rsidR="00347100">
        <w:rPr>
          <w:rFonts w:ascii="Times New Roman" w:hAnsi="Times New Roman" w:hint="eastAsia"/>
          <w:sz w:val="21"/>
          <w:szCs w:val="21"/>
        </w:rPr>
        <w:t>显示屏显示太阳能工作状态和发电量</w:t>
      </w:r>
    </w:p>
    <w:p w14:paraId="7B3D8748" w14:textId="77777777" w:rsidR="00BD3A5A" w:rsidRPr="00BD3A5A" w:rsidRDefault="00BD3A5A" w:rsidP="00BD3A5A">
      <w:pPr>
        <w:wordWrap w:val="0"/>
        <w:spacing w:line="360" w:lineRule="auto"/>
        <w:jc w:val="center"/>
        <w:rPr>
          <w:sz w:val="24"/>
        </w:rPr>
      </w:pPr>
    </w:p>
    <w:p w14:paraId="2FEED86F" w14:textId="5154E81D" w:rsidR="00BD3A5A" w:rsidRPr="00BD3A5A" w:rsidRDefault="00BD3A5A" w:rsidP="00BD3A5A">
      <w:pPr>
        <w:pStyle w:val="a5"/>
        <w:wordWrap w:val="0"/>
        <w:spacing w:line="360" w:lineRule="auto"/>
        <w:jc w:val="center"/>
        <w:rPr>
          <w:rFonts w:ascii="Times New Roman" w:eastAsia="宋体" w:hAnsi="Times New Roman" w:hint="eastAsia"/>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43</w:t>
      </w:r>
      <w:r>
        <w:rPr>
          <w:rFonts w:ascii="Times New Roman" w:hAnsi="Times New Roman"/>
          <w:sz w:val="21"/>
          <w:szCs w:val="21"/>
        </w:rPr>
        <w:fldChar w:fldCharType="end"/>
      </w:r>
      <w:r>
        <w:rPr>
          <w:rFonts w:ascii="Times New Roman" w:hAnsi="Times New Roman" w:hint="eastAsia"/>
          <w:sz w:val="21"/>
          <w:szCs w:val="21"/>
        </w:rPr>
        <w:t xml:space="preserve">　</w:t>
      </w:r>
      <w:r w:rsidR="00347100">
        <w:rPr>
          <w:rFonts w:ascii="Times New Roman" w:hAnsi="Times New Roman" w:hint="eastAsia"/>
          <w:sz w:val="21"/>
          <w:szCs w:val="21"/>
        </w:rPr>
        <w:t>手机端显示</w:t>
      </w:r>
      <w:r w:rsidR="00347100">
        <w:rPr>
          <w:rFonts w:ascii="Times New Roman" w:hAnsi="Times New Roman" w:hint="eastAsia"/>
          <w:sz w:val="21"/>
          <w:szCs w:val="21"/>
        </w:rPr>
        <w:t>太阳能工作状态和</w:t>
      </w:r>
      <w:r w:rsidR="00347100">
        <w:rPr>
          <w:rFonts w:ascii="Times New Roman" w:hAnsi="Times New Roman" w:hint="eastAsia"/>
          <w:sz w:val="21"/>
          <w:szCs w:val="21"/>
        </w:rPr>
        <w:t>发电量</w:t>
      </w:r>
    </w:p>
    <w:p w14:paraId="566C177E" w14:textId="07F8BCBC" w:rsidR="00125E90" w:rsidRDefault="00125E90" w:rsidP="002A1837">
      <w:pPr>
        <w:wordWrap w:val="0"/>
        <w:spacing w:line="360" w:lineRule="auto"/>
        <w:ind w:firstLineChars="200" w:firstLine="480"/>
        <w:rPr>
          <w:sz w:val="24"/>
        </w:rPr>
      </w:pPr>
      <w:r>
        <w:rPr>
          <w:rFonts w:hint="eastAsia"/>
          <w:sz w:val="24"/>
        </w:rPr>
        <w:t>当太阳能板出问题时，巴法云平台也会弹出提示，</w:t>
      </w:r>
      <w:r w:rsidR="00BD3A5A">
        <w:rPr>
          <w:rFonts w:hint="eastAsia"/>
          <w:sz w:val="24"/>
        </w:rPr>
        <w:t>报告</w:t>
      </w:r>
      <w:r>
        <w:rPr>
          <w:rFonts w:hint="eastAsia"/>
          <w:sz w:val="24"/>
        </w:rPr>
        <w:t>逆变系统</w:t>
      </w:r>
      <w:r w:rsidR="00BD3A5A">
        <w:rPr>
          <w:rFonts w:hint="eastAsia"/>
          <w:sz w:val="24"/>
        </w:rPr>
        <w:t>已</w:t>
      </w:r>
      <w:r>
        <w:rPr>
          <w:rFonts w:hint="eastAsia"/>
          <w:sz w:val="24"/>
        </w:rPr>
        <w:t>停止</w:t>
      </w:r>
      <w:r w:rsidR="00BD3A5A">
        <w:rPr>
          <w:rFonts w:hint="eastAsia"/>
          <w:sz w:val="24"/>
        </w:rPr>
        <w:t>，快速前往查看。如图</w:t>
      </w:r>
      <w:r w:rsidR="00BD3A5A" w:rsidRPr="00B00E11">
        <w:rPr>
          <w:sz w:val="24"/>
        </w:rPr>
        <w:fldChar w:fldCharType="begin"/>
      </w:r>
      <w:r w:rsidR="00BD3A5A" w:rsidRPr="00B00E11">
        <w:rPr>
          <w:sz w:val="24"/>
        </w:rPr>
        <w:instrText xml:space="preserve"> Seq eq \c </w:instrText>
      </w:r>
      <w:r w:rsidR="00BD3A5A" w:rsidRPr="00B00E11">
        <w:rPr>
          <w:sz w:val="24"/>
        </w:rPr>
        <w:fldChar w:fldCharType="separate"/>
      </w:r>
      <w:r w:rsidR="00AB38DF">
        <w:rPr>
          <w:noProof/>
          <w:sz w:val="24"/>
        </w:rPr>
        <w:t>5</w:t>
      </w:r>
      <w:r w:rsidR="00BD3A5A" w:rsidRPr="00B00E11">
        <w:rPr>
          <w:sz w:val="24"/>
        </w:rPr>
        <w:fldChar w:fldCharType="end"/>
      </w:r>
      <w:r w:rsidR="00BD3A5A" w:rsidRPr="00B00E11">
        <w:rPr>
          <w:sz w:val="24"/>
        </w:rPr>
        <w:t>.</w:t>
      </w:r>
      <w:r w:rsidR="00BD3A5A" w:rsidRPr="00B00E11">
        <w:rPr>
          <w:sz w:val="24"/>
        </w:rPr>
        <w:fldChar w:fldCharType="begin"/>
      </w:r>
      <w:r w:rsidR="00BD3A5A" w:rsidRPr="00B00E11">
        <w:rPr>
          <w:sz w:val="24"/>
        </w:rPr>
        <w:instrText xml:space="preserve"> seq txt </w:instrText>
      </w:r>
      <w:r w:rsidR="00BD3A5A" w:rsidRPr="00B00E11">
        <w:rPr>
          <w:sz w:val="24"/>
        </w:rPr>
        <w:fldChar w:fldCharType="separate"/>
      </w:r>
      <w:r w:rsidR="00AB38DF">
        <w:rPr>
          <w:noProof/>
          <w:sz w:val="24"/>
        </w:rPr>
        <w:t>44</w:t>
      </w:r>
      <w:r w:rsidR="00BD3A5A" w:rsidRPr="00B00E11">
        <w:rPr>
          <w:sz w:val="24"/>
        </w:rPr>
        <w:fldChar w:fldCharType="end"/>
      </w:r>
      <w:r w:rsidR="00BD3A5A">
        <w:rPr>
          <w:rFonts w:hint="eastAsia"/>
          <w:sz w:val="24"/>
        </w:rPr>
        <w:t>所示</w:t>
      </w:r>
      <w:r>
        <w:rPr>
          <w:rFonts w:hint="eastAsia"/>
          <w:sz w:val="24"/>
        </w:rPr>
        <w:t>。</w:t>
      </w:r>
    </w:p>
    <w:p w14:paraId="78DBC667" w14:textId="77777777" w:rsidR="00BD3A5A" w:rsidRPr="00BD3A5A" w:rsidRDefault="00BD3A5A" w:rsidP="00BD3A5A">
      <w:pPr>
        <w:wordWrap w:val="0"/>
        <w:spacing w:line="360" w:lineRule="auto"/>
        <w:jc w:val="center"/>
        <w:rPr>
          <w:sz w:val="24"/>
        </w:rPr>
      </w:pPr>
    </w:p>
    <w:p w14:paraId="601AA293" w14:textId="606B59F8" w:rsidR="00BD3A5A" w:rsidRPr="00BD3A5A" w:rsidRDefault="00BD3A5A" w:rsidP="00BD3A5A">
      <w:pPr>
        <w:pStyle w:val="a5"/>
        <w:wordWrap w:val="0"/>
        <w:spacing w:line="360" w:lineRule="auto"/>
        <w:jc w:val="center"/>
        <w:rPr>
          <w:rFonts w:ascii="Times New Roman" w:eastAsia="宋体" w:hAnsi="Times New Roman" w:hint="eastAsia"/>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44</w:t>
      </w:r>
      <w:r>
        <w:rPr>
          <w:rFonts w:ascii="Times New Roman" w:hAnsi="Times New Roman"/>
          <w:sz w:val="21"/>
          <w:szCs w:val="21"/>
        </w:rPr>
        <w:fldChar w:fldCharType="end"/>
      </w:r>
      <w:r>
        <w:rPr>
          <w:rFonts w:ascii="Times New Roman" w:hAnsi="Times New Roman" w:hint="eastAsia"/>
          <w:sz w:val="21"/>
          <w:szCs w:val="21"/>
        </w:rPr>
        <w:t xml:space="preserve">　</w:t>
      </w:r>
      <w:r w:rsidR="005A380D">
        <w:rPr>
          <w:rFonts w:ascii="Times New Roman" w:hAnsi="Times New Roman" w:hint="eastAsia"/>
          <w:sz w:val="21"/>
          <w:szCs w:val="21"/>
        </w:rPr>
        <w:t>太阳能异常时巴法云的提示信息</w:t>
      </w:r>
    </w:p>
    <w:p w14:paraId="1FA2DC61" w14:textId="6A09BA63" w:rsidR="00C511F8" w:rsidRDefault="007410EC" w:rsidP="003E2160">
      <w:pPr>
        <w:wordWrap w:val="0"/>
        <w:spacing w:line="360" w:lineRule="auto"/>
        <w:ind w:firstLineChars="200" w:firstLine="480"/>
        <w:rPr>
          <w:sz w:val="24"/>
        </w:rPr>
      </w:pPr>
      <w:r>
        <w:rPr>
          <w:rFonts w:hint="eastAsia"/>
          <w:sz w:val="24"/>
        </w:rPr>
        <w:t>随着社会的发展，使用晶闸管进行有源逆变的方法已经逐步被淘汰，性能更优秀的</w:t>
      </w:r>
      <w:r w:rsidR="00FE3150">
        <w:rPr>
          <w:rFonts w:hint="eastAsia"/>
          <w:sz w:val="24"/>
        </w:rPr>
        <w:t>MOSFET</w:t>
      </w:r>
      <w:r w:rsidR="00FE3150">
        <w:rPr>
          <w:rFonts w:hint="eastAsia"/>
          <w:sz w:val="24"/>
        </w:rPr>
        <w:t>和</w:t>
      </w:r>
      <w:r w:rsidR="00FE3150">
        <w:rPr>
          <w:rFonts w:hint="eastAsia"/>
          <w:sz w:val="24"/>
        </w:rPr>
        <w:t>IGBT</w:t>
      </w:r>
      <w:r w:rsidR="00FE3150">
        <w:rPr>
          <w:rFonts w:hint="eastAsia"/>
          <w:sz w:val="24"/>
        </w:rPr>
        <w:t>等全控器件在逆变方面效果更好。</w:t>
      </w:r>
      <w:r w:rsidR="002A1837" w:rsidRPr="002A1837">
        <w:rPr>
          <w:rFonts w:hint="eastAsia"/>
          <w:sz w:val="24"/>
        </w:rPr>
        <w:t>在学弟李思雨和刘</w:t>
      </w:r>
      <w:r w:rsidR="00727142" w:rsidRPr="00727142">
        <w:rPr>
          <w:rFonts w:hint="eastAsia"/>
          <w:sz w:val="24"/>
        </w:rPr>
        <w:t>芮</w:t>
      </w:r>
      <w:r w:rsidR="002A1837" w:rsidRPr="002A1837">
        <w:rPr>
          <w:rFonts w:hint="eastAsia"/>
          <w:sz w:val="24"/>
        </w:rPr>
        <w:t>良的帮助下，目前我还在尝试全控器件的并网，相比于半控器件，它需要使用</w:t>
      </w:r>
      <w:r w:rsidR="002A1837" w:rsidRPr="002A1837">
        <w:rPr>
          <w:rFonts w:hint="eastAsia"/>
          <w:sz w:val="24"/>
        </w:rPr>
        <w:t>PR</w:t>
      </w:r>
      <w:r w:rsidR="002A1837" w:rsidRPr="002A1837">
        <w:rPr>
          <w:rFonts w:hint="eastAsia"/>
          <w:sz w:val="24"/>
        </w:rPr>
        <w:t>算法和</w:t>
      </w:r>
      <w:r w:rsidR="002A1837" w:rsidRPr="002A1837">
        <w:rPr>
          <w:rFonts w:hint="eastAsia"/>
          <w:sz w:val="24"/>
        </w:rPr>
        <w:t>PLL</w:t>
      </w:r>
      <w:r w:rsidR="002A1837" w:rsidRPr="002A1837">
        <w:rPr>
          <w:rFonts w:hint="eastAsia"/>
          <w:sz w:val="24"/>
        </w:rPr>
        <w:t>锁相环，同时需要更精准的脉冲采样，对于算法</w:t>
      </w:r>
      <w:r w:rsidR="003869B2">
        <w:rPr>
          <w:rFonts w:hint="eastAsia"/>
          <w:sz w:val="24"/>
        </w:rPr>
        <w:t>和硬件</w:t>
      </w:r>
      <w:r w:rsidR="002A1837" w:rsidRPr="002A1837">
        <w:rPr>
          <w:rFonts w:hint="eastAsia"/>
          <w:sz w:val="24"/>
        </w:rPr>
        <w:t>要求更高。鉴于本人在算法和硬件方面不是很熟练，</w:t>
      </w:r>
      <w:r w:rsidR="00E051ED">
        <w:rPr>
          <w:rFonts w:hint="eastAsia"/>
          <w:sz w:val="24"/>
        </w:rPr>
        <w:t>所以该方案</w:t>
      </w:r>
      <w:r w:rsidR="002A1837" w:rsidRPr="002A1837">
        <w:rPr>
          <w:rFonts w:hint="eastAsia"/>
          <w:sz w:val="24"/>
        </w:rPr>
        <w:t>目前仍处于测试阶段。离网运转已经实现，</w:t>
      </w:r>
      <w:r w:rsidR="002A1837" w:rsidRPr="002A1837">
        <w:rPr>
          <w:rFonts w:hint="eastAsia"/>
          <w:sz w:val="24"/>
        </w:rPr>
        <w:t>PR</w:t>
      </w:r>
      <w:r w:rsidR="002A1837" w:rsidRPr="002A1837">
        <w:rPr>
          <w:rFonts w:hint="eastAsia"/>
          <w:sz w:val="24"/>
        </w:rPr>
        <w:t>算法和</w:t>
      </w:r>
      <w:r w:rsidR="002A1837" w:rsidRPr="002A1837">
        <w:rPr>
          <w:rFonts w:hint="eastAsia"/>
          <w:sz w:val="24"/>
        </w:rPr>
        <w:t>PLL</w:t>
      </w:r>
      <w:r w:rsidR="002A1837" w:rsidRPr="002A1837">
        <w:rPr>
          <w:rFonts w:hint="eastAsia"/>
          <w:sz w:val="24"/>
        </w:rPr>
        <w:t>锁相环暂时无问题，</w:t>
      </w:r>
      <w:r w:rsidR="00BD3A5A">
        <w:rPr>
          <w:rFonts w:hint="eastAsia"/>
          <w:sz w:val="24"/>
        </w:rPr>
        <w:t>波形</w:t>
      </w:r>
      <w:r w:rsidR="002A1837" w:rsidRPr="002A1837">
        <w:rPr>
          <w:rFonts w:hint="eastAsia"/>
          <w:sz w:val="24"/>
        </w:rPr>
        <w:t>如图</w:t>
      </w:r>
      <w:r w:rsidR="002A1837" w:rsidRPr="00B00E11">
        <w:rPr>
          <w:sz w:val="24"/>
        </w:rPr>
        <w:fldChar w:fldCharType="begin"/>
      </w:r>
      <w:r w:rsidR="002A1837" w:rsidRPr="00B00E11">
        <w:rPr>
          <w:sz w:val="24"/>
        </w:rPr>
        <w:instrText xml:space="preserve"> Seq eq \c </w:instrText>
      </w:r>
      <w:r w:rsidR="002A1837" w:rsidRPr="00B00E11">
        <w:rPr>
          <w:sz w:val="24"/>
        </w:rPr>
        <w:fldChar w:fldCharType="separate"/>
      </w:r>
      <w:r w:rsidR="00AB38DF">
        <w:rPr>
          <w:noProof/>
          <w:sz w:val="24"/>
        </w:rPr>
        <w:t>5</w:t>
      </w:r>
      <w:r w:rsidR="002A1837" w:rsidRPr="00B00E11">
        <w:rPr>
          <w:sz w:val="24"/>
        </w:rPr>
        <w:fldChar w:fldCharType="end"/>
      </w:r>
      <w:r w:rsidR="002A1837" w:rsidRPr="00B00E11">
        <w:rPr>
          <w:sz w:val="24"/>
        </w:rPr>
        <w:t>.</w:t>
      </w:r>
      <w:r w:rsidR="002A1837" w:rsidRPr="00B00E11">
        <w:rPr>
          <w:sz w:val="24"/>
        </w:rPr>
        <w:fldChar w:fldCharType="begin"/>
      </w:r>
      <w:r w:rsidR="002A1837" w:rsidRPr="00B00E11">
        <w:rPr>
          <w:sz w:val="24"/>
        </w:rPr>
        <w:instrText xml:space="preserve"> seq txt </w:instrText>
      </w:r>
      <w:r w:rsidR="002A1837" w:rsidRPr="00B00E11">
        <w:rPr>
          <w:sz w:val="24"/>
        </w:rPr>
        <w:fldChar w:fldCharType="separate"/>
      </w:r>
      <w:r w:rsidR="00AB38DF">
        <w:rPr>
          <w:noProof/>
          <w:sz w:val="24"/>
        </w:rPr>
        <w:t>45</w:t>
      </w:r>
      <w:r w:rsidR="002A1837" w:rsidRPr="00B00E11">
        <w:rPr>
          <w:sz w:val="24"/>
        </w:rPr>
        <w:fldChar w:fldCharType="end"/>
      </w:r>
      <w:r w:rsidR="002A1837" w:rsidRPr="002A1837">
        <w:rPr>
          <w:rFonts w:hint="eastAsia"/>
          <w:sz w:val="24"/>
        </w:rPr>
        <w:t>所示。但是目前尚未实现并联和并网运行</w:t>
      </w:r>
      <w:r w:rsidR="003E2160">
        <w:rPr>
          <w:rFonts w:hint="eastAsia"/>
          <w:sz w:val="24"/>
        </w:rPr>
        <w:t>，还需要进一步的研究学习。</w:t>
      </w:r>
    </w:p>
    <w:p w14:paraId="369970E8" w14:textId="77777777" w:rsidR="003E2160" w:rsidRPr="00BD3A5A" w:rsidRDefault="003E2160" w:rsidP="003E2160">
      <w:pPr>
        <w:wordWrap w:val="0"/>
        <w:spacing w:line="360" w:lineRule="auto"/>
        <w:jc w:val="center"/>
        <w:rPr>
          <w:sz w:val="24"/>
        </w:rPr>
      </w:pPr>
    </w:p>
    <w:p w14:paraId="16D6EA76" w14:textId="79AE7F2F" w:rsidR="00C511F8" w:rsidRPr="003E2160" w:rsidRDefault="003E2160" w:rsidP="003E2160">
      <w:pPr>
        <w:pStyle w:val="a5"/>
        <w:wordWrap w:val="0"/>
        <w:spacing w:line="360" w:lineRule="auto"/>
        <w:jc w:val="center"/>
        <w:rPr>
          <w:rFonts w:ascii="Times New Roman" w:eastAsia="宋体" w:hAnsi="Times New Roman" w:hint="eastAsia"/>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45</w:t>
      </w:r>
      <w:r>
        <w:rPr>
          <w:rFonts w:ascii="Times New Roman" w:hAnsi="Times New Roman"/>
          <w:sz w:val="21"/>
          <w:szCs w:val="21"/>
        </w:rPr>
        <w:fldChar w:fldCharType="end"/>
      </w:r>
      <w:r>
        <w:rPr>
          <w:rFonts w:ascii="Times New Roman" w:hAnsi="Times New Roman" w:hint="eastAsia"/>
          <w:sz w:val="21"/>
          <w:szCs w:val="21"/>
        </w:rPr>
        <w:t xml:space="preserve">　</w:t>
      </w:r>
      <w:r w:rsidR="0070219A">
        <w:rPr>
          <w:rFonts w:ascii="Times New Roman" w:hAnsi="Times New Roman" w:hint="eastAsia"/>
          <w:sz w:val="21"/>
          <w:szCs w:val="21"/>
        </w:rPr>
        <w:t>MOSFET</w:t>
      </w:r>
      <w:r w:rsidR="0070219A">
        <w:rPr>
          <w:rFonts w:ascii="Times New Roman" w:hAnsi="Times New Roman" w:hint="eastAsia"/>
          <w:sz w:val="21"/>
          <w:szCs w:val="21"/>
        </w:rPr>
        <w:t>逆变</w:t>
      </w:r>
      <w:r w:rsidR="00235BE3">
        <w:rPr>
          <w:rFonts w:ascii="Times New Roman" w:hAnsi="Times New Roman" w:hint="eastAsia"/>
          <w:sz w:val="21"/>
          <w:szCs w:val="21"/>
        </w:rPr>
        <w:t>器的</w:t>
      </w:r>
      <w:r w:rsidR="00235BE3">
        <w:rPr>
          <w:rFonts w:ascii="Times New Roman" w:hAnsi="Times New Roman" w:hint="eastAsia"/>
          <w:sz w:val="21"/>
          <w:szCs w:val="21"/>
        </w:rPr>
        <w:t>PR</w:t>
      </w:r>
      <w:r w:rsidR="00235BE3">
        <w:rPr>
          <w:rFonts w:ascii="Times New Roman" w:hAnsi="Times New Roman" w:hint="eastAsia"/>
          <w:sz w:val="21"/>
          <w:szCs w:val="21"/>
        </w:rPr>
        <w:t>电压环和电流环</w:t>
      </w:r>
    </w:p>
    <w:p w14:paraId="29EB95E5" w14:textId="7EFA9F82" w:rsidR="004A6E3D" w:rsidRDefault="004A6E3D" w:rsidP="004A6E3D">
      <w:pPr>
        <w:wordWrap w:val="0"/>
        <w:spacing w:beforeLines="50" w:before="156" w:afterLines="50" w:after="156" w:line="360" w:lineRule="auto"/>
        <w:outlineLvl w:val="2"/>
        <w:rPr>
          <w:rFonts w:eastAsia="黑体"/>
          <w:sz w:val="24"/>
        </w:rPr>
      </w:pPr>
      <w:bookmarkStart w:id="135" w:name="_Toc198501342"/>
      <w:bookmarkStart w:id="136" w:name="_Toc30380"/>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002F77CD">
        <w:rPr>
          <w:rFonts w:eastAsia="黑体" w:hint="eastAsia"/>
          <w:sz w:val="24"/>
        </w:rPr>
        <w:t>8</w:t>
      </w:r>
      <w:r>
        <w:rPr>
          <w:rFonts w:eastAsia="黑体" w:hint="eastAsia"/>
          <w:sz w:val="24"/>
        </w:rPr>
        <w:t xml:space="preserve">　</w:t>
      </w:r>
      <w:r w:rsidR="0044490C">
        <w:rPr>
          <w:rFonts w:eastAsia="黑体" w:hint="eastAsia"/>
          <w:sz w:val="24"/>
        </w:rPr>
        <w:t>断电自动电源切换功能</w:t>
      </w:r>
      <w:bookmarkEnd w:id="135"/>
    </w:p>
    <w:p w14:paraId="4DE24297" w14:textId="379CED33" w:rsidR="004A6E3D" w:rsidRDefault="00D07191" w:rsidP="004A6E3D">
      <w:pPr>
        <w:wordWrap w:val="0"/>
        <w:spacing w:line="360" w:lineRule="auto"/>
        <w:ind w:firstLineChars="200" w:firstLine="480"/>
        <w:rPr>
          <w:sz w:val="24"/>
        </w:rPr>
      </w:pPr>
      <w:r w:rsidRPr="00D07191">
        <w:rPr>
          <w:rFonts w:hint="eastAsia"/>
          <w:sz w:val="24"/>
        </w:rPr>
        <w:t>系统设置有备用电源方案，当发生意外情况例如火灾、电路检修等，主电源断开时，系统会在</w:t>
      </w:r>
      <w:r w:rsidRPr="00D07191">
        <w:rPr>
          <w:rFonts w:hint="eastAsia"/>
          <w:sz w:val="24"/>
        </w:rPr>
        <w:t>0.1s</w:t>
      </w:r>
      <w:r w:rsidRPr="00D07191">
        <w:rPr>
          <w:rFonts w:hint="eastAsia"/>
          <w:sz w:val="24"/>
        </w:rPr>
        <w:t>内自动切换到蓄电池供电，维持系统的正常运转，如图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46</w:t>
      </w:r>
      <w:r w:rsidRPr="00B00E11">
        <w:rPr>
          <w:sz w:val="24"/>
        </w:rPr>
        <w:fldChar w:fldCharType="end"/>
      </w:r>
      <w:r w:rsidRPr="00D07191">
        <w:rPr>
          <w:rFonts w:hint="eastAsia"/>
          <w:sz w:val="24"/>
        </w:rPr>
        <w:t>所示。由于蓄电池无法带动大功率的设备，例如空调等，备用供电系统只支持火灾检测系统、云平台系统、指纹识别系统等低功耗系统运转</w:t>
      </w:r>
      <w:r>
        <w:rPr>
          <w:rFonts w:hint="eastAsia"/>
          <w:sz w:val="24"/>
        </w:rPr>
        <w:t>，如图</w:t>
      </w:r>
      <w:r w:rsidRPr="00B00E11">
        <w:rPr>
          <w:sz w:val="24"/>
        </w:rPr>
        <w:fldChar w:fldCharType="begin"/>
      </w:r>
      <w:r w:rsidRPr="00B00E11">
        <w:rPr>
          <w:sz w:val="24"/>
        </w:rPr>
        <w:instrText xml:space="preserve"> Seq eq \c </w:instrText>
      </w:r>
      <w:r w:rsidRPr="00B00E11">
        <w:rPr>
          <w:sz w:val="24"/>
        </w:rPr>
        <w:fldChar w:fldCharType="separate"/>
      </w:r>
      <w:r w:rsidR="00AB38DF">
        <w:rPr>
          <w:noProof/>
          <w:sz w:val="24"/>
        </w:rPr>
        <w:t>5</w:t>
      </w:r>
      <w:r w:rsidRPr="00B00E11">
        <w:rPr>
          <w:sz w:val="24"/>
        </w:rPr>
        <w:fldChar w:fldCharType="end"/>
      </w:r>
      <w:r w:rsidRPr="00B00E11">
        <w:rPr>
          <w:sz w:val="24"/>
        </w:rPr>
        <w:t>.</w:t>
      </w:r>
      <w:r w:rsidRPr="00B00E11">
        <w:rPr>
          <w:sz w:val="24"/>
        </w:rPr>
        <w:fldChar w:fldCharType="begin"/>
      </w:r>
      <w:r w:rsidRPr="00B00E11">
        <w:rPr>
          <w:sz w:val="24"/>
        </w:rPr>
        <w:instrText xml:space="preserve"> seq txt </w:instrText>
      </w:r>
      <w:r w:rsidRPr="00B00E11">
        <w:rPr>
          <w:sz w:val="24"/>
        </w:rPr>
        <w:fldChar w:fldCharType="separate"/>
      </w:r>
      <w:r w:rsidR="00AB38DF">
        <w:rPr>
          <w:noProof/>
          <w:sz w:val="24"/>
        </w:rPr>
        <w:t>47</w:t>
      </w:r>
      <w:r w:rsidRPr="00B00E11">
        <w:rPr>
          <w:sz w:val="24"/>
        </w:rPr>
        <w:fldChar w:fldCharType="end"/>
      </w:r>
      <w:r>
        <w:rPr>
          <w:rFonts w:hint="eastAsia"/>
          <w:sz w:val="24"/>
        </w:rPr>
        <w:t>所示</w:t>
      </w:r>
      <w:r w:rsidRPr="00D07191">
        <w:rPr>
          <w:rFonts w:hint="eastAsia"/>
          <w:sz w:val="24"/>
        </w:rPr>
        <w:t>。当电路恢复后，电源会自动切换到市电模式，同时会给电池充电，为下次异常断电做准备。</w:t>
      </w:r>
    </w:p>
    <w:p w14:paraId="340ACF9F" w14:textId="77777777" w:rsidR="00D07191" w:rsidRDefault="00D07191" w:rsidP="00D07191">
      <w:pPr>
        <w:wordWrap w:val="0"/>
        <w:spacing w:line="360" w:lineRule="auto"/>
        <w:jc w:val="center"/>
        <w:rPr>
          <w:sz w:val="24"/>
        </w:rPr>
      </w:pPr>
    </w:p>
    <w:p w14:paraId="1DCBE626" w14:textId="76C39EC6" w:rsidR="00D07191" w:rsidRPr="00C23F57" w:rsidRDefault="00D07191" w:rsidP="00D07191">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46</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断电后备用电池接入运转</w:t>
      </w:r>
    </w:p>
    <w:p w14:paraId="3248FC0C" w14:textId="77777777" w:rsidR="00D07191" w:rsidRPr="00BD3A5A" w:rsidRDefault="00D07191" w:rsidP="00D07191">
      <w:pPr>
        <w:wordWrap w:val="0"/>
        <w:spacing w:line="360" w:lineRule="auto"/>
        <w:jc w:val="center"/>
        <w:rPr>
          <w:sz w:val="24"/>
        </w:rPr>
      </w:pPr>
    </w:p>
    <w:p w14:paraId="1BB470B4" w14:textId="2B62E2C6" w:rsidR="00D07191" w:rsidRPr="00D07191" w:rsidRDefault="00D07191" w:rsidP="00D07191">
      <w:pPr>
        <w:pStyle w:val="a5"/>
        <w:wordWrap w:val="0"/>
        <w:spacing w:line="360" w:lineRule="auto"/>
        <w:jc w:val="center"/>
        <w:rPr>
          <w:rFonts w:ascii="Times New Roman" w:eastAsia="宋体" w:hAnsi="Times New Roman" w:hint="eastAsia"/>
          <w:color w:val="00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AB38DF">
        <w:rPr>
          <w:rFonts w:ascii="Times New Roman" w:hAnsi="Times New Roman"/>
          <w:noProof/>
          <w:sz w:val="21"/>
          <w:szCs w:val="21"/>
        </w:rPr>
        <w:t>47</w:t>
      </w:r>
      <w:r>
        <w:rPr>
          <w:rFonts w:ascii="Times New Roman" w:hAnsi="Times New Roman"/>
          <w:sz w:val="21"/>
          <w:szCs w:val="21"/>
        </w:rPr>
        <w:fldChar w:fldCharType="end"/>
      </w:r>
      <w:r>
        <w:rPr>
          <w:rFonts w:ascii="Times New Roman" w:hAnsi="Times New Roman" w:hint="eastAsia"/>
          <w:sz w:val="21"/>
          <w:szCs w:val="21"/>
        </w:rPr>
        <w:t xml:space="preserve">　</w:t>
      </w:r>
      <w:r w:rsidR="0076088D">
        <w:rPr>
          <w:rFonts w:ascii="Times New Roman" w:hAnsi="Times New Roman" w:hint="eastAsia"/>
          <w:sz w:val="21"/>
          <w:szCs w:val="21"/>
        </w:rPr>
        <w:t>系统低功耗运行，人脸识别等大功率设施无法使用</w:t>
      </w:r>
      <w:r w:rsidR="0076088D" w:rsidRPr="00D07191">
        <w:rPr>
          <w:rFonts w:ascii="Times New Roman" w:eastAsia="宋体" w:hAnsi="Times New Roman" w:hint="eastAsia"/>
          <w:color w:val="000000"/>
          <w:sz w:val="21"/>
          <w:szCs w:val="21"/>
        </w:rPr>
        <w:t xml:space="preserve"> </w:t>
      </w:r>
    </w:p>
    <w:p w14:paraId="4DED6B29" w14:textId="7E0B080E" w:rsidR="00C511F8" w:rsidRDefault="00AF702B" w:rsidP="006621DD">
      <w:pPr>
        <w:pStyle w:val="1"/>
        <w:pageBreakBefore/>
        <w:wordWrap w:val="0"/>
        <w:spacing w:beforeLines="50" w:before="156" w:afterLines="50" w:after="156" w:line="360" w:lineRule="auto"/>
        <w:ind w:firstLineChars="0" w:firstLine="0"/>
        <w:rPr>
          <w:rFonts w:ascii="黑体" w:eastAsia="黑体" w:hAnsi="黑体" w:cs="黑体" w:hint="eastAsia"/>
          <w:sz w:val="32"/>
          <w:szCs w:val="32"/>
        </w:rPr>
      </w:pPr>
      <w:bookmarkStart w:id="137" w:name="_Toc198501343"/>
      <w:r>
        <w:rPr>
          <w:rFonts w:ascii="黑体" w:eastAsia="黑体" w:hAnsi="黑体" w:cs="黑体" w:hint="eastAsia"/>
          <w:sz w:val="32"/>
          <w:szCs w:val="32"/>
        </w:rPr>
        <w:lastRenderedPageBreak/>
        <w:t>结　　论</w:t>
      </w:r>
      <w:bookmarkEnd w:id="136"/>
      <w:bookmarkEnd w:id="137"/>
    </w:p>
    <w:p w14:paraId="2834E9E0" w14:textId="7C30697B" w:rsidR="00C511F8" w:rsidRDefault="00A67A64" w:rsidP="006621DD">
      <w:pPr>
        <w:wordWrap w:val="0"/>
        <w:spacing w:line="360" w:lineRule="auto"/>
        <w:ind w:firstLineChars="200" w:firstLine="480"/>
        <w:rPr>
          <w:sz w:val="24"/>
        </w:rPr>
      </w:pPr>
      <w:r w:rsidRPr="00A67A64">
        <w:rPr>
          <w:rFonts w:hint="eastAsia"/>
          <w:sz w:val="24"/>
        </w:rPr>
        <w:t>综上所述，本系统基于</w:t>
      </w:r>
      <w:r w:rsidRPr="00A67A64">
        <w:rPr>
          <w:rFonts w:hint="eastAsia"/>
          <w:sz w:val="24"/>
        </w:rPr>
        <w:t>STM32</w:t>
      </w:r>
      <w:r w:rsidRPr="00A67A64">
        <w:rPr>
          <w:rFonts w:hint="eastAsia"/>
          <w:sz w:val="24"/>
        </w:rPr>
        <w:t>系列微控制器</w:t>
      </w:r>
      <w:r>
        <w:rPr>
          <w:rFonts w:hint="eastAsia"/>
          <w:sz w:val="24"/>
        </w:rPr>
        <w:t>和其他辅助单片机</w:t>
      </w:r>
      <w:r w:rsidRPr="00A67A64">
        <w:rPr>
          <w:rFonts w:hint="eastAsia"/>
          <w:sz w:val="24"/>
        </w:rPr>
        <w:t>，成功构建了一个消防控制、人员身份识别、太阳能逆变并网于一体的超级楼宇管理系统。系统已实现火灾的实时监控、对火焰的初步压制、数据的云端上传与短信报警等功能，并在人员身份识别方面取得了良好的效果，同时实现了太阳能的逆变并网功能，体现了节能环保的理念。尽管当前系统在有源逆变技术、网络连接方式等方面仍有提升空间，例如使用了市面上已被淘汰的有晶闸管源逆变技术，</w:t>
      </w:r>
      <w:r w:rsidRPr="00A67A64">
        <w:rPr>
          <w:rFonts w:hint="eastAsia"/>
          <w:sz w:val="24"/>
        </w:rPr>
        <w:t>AIR780E</w:t>
      </w:r>
      <w:r w:rsidRPr="00A67A64">
        <w:rPr>
          <w:rFonts w:hint="eastAsia"/>
          <w:sz w:val="24"/>
        </w:rPr>
        <w:t>目前也未实现流量上网功能，系统依然依赖运营商的宽带网络和</w:t>
      </w:r>
      <w:r w:rsidRPr="00A67A64">
        <w:rPr>
          <w:rFonts w:hint="eastAsia"/>
          <w:sz w:val="24"/>
        </w:rPr>
        <w:t>Wi-Fi</w:t>
      </w:r>
      <w:r w:rsidRPr="00A67A64">
        <w:rPr>
          <w:rFonts w:hint="eastAsia"/>
          <w:sz w:val="24"/>
        </w:rPr>
        <w:t>，有被不法之人入侵的可能。但本研究的成果已充分验证了系统的可行性和实用性。未来，我们将继续优化系统设计，攻克现有技术瓶颈，并探索电话报警等功能的实现，以期打造更加智能、高效、可靠的楼宇管理系统，为智慧城市建设贡献力量。</w:t>
      </w:r>
    </w:p>
    <w:p w14:paraId="2B6B3E15" w14:textId="77777777" w:rsidR="00C511F8" w:rsidRDefault="00AF702B" w:rsidP="007F1D2F">
      <w:pPr>
        <w:pageBreakBefore/>
        <w:tabs>
          <w:tab w:val="left" w:pos="1319"/>
        </w:tabs>
        <w:wordWrap w:val="0"/>
        <w:spacing w:line="360" w:lineRule="auto"/>
        <w:jc w:val="center"/>
        <w:outlineLvl w:val="0"/>
      </w:pPr>
      <w:bookmarkStart w:id="138" w:name="_Toc17009"/>
      <w:bookmarkStart w:id="139" w:name="_Toc7273"/>
      <w:bookmarkStart w:id="140" w:name="_Toc18102"/>
      <w:bookmarkStart w:id="141" w:name="_Toc198501344"/>
      <w:r>
        <w:rPr>
          <w:rFonts w:ascii="黑体" w:eastAsia="黑体" w:hAnsi="黑体" w:cs="黑体" w:hint="eastAsia"/>
          <w:sz w:val="32"/>
          <w:szCs w:val="32"/>
        </w:rPr>
        <w:lastRenderedPageBreak/>
        <w:t>致　　谢</w:t>
      </w:r>
      <w:bookmarkEnd w:id="138"/>
      <w:bookmarkEnd w:id="139"/>
      <w:bookmarkEnd w:id="141"/>
    </w:p>
    <w:p w14:paraId="0200642E" w14:textId="239B08D4" w:rsidR="00670C30" w:rsidRPr="00670C30" w:rsidRDefault="00670C30" w:rsidP="00670C30">
      <w:pPr>
        <w:tabs>
          <w:tab w:val="left" w:pos="1319"/>
        </w:tabs>
        <w:wordWrap w:val="0"/>
        <w:spacing w:line="360" w:lineRule="auto"/>
        <w:ind w:firstLineChars="200" w:firstLine="480"/>
        <w:jc w:val="left"/>
        <w:rPr>
          <w:rFonts w:ascii="宋体" w:hAnsi="宋体" w:cs="宋体" w:hint="eastAsia"/>
          <w:sz w:val="24"/>
        </w:rPr>
      </w:pPr>
      <w:bookmarkStart w:id="142" w:name="_Toc10576"/>
      <w:r>
        <w:rPr>
          <w:rFonts w:ascii="宋体" w:hAnsi="宋体" w:cs="宋体" w:hint="eastAsia"/>
          <w:sz w:val="24"/>
        </w:rPr>
        <w:t>没什么好写的。。。。。。。</w:t>
      </w:r>
    </w:p>
    <w:p w14:paraId="42CC491A" w14:textId="640FF600" w:rsidR="00C511F8" w:rsidRDefault="00670C30" w:rsidP="007F1D2F">
      <w:pPr>
        <w:pageBreakBefore/>
        <w:tabs>
          <w:tab w:val="left" w:pos="1319"/>
        </w:tabs>
        <w:wordWrap w:val="0"/>
        <w:spacing w:line="360" w:lineRule="auto"/>
        <w:jc w:val="center"/>
        <w:outlineLvl w:val="0"/>
        <w:rPr>
          <w:rFonts w:ascii="黑体" w:eastAsia="黑体" w:hAnsi="黑体" w:cs="黑体" w:hint="eastAsia"/>
          <w:sz w:val="32"/>
          <w:szCs w:val="32"/>
        </w:rPr>
      </w:pPr>
      <w:bookmarkStart w:id="143" w:name="_Toc15396"/>
      <w:bookmarkStart w:id="144" w:name="_Toc198501345"/>
      <w:r>
        <w:rPr>
          <w:rFonts w:ascii="黑体" w:eastAsia="黑体" w:hAnsi="黑体" w:cs="黑体" w:hint="eastAsia"/>
          <w:sz w:val="32"/>
          <w:szCs w:val="32"/>
        </w:rPr>
        <w:lastRenderedPageBreak/>
        <w:t>参考文献</w:t>
      </w:r>
      <w:bookmarkEnd w:id="142"/>
      <w:bookmarkEnd w:id="143"/>
      <w:bookmarkEnd w:id="144"/>
    </w:p>
    <w:p w14:paraId="321D3586" w14:textId="77777777" w:rsidR="00C511F8" w:rsidRDefault="00AF702B" w:rsidP="006621DD">
      <w:pPr>
        <w:tabs>
          <w:tab w:val="left" w:pos="1319"/>
        </w:tabs>
        <w:wordWrap w:val="0"/>
        <w:spacing w:line="360" w:lineRule="auto"/>
        <w:jc w:val="left"/>
        <w:rPr>
          <w:sz w:val="24"/>
        </w:rPr>
      </w:pPr>
      <w:bookmarkStart w:id="145" w:name="_Toc26082"/>
      <w:r>
        <w:rPr>
          <w:sz w:val="24"/>
        </w:rPr>
        <w:t>[</w:t>
      </w:r>
      <w:r w:rsidRPr="00CD6AF6">
        <w:rPr>
          <w:sz w:val="24"/>
        </w:rPr>
        <w:t>1</w:t>
      </w:r>
      <w:r>
        <w:rPr>
          <w:sz w:val="24"/>
        </w:rPr>
        <w:t>]</w:t>
      </w:r>
      <w:r>
        <w:rPr>
          <w:rFonts w:ascii="宋体" w:hAnsi="宋体" w:cs="宋体" w:hint="eastAsia"/>
          <w:sz w:val="24"/>
        </w:rPr>
        <w:t>盘瑶,张剑云,朱颖,等.基于</w:t>
      </w:r>
      <w:r w:rsidRPr="00802AA2">
        <w:rPr>
          <w:sz w:val="24"/>
        </w:rPr>
        <w:t>NB</w:t>
      </w:r>
      <w:r>
        <w:rPr>
          <w:sz w:val="24"/>
        </w:rPr>
        <w:t>-</w:t>
      </w:r>
      <w:r w:rsidRPr="00802AA2">
        <w:rPr>
          <w:sz w:val="24"/>
        </w:rPr>
        <w:t>IoT</w:t>
      </w:r>
      <w:r>
        <w:rPr>
          <w:rFonts w:ascii="宋体" w:hAnsi="宋体" w:cs="宋体" w:hint="eastAsia"/>
          <w:sz w:val="24"/>
        </w:rPr>
        <w:t>与</w:t>
      </w:r>
      <w:r w:rsidRPr="00802AA2">
        <w:rPr>
          <w:sz w:val="24"/>
        </w:rPr>
        <w:t>ZigBee</w:t>
      </w:r>
      <w:r>
        <w:rPr>
          <w:rFonts w:ascii="宋体" w:hAnsi="宋体" w:cs="宋体" w:hint="eastAsia"/>
          <w:sz w:val="24"/>
        </w:rPr>
        <w:t>的智慧城市路灯管理系统设计</w:t>
      </w:r>
      <w:r>
        <w:rPr>
          <w:sz w:val="24"/>
        </w:rPr>
        <w:t>[</w:t>
      </w:r>
      <w:r w:rsidRPr="00802AA2">
        <w:rPr>
          <w:sz w:val="24"/>
        </w:rPr>
        <w:t>J</w:t>
      </w:r>
      <w:r>
        <w:rPr>
          <w:sz w:val="24"/>
        </w:rPr>
        <w:t>]</w:t>
      </w:r>
      <w:r>
        <w:rPr>
          <w:rFonts w:ascii="宋体" w:hAnsi="宋体" w:cs="宋体" w:hint="eastAsia"/>
          <w:sz w:val="24"/>
        </w:rPr>
        <w:t>.中国照明电器,</w:t>
      </w:r>
      <w:r w:rsidRPr="00CD6AF6">
        <w:rPr>
          <w:sz w:val="24"/>
        </w:rPr>
        <w:t>2022</w:t>
      </w:r>
      <w:r>
        <w:rPr>
          <w:sz w:val="24"/>
        </w:rPr>
        <w:t>,(</w:t>
      </w:r>
      <w:r w:rsidRPr="00CD6AF6">
        <w:rPr>
          <w:sz w:val="24"/>
        </w:rPr>
        <w:t>11</w:t>
      </w:r>
      <w:r>
        <w:rPr>
          <w:sz w:val="24"/>
        </w:rPr>
        <w:t>):</w:t>
      </w:r>
      <w:r w:rsidRPr="00CD6AF6">
        <w:rPr>
          <w:sz w:val="24"/>
        </w:rPr>
        <w:t>32</w:t>
      </w:r>
      <w:r>
        <w:rPr>
          <w:sz w:val="24"/>
        </w:rPr>
        <w:t>-</w:t>
      </w:r>
      <w:r w:rsidRPr="00CD6AF6">
        <w:rPr>
          <w:sz w:val="24"/>
        </w:rPr>
        <w:t>39</w:t>
      </w:r>
      <w:r>
        <w:rPr>
          <w:sz w:val="24"/>
        </w:rPr>
        <w:t>.</w:t>
      </w:r>
    </w:p>
    <w:p w14:paraId="259B2FAC"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2</w:t>
      </w:r>
      <w:r>
        <w:rPr>
          <w:sz w:val="24"/>
        </w:rPr>
        <w:t>]</w:t>
      </w:r>
      <w:r>
        <w:rPr>
          <w:rFonts w:ascii="宋体" w:hAnsi="宋体" w:cs="宋体" w:hint="eastAsia"/>
          <w:sz w:val="24"/>
        </w:rPr>
        <w:t>陈帅.基于</w:t>
      </w:r>
      <w:r w:rsidRPr="00CD6AF6">
        <w:rPr>
          <w:sz w:val="24"/>
        </w:rPr>
        <w:t>5</w:t>
      </w:r>
      <w:r w:rsidRPr="00802AA2">
        <w:rPr>
          <w:sz w:val="24"/>
        </w:rPr>
        <w:t>G</w:t>
      </w:r>
      <w:r>
        <w:rPr>
          <w:rFonts w:ascii="宋体" w:hAnsi="宋体" w:cs="宋体" w:hint="eastAsia"/>
          <w:sz w:val="24"/>
        </w:rPr>
        <w:t>的路灯管理控制系统设计</w:t>
      </w:r>
      <w:r>
        <w:rPr>
          <w:sz w:val="24"/>
        </w:rPr>
        <w:t>[</w:t>
      </w:r>
      <w:r w:rsidRPr="00802AA2">
        <w:rPr>
          <w:sz w:val="24"/>
        </w:rPr>
        <w:t>D</w:t>
      </w:r>
      <w:r>
        <w:rPr>
          <w:sz w:val="24"/>
        </w:rPr>
        <w:t>]</w:t>
      </w:r>
      <w:r>
        <w:rPr>
          <w:rFonts w:ascii="宋体" w:hAnsi="宋体" w:cs="宋体" w:hint="eastAsia"/>
          <w:sz w:val="24"/>
        </w:rPr>
        <w:t>.淮南：安徽理工大学,</w:t>
      </w:r>
      <w:r w:rsidRPr="00CD6AF6">
        <w:rPr>
          <w:sz w:val="24"/>
        </w:rPr>
        <w:t>2022</w:t>
      </w:r>
      <w:r>
        <w:rPr>
          <w:rFonts w:ascii="宋体" w:hAnsi="宋体" w:cs="宋体" w:hint="eastAsia"/>
          <w:sz w:val="24"/>
        </w:rPr>
        <w:t>.</w:t>
      </w:r>
    </w:p>
    <w:p w14:paraId="4D8092BB"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3</w:t>
      </w:r>
      <w:r>
        <w:rPr>
          <w:sz w:val="24"/>
        </w:rPr>
        <w:t>]</w:t>
      </w:r>
      <w:r>
        <w:rPr>
          <w:rFonts w:ascii="宋体" w:hAnsi="宋体" w:cs="宋体" w:hint="eastAsia"/>
          <w:sz w:val="24"/>
        </w:rPr>
        <w:t>渠元驰.基于</w:t>
      </w:r>
      <w:r w:rsidRPr="00802AA2">
        <w:rPr>
          <w:sz w:val="24"/>
        </w:rPr>
        <w:t>LoRa</w:t>
      </w:r>
      <w:r>
        <w:rPr>
          <w:rFonts w:ascii="宋体" w:hAnsi="宋体" w:cs="宋体" w:hint="eastAsia"/>
          <w:sz w:val="24"/>
        </w:rPr>
        <w:t>的智慧路灯控制系统设计与实现</w:t>
      </w:r>
      <w:r>
        <w:rPr>
          <w:sz w:val="24"/>
        </w:rPr>
        <w:t>[</w:t>
      </w:r>
      <w:r w:rsidRPr="00802AA2">
        <w:rPr>
          <w:sz w:val="24"/>
        </w:rPr>
        <w:t>D</w:t>
      </w:r>
      <w:r>
        <w:rPr>
          <w:sz w:val="24"/>
        </w:rPr>
        <w:t>]</w:t>
      </w:r>
      <w:r>
        <w:rPr>
          <w:rFonts w:ascii="宋体" w:hAnsi="宋体" w:cs="宋体" w:hint="eastAsia"/>
          <w:sz w:val="24"/>
        </w:rPr>
        <w:t>.昆明：云南大学,</w:t>
      </w:r>
      <w:r w:rsidRPr="00CD6AF6">
        <w:rPr>
          <w:sz w:val="24"/>
        </w:rPr>
        <w:t>2022</w:t>
      </w:r>
      <w:r>
        <w:rPr>
          <w:rFonts w:ascii="宋体" w:hAnsi="宋体" w:cs="宋体" w:hint="eastAsia"/>
          <w:sz w:val="24"/>
        </w:rPr>
        <w:t>.</w:t>
      </w:r>
    </w:p>
    <w:p w14:paraId="5889E114"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4</w:t>
      </w:r>
      <w:r>
        <w:rPr>
          <w:sz w:val="24"/>
        </w:rPr>
        <w:t>]</w:t>
      </w:r>
      <w:r>
        <w:rPr>
          <w:rFonts w:ascii="宋体" w:hAnsi="宋体" w:cs="宋体" w:hint="eastAsia"/>
          <w:sz w:val="24"/>
        </w:rPr>
        <w:t>李璐,李昆杰,刘硕累,等.基于物联网的园区智慧路灯控制系统设计</w:t>
      </w:r>
      <w:r>
        <w:rPr>
          <w:sz w:val="24"/>
        </w:rPr>
        <w:t>[</w:t>
      </w:r>
      <w:r w:rsidRPr="00802AA2">
        <w:rPr>
          <w:sz w:val="24"/>
        </w:rPr>
        <w:t>J</w:t>
      </w:r>
      <w:r>
        <w:rPr>
          <w:sz w:val="24"/>
        </w:rPr>
        <w:t>]</w:t>
      </w:r>
      <w:r>
        <w:rPr>
          <w:rFonts w:ascii="宋体" w:hAnsi="宋体" w:cs="宋体" w:hint="eastAsia"/>
          <w:sz w:val="24"/>
        </w:rPr>
        <w:t>.湘南学院学报,</w:t>
      </w:r>
      <w:r w:rsidRPr="00CD6AF6">
        <w:rPr>
          <w:sz w:val="24"/>
        </w:rPr>
        <w:t>2022</w:t>
      </w:r>
      <w:r>
        <w:rPr>
          <w:sz w:val="24"/>
        </w:rPr>
        <w:t>,</w:t>
      </w:r>
      <w:r w:rsidRPr="00CD6AF6">
        <w:rPr>
          <w:sz w:val="24"/>
        </w:rPr>
        <w:t>43</w:t>
      </w:r>
      <w:r>
        <w:rPr>
          <w:sz w:val="24"/>
        </w:rPr>
        <w:t>(</w:t>
      </w:r>
      <w:r w:rsidRPr="00CD6AF6">
        <w:rPr>
          <w:sz w:val="24"/>
        </w:rPr>
        <w:t>02</w:t>
      </w:r>
      <w:r>
        <w:rPr>
          <w:sz w:val="24"/>
        </w:rPr>
        <w:t>):</w:t>
      </w:r>
      <w:r w:rsidRPr="00CD6AF6">
        <w:rPr>
          <w:sz w:val="24"/>
        </w:rPr>
        <w:t>97</w:t>
      </w:r>
      <w:r>
        <w:rPr>
          <w:sz w:val="24"/>
        </w:rPr>
        <w:t>-</w:t>
      </w:r>
      <w:r w:rsidRPr="00CD6AF6">
        <w:rPr>
          <w:sz w:val="24"/>
        </w:rPr>
        <w:t>103</w:t>
      </w:r>
      <w:r>
        <w:rPr>
          <w:rFonts w:ascii="宋体" w:hAnsi="宋体" w:cs="宋体" w:hint="eastAsia"/>
          <w:sz w:val="24"/>
        </w:rPr>
        <w:t>.</w:t>
      </w:r>
    </w:p>
    <w:p w14:paraId="3C8CB19B"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5</w:t>
      </w:r>
      <w:r>
        <w:rPr>
          <w:sz w:val="24"/>
        </w:rPr>
        <w:t>]</w:t>
      </w:r>
      <w:r>
        <w:rPr>
          <w:rFonts w:ascii="宋体" w:hAnsi="宋体" w:cs="宋体" w:hint="eastAsia"/>
          <w:sz w:val="24"/>
        </w:rPr>
        <w:t>张基延.智慧路灯（灯杆）控制系统设计</w:t>
      </w:r>
      <w:r>
        <w:rPr>
          <w:sz w:val="24"/>
        </w:rPr>
        <w:t>[</w:t>
      </w:r>
      <w:r w:rsidRPr="00802AA2">
        <w:rPr>
          <w:sz w:val="24"/>
        </w:rPr>
        <w:t>D</w:t>
      </w:r>
      <w:r>
        <w:rPr>
          <w:sz w:val="24"/>
        </w:rPr>
        <w:t>]</w:t>
      </w:r>
      <w:r>
        <w:rPr>
          <w:rFonts w:ascii="宋体" w:hAnsi="宋体" w:cs="宋体" w:hint="eastAsia"/>
          <w:sz w:val="24"/>
        </w:rPr>
        <w:t>.杭州：杭州电子科技大学,</w:t>
      </w:r>
      <w:r w:rsidRPr="00CD6AF6">
        <w:rPr>
          <w:sz w:val="24"/>
        </w:rPr>
        <w:t>2023</w:t>
      </w:r>
      <w:r>
        <w:rPr>
          <w:rFonts w:ascii="宋体" w:hAnsi="宋体" w:cs="宋体" w:hint="eastAsia"/>
          <w:sz w:val="24"/>
        </w:rPr>
        <w:t>.</w:t>
      </w:r>
    </w:p>
    <w:p w14:paraId="7C864C04"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6</w:t>
      </w:r>
      <w:r>
        <w:rPr>
          <w:sz w:val="24"/>
        </w:rPr>
        <w:t>]</w:t>
      </w:r>
      <w:r>
        <w:rPr>
          <w:rFonts w:ascii="宋体" w:hAnsi="宋体" w:cs="宋体" w:hint="eastAsia"/>
          <w:sz w:val="24"/>
        </w:rPr>
        <w:t>胡蝶影.智慧路灯控制系统设计与算法研究</w:t>
      </w:r>
      <w:r>
        <w:rPr>
          <w:sz w:val="24"/>
        </w:rPr>
        <w:t>[</w:t>
      </w:r>
      <w:r w:rsidRPr="00802AA2">
        <w:rPr>
          <w:sz w:val="24"/>
        </w:rPr>
        <w:t>D</w:t>
      </w:r>
      <w:r>
        <w:rPr>
          <w:sz w:val="24"/>
        </w:rPr>
        <w:t>]</w:t>
      </w:r>
      <w:r>
        <w:rPr>
          <w:rFonts w:ascii="宋体" w:hAnsi="宋体" w:cs="宋体" w:hint="eastAsia"/>
          <w:sz w:val="24"/>
        </w:rPr>
        <w:t>.重庆：重庆理工大学,</w:t>
      </w:r>
      <w:r w:rsidRPr="00CD6AF6">
        <w:rPr>
          <w:sz w:val="24"/>
        </w:rPr>
        <w:t>2023</w:t>
      </w:r>
      <w:r>
        <w:rPr>
          <w:rFonts w:ascii="宋体" w:hAnsi="宋体" w:cs="宋体" w:hint="eastAsia"/>
          <w:sz w:val="24"/>
        </w:rPr>
        <w:t>.</w:t>
      </w:r>
    </w:p>
    <w:p w14:paraId="471F24F2"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7</w:t>
      </w:r>
      <w:r>
        <w:rPr>
          <w:sz w:val="24"/>
        </w:rPr>
        <w:t>]</w:t>
      </w:r>
      <w:r>
        <w:rPr>
          <w:rFonts w:ascii="宋体" w:hAnsi="宋体" w:cs="宋体" w:hint="eastAsia"/>
          <w:sz w:val="24"/>
        </w:rPr>
        <w:t>张桂莲,郑炎辉,石宜金.基于物联网的智慧路灯模拟控制系统设计与实现</w:t>
      </w:r>
      <w:r>
        <w:rPr>
          <w:sz w:val="24"/>
        </w:rPr>
        <w:t>[</w:t>
      </w:r>
      <w:r w:rsidRPr="00802AA2">
        <w:rPr>
          <w:sz w:val="24"/>
        </w:rPr>
        <w:t>J</w:t>
      </w:r>
      <w:r>
        <w:rPr>
          <w:sz w:val="24"/>
        </w:rPr>
        <w:t>]</w:t>
      </w:r>
      <w:r>
        <w:rPr>
          <w:rFonts w:ascii="宋体" w:hAnsi="宋体" w:cs="宋体" w:hint="eastAsia"/>
          <w:sz w:val="24"/>
        </w:rPr>
        <w:t>.电子制作,</w:t>
      </w:r>
      <w:r w:rsidRPr="00CD6AF6">
        <w:rPr>
          <w:sz w:val="24"/>
        </w:rPr>
        <w:t>2024</w:t>
      </w:r>
      <w:r>
        <w:rPr>
          <w:sz w:val="24"/>
        </w:rPr>
        <w:t>,</w:t>
      </w:r>
      <w:r w:rsidRPr="00CD6AF6">
        <w:rPr>
          <w:sz w:val="24"/>
        </w:rPr>
        <w:t>32</w:t>
      </w:r>
      <w:r>
        <w:rPr>
          <w:sz w:val="24"/>
        </w:rPr>
        <w:t>(</w:t>
      </w:r>
      <w:r w:rsidRPr="00CD6AF6">
        <w:rPr>
          <w:sz w:val="24"/>
        </w:rPr>
        <w:t>01</w:t>
      </w:r>
      <w:r>
        <w:rPr>
          <w:sz w:val="24"/>
        </w:rPr>
        <w:t>):</w:t>
      </w:r>
      <w:r w:rsidRPr="00CD6AF6">
        <w:rPr>
          <w:sz w:val="24"/>
        </w:rPr>
        <w:t>61</w:t>
      </w:r>
      <w:r>
        <w:rPr>
          <w:sz w:val="24"/>
        </w:rPr>
        <w:t>-</w:t>
      </w:r>
      <w:r w:rsidRPr="00CD6AF6">
        <w:rPr>
          <w:sz w:val="24"/>
        </w:rPr>
        <w:t>64</w:t>
      </w:r>
      <w:r>
        <w:rPr>
          <w:sz w:val="24"/>
        </w:rPr>
        <w:t>+</w:t>
      </w:r>
      <w:r w:rsidRPr="00CD6AF6">
        <w:rPr>
          <w:sz w:val="24"/>
        </w:rPr>
        <w:t>7</w:t>
      </w:r>
      <w:r>
        <w:rPr>
          <w:rFonts w:ascii="宋体" w:hAnsi="宋体" w:cs="宋体" w:hint="eastAsia"/>
          <w:sz w:val="24"/>
        </w:rPr>
        <w:t>.</w:t>
      </w:r>
    </w:p>
    <w:p w14:paraId="10D93C8C"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8</w:t>
      </w:r>
      <w:r>
        <w:rPr>
          <w:sz w:val="24"/>
        </w:rPr>
        <w:t>]</w:t>
      </w:r>
      <w:r>
        <w:rPr>
          <w:rFonts w:ascii="宋体" w:hAnsi="宋体" w:cs="宋体" w:hint="eastAsia"/>
          <w:sz w:val="24"/>
        </w:rPr>
        <w:t>罗青青,周正贵,方银银.基于</w:t>
      </w:r>
      <w:r w:rsidRPr="00802AA2">
        <w:rPr>
          <w:sz w:val="24"/>
        </w:rPr>
        <w:t>NB</w:t>
      </w:r>
      <w:r>
        <w:rPr>
          <w:sz w:val="24"/>
        </w:rPr>
        <w:t>-</w:t>
      </w:r>
      <w:r w:rsidRPr="00802AA2">
        <w:rPr>
          <w:sz w:val="24"/>
        </w:rPr>
        <w:t>IoT</w:t>
      </w:r>
      <w:r>
        <w:rPr>
          <w:rFonts w:ascii="宋体" w:hAnsi="宋体" w:cs="宋体" w:hint="eastAsia"/>
          <w:sz w:val="24"/>
        </w:rPr>
        <w:t>的智慧路灯检测系统</w:t>
      </w:r>
      <w:r>
        <w:rPr>
          <w:sz w:val="24"/>
        </w:rPr>
        <w:t>[</w:t>
      </w:r>
      <w:r w:rsidRPr="00802AA2">
        <w:rPr>
          <w:sz w:val="24"/>
        </w:rPr>
        <w:t>J</w:t>
      </w:r>
      <w:r>
        <w:rPr>
          <w:sz w:val="24"/>
        </w:rPr>
        <w:t>]</w:t>
      </w:r>
      <w:r>
        <w:rPr>
          <w:rFonts w:ascii="宋体" w:hAnsi="宋体" w:cs="宋体" w:hint="eastAsia"/>
          <w:sz w:val="24"/>
        </w:rPr>
        <w:t>.通化师范学院学报,</w:t>
      </w:r>
      <w:r w:rsidRPr="00CD6AF6">
        <w:rPr>
          <w:sz w:val="24"/>
        </w:rPr>
        <w:t>2023</w:t>
      </w:r>
      <w:r>
        <w:rPr>
          <w:sz w:val="24"/>
        </w:rPr>
        <w:t>,</w:t>
      </w:r>
      <w:r w:rsidRPr="00CD6AF6">
        <w:rPr>
          <w:sz w:val="24"/>
        </w:rPr>
        <w:t>44</w:t>
      </w:r>
      <w:r>
        <w:rPr>
          <w:sz w:val="24"/>
        </w:rPr>
        <w:t>(</w:t>
      </w:r>
      <w:r w:rsidRPr="00CD6AF6">
        <w:rPr>
          <w:sz w:val="24"/>
        </w:rPr>
        <w:t>08</w:t>
      </w:r>
      <w:r>
        <w:rPr>
          <w:sz w:val="24"/>
        </w:rPr>
        <w:t>):</w:t>
      </w:r>
      <w:r w:rsidRPr="00CD6AF6">
        <w:rPr>
          <w:sz w:val="24"/>
        </w:rPr>
        <w:t>1</w:t>
      </w:r>
      <w:r>
        <w:rPr>
          <w:sz w:val="24"/>
        </w:rPr>
        <w:t>-</w:t>
      </w:r>
      <w:r w:rsidRPr="00CD6AF6">
        <w:rPr>
          <w:sz w:val="24"/>
        </w:rPr>
        <w:t>8</w:t>
      </w:r>
      <w:r>
        <w:rPr>
          <w:rFonts w:ascii="宋体" w:hAnsi="宋体" w:cs="宋体" w:hint="eastAsia"/>
          <w:sz w:val="24"/>
        </w:rPr>
        <w:t>.</w:t>
      </w:r>
    </w:p>
    <w:p w14:paraId="78F47829"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9</w:t>
      </w:r>
      <w:r>
        <w:rPr>
          <w:sz w:val="24"/>
        </w:rPr>
        <w:t>]</w:t>
      </w:r>
      <w:r>
        <w:rPr>
          <w:rFonts w:ascii="宋体" w:hAnsi="宋体" w:cs="宋体" w:hint="eastAsia"/>
          <w:sz w:val="24"/>
        </w:rPr>
        <w:t>刘雪芹,朱颖,张剑云,等.基于</w:t>
      </w:r>
      <w:r w:rsidRPr="00802AA2">
        <w:rPr>
          <w:sz w:val="24"/>
        </w:rPr>
        <w:t>ZigBee</w:t>
      </w:r>
      <w:r>
        <w:rPr>
          <w:rFonts w:ascii="宋体" w:hAnsi="宋体" w:cs="宋体" w:hint="eastAsia"/>
          <w:sz w:val="24"/>
        </w:rPr>
        <w:t>自组网</w:t>
      </w:r>
      <w:r w:rsidRPr="00802AA2">
        <w:rPr>
          <w:sz w:val="24"/>
        </w:rPr>
        <w:t>Mesh</w:t>
      </w:r>
      <w:r>
        <w:rPr>
          <w:rFonts w:ascii="宋体" w:hAnsi="宋体" w:cs="宋体" w:hint="eastAsia"/>
          <w:sz w:val="24"/>
        </w:rPr>
        <w:t>网络的智慧路灯系统设计</w:t>
      </w:r>
      <w:r>
        <w:rPr>
          <w:sz w:val="24"/>
        </w:rPr>
        <w:t>[</w:t>
      </w:r>
      <w:r w:rsidRPr="00802AA2">
        <w:rPr>
          <w:sz w:val="24"/>
        </w:rPr>
        <w:t>J</w:t>
      </w:r>
      <w:r>
        <w:rPr>
          <w:sz w:val="24"/>
        </w:rPr>
        <w:t>]</w:t>
      </w:r>
      <w:r>
        <w:rPr>
          <w:rFonts w:ascii="宋体" w:hAnsi="宋体" w:cs="宋体" w:hint="eastAsia"/>
          <w:sz w:val="24"/>
        </w:rPr>
        <w:t>.现代电子技术,</w:t>
      </w:r>
      <w:r w:rsidRPr="00CD6AF6">
        <w:rPr>
          <w:sz w:val="24"/>
        </w:rPr>
        <w:t>2023</w:t>
      </w:r>
      <w:r>
        <w:rPr>
          <w:sz w:val="24"/>
        </w:rPr>
        <w:t>,</w:t>
      </w:r>
      <w:r w:rsidRPr="00CD6AF6">
        <w:rPr>
          <w:sz w:val="24"/>
        </w:rPr>
        <w:t>46</w:t>
      </w:r>
      <w:r>
        <w:rPr>
          <w:sz w:val="24"/>
        </w:rPr>
        <w:t>(</w:t>
      </w:r>
      <w:r w:rsidRPr="00CD6AF6">
        <w:rPr>
          <w:sz w:val="24"/>
        </w:rPr>
        <w:t>13</w:t>
      </w:r>
      <w:r>
        <w:rPr>
          <w:sz w:val="24"/>
        </w:rPr>
        <w:t>):</w:t>
      </w:r>
      <w:r w:rsidRPr="00CD6AF6">
        <w:rPr>
          <w:sz w:val="24"/>
        </w:rPr>
        <w:t>19</w:t>
      </w:r>
      <w:r>
        <w:rPr>
          <w:sz w:val="24"/>
        </w:rPr>
        <w:t>-</w:t>
      </w:r>
      <w:r w:rsidRPr="00CD6AF6">
        <w:rPr>
          <w:sz w:val="24"/>
        </w:rPr>
        <w:t>24</w:t>
      </w:r>
      <w:r>
        <w:rPr>
          <w:rFonts w:ascii="宋体" w:hAnsi="宋体" w:cs="宋体" w:hint="eastAsia"/>
          <w:sz w:val="24"/>
        </w:rPr>
        <w:t>.</w:t>
      </w:r>
    </w:p>
    <w:p w14:paraId="55B2AAAA"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10</w:t>
      </w:r>
      <w:r>
        <w:rPr>
          <w:sz w:val="24"/>
        </w:rPr>
        <w:t>]</w:t>
      </w:r>
      <w:r>
        <w:rPr>
          <w:rFonts w:ascii="宋体" w:hAnsi="宋体" w:cs="宋体" w:hint="eastAsia"/>
          <w:sz w:val="24"/>
        </w:rPr>
        <w:t>王鹏举,经本钦,嵇建波,等.智慧路灯自动控制与测试装置的设计与实现</w:t>
      </w:r>
      <w:r>
        <w:rPr>
          <w:sz w:val="24"/>
        </w:rPr>
        <w:t>[</w:t>
      </w:r>
      <w:r w:rsidRPr="00802AA2">
        <w:rPr>
          <w:sz w:val="24"/>
        </w:rPr>
        <w:t>J</w:t>
      </w:r>
      <w:r>
        <w:rPr>
          <w:sz w:val="24"/>
        </w:rPr>
        <w:t>]</w:t>
      </w:r>
      <w:r>
        <w:rPr>
          <w:rFonts w:ascii="宋体" w:hAnsi="宋体" w:cs="宋体" w:hint="eastAsia"/>
          <w:sz w:val="24"/>
        </w:rPr>
        <w:t>.计算机应用与软件,</w:t>
      </w:r>
      <w:r w:rsidRPr="00CD6AF6">
        <w:rPr>
          <w:sz w:val="24"/>
        </w:rPr>
        <w:t>2023</w:t>
      </w:r>
      <w:r>
        <w:rPr>
          <w:sz w:val="24"/>
        </w:rPr>
        <w:t>,</w:t>
      </w:r>
      <w:r w:rsidRPr="00CD6AF6">
        <w:rPr>
          <w:sz w:val="24"/>
        </w:rPr>
        <w:t>40</w:t>
      </w:r>
      <w:r>
        <w:rPr>
          <w:sz w:val="24"/>
        </w:rPr>
        <w:t>(</w:t>
      </w:r>
      <w:r w:rsidRPr="00CD6AF6">
        <w:rPr>
          <w:sz w:val="24"/>
        </w:rPr>
        <w:t>01</w:t>
      </w:r>
      <w:r>
        <w:rPr>
          <w:sz w:val="24"/>
        </w:rPr>
        <w:t>):</w:t>
      </w:r>
      <w:r w:rsidRPr="00CD6AF6">
        <w:rPr>
          <w:sz w:val="24"/>
        </w:rPr>
        <w:t>129</w:t>
      </w:r>
      <w:r>
        <w:rPr>
          <w:sz w:val="24"/>
        </w:rPr>
        <w:t>-</w:t>
      </w:r>
      <w:r w:rsidRPr="00CD6AF6">
        <w:rPr>
          <w:sz w:val="24"/>
        </w:rPr>
        <w:t>133</w:t>
      </w:r>
      <w:r>
        <w:rPr>
          <w:sz w:val="24"/>
        </w:rPr>
        <w:t>+</w:t>
      </w:r>
      <w:r w:rsidRPr="00CD6AF6">
        <w:rPr>
          <w:sz w:val="24"/>
        </w:rPr>
        <w:t>183</w:t>
      </w:r>
      <w:r>
        <w:rPr>
          <w:rFonts w:ascii="宋体" w:hAnsi="宋体" w:cs="宋体" w:hint="eastAsia"/>
          <w:sz w:val="24"/>
        </w:rPr>
        <w:t>.</w:t>
      </w:r>
    </w:p>
    <w:p w14:paraId="424A19A5"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11</w:t>
      </w:r>
      <w:r>
        <w:rPr>
          <w:sz w:val="24"/>
        </w:rPr>
        <w:t>]</w:t>
      </w:r>
      <w:r>
        <w:rPr>
          <w:rFonts w:ascii="宋体" w:hAnsi="宋体" w:cs="宋体" w:hint="eastAsia"/>
          <w:sz w:val="24"/>
        </w:rPr>
        <w:t>郑雄文,陈育,李志梅.</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.光源与照明,</w:t>
      </w:r>
      <w:r w:rsidRPr="00CD6AF6">
        <w:rPr>
          <w:sz w:val="24"/>
        </w:rPr>
        <w:t>2022</w:t>
      </w:r>
      <w:r>
        <w:rPr>
          <w:sz w:val="24"/>
        </w:rPr>
        <w:t>,(</w:t>
      </w:r>
      <w:r w:rsidRPr="00CD6AF6">
        <w:rPr>
          <w:sz w:val="24"/>
        </w:rPr>
        <w:t>11</w:t>
      </w:r>
      <w:r>
        <w:rPr>
          <w:sz w:val="24"/>
        </w:rPr>
        <w:t>):</w:t>
      </w:r>
      <w:r w:rsidRPr="00CD6AF6">
        <w:rPr>
          <w:sz w:val="24"/>
        </w:rPr>
        <w:t>47</w:t>
      </w:r>
      <w:r>
        <w:rPr>
          <w:sz w:val="24"/>
        </w:rPr>
        <w:t>-</w:t>
      </w:r>
      <w:r w:rsidRPr="00CD6AF6">
        <w:rPr>
          <w:sz w:val="24"/>
        </w:rPr>
        <w:t>49</w:t>
      </w:r>
      <w:r>
        <w:rPr>
          <w:rFonts w:ascii="宋体" w:hAnsi="宋体" w:cs="宋体" w:hint="eastAsia"/>
          <w:sz w:val="24"/>
        </w:rPr>
        <w:t>.</w:t>
      </w:r>
    </w:p>
    <w:p w14:paraId="2FC69946"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12</w:t>
      </w:r>
      <w:r>
        <w:rPr>
          <w:sz w:val="24"/>
        </w:rPr>
        <w:t>]</w:t>
      </w:r>
      <w:r>
        <w:rPr>
          <w:rFonts w:ascii="宋体" w:hAnsi="宋体" w:cs="宋体" w:hint="eastAsia"/>
          <w:sz w:val="24"/>
        </w:rPr>
        <w:t>金承璋,孙毅,蔡卫华.</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.智能建筑与智慧城市,</w:t>
      </w:r>
      <w:r w:rsidRPr="00CD6AF6">
        <w:rPr>
          <w:sz w:val="24"/>
        </w:rPr>
        <w:t>2022</w:t>
      </w:r>
      <w:r>
        <w:rPr>
          <w:sz w:val="24"/>
        </w:rPr>
        <w:t>,(</w:t>
      </w:r>
      <w:r w:rsidRPr="00CD6AF6">
        <w:rPr>
          <w:sz w:val="24"/>
        </w:rPr>
        <w:t>07</w:t>
      </w:r>
      <w:r>
        <w:rPr>
          <w:sz w:val="24"/>
        </w:rPr>
        <w:t>):</w:t>
      </w:r>
      <w:r w:rsidRPr="00CD6AF6">
        <w:rPr>
          <w:sz w:val="24"/>
        </w:rPr>
        <w:t>174</w:t>
      </w:r>
      <w:r>
        <w:rPr>
          <w:sz w:val="24"/>
        </w:rPr>
        <w:t>-</w:t>
      </w:r>
      <w:r w:rsidRPr="00CD6AF6">
        <w:rPr>
          <w:sz w:val="24"/>
        </w:rPr>
        <w:t>176</w:t>
      </w:r>
      <w:r>
        <w:rPr>
          <w:rFonts w:ascii="宋体" w:hAnsi="宋体" w:cs="宋体" w:hint="eastAsia"/>
          <w:sz w:val="24"/>
        </w:rPr>
        <w:t>.</w:t>
      </w:r>
    </w:p>
    <w:p w14:paraId="70F2CD19" w14:textId="77777777" w:rsidR="00C511F8" w:rsidRDefault="00AF702B" w:rsidP="006621DD">
      <w:pPr>
        <w:wordWrap w:val="0"/>
        <w:spacing w:line="360" w:lineRule="auto"/>
        <w:rPr>
          <w:rFonts w:cs="宋体"/>
          <w:sz w:val="24"/>
          <w:shd w:val="clear" w:color="auto" w:fill="FFFFFF"/>
        </w:rPr>
      </w:pPr>
      <w:bookmarkStart w:id="146" w:name="_Ref135747404"/>
      <w:r>
        <w:rPr>
          <w:sz w:val="24"/>
        </w:rPr>
        <w:t>[</w:t>
      </w:r>
      <w:r w:rsidRPr="00CD6AF6">
        <w:rPr>
          <w:sz w:val="24"/>
        </w:rPr>
        <w:t>1</w:t>
      </w:r>
      <w:r w:rsidRPr="00CD6AF6">
        <w:rPr>
          <w:rFonts w:hint="eastAsia"/>
          <w:sz w:val="24"/>
        </w:rPr>
        <w:t>3</w:t>
      </w:r>
      <w:r>
        <w:rPr>
          <w:sz w:val="24"/>
        </w:rPr>
        <w:t>]</w:t>
      </w:r>
      <w:r>
        <w:rPr>
          <w:rFonts w:cstheme="minorEastAsia" w:hint="eastAsia"/>
          <w:color w:val="333333"/>
          <w:sz w:val="24"/>
          <w:shd w:val="clear" w:color="auto" w:fill="FFFFFF"/>
        </w:rPr>
        <w:t>冯娜娜，冯娟娟，杨延宁，等．基</w:t>
      </w:r>
      <w:r>
        <w:rPr>
          <w:rFonts w:cstheme="minorEastAsia"/>
          <w:color w:val="333333"/>
          <w:sz w:val="24"/>
          <w:shd w:val="clear" w:color="auto" w:fill="FFFFFF"/>
        </w:rPr>
        <w:t>于</w:t>
      </w:r>
      <w:r w:rsidRPr="00802AA2">
        <w:rPr>
          <w:bCs/>
          <w:kern w:val="0"/>
          <w:sz w:val="24"/>
        </w:rPr>
        <w:t>ESP</w:t>
      </w:r>
      <w:r w:rsidRPr="00CD6AF6">
        <w:rPr>
          <w:bCs/>
          <w:kern w:val="0"/>
          <w:sz w:val="24"/>
        </w:rPr>
        <w:t>8266</w:t>
      </w:r>
      <w:r>
        <w:rPr>
          <w:rFonts w:cstheme="minorEastAsia"/>
          <w:color w:val="333333"/>
          <w:sz w:val="24"/>
          <w:shd w:val="clear" w:color="auto" w:fill="FFFFFF"/>
        </w:rPr>
        <w:t>的可视化温湿度实时监测器的设计</w:t>
      </w:r>
      <w:r>
        <w:rPr>
          <w:rFonts w:cstheme="minorEastAsia"/>
          <w:color w:val="333333"/>
          <w:sz w:val="24"/>
          <w:shd w:val="clear" w:color="auto" w:fill="FFFFFF"/>
        </w:rPr>
        <w:t>[</w:t>
      </w:r>
      <w:r w:rsidRPr="00802AA2">
        <w:rPr>
          <w:bCs/>
          <w:kern w:val="0"/>
          <w:sz w:val="24"/>
        </w:rPr>
        <w:t>J</w:t>
      </w:r>
      <w:r>
        <w:rPr>
          <w:rFonts w:cstheme="minorEastAsia"/>
          <w:color w:val="333333"/>
          <w:sz w:val="24"/>
          <w:shd w:val="clear" w:color="auto" w:fill="FFFFFF"/>
        </w:rPr>
        <w:t>]</w:t>
      </w:r>
      <w:r>
        <w:rPr>
          <w:rFonts w:cstheme="minorEastAsia" w:hint="eastAsia"/>
          <w:color w:val="333333"/>
          <w:sz w:val="24"/>
          <w:shd w:val="clear" w:color="auto" w:fill="FFFFFF"/>
        </w:rPr>
        <w:t>．延安大学学报（自然科学版），</w:t>
      </w:r>
      <w:r w:rsidRPr="00CD6AF6">
        <w:rPr>
          <w:bCs/>
          <w:kern w:val="0"/>
          <w:sz w:val="24"/>
        </w:rPr>
        <w:t>2020</w:t>
      </w:r>
      <w:r>
        <w:rPr>
          <w:rFonts w:hint="eastAsia"/>
          <w:bCs/>
          <w:kern w:val="0"/>
          <w:sz w:val="24"/>
        </w:rPr>
        <w:t>，</w:t>
      </w:r>
      <w:r w:rsidRPr="00CD6AF6">
        <w:rPr>
          <w:bCs/>
          <w:kern w:val="0"/>
          <w:sz w:val="24"/>
        </w:rPr>
        <w:t>39</w:t>
      </w:r>
      <w:r>
        <w:rPr>
          <w:bCs/>
          <w:kern w:val="0"/>
          <w:sz w:val="24"/>
        </w:rPr>
        <w:t>(</w:t>
      </w:r>
      <w:r w:rsidRPr="00CD6AF6">
        <w:rPr>
          <w:bCs/>
          <w:kern w:val="0"/>
          <w:sz w:val="24"/>
        </w:rPr>
        <w:t>04</w:t>
      </w:r>
      <w:r>
        <w:rPr>
          <w:bCs/>
          <w:kern w:val="0"/>
          <w:sz w:val="24"/>
        </w:rPr>
        <w:t>)</w:t>
      </w:r>
      <w:r>
        <w:rPr>
          <w:rFonts w:hint="eastAsia"/>
          <w:bCs/>
          <w:kern w:val="0"/>
          <w:sz w:val="24"/>
        </w:rPr>
        <w:t>：</w:t>
      </w:r>
      <w:r w:rsidRPr="00CD6AF6">
        <w:rPr>
          <w:bCs/>
          <w:kern w:val="0"/>
          <w:sz w:val="24"/>
        </w:rPr>
        <w:t>54</w:t>
      </w:r>
      <w:r>
        <w:rPr>
          <w:bCs/>
          <w:kern w:val="0"/>
          <w:sz w:val="24"/>
        </w:rPr>
        <w:t>-</w:t>
      </w:r>
      <w:r w:rsidRPr="00CD6AF6">
        <w:rPr>
          <w:bCs/>
          <w:kern w:val="0"/>
          <w:sz w:val="24"/>
        </w:rPr>
        <w:t>57</w:t>
      </w:r>
      <w:r>
        <w:rPr>
          <w:bCs/>
          <w:kern w:val="0"/>
          <w:sz w:val="24"/>
        </w:rPr>
        <w:t>+</w:t>
      </w:r>
      <w:r w:rsidRPr="00CD6AF6">
        <w:rPr>
          <w:bCs/>
          <w:kern w:val="0"/>
          <w:sz w:val="24"/>
        </w:rPr>
        <w:t>62</w:t>
      </w:r>
      <w:bookmarkStart w:id="147" w:name="_Hlk136184927"/>
      <w:r>
        <w:rPr>
          <w:rFonts w:cstheme="minorEastAsia" w:hint="eastAsia"/>
          <w:color w:val="333333"/>
          <w:sz w:val="24"/>
          <w:shd w:val="clear" w:color="auto" w:fill="FFFFFF"/>
        </w:rPr>
        <w:t>．</w:t>
      </w:r>
      <w:bookmarkEnd w:id="146"/>
      <w:bookmarkEnd w:id="147"/>
    </w:p>
    <w:p w14:paraId="2DB31A8A" w14:textId="77777777" w:rsidR="00C511F8" w:rsidRDefault="00AF702B" w:rsidP="006621DD">
      <w:pPr>
        <w:tabs>
          <w:tab w:val="left" w:pos="1319"/>
        </w:tabs>
        <w:wordWrap w:val="0"/>
        <w:spacing w:line="360" w:lineRule="auto"/>
        <w:jc w:val="left"/>
        <w:rPr>
          <w:rFonts w:ascii="宋体" w:hAnsi="宋体" w:cs="宋体" w:hint="eastAsia"/>
          <w:sz w:val="24"/>
        </w:rPr>
      </w:pPr>
      <w:bookmarkStart w:id="148" w:name="_Ref23259"/>
      <w:r>
        <w:rPr>
          <w:sz w:val="24"/>
        </w:rPr>
        <w:t>[</w:t>
      </w:r>
      <w:r w:rsidRPr="00CD6AF6">
        <w:rPr>
          <w:sz w:val="24"/>
        </w:rPr>
        <w:t>1</w:t>
      </w:r>
      <w:r w:rsidRPr="00CD6AF6">
        <w:rPr>
          <w:rFonts w:hint="eastAsia"/>
          <w:sz w:val="24"/>
        </w:rPr>
        <w:t>4</w:t>
      </w:r>
      <w:r>
        <w:rPr>
          <w:sz w:val="24"/>
        </w:rPr>
        <w:t>]</w:t>
      </w:r>
      <w:r>
        <w:rPr>
          <w:rFonts w:hint="eastAsia"/>
          <w:sz w:val="24"/>
        </w:rPr>
        <w:t>卜永波，罗小玲，陈一．基于</w:t>
      </w:r>
      <w:r w:rsidRPr="00802AA2">
        <w:rPr>
          <w:bCs/>
          <w:kern w:val="0"/>
          <w:sz w:val="24"/>
        </w:rPr>
        <w:t>DHT</w:t>
      </w:r>
      <w:r w:rsidRPr="00CD6AF6">
        <w:rPr>
          <w:bCs/>
          <w:kern w:val="0"/>
          <w:sz w:val="24"/>
        </w:rPr>
        <w:t>11</w:t>
      </w:r>
      <w:r>
        <w:rPr>
          <w:rFonts w:hint="eastAsia"/>
          <w:sz w:val="24"/>
        </w:rPr>
        <w:t>传感器的温湿度采集系统</w:t>
      </w:r>
      <w:r>
        <w:rPr>
          <w:sz w:val="24"/>
        </w:rPr>
        <w:t>[</w:t>
      </w:r>
      <w:r w:rsidRPr="00802AA2">
        <w:rPr>
          <w:bCs/>
          <w:kern w:val="0"/>
          <w:sz w:val="24"/>
        </w:rPr>
        <w:t>J</w:t>
      </w:r>
      <w:r>
        <w:rPr>
          <w:sz w:val="24"/>
        </w:rPr>
        <w:t>]</w:t>
      </w:r>
      <w:r>
        <w:rPr>
          <w:rFonts w:hint="eastAsia"/>
          <w:sz w:val="24"/>
        </w:rPr>
        <w:t>．计算机与现代化，</w:t>
      </w:r>
      <w:r w:rsidRPr="00CD6AF6">
        <w:rPr>
          <w:bCs/>
          <w:kern w:val="0"/>
          <w:sz w:val="24"/>
        </w:rPr>
        <w:t>2013</w:t>
      </w:r>
      <w:r>
        <w:rPr>
          <w:rFonts w:hint="eastAsia"/>
          <w:bCs/>
          <w:kern w:val="0"/>
          <w:sz w:val="24"/>
        </w:rPr>
        <w:t>，</w:t>
      </w:r>
      <w:r w:rsidRPr="00CD6AF6">
        <w:rPr>
          <w:bCs/>
          <w:kern w:val="0"/>
          <w:sz w:val="24"/>
        </w:rPr>
        <w:t>219</w:t>
      </w:r>
      <w:r>
        <w:rPr>
          <w:bCs/>
          <w:kern w:val="0"/>
          <w:sz w:val="24"/>
        </w:rPr>
        <w:t>(</w:t>
      </w:r>
      <w:r w:rsidRPr="00CD6AF6">
        <w:rPr>
          <w:bCs/>
          <w:kern w:val="0"/>
          <w:sz w:val="24"/>
        </w:rPr>
        <w:t>11</w:t>
      </w:r>
      <w:r>
        <w:rPr>
          <w:bCs/>
          <w:kern w:val="0"/>
          <w:sz w:val="24"/>
        </w:rPr>
        <w:t>)</w:t>
      </w:r>
      <w:r>
        <w:rPr>
          <w:rFonts w:hint="eastAsia"/>
          <w:bCs/>
          <w:kern w:val="0"/>
          <w:sz w:val="24"/>
        </w:rPr>
        <w:t>：</w:t>
      </w:r>
      <w:r w:rsidRPr="00CD6AF6">
        <w:rPr>
          <w:bCs/>
          <w:kern w:val="0"/>
          <w:sz w:val="24"/>
        </w:rPr>
        <w:t>133</w:t>
      </w:r>
      <w:r>
        <w:rPr>
          <w:bCs/>
          <w:kern w:val="0"/>
          <w:sz w:val="24"/>
        </w:rPr>
        <w:t>-</w:t>
      </w:r>
      <w:r w:rsidRPr="00CD6AF6">
        <w:rPr>
          <w:bCs/>
          <w:kern w:val="0"/>
          <w:sz w:val="24"/>
        </w:rPr>
        <w:t>135</w:t>
      </w:r>
      <w:r>
        <w:rPr>
          <w:rFonts w:hint="eastAsia"/>
          <w:sz w:val="24"/>
        </w:rPr>
        <w:t>．</w:t>
      </w:r>
      <w:bookmarkEnd w:id="148"/>
    </w:p>
    <w:p w14:paraId="4B0DEDAF" w14:textId="77777777" w:rsidR="00C511F8" w:rsidRDefault="00AF702B" w:rsidP="006621DD">
      <w:pPr>
        <w:tabs>
          <w:tab w:val="left" w:pos="1319"/>
        </w:tabs>
        <w:wordWrap w:val="0"/>
        <w:spacing w:line="360" w:lineRule="auto"/>
        <w:jc w:val="left"/>
        <w:rPr>
          <w:sz w:val="24"/>
        </w:rPr>
      </w:pPr>
      <w:r>
        <w:rPr>
          <w:sz w:val="24"/>
        </w:rPr>
        <w:t>[</w:t>
      </w:r>
      <w:r w:rsidRPr="00CD6AF6">
        <w:rPr>
          <w:sz w:val="24"/>
        </w:rPr>
        <w:t>1</w:t>
      </w:r>
      <w:r w:rsidRPr="00CD6AF6">
        <w:rPr>
          <w:rFonts w:hint="eastAsia"/>
          <w:sz w:val="24"/>
        </w:rPr>
        <w:t>5</w:t>
      </w:r>
      <w:r>
        <w:rPr>
          <w:sz w:val="24"/>
        </w:rPr>
        <w:t>]</w:t>
      </w:r>
      <w:r w:rsidRPr="00802AA2">
        <w:rPr>
          <w:sz w:val="24"/>
        </w:rPr>
        <w:t>Mai</w:t>
      </w:r>
      <w:r>
        <w:rPr>
          <w:sz w:val="24"/>
        </w:rPr>
        <w:t xml:space="preserve"> </w:t>
      </w:r>
      <w:r w:rsidRPr="00802AA2">
        <w:rPr>
          <w:sz w:val="24"/>
        </w:rPr>
        <w:t>Y</w:t>
      </w:r>
      <w:r>
        <w:rPr>
          <w:sz w:val="24"/>
        </w:rPr>
        <w:t xml:space="preserve"> ,</w:t>
      </w:r>
      <w:r w:rsidRPr="00802AA2">
        <w:rPr>
          <w:sz w:val="24"/>
        </w:rPr>
        <w:t>Mingjing</w:t>
      </w:r>
      <w:r>
        <w:rPr>
          <w:sz w:val="24"/>
        </w:rPr>
        <w:t xml:space="preserve"> </w:t>
      </w:r>
      <w:r w:rsidRPr="00802AA2">
        <w:rPr>
          <w:sz w:val="24"/>
        </w:rPr>
        <w:t>L</w:t>
      </w:r>
      <w:r>
        <w:rPr>
          <w:sz w:val="24"/>
        </w:rPr>
        <w:t xml:space="preserve"> ,</w:t>
      </w:r>
      <w:proofErr w:type="spellStart"/>
      <w:r w:rsidRPr="00802AA2">
        <w:rPr>
          <w:sz w:val="24"/>
        </w:rPr>
        <w:t>Yingbo</w:t>
      </w:r>
      <w:proofErr w:type="spellEnd"/>
      <w:r>
        <w:rPr>
          <w:sz w:val="24"/>
        </w:rPr>
        <w:t xml:space="preserve"> </w:t>
      </w:r>
      <w:r w:rsidRPr="00802AA2">
        <w:rPr>
          <w:sz w:val="24"/>
        </w:rPr>
        <w:t>P</w:t>
      </w:r>
      <w:r>
        <w:rPr>
          <w:sz w:val="24"/>
        </w:rPr>
        <w:t xml:space="preserve"> , </w:t>
      </w:r>
      <w:r w:rsidRPr="00802AA2">
        <w:rPr>
          <w:sz w:val="24"/>
        </w:rPr>
        <w:t>et</w:t>
      </w:r>
      <w:r>
        <w:rPr>
          <w:sz w:val="24"/>
        </w:rPr>
        <w:t xml:space="preserve"> </w:t>
      </w:r>
      <w:r w:rsidRPr="00802AA2">
        <w:rPr>
          <w:sz w:val="24"/>
        </w:rPr>
        <w:t>al</w:t>
      </w:r>
      <w:r>
        <w:rPr>
          <w:sz w:val="24"/>
        </w:rPr>
        <w:t xml:space="preserve">. </w:t>
      </w:r>
      <w:r w:rsidRPr="00802AA2">
        <w:rPr>
          <w:sz w:val="24"/>
        </w:rPr>
        <w:t>Research</w:t>
      </w:r>
      <w:r>
        <w:rPr>
          <w:sz w:val="24"/>
        </w:rPr>
        <w:t xml:space="preserve"> </w:t>
      </w:r>
      <w:r w:rsidRPr="00802AA2">
        <w:rPr>
          <w:sz w:val="24"/>
        </w:rPr>
        <w:t>and</w:t>
      </w:r>
      <w:r>
        <w:rPr>
          <w:sz w:val="24"/>
        </w:rPr>
        <w:t xml:space="preserve"> </w:t>
      </w:r>
      <w:r w:rsidRPr="00802AA2">
        <w:rPr>
          <w:sz w:val="24"/>
        </w:rPr>
        <w:t>Design</w:t>
      </w:r>
      <w:r>
        <w:rPr>
          <w:sz w:val="24"/>
        </w:rPr>
        <w:t xml:space="preserve"> </w:t>
      </w:r>
      <w:r w:rsidRPr="00802AA2">
        <w:rPr>
          <w:sz w:val="24"/>
        </w:rPr>
        <w:t>of</w:t>
      </w:r>
      <w:r>
        <w:rPr>
          <w:sz w:val="24"/>
        </w:rPr>
        <w:t xml:space="preserve"> </w:t>
      </w:r>
      <w:r w:rsidRPr="00802AA2">
        <w:rPr>
          <w:sz w:val="24"/>
        </w:rPr>
        <w:t>an</w:t>
      </w:r>
      <w:r>
        <w:rPr>
          <w:sz w:val="24"/>
        </w:rPr>
        <w:t xml:space="preserve"> </w:t>
      </w:r>
      <w:r w:rsidRPr="00802AA2">
        <w:rPr>
          <w:sz w:val="24"/>
        </w:rPr>
        <w:t>Intelligent</w:t>
      </w:r>
      <w:r>
        <w:rPr>
          <w:sz w:val="24"/>
        </w:rPr>
        <w:t xml:space="preserve"> </w:t>
      </w:r>
      <w:r w:rsidRPr="00802AA2">
        <w:rPr>
          <w:sz w:val="24"/>
        </w:rPr>
        <w:t>Street</w:t>
      </w:r>
      <w:r>
        <w:rPr>
          <w:sz w:val="24"/>
        </w:rPr>
        <w:t xml:space="preserve"> </w:t>
      </w:r>
      <w:r w:rsidRPr="00802AA2">
        <w:rPr>
          <w:sz w:val="24"/>
        </w:rPr>
        <w:t>Lamp</w:t>
      </w:r>
      <w:r>
        <w:rPr>
          <w:sz w:val="24"/>
        </w:rPr>
        <w:t xml:space="preserve"> </w:t>
      </w:r>
      <w:r w:rsidRPr="00802AA2">
        <w:rPr>
          <w:sz w:val="24"/>
        </w:rPr>
        <w:t>Control</w:t>
      </w:r>
      <w:r>
        <w:rPr>
          <w:sz w:val="24"/>
        </w:rPr>
        <w:t xml:space="preserve"> </w:t>
      </w:r>
      <w:r w:rsidRPr="00802AA2">
        <w:rPr>
          <w:sz w:val="24"/>
        </w:rPr>
        <w:t>System</w:t>
      </w:r>
      <w:r>
        <w:rPr>
          <w:sz w:val="24"/>
        </w:rPr>
        <w:t xml:space="preserve"> </w:t>
      </w:r>
      <w:r w:rsidRPr="00802AA2">
        <w:rPr>
          <w:sz w:val="24"/>
        </w:rPr>
        <w:t>Based</w:t>
      </w:r>
      <w:r>
        <w:rPr>
          <w:sz w:val="24"/>
        </w:rPr>
        <w:t xml:space="preserve"> </w:t>
      </w:r>
      <w:r w:rsidRPr="00802AA2">
        <w:rPr>
          <w:sz w:val="24"/>
        </w:rPr>
        <w:t>on</w:t>
      </w:r>
      <w:r>
        <w:rPr>
          <w:sz w:val="24"/>
        </w:rPr>
        <w:t xml:space="preserve"> </w:t>
      </w:r>
      <w:r w:rsidRPr="00802AA2">
        <w:rPr>
          <w:sz w:val="24"/>
        </w:rPr>
        <w:t>NB</w:t>
      </w:r>
      <w:r>
        <w:rPr>
          <w:sz w:val="24"/>
        </w:rPr>
        <w:t>-</w:t>
      </w:r>
      <w:r w:rsidRPr="00802AA2">
        <w:rPr>
          <w:sz w:val="24"/>
        </w:rPr>
        <w:t>IoT</w:t>
      </w:r>
      <w:r>
        <w:rPr>
          <w:sz w:val="24"/>
        </w:rPr>
        <w:t xml:space="preserve"> [</w:t>
      </w:r>
      <w:r w:rsidRPr="00802AA2">
        <w:rPr>
          <w:sz w:val="24"/>
        </w:rPr>
        <w:t>J</w:t>
      </w:r>
      <w:r>
        <w:rPr>
          <w:sz w:val="24"/>
        </w:rPr>
        <w:t xml:space="preserve">]. </w:t>
      </w:r>
      <w:r w:rsidRPr="00802AA2">
        <w:rPr>
          <w:sz w:val="24"/>
        </w:rPr>
        <w:t>Automatic</w:t>
      </w:r>
      <w:r>
        <w:rPr>
          <w:sz w:val="24"/>
        </w:rPr>
        <w:t xml:space="preserve"> </w:t>
      </w:r>
      <w:r w:rsidRPr="00802AA2">
        <w:rPr>
          <w:sz w:val="24"/>
        </w:rPr>
        <w:t>Control</w:t>
      </w:r>
      <w:r>
        <w:rPr>
          <w:sz w:val="24"/>
        </w:rPr>
        <w:t xml:space="preserve"> </w:t>
      </w:r>
      <w:r w:rsidRPr="00802AA2">
        <w:rPr>
          <w:sz w:val="24"/>
        </w:rPr>
        <w:t>and</w:t>
      </w:r>
      <w:r>
        <w:rPr>
          <w:sz w:val="24"/>
        </w:rPr>
        <w:t xml:space="preserve"> </w:t>
      </w:r>
      <w:r w:rsidRPr="00802AA2">
        <w:rPr>
          <w:sz w:val="24"/>
        </w:rPr>
        <w:t>Computer</w:t>
      </w:r>
      <w:r>
        <w:rPr>
          <w:sz w:val="24"/>
        </w:rPr>
        <w:t xml:space="preserve"> </w:t>
      </w:r>
      <w:r w:rsidRPr="00802AA2">
        <w:rPr>
          <w:sz w:val="24"/>
        </w:rPr>
        <w:t>Sciences</w:t>
      </w:r>
      <w:r>
        <w:rPr>
          <w:sz w:val="24"/>
        </w:rPr>
        <w:t xml:space="preserve">, </w:t>
      </w:r>
      <w:r w:rsidRPr="00CD6AF6">
        <w:rPr>
          <w:sz w:val="24"/>
        </w:rPr>
        <w:t>2024</w:t>
      </w:r>
      <w:r>
        <w:rPr>
          <w:sz w:val="24"/>
        </w:rPr>
        <w:t xml:space="preserve">, </w:t>
      </w:r>
      <w:r w:rsidRPr="00CD6AF6">
        <w:rPr>
          <w:sz w:val="24"/>
        </w:rPr>
        <w:t>58</w:t>
      </w:r>
      <w:r>
        <w:rPr>
          <w:sz w:val="24"/>
        </w:rPr>
        <w:t xml:space="preserve"> (</w:t>
      </w:r>
      <w:r w:rsidRPr="00CD6AF6">
        <w:rPr>
          <w:sz w:val="24"/>
        </w:rPr>
        <w:t>1</w:t>
      </w:r>
      <w:r>
        <w:rPr>
          <w:sz w:val="24"/>
        </w:rPr>
        <w:t xml:space="preserve">): </w:t>
      </w:r>
      <w:r w:rsidRPr="00CD6AF6">
        <w:rPr>
          <w:sz w:val="24"/>
        </w:rPr>
        <w:t>78</w:t>
      </w:r>
      <w:r>
        <w:rPr>
          <w:sz w:val="24"/>
        </w:rPr>
        <w:t>-</w:t>
      </w:r>
      <w:r w:rsidRPr="00CD6AF6">
        <w:rPr>
          <w:sz w:val="24"/>
        </w:rPr>
        <w:t>89</w:t>
      </w:r>
      <w:r>
        <w:rPr>
          <w:sz w:val="24"/>
        </w:rPr>
        <w:t>.</w:t>
      </w:r>
    </w:p>
    <w:p w14:paraId="70642C56" w14:textId="77777777" w:rsidR="00C511F8" w:rsidRDefault="00AF702B" w:rsidP="006621DD">
      <w:pPr>
        <w:tabs>
          <w:tab w:val="left" w:pos="1319"/>
        </w:tabs>
        <w:wordWrap w:val="0"/>
        <w:spacing w:line="360" w:lineRule="auto"/>
        <w:jc w:val="left"/>
        <w:rPr>
          <w:sz w:val="24"/>
        </w:rPr>
      </w:pPr>
      <w:r>
        <w:rPr>
          <w:sz w:val="24"/>
        </w:rPr>
        <w:t>[</w:t>
      </w:r>
      <w:r w:rsidRPr="00CD6AF6">
        <w:rPr>
          <w:sz w:val="24"/>
        </w:rPr>
        <w:t>1</w:t>
      </w:r>
      <w:r w:rsidRPr="00CD6AF6">
        <w:rPr>
          <w:rFonts w:hint="eastAsia"/>
          <w:sz w:val="24"/>
        </w:rPr>
        <w:t>6</w:t>
      </w:r>
      <w:r>
        <w:rPr>
          <w:sz w:val="24"/>
        </w:rPr>
        <w:t>]</w:t>
      </w:r>
      <w:r w:rsidRPr="00802AA2">
        <w:rPr>
          <w:sz w:val="24"/>
        </w:rPr>
        <w:t>Liu</w:t>
      </w:r>
      <w:r>
        <w:rPr>
          <w:sz w:val="24"/>
        </w:rPr>
        <w:t xml:space="preserve"> </w:t>
      </w:r>
      <w:r w:rsidRPr="00802AA2">
        <w:rPr>
          <w:sz w:val="24"/>
        </w:rPr>
        <w:t>M</w:t>
      </w:r>
      <w:r>
        <w:rPr>
          <w:sz w:val="24"/>
        </w:rPr>
        <w:t xml:space="preserve"> . </w:t>
      </w:r>
      <w:r w:rsidRPr="00802AA2">
        <w:rPr>
          <w:sz w:val="24"/>
        </w:rPr>
        <w:t>Campus</w:t>
      </w:r>
      <w:r>
        <w:rPr>
          <w:sz w:val="24"/>
        </w:rPr>
        <w:t xml:space="preserve"> </w:t>
      </w:r>
      <w:r w:rsidRPr="00802AA2">
        <w:rPr>
          <w:sz w:val="24"/>
        </w:rPr>
        <w:t>smart</w:t>
      </w:r>
      <w:r>
        <w:rPr>
          <w:sz w:val="24"/>
        </w:rPr>
        <w:t xml:space="preserve"> </w:t>
      </w:r>
      <w:r w:rsidRPr="00802AA2">
        <w:rPr>
          <w:sz w:val="24"/>
        </w:rPr>
        <w:t>street</w:t>
      </w:r>
      <w:r>
        <w:rPr>
          <w:sz w:val="24"/>
        </w:rPr>
        <w:t xml:space="preserve"> </w:t>
      </w:r>
      <w:r w:rsidRPr="00802AA2">
        <w:rPr>
          <w:sz w:val="24"/>
        </w:rPr>
        <w:t>lamps</w:t>
      </w:r>
      <w:r>
        <w:rPr>
          <w:sz w:val="24"/>
        </w:rPr>
        <w:t xml:space="preserve"> </w:t>
      </w:r>
      <w:r w:rsidRPr="00802AA2">
        <w:rPr>
          <w:sz w:val="24"/>
        </w:rPr>
        <w:t>using</w:t>
      </w:r>
      <w:r>
        <w:rPr>
          <w:sz w:val="24"/>
        </w:rPr>
        <w:t xml:space="preserve"> </w:t>
      </w:r>
      <w:r w:rsidRPr="00802AA2">
        <w:rPr>
          <w:sz w:val="24"/>
        </w:rPr>
        <w:t>internet</w:t>
      </w:r>
      <w:r>
        <w:rPr>
          <w:sz w:val="24"/>
        </w:rPr>
        <w:t xml:space="preserve"> </w:t>
      </w:r>
      <w:r w:rsidRPr="00802AA2">
        <w:rPr>
          <w:sz w:val="24"/>
        </w:rPr>
        <w:t>of</w:t>
      </w:r>
      <w:r>
        <w:rPr>
          <w:sz w:val="24"/>
        </w:rPr>
        <w:t xml:space="preserve"> </w:t>
      </w:r>
      <w:r w:rsidRPr="00802AA2">
        <w:rPr>
          <w:sz w:val="24"/>
        </w:rPr>
        <w:t>things</w:t>
      </w:r>
      <w:r>
        <w:rPr>
          <w:sz w:val="24"/>
        </w:rPr>
        <w:t xml:space="preserve"> </w:t>
      </w:r>
      <w:r w:rsidRPr="00802AA2">
        <w:rPr>
          <w:sz w:val="24"/>
        </w:rPr>
        <w:t>technology</w:t>
      </w:r>
      <w:r>
        <w:rPr>
          <w:sz w:val="24"/>
        </w:rPr>
        <w:t xml:space="preserve"> [</w:t>
      </w:r>
      <w:r w:rsidRPr="00802AA2">
        <w:rPr>
          <w:sz w:val="24"/>
        </w:rPr>
        <w:t>J</w:t>
      </w:r>
      <w:r>
        <w:rPr>
          <w:sz w:val="24"/>
        </w:rPr>
        <w:t xml:space="preserve">]. </w:t>
      </w:r>
      <w:r w:rsidRPr="00802AA2">
        <w:rPr>
          <w:sz w:val="24"/>
        </w:rPr>
        <w:t>Intern</w:t>
      </w:r>
      <w:r w:rsidRPr="00802AA2">
        <w:rPr>
          <w:sz w:val="24"/>
        </w:rPr>
        <w:lastRenderedPageBreak/>
        <w:t>ational</w:t>
      </w:r>
      <w:r>
        <w:rPr>
          <w:sz w:val="24"/>
        </w:rPr>
        <w:t xml:space="preserve"> </w:t>
      </w:r>
      <w:r w:rsidRPr="00802AA2">
        <w:rPr>
          <w:sz w:val="24"/>
        </w:rPr>
        <w:t>Journal</w:t>
      </w:r>
      <w:r>
        <w:rPr>
          <w:sz w:val="24"/>
        </w:rPr>
        <w:t xml:space="preserve"> </w:t>
      </w:r>
      <w:r w:rsidRPr="00802AA2">
        <w:rPr>
          <w:sz w:val="24"/>
        </w:rPr>
        <w:t>of</w:t>
      </w:r>
      <w:r>
        <w:rPr>
          <w:sz w:val="24"/>
        </w:rPr>
        <w:t xml:space="preserve"> </w:t>
      </w:r>
      <w:r w:rsidRPr="00802AA2">
        <w:rPr>
          <w:sz w:val="24"/>
        </w:rPr>
        <w:t>Critical</w:t>
      </w:r>
      <w:r>
        <w:rPr>
          <w:sz w:val="24"/>
        </w:rPr>
        <w:t xml:space="preserve"> </w:t>
      </w:r>
      <w:r w:rsidRPr="00802AA2">
        <w:rPr>
          <w:sz w:val="24"/>
        </w:rPr>
        <w:t>Infrastructures</w:t>
      </w:r>
      <w:r>
        <w:rPr>
          <w:sz w:val="24"/>
        </w:rPr>
        <w:t xml:space="preserve">, </w:t>
      </w:r>
      <w:r w:rsidRPr="00CD6AF6">
        <w:rPr>
          <w:sz w:val="24"/>
        </w:rPr>
        <w:t>2023</w:t>
      </w:r>
      <w:r>
        <w:rPr>
          <w:sz w:val="24"/>
        </w:rPr>
        <w:t xml:space="preserve">, </w:t>
      </w:r>
      <w:r w:rsidRPr="00CD6AF6">
        <w:rPr>
          <w:sz w:val="24"/>
        </w:rPr>
        <w:t>19</w:t>
      </w:r>
      <w:r>
        <w:rPr>
          <w:sz w:val="24"/>
        </w:rPr>
        <w:t xml:space="preserve"> (</w:t>
      </w:r>
      <w:r w:rsidRPr="00CD6AF6">
        <w:rPr>
          <w:sz w:val="24"/>
        </w:rPr>
        <w:t>4</w:t>
      </w:r>
      <w:r>
        <w:rPr>
          <w:sz w:val="24"/>
        </w:rPr>
        <w:t xml:space="preserve">): </w:t>
      </w:r>
      <w:r w:rsidRPr="00CD6AF6">
        <w:rPr>
          <w:sz w:val="24"/>
        </w:rPr>
        <w:t>291</w:t>
      </w:r>
      <w:r>
        <w:rPr>
          <w:sz w:val="24"/>
        </w:rPr>
        <w:t>-</w:t>
      </w:r>
      <w:r w:rsidRPr="00CD6AF6">
        <w:rPr>
          <w:sz w:val="24"/>
        </w:rPr>
        <w:t>300</w:t>
      </w:r>
      <w:r>
        <w:rPr>
          <w:sz w:val="24"/>
        </w:rPr>
        <w:t xml:space="preserve">. </w:t>
      </w:r>
    </w:p>
    <w:p w14:paraId="27B6BD88" w14:textId="77778842" w:rsidR="00320EBC" w:rsidRPr="007F1D2F" w:rsidRDefault="00AF702B" w:rsidP="007F1D2F">
      <w:pPr>
        <w:tabs>
          <w:tab w:val="left" w:pos="1319"/>
        </w:tabs>
        <w:wordWrap w:val="0"/>
        <w:spacing w:line="360" w:lineRule="auto"/>
        <w:jc w:val="left"/>
        <w:rPr>
          <w:rFonts w:hint="eastAsia"/>
          <w:sz w:val="24"/>
        </w:rPr>
      </w:pPr>
      <w:r>
        <w:rPr>
          <w:sz w:val="24"/>
        </w:rPr>
        <w:t>[</w:t>
      </w:r>
      <w:r w:rsidRPr="00CD6AF6">
        <w:rPr>
          <w:sz w:val="24"/>
        </w:rPr>
        <w:t>1</w:t>
      </w:r>
      <w:r w:rsidRPr="00CD6AF6">
        <w:rPr>
          <w:rFonts w:hint="eastAsia"/>
          <w:sz w:val="24"/>
        </w:rPr>
        <w:t>7</w:t>
      </w:r>
      <w:r>
        <w:rPr>
          <w:sz w:val="24"/>
        </w:rPr>
        <w:t>]</w:t>
      </w:r>
      <w:proofErr w:type="spellStart"/>
      <w:r w:rsidRPr="00802AA2">
        <w:rPr>
          <w:sz w:val="24"/>
        </w:rPr>
        <w:t>Khaula</w:t>
      </w:r>
      <w:proofErr w:type="spellEnd"/>
      <w:r>
        <w:rPr>
          <w:sz w:val="24"/>
        </w:rPr>
        <w:t xml:space="preserve"> </w:t>
      </w:r>
      <w:r w:rsidRPr="00802AA2">
        <w:rPr>
          <w:sz w:val="24"/>
        </w:rPr>
        <w:t>A</w:t>
      </w:r>
      <w:r>
        <w:rPr>
          <w:sz w:val="24"/>
        </w:rPr>
        <w:t xml:space="preserve"> ,</w:t>
      </w:r>
      <w:proofErr w:type="spellStart"/>
      <w:r w:rsidRPr="00802AA2">
        <w:rPr>
          <w:sz w:val="24"/>
        </w:rPr>
        <w:t>Rhman</w:t>
      </w:r>
      <w:proofErr w:type="spellEnd"/>
      <w:r>
        <w:rPr>
          <w:sz w:val="24"/>
        </w:rPr>
        <w:t xml:space="preserve"> </w:t>
      </w:r>
      <w:r w:rsidRPr="00802AA2">
        <w:rPr>
          <w:sz w:val="24"/>
        </w:rPr>
        <w:t>A</w:t>
      </w:r>
      <w:r>
        <w:rPr>
          <w:sz w:val="24"/>
        </w:rPr>
        <w:t xml:space="preserve"> </w:t>
      </w:r>
      <w:r w:rsidRPr="00802AA2">
        <w:rPr>
          <w:sz w:val="24"/>
        </w:rPr>
        <w:t>F</w:t>
      </w:r>
      <w:r>
        <w:rPr>
          <w:sz w:val="24"/>
        </w:rPr>
        <w:t xml:space="preserve"> </w:t>
      </w:r>
      <w:r w:rsidRPr="00802AA2">
        <w:rPr>
          <w:sz w:val="24"/>
        </w:rPr>
        <w:t>E</w:t>
      </w:r>
      <w:r>
        <w:rPr>
          <w:sz w:val="24"/>
        </w:rPr>
        <w:t xml:space="preserve"> . </w:t>
      </w:r>
      <w:r w:rsidRPr="00802AA2">
        <w:rPr>
          <w:sz w:val="24"/>
        </w:rPr>
        <w:t>Drones</w:t>
      </w:r>
      <w:r>
        <w:rPr>
          <w:sz w:val="24"/>
        </w:rPr>
        <w:t xml:space="preserve"> </w:t>
      </w:r>
      <w:r w:rsidRPr="00802AA2">
        <w:rPr>
          <w:sz w:val="24"/>
        </w:rPr>
        <w:t>applications</w:t>
      </w:r>
      <w:r>
        <w:rPr>
          <w:sz w:val="24"/>
        </w:rPr>
        <w:t xml:space="preserve"> </w:t>
      </w:r>
      <w:r w:rsidRPr="00802AA2">
        <w:rPr>
          <w:sz w:val="24"/>
        </w:rPr>
        <w:t>for</w:t>
      </w:r>
      <w:r>
        <w:rPr>
          <w:sz w:val="24"/>
        </w:rPr>
        <w:t xml:space="preserve"> </w:t>
      </w:r>
      <w:r w:rsidRPr="00802AA2">
        <w:rPr>
          <w:sz w:val="24"/>
        </w:rPr>
        <w:t>smart</w:t>
      </w:r>
      <w:r>
        <w:rPr>
          <w:sz w:val="24"/>
        </w:rPr>
        <w:t xml:space="preserve"> </w:t>
      </w:r>
      <w:r w:rsidRPr="00802AA2">
        <w:rPr>
          <w:sz w:val="24"/>
        </w:rPr>
        <w:t>cities</w:t>
      </w:r>
      <w:r>
        <w:rPr>
          <w:sz w:val="24"/>
        </w:rPr>
        <w:t xml:space="preserve">: </w:t>
      </w:r>
      <w:r w:rsidRPr="00802AA2">
        <w:rPr>
          <w:sz w:val="24"/>
        </w:rPr>
        <w:t>Monitoring</w:t>
      </w:r>
      <w:r>
        <w:rPr>
          <w:sz w:val="24"/>
        </w:rPr>
        <w:t xml:space="preserve"> </w:t>
      </w:r>
      <w:r w:rsidRPr="00802AA2">
        <w:rPr>
          <w:sz w:val="24"/>
        </w:rPr>
        <w:t>palm</w:t>
      </w:r>
      <w:r>
        <w:rPr>
          <w:sz w:val="24"/>
        </w:rPr>
        <w:t xml:space="preserve"> </w:t>
      </w:r>
      <w:r w:rsidRPr="00802AA2">
        <w:rPr>
          <w:sz w:val="24"/>
        </w:rPr>
        <w:t>trees</w:t>
      </w:r>
      <w:r>
        <w:rPr>
          <w:sz w:val="24"/>
        </w:rPr>
        <w:t xml:space="preserve"> </w:t>
      </w:r>
      <w:r w:rsidRPr="00802AA2">
        <w:rPr>
          <w:sz w:val="24"/>
        </w:rPr>
        <w:t>and</w:t>
      </w:r>
      <w:r>
        <w:rPr>
          <w:sz w:val="24"/>
        </w:rPr>
        <w:t xml:space="preserve"> </w:t>
      </w:r>
      <w:r w:rsidRPr="00802AA2">
        <w:rPr>
          <w:sz w:val="24"/>
        </w:rPr>
        <w:t>street</w:t>
      </w:r>
      <w:r>
        <w:rPr>
          <w:sz w:val="24"/>
        </w:rPr>
        <w:t xml:space="preserve"> </w:t>
      </w:r>
      <w:r w:rsidRPr="00802AA2">
        <w:rPr>
          <w:sz w:val="24"/>
        </w:rPr>
        <w:t>lights</w:t>
      </w:r>
      <w:r>
        <w:rPr>
          <w:sz w:val="24"/>
        </w:rPr>
        <w:t xml:space="preserve"> [</w:t>
      </w:r>
      <w:r w:rsidRPr="00802AA2">
        <w:rPr>
          <w:sz w:val="24"/>
        </w:rPr>
        <w:t>J</w:t>
      </w:r>
      <w:r>
        <w:rPr>
          <w:sz w:val="24"/>
        </w:rPr>
        <w:t xml:space="preserve">]. </w:t>
      </w:r>
      <w:r w:rsidRPr="00802AA2">
        <w:rPr>
          <w:sz w:val="24"/>
        </w:rPr>
        <w:t>Open</w:t>
      </w:r>
      <w:r>
        <w:rPr>
          <w:sz w:val="24"/>
        </w:rPr>
        <w:t xml:space="preserve"> </w:t>
      </w:r>
      <w:r w:rsidRPr="00802AA2">
        <w:rPr>
          <w:sz w:val="24"/>
        </w:rPr>
        <w:t>Geosciences</w:t>
      </w:r>
      <w:r>
        <w:rPr>
          <w:sz w:val="24"/>
        </w:rPr>
        <w:t xml:space="preserve">, </w:t>
      </w:r>
      <w:r w:rsidRPr="00CD6AF6">
        <w:rPr>
          <w:sz w:val="24"/>
        </w:rPr>
        <w:t>2022</w:t>
      </w:r>
      <w:r>
        <w:rPr>
          <w:sz w:val="24"/>
        </w:rPr>
        <w:t xml:space="preserve">, </w:t>
      </w:r>
      <w:r w:rsidRPr="00CD6AF6">
        <w:rPr>
          <w:sz w:val="24"/>
        </w:rPr>
        <w:t>14</w:t>
      </w:r>
      <w:r>
        <w:rPr>
          <w:sz w:val="24"/>
        </w:rPr>
        <w:t xml:space="preserve"> (</w:t>
      </w:r>
      <w:r w:rsidRPr="00CD6AF6">
        <w:rPr>
          <w:sz w:val="24"/>
        </w:rPr>
        <w:t>1</w:t>
      </w:r>
      <w:r>
        <w:rPr>
          <w:sz w:val="24"/>
        </w:rPr>
        <w:t xml:space="preserve">): </w:t>
      </w:r>
      <w:r w:rsidRPr="00CD6AF6">
        <w:rPr>
          <w:sz w:val="24"/>
        </w:rPr>
        <w:t>1650</w:t>
      </w:r>
      <w:r>
        <w:rPr>
          <w:sz w:val="24"/>
        </w:rPr>
        <w:t>-</w:t>
      </w:r>
      <w:r w:rsidRPr="00CD6AF6">
        <w:rPr>
          <w:sz w:val="24"/>
        </w:rPr>
        <w:t>1</w:t>
      </w:r>
      <w:bookmarkEnd w:id="140"/>
      <w:bookmarkEnd w:id="145"/>
      <w:r>
        <w:rPr>
          <w:sz w:val="24"/>
        </w:rPr>
        <w:t>.</w:t>
      </w:r>
      <w:bookmarkStart w:id="149" w:name="_Toc17866"/>
      <w:bookmarkStart w:id="150" w:name="_Toc167741181"/>
    </w:p>
    <w:p w14:paraId="7098441C" w14:textId="68D0B3B1" w:rsidR="00C511F8" w:rsidRDefault="00AF702B" w:rsidP="007F1D2F">
      <w:pPr>
        <w:pageBreakBefore/>
        <w:tabs>
          <w:tab w:val="left" w:pos="1319"/>
        </w:tabs>
        <w:wordWrap w:val="0"/>
        <w:spacing w:line="360" w:lineRule="auto"/>
        <w:jc w:val="center"/>
        <w:outlineLvl w:val="0"/>
        <w:rPr>
          <w:rFonts w:ascii="黑体" w:eastAsia="黑体" w:hAnsi="黑体" w:cs="黑体" w:hint="eastAsia"/>
          <w:sz w:val="32"/>
          <w:szCs w:val="32"/>
        </w:rPr>
      </w:pPr>
      <w:bookmarkStart w:id="151" w:name="_Toc198501346"/>
      <w:r>
        <w:rPr>
          <w:rFonts w:ascii="黑体" w:eastAsia="黑体" w:hAnsi="黑体" w:cs="黑体" w:hint="eastAsia"/>
          <w:sz w:val="32"/>
          <w:szCs w:val="32"/>
        </w:rPr>
        <w:lastRenderedPageBreak/>
        <w:t>附</w:t>
      </w:r>
      <w:bookmarkEnd w:id="149"/>
      <w:bookmarkEnd w:id="150"/>
      <w:bookmarkEnd w:id="151"/>
      <w:r w:rsidR="009F31A4" w:rsidRPr="009F31A4">
        <w:rPr>
          <w:rFonts w:ascii="黑体" w:eastAsia="黑体" w:hAnsi="黑体" w:cs="黑体" w:hint="eastAsia"/>
          <w:sz w:val="32"/>
          <w:szCs w:val="32"/>
        </w:rPr>
        <w:t>录</w:t>
      </w:r>
      <w:r w:rsidR="009F31A4">
        <w:rPr>
          <w:rFonts w:ascii="黑体" w:eastAsia="黑体" w:hAnsi="黑体" w:cs="黑体" w:hint="eastAsia"/>
          <w:sz w:val="32"/>
          <w:szCs w:val="32"/>
        </w:rPr>
        <w:t>一</w:t>
      </w:r>
      <w:r w:rsidR="009F31A4" w:rsidRPr="009F31A4">
        <w:rPr>
          <w:rFonts w:ascii="黑体" w:eastAsia="黑体" w:hAnsi="黑体" w:cs="黑体" w:hint="eastAsia"/>
          <w:sz w:val="32"/>
          <w:szCs w:val="32"/>
        </w:rPr>
        <w:t xml:space="preserve"> </w:t>
      </w:r>
      <w:r w:rsidR="0059524F">
        <w:rPr>
          <w:rFonts w:ascii="黑体" w:eastAsia="黑体" w:hAnsi="黑体" w:cs="黑体" w:hint="eastAsia"/>
          <w:sz w:val="32"/>
          <w:szCs w:val="32"/>
        </w:rPr>
        <w:t>本</w:t>
      </w:r>
      <w:r w:rsidR="003F2C1C">
        <w:rPr>
          <w:rFonts w:ascii="黑体" w:eastAsia="黑体" w:hAnsi="黑体" w:cs="黑体" w:hint="eastAsia"/>
          <w:sz w:val="32"/>
          <w:szCs w:val="32"/>
        </w:rPr>
        <w:t>设计全部资料链接</w:t>
      </w:r>
      <w:r w:rsidR="00F123B8">
        <w:rPr>
          <w:rFonts w:ascii="黑体" w:eastAsia="黑体" w:hAnsi="黑体" w:cs="黑体" w:hint="eastAsia"/>
          <w:sz w:val="32"/>
          <w:szCs w:val="32"/>
        </w:rPr>
        <w:t>和二维码</w:t>
      </w:r>
    </w:p>
    <w:p w14:paraId="437B0140" w14:textId="77777777" w:rsidR="00E5295B" w:rsidRPr="00E5295B" w:rsidRDefault="00E5295B" w:rsidP="00E5295B">
      <w:pPr>
        <w:tabs>
          <w:tab w:val="left" w:pos="1319"/>
        </w:tabs>
        <w:wordWrap w:val="0"/>
        <w:spacing w:line="360" w:lineRule="auto"/>
        <w:ind w:firstLineChars="200" w:firstLine="480"/>
        <w:jc w:val="left"/>
        <w:rPr>
          <w:sz w:val="24"/>
        </w:rPr>
      </w:pPr>
      <w:r w:rsidRPr="00E5295B">
        <w:rPr>
          <w:rFonts w:hint="eastAsia"/>
          <w:sz w:val="24"/>
        </w:rPr>
        <w:t>通过网盘分享的文件：</w:t>
      </w:r>
      <w:r w:rsidRPr="00E5295B">
        <w:rPr>
          <w:rFonts w:hint="eastAsia"/>
          <w:sz w:val="24"/>
        </w:rPr>
        <w:t>A</w:t>
      </w:r>
      <w:r w:rsidRPr="00E5295B">
        <w:rPr>
          <w:rFonts w:hint="eastAsia"/>
          <w:sz w:val="24"/>
        </w:rPr>
        <w:t>毕业设计存放</w:t>
      </w:r>
    </w:p>
    <w:p w14:paraId="0493F8EB" w14:textId="0F1E4336" w:rsidR="00C511F8" w:rsidRDefault="00E5295B" w:rsidP="00F123B8">
      <w:pPr>
        <w:tabs>
          <w:tab w:val="left" w:pos="1319"/>
        </w:tabs>
        <w:wordWrap w:val="0"/>
        <w:spacing w:line="360" w:lineRule="auto"/>
        <w:ind w:firstLineChars="200" w:firstLine="480"/>
        <w:jc w:val="left"/>
        <w:rPr>
          <w:sz w:val="24"/>
        </w:rPr>
      </w:pPr>
      <w:r w:rsidRPr="00E5295B">
        <w:rPr>
          <w:rFonts w:hint="eastAsia"/>
          <w:sz w:val="24"/>
        </w:rPr>
        <w:t>链接</w:t>
      </w:r>
      <w:r w:rsidRPr="00E5295B">
        <w:rPr>
          <w:rFonts w:hint="eastAsia"/>
          <w:sz w:val="24"/>
        </w:rPr>
        <w:t xml:space="preserve">: https://pan.baidu.com/s/10q-pwuxNyyu_LyK2dngy9Q?pwd=snbs </w:t>
      </w:r>
      <w:r w:rsidRPr="00E5295B">
        <w:rPr>
          <w:rFonts w:hint="eastAsia"/>
          <w:sz w:val="24"/>
        </w:rPr>
        <w:t>提取码</w:t>
      </w:r>
      <w:r w:rsidRPr="00E5295B">
        <w:rPr>
          <w:rFonts w:hint="eastAsia"/>
          <w:sz w:val="24"/>
        </w:rPr>
        <w:t xml:space="preserve">: </w:t>
      </w:r>
      <w:proofErr w:type="spellStart"/>
      <w:r w:rsidRPr="00E5295B">
        <w:rPr>
          <w:rFonts w:hint="eastAsia"/>
          <w:sz w:val="24"/>
        </w:rPr>
        <w:t>snb</w:t>
      </w:r>
      <w:r w:rsidR="00F123B8">
        <w:rPr>
          <w:rFonts w:hint="eastAsia"/>
          <w:sz w:val="24"/>
        </w:rPr>
        <w:t>s</w:t>
      </w:r>
      <w:proofErr w:type="spellEnd"/>
    </w:p>
    <w:p w14:paraId="400F15EB" w14:textId="783F7BA8" w:rsidR="00F123B8" w:rsidRDefault="00F123B8" w:rsidP="00F123B8">
      <w:pPr>
        <w:tabs>
          <w:tab w:val="left" w:pos="1319"/>
        </w:tabs>
        <w:wordWrap w:val="0"/>
        <w:spacing w:line="360" w:lineRule="auto"/>
        <w:ind w:firstLineChars="200" w:firstLine="480"/>
        <w:jc w:val="left"/>
        <w:rPr>
          <w:sz w:val="24"/>
        </w:rPr>
      </w:pPr>
      <w:r>
        <w:rPr>
          <w:rFonts w:hint="eastAsia"/>
          <w:sz w:val="24"/>
        </w:rPr>
        <w:t>百度网盘二维码：</w:t>
      </w:r>
    </w:p>
    <w:p w14:paraId="1158F79D" w14:textId="5400A469" w:rsidR="00F123B8" w:rsidRDefault="00F123B8" w:rsidP="008E79A9">
      <w:pPr>
        <w:tabs>
          <w:tab w:val="left" w:pos="1319"/>
        </w:tabs>
        <w:spacing w:line="360" w:lineRule="auto"/>
        <w:jc w:val="center"/>
        <w:rPr>
          <w:sz w:val="24"/>
        </w:rPr>
      </w:pPr>
      <w:r w:rsidRPr="00F123B8">
        <w:rPr>
          <w:noProof/>
          <w:sz w:val="24"/>
        </w:rPr>
        <w:drawing>
          <wp:inline distT="0" distB="0" distL="0" distR="0" wp14:anchorId="37B01F92" wp14:editId="11FB0336">
            <wp:extent cx="2013045" cy="2013045"/>
            <wp:effectExtent l="0" t="0" r="6350" b="6350"/>
            <wp:docPr id="1669251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51446" name=""/>
                    <pic:cNvPicPr/>
                  </pic:nvPicPr>
                  <pic:blipFill>
                    <a:blip r:embed="rId93"/>
                    <a:stretch>
                      <a:fillRect/>
                    </a:stretch>
                  </pic:blipFill>
                  <pic:spPr>
                    <a:xfrm>
                      <a:off x="0" y="0"/>
                      <a:ext cx="2018904" cy="2018904"/>
                    </a:xfrm>
                    <a:prstGeom prst="rect">
                      <a:avLst/>
                    </a:prstGeom>
                  </pic:spPr>
                </pic:pic>
              </a:graphicData>
            </a:graphic>
          </wp:inline>
        </w:drawing>
      </w:r>
    </w:p>
    <w:p w14:paraId="5388AB99" w14:textId="5B17474A" w:rsidR="00AE10E4" w:rsidRDefault="004028B4" w:rsidP="00AE10E4">
      <w:pPr>
        <w:tabs>
          <w:tab w:val="left" w:pos="1319"/>
        </w:tabs>
        <w:wordWrap w:val="0"/>
        <w:spacing w:line="360" w:lineRule="auto"/>
        <w:ind w:firstLineChars="200" w:firstLine="480"/>
        <w:jc w:val="left"/>
        <w:rPr>
          <w:rFonts w:hint="eastAsia"/>
          <w:sz w:val="24"/>
        </w:rPr>
      </w:pPr>
      <w:proofErr w:type="spellStart"/>
      <w:r>
        <w:rPr>
          <w:rFonts w:hint="eastAsia"/>
          <w:sz w:val="24"/>
        </w:rPr>
        <w:t>Github</w:t>
      </w:r>
      <w:proofErr w:type="spellEnd"/>
      <w:r>
        <w:rPr>
          <w:rFonts w:hint="eastAsia"/>
          <w:sz w:val="24"/>
        </w:rPr>
        <w:t>分享链接：</w:t>
      </w:r>
    </w:p>
    <w:p w14:paraId="1585F16F" w14:textId="06DB6F7F" w:rsidR="00EC0579" w:rsidRDefault="00EC0579" w:rsidP="00EC0579">
      <w:pPr>
        <w:tabs>
          <w:tab w:val="left" w:pos="1319"/>
        </w:tabs>
        <w:wordWrap w:val="0"/>
        <w:spacing w:line="360" w:lineRule="auto"/>
        <w:jc w:val="center"/>
        <w:outlineLvl w:val="0"/>
        <w:rPr>
          <w:rFonts w:ascii="黑体" w:eastAsia="黑体" w:hAnsi="黑体" w:cs="黑体" w:hint="eastAsia"/>
          <w:sz w:val="32"/>
          <w:szCs w:val="32"/>
        </w:rPr>
      </w:pPr>
      <w:r>
        <w:rPr>
          <w:rFonts w:ascii="黑体" w:eastAsia="黑体" w:hAnsi="黑体" w:cs="黑体" w:hint="eastAsia"/>
          <w:sz w:val="32"/>
          <w:szCs w:val="32"/>
        </w:rPr>
        <w:t>附</w:t>
      </w:r>
      <w:r w:rsidRPr="009F31A4">
        <w:rPr>
          <w:rFonts w:ascii="黑体" w:eastAsia="黑体" w:hAnsi="黑体" w:cs="黑体" w:hint="eastAsia"/>
          <w:sz w:val="32"/>
          <w:szCs w:val="32"/>
        </w:rPr>
        <w:t>录</w:t>
      </w:r>
      <w:r w:rsidR="00D51405">
        <w:rPr>
          <w:rFonts w:ascii="黑体" w:eastAsia="黑体" w:hAnsi="黑体" w:cs="黑体" w:hint="eastAsia"/>
          <w:sz w:val="32"/>
          <w:szCs w:val="32"/>
        </w:rPr>
        <w:t>二</w:t>
      </w:r>
      <w:r w:rsidRPr="009F31A4">
        <w:rPr>
          <w:rFonts w:ascii="黑体" w:eastAsia="黑体" w:hAnsi="黑体" w:cs="黑体" w:hint="eastAsia"/>
          <w:sz w:val="32"/>
          <w:szCs w:val="32"/>
        </w:rPr>
        <w:t xml:space="preserve"> </w:t>
      </w:r>
      <w:r w:rsidR="00D51405">
        <w:rPr>
          <w:rFonts w:ascii="黑体" w:eastAsia="黑体" w:hAnsi="黑体" w:cs="黑体" w:hint="eastAsia"/>
          <w:sz w:val="32"/>
          <w:szCs w:val="32"/>
        </w:rPr>
        <w:t>系统核心板</w:t>
      </w:r>
      <w:r w:rsidR="00C85A1B">
        <w:rPr>
          <w:rFonts w:ascii="黑体" w:eastAsia="黑体" w:hAnsi="黑体" w:cs="黑体" w:hint="eastAsia"/>
          <w:sz w:val="32"/>
          <w:szCs w:val="32"/>
        </w:rPr>
        <w:t>STM32的代码</w:t>
      </w:r>
    </w:p>
    <w:p w14:paraId="4E8BEB31" w14:textId="77777777" w:rsidR="00EC0579" w:rsidRDefault="00EC0579" w:rsidP="00EC0579">
      <w:pPr>
        <w:tabs>
          <w:tab w:val="left" w:pos="1319"/>
        </w:tabs>
        <w:wordWrap w:val="0"/>
        <w:spacing w:line="360" w:lineRule="auto"/>
        <w:ind w:firstLineChars="200" w:firstLine="480"/>
        <w:jc w:val="left"/>
        <w:rPr>
          <w:sz w:val="24"/>
        </w:rPr>
      </w:pP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mode</w:t>
      </w:r>
      <w:r>
        <w:rPr>
          <w:sz w:val="24"/>
        </w:rPr>
        <w:t xml:space="preserve"> = </w:t>
      </w:r>
      <w:r w:rsidRPr="00CD6AF6">
        <w:rPr>
          <w:sz w:val="24"/>
        </w:rPr>
        <w:t>1</w:t>
      </w:r>
      <w:r>
        <w:rPr>
          <w:sz w:val="24"/>
        </w:rPr>
        <w:t>;</w:t>
      </w:r>
    </w:p>
    <w:p w14:paraId="68CA95A8" w14:textId="77777777" w:rsidR="00EC0579" w:rsidRDefault="00EC0579" w:rsidP="00EC0579">
      <w:pPr>
        <w:tabs>
          <w:tab w:val="left" w:pos="1319"/>
        </w:tabs>
        <w:wordWrap w:val="0"/>
        <w:spacing w:line="360" w:lineRule="auto"/>
        <w:ind w:firstLineChars="200" w:firstLine="480"/>
        <w:jc w:val="left"/>
        <w:rPr>
          <w:sz w:val="24"/>
        </w:rPr>
      </w:pPr>
    </w:p>
    <w:p w14:paraId="50DD0BC0" w14:textId="77777777" w:rsidR="00EC0579" w:rsidRDefault="00EC0579" w:rsidP="00EC0579">
      <w:pPr>
        <w:tabs>
          <w:tab w:val="left" w:pos="1319"/>
        </w:tabs>
        <w:wordWrap w:val="0"/>
        <w:spacing w:line="360" w:lineRule="auto"/>
        <w:ind w:firstLineChars="200" w:firstLine="480"/>
        <w:jc w:val="left"/>
        <w:rPr>
          <w:sz w:val="24"/>
        </w:rPr>
      </w:pPr>
      <w:r>
        <w:rPr>
          <w:rFonts w:hint="eastAsia"/>
          <w:sz w:val="24"/>
        </w:rPr>
        <w:t>｝</w:t>
      </w:r>
    </w:p>
    <w:p w14:paraId="4B18B73D" w14:textId="77777777" w:rsidR="00EC0579" w:rsidRDefault="00EC0579" w:rsidP="00EC0579">
      <w:pPr>
        <w:tabs>
          <w:tab w:val="left" w:pos="1319"/>
        </w:tabs>
        <w:wordWrap w:val="0"/>
        <w:spacing w:line="360" w:lineRule="auto"/>
        <w:jc w:val="left"/>
        <w:rPr>
          <w:sz w:val="24"/>
        </w:rPr>
      </w:pPr>
    </w:p>
    <w:p w14:paraId="6667C649" w14:textId="6FE48486" w:rsidR="00EC0579" w:rsidRDefault="00EC0579" w:rsidP="00EC0579">
      <w:pPr>
        <w:tabs>
          <w:tab w:val="left" w:pos="1319"/>
        </w:tabs>
        <w:wordWrap w:val="0"/>
        <w:spacing w:line="360" w:lineRule="auto"/>
        <w:jc w:val="center"/>
        <w:outlineLvl w:val="0"/>
        <w:rPr>
          <w:rFonts w:ascii="黑体" w:eastAsia="黑体" w:hAnsi="黑体" w:cs="黑体" w:hint="eastAsia"/>
          <w:sz w:val="32"/>
          <w:szCs w:val="32"/>
        </w:rPr>
      </w:pPr>
      <w:r>
        <w:rPr>
          <w:rFonts w:ascii="黑体" w:eastAsia="黑体" w:hAnsi="黑体" w:cs="黑体" w:hint="eastAsia"/>
          <w:sz w:val="32"/>
          <w:szCs w:val="32"/>
        </w:rPr>
        <w:t>附</w:t>
      </w:r>
      <w:r w:rsidRPr="009F31A4">
        <w:rPr>
          <w:rFonts w:ascii="黑体" w:eastAsia="黑体" w:hAnsi="黑体" w:cs="黑体" w:hint="eastAsia"/>
          <w:sz w:val="32"/>
          <w:szCs w:val="32"/>
        </w:rPr>
        <w:t>录</w:t>
      </w:r>
      <w:r w:rsidR="00C85A1B">
        <w:rPr>
          <w:rFonts w:ascii="黑体" w:eastAsia="黑体" w:hAnsi="黑体" w:cs="黑体" w:hint="eastAsia"/>
          <w:sz w:val="32"/>
          <w:szCs w:val="32"/>
        </w:rPr>
        <w:t>三</w:t>
      </w:r>
      <w:r w:rsidRPr="009F31A4">
        <w:rPr>
          <w:rFonts w:ascii="黑体" w:eastAsia="黑体" w:hAnsi="黑体" w:cs="黑体" w:hint="eastAsia"/>
          <w:sz w:val="32"/>
          <w:szCs w:val="32"/>
        </w:rPr>
        <w:t xml:space="preserve"> </w:t>
      </w:r>
      <w:r w:rsidR="008E79A9">
        <w:rPr>
          <w:rFonts w:ascii="黑体" w:eastAsia="黑体" w:hAnsi="黑体" w:cs="黑体" w:hint="eastAsia"/>
          <w:sz w:val="32"/>
          <w:szCs w:val="32"/>
        </w:rPr>
        <w:t>心知天气和云平台部分的代码</w:t>
      </w:r>
    </w:p>
    <w:p w14:paraId="362ECD90" w14:textId="77777777" w:rsidR="00EC0579" w:rsidRDefault="00EC0579" w:rsidP="00EC0579">
      <w:pPr>
        <w:tabs>
          <w:tab w:val="left" w:pos="1319"/>
        </w:tabs>
        <w:wordWrap w:val="0"/>
        <w:spacing w:line="360" w:lineRule="auto"/>
        <w:ind w:firstLineChars="200" w:firstLine="480"/>
        <w:jc w:val="left"/>
        <w:rPr>
          <w:sz w:val="24"/>
        </w:rPr>
      </w:pP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mode</w:t>
      </w:r>
      <w:r>
        <w:rPr>
          <w:sz w:val="24"/>
        </w:rPr>
        <w:t xml:space="preserve"> = </w:t>
      </w:r>
      <w:r w:rsidRPr="00CD6AF6">
        <w:rPr>
          <w:sz w:val="24"/>
        </w:rPr>
        <w:t>1</w:t>
      </w:r>
      <w:r>
        <w:rPr>
          <w:sz w:val="24"/>
        </w:rPr>
        <w:t>;</w:t>
      </w:r>
    </w:p>
    <w:p w14:paraId="3C90EE7F" w14:textId="77777777" w:rsidR="00EC0579" w:rsidRDefault="00EC0579" w:rsidP="00EC0579">
      <w:pPr>
        <w:tabs>
          <w:tab w:val="left" w:pos="1319"/>
        </w:tabs>
        <w:wordWrap w:val="0"/>
        <w:spacing w:line="360" w:lineRule="auto"/>
        <w:ind w:firstLineChars="200" w:firstLine="480"/>
        <w:jc w:val="left"/>
        <w:rPr>
          <w:sz w:val="24"/>
        </w:rPr>
      </w:pPr>
    </w:p>
    <w:p w14:paraId="1F1A482B" w14:textId="77777777" w:rsidR="00EC0579" w:rsidRDefault="00EC0579" w:rsidP="00EC0579">
      <w:pPr>
        <w:tabs>
          <w:tab w:val="left" w:pos="1319"/>
        </w:tabs>
        <w:wordWrap w:val="0"/>
        <w:spacing w:line="360" w:lineRule="auto"/>
        <w:ind w:firstLineChars="200" w:firstLine="480"/>
        <w:jc w:val="left"/>
        <w:rPr>
          <w:sz w:val="24"/>
        </w:rPr>
      </w:pPr>
      <w:r w:rsidRPr="00802AA2">
        <w:rPr>
          <w:sz w:val="24"/>
        </w:rPr>
        <w:t>void</w:t>
      </w:r>
      <w:r>
        <w:rPr>
          <w:sz w:val="24"/>
        </w:rPr>
        <w:t xml:space="preserve"> </w:t>
      </w:r>
      <w:r w:rsidRPr="00802AA2">
        <w:rPr>
          <w:sz w:val="24"/>
        </w:rPr>
        <w:t>receive</w:t>
      </w:r>
      <w:r>
        <w:rPr>
          <w:sz w:val="24"/>
        </w:rPr>
        <w:t>(</w:t>
      </w:r>
      <w:r w:rsidRPr="00802AA2">
        <w:rPr>
          <w:sz w:val="24"/>
        </w:rPr>
        <w:t>void</w:t>
      </w:r>
      <w:r>
        <w:rPr>
          <w:sz w:val="24"/>
        </w:rPr>
        <w:t>)</w:t>
      </w:r>
    </w:p>
    <w:p w14:paraId="394FEE8F" w14:textId="77777777" w:rsidR="00EC0579" w:rsidRDefault="00EC0579" w:rsidP="00EC0579">
      <w:pPr>
        <w:tabs>
          <w:tab w:val="left" w:pos="1319"/>
        </w:tabs>
        <w:wordWrap w:val="0"/>
        <w:spacing w:line="360" w:lineRule="auto"/>
        <w:ind w:firstLineChars="200" w:firstLine="480"/>
        <w:jc w:val="left"/>
        <w:rPr>
          <w:sz w:val="24"/>
        </w:rPr>
      </w:pPr>
      <w:r>
        <w:rPr>
          <w:rFonts w:hint="eastAsia"/>
          <w:sz w:val="24"/>
        </w:rPr>
        <w:t>｝</w:t>
      </w:r>
    </w:p>
    <w:p w14:paraId="4A7FA8CF" w14:textId="77777777" w:rsidR="00EC0579" w:rsidRDefault="00EC0579" w:rsidP="00EC0579">
      <w:pPr>
        <w:tabs>
          <w:tab w:val="left" w:pos="1319"/>
        </w:tabs>
        <w:wordWrap w:val="0"/>
        <w:spacing w:line="360" w:lineRule="auto"/>
        <w:jc w:val="left"/>
        <w:rPr>
          <w:sz w:val="24"/>
        </w:rPr>
      </w:pPr>
    </w:p>
    <w:p w14:paraId="7297E8EA" w14:textId="69DE2D11" w:rsidR="00DB7363" w:rsidRDefault="00DB7363" w:rsidP="00DB7363">
      <w:pPr>
        <w:tabs>
          <w:tab w:val="left" w:pos="1319"/>
        </w:tabs>
        <w:wordWrap w:val="0"/>
        <w:spacing w:line="360" w:lineRule="auto"/>
        <w:jc w:val="center"/>
        <w:outlineLvl w:val="0"/>
        <w:rPr>
          <w:rFonts w:ascii="黑体" w:eastAsia="黑体" w:hAnsi="黑体" w:cs="黑体" w:hint="eastAsia"/>
          <w:sz w:val="32"/>
          <w:szCs w:val="32"/>
        </w:rPr>
      </w:pPr>
      <w:r>
        <w:rPr>
          <w:rFonts w:ascii="黑体" w:eastAsia="黑体" w:hAnsi="黑体" w:cs="黑体" w:hint="eastAsia"/>
          <w:sz w:val="32"/>
          <w:szCs w:val="32"/>
        </w:rPr>
        <w:t>附</w:t>
      </w:r>
      <w:r w:rsidRPr="009F31A4">
        <w:rPr>
          <w:rFonts w:ascii="黑体" w:eastAsia="黑体" w:hAnsi="黑体" w:cs="黑体" w:hint="eastAsia"/>
          <w:sz w:val="32"/>
          <w:szCs w:val="32"/>
        </w:rPr>
        <w:t>录</w:t>
      </w:r>
      <w:r>
        <w:rPr>
          <w:rFonts w:ascii="黑体" w:eastAsia="黑体" w:hAnsi="黑体" w:cs="黑体" w:hint="eastAsia"/>
          <w:sz w:val="32"/>
          <w:szCs w:val="32"/>
        </w:rPr>
        <w:t>四</w:t>
      </w:r>
      <w:r w:rsidRPr="009F31A4">
        <w:rPr>
          <w:rFonts w:ascii="黑体" w:eastAsia="黑体" w:hAnsi="黑体" w:cs="黑体" w:hint="eastAsia"/>
          <w:sz w:val="32"/>
          <w:szCs w:val="32"/>
        </w:rPr>
        <w:t xml:space="preserve"> </w:t>
      </w:r>
      <w:r>
        <w:rPr>
          <w:rFonts w:ascii="黑体" w:eastAsia="黑体" w:hAnsi="黑体" w:cs="黑体" w:hint="eastAsia"/>
          <w:sz w:val="32"/>
          <w:szCs w:val="32"/>
        </w:rPr>
        <w:t>太阳能逆变并网STM32的代码</w:t>
      </w:r>
    </w:p>
    <w:p w14:paraId="48CF4F52" w14:textId="77777777" w:rsidR="00DB7363" w:rsidRDefault="00DB7363" w:rsidP="00DB7363">
      <w:pPr>
        <w:tabs>
          <w:tab w:val="left" w:pos="1319"/>
        </w:tabs>
        <w:wordWrap w:val="0"/>
        <w:spacing w:line="360" w:lineRule="auto"/>
        <w:ind w:firstLineChars="200" w:firstLine="480"/>
        <w:jc w:val="left"/>
        <w:rPr>
          <w:sz w:val="24"/>
        </w:rPr>
      </w:pP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mode</w:t>
      </w:r>
      <w:r>
        <w:rPr>
          <w:sz w:val="24"/>
        </w:rPr>
        <w:t xml:space="preserve"> = </w:t>
      </w:r>
      <w:r w:rsidRPr="00CD6AF6">
        <w:rPr>
          <w:sz w:val="24"/>
        </w:rPr>
        <w:t>1</w:t>
      </w:r>
      <w:r>
        <w:rPr>
          <w:sz w:val="24"/>
        </w:rPr>
        <w:t>;</w:t>
      </w:r>
    </w:p>
    <w:p w14:paraId="5422CF6F" w14:textId="77777777" w:rsidR="00DB7363" w:rsidRDefault="00DB7363" w:rsidP="00DB7363">
      <w:pPr>
        <w:tabs>
          <w:tab w:val="left" w:pos="1319"/>
        </w:tabs>
        <w:wordWrap w:val="0"/>
        <w:spacing w:line="360" w:lineRule="auto"/>
        <w:ind w:firstLineChars="200" w:firstLine="480"/>
        <w:jc w:val="left"/>
        <w:rPr>
          <w:sz w:val="24"/>
        </w:rPr>
      </w:pPr>
    </w:p>
    <w:p w14:paraId="567CBC93" w14:textId="77777777" w:rsidR="00DB7363" w:rsidRDefault="00DB7363" w:rsidP="00DB7363">
      <w:pPr>
        <w:tabs>
          <w:tab w:val="left" w:pos="1319"/>
        </w:tabs>
        <w:wordWrap w:val="0"/>
        <w:spacing w:line="360" w:lineRule="auto"/>
        <w:ind w:firstLineChars="200" w:firstLine="480"/>
        <w:jc w:val="left"/>
        <w:rPr>
          <w:sz w:val="24"/>
        </w:rPr>
      </w:pPr>
      <w:r w:rsidRPr="00802AA2">
        <w:rPr>
          <w:sz w:val="24"/>
        </w:rPr>
        <w:t>void</w:t>
      </w:r>
      <w:r>
        <w:rPr>
          <w:sz w:val="24"/>
        </w:rPr>
        <w:t xml:space="preserve"> </w:t>
      </w:r>
      <w:r w:rsidRPr="00802AA2">
        <w:rPr>
          <w:sz w:val="24"/>
        </w:rPr>
        <w:t>receive</w:t>
      </w:r>
      <w:r>
        <w:rPr>
          <w:sz w:val="24"/>
        </w:rPr>
        <w:t>(</w:t>
      </w:r>
      <w:r w:rsidRPr="00802AA2">
        <w:rPr>
          <w:sz w:val="24"/>
        </w:rPr>
        <w:t>void</w:t>
      </w:r>
      <w:r>
        <w:rPr>
          <w:sz w:val="24"/>
        </w:rPr>
        <w:t>)</w:t>
      </w:r>
    </w:p>
    <w:p w14:paraId="0A5B38C9" w14:textId="77777777" w:rsidR="00DB7363" w:rsidRDefault="00DB7363" w:rsidP="00DB7363">
      <w:pPr>
        <w:tabs>
          <w:tab w:val="left" w:pos="1319"/>
        </w:tabs>
        <w:wordWrap w:val="0"/>
        <w:spacing w:line="360" w:lineRule="auto"/>
        <w:ind w:firstLineChars="200" w:firstLine="480"/>
        <w:jc w:val="left"/>
        <w:rPr>
          <w:sz w:val="24"/>
        </w:rPr>
      </w:pPr>
      <w:r>
        <w:rPr>
          <w:rFonts w:hint="eastAsia"/>
          <w:sz w:val="24"/>
        </w:rPr>
        <w:lastRenderedPageBreak/>
        <w:t>｝</w:t>
      </w:r>
    </w:p>
    <w:p w14:paraId="26C0D0AF" w14:textId="77777777" w:rsidR="00EC0579" w:rsidRDefault="00EC0579">
      <w:pPr>
        <w:outlineLvl w:val="0"/>
      </w:pPr>
    </w:p>
    <w:sectPr w:rsidR="00EC0579">
      <w:headerReference w:type="default" r:id="rId94"/>
      <w:pgSz w:w="11906" w:h="16838"/>
      <w:pgMar w:top="1701" w:right="1417" w:bottom="1417" w:left="141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61291" w14:textId="77777777" w:rsidR="004A4360" w:rsidRDefault="004A4360">
      <w:r>
        <w:separator/>
      </w:r>
    </w:p>
  </w:endnote>
  <w:endnote w:type="continuationSeparator" w:id="0">
    <w:p w14:paraId="243B1B1A" w14:textId="77777777" w:rsidR="004A4360" w:rsidRDefault="004A4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E4B74E8F-4115-48A8-BE2D-BAB3CAEB786C}"/>
    <w:embedBold r:id="rId2" w:subsetted="1" w:fontKey="{0443E038-2568-4D81-9785-7C24E89DA391}"/>
  </w:font>
  <w:font w:name="Cambria">
    <w:panose1 w:val="02040503050406030204"/>
    <w:charset w:val="00"/>
    <w:family w:val="roman"/>
    <w:pitch w:val="variable"/>
    <w:sig w:usb0="E00006FF" w:usb1="420024FF" w:usb2="02000000" w:usb3="00000000" w:csb0="0000019F" w:csb1="00000000"/>
    <w:embedRegular r:id="rId3" w:subsetted="1" w:fontKey="{86A06331-1036-4BEC-AC4F-D5AB8D565E66}"/>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embedRegular r:id="rId4" w:subsetted="1" w:fontKey="{3D6C58DF-0FED-40DD-8A2A-A8A34D7971B2}"/>
  </w:font>
  <w:font w:name="PingFang SC">
    <w:altName w:val="Segoe Print"/>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5169138A-2561-495D-A460-627B22930575}"/>
    <w:embedItalic r:id="rId6" w:fontKey="{C902F401-EAB9-4A69-957E-40DD67781FA8}"/>
  </w:font>
  <w:font w:name="等线">
    <w:altName w:val="DengXian"/>
    <w:panose1 w:val="02010600030101010101"/>
    <w:charset w:val="86"/>
    <w:family w:val="auto"/>
    <w:pitch w:val="variable"/>
    <w:sig w:usb0="A00002BF" w:usb1="38CF7CFA" w:usb2="00000016" w:usb3="00000000" w:csb0="0004000F" w:csb1="00000000"/>
    <w:embedRegular r:id="rId7" w:subsetted="1" w:fontKey="{8828BD2B-87D7-48B8-9212-4F60C2D20C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8172" w14:textId="77777777" w:rsidR="001B49F0" w:rsidRDefault="001B49F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F3771" w14:textId="77777777" w:rsidR="004A4360" w:rsidRDefault="004A4360">
      <w:r>
        <w:separator/>
      </w:r>
    </w:p>
  </w:footnote>
  <w:footnote w:type="continuationSeparator" w:id="0">
    <w:p w14:paraId="10A45A6B" w14:textId="77777777" w:rsidR="004A4360" w:rsidRDefault="004A4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ECC0" w14:textId="77777777" w:rsidR="001B49F0" w:rsidRDefault="001B49F0">
    <w:pPr>
      <w:pStyle w:val="ac"/>
      <w:pBdr>
        <w:bottom w:val="none" w:sz="0" w:space="1" w:color="auto"/>
      </w:pBdr>
      <w:rPr>
        <w:sz w:val="21"/>
        <w:szCs w:val="21"/>
      </w:rPr>
    </w:pPr>
    <w:r>
      <w:rPr>
        <w:noProof/>
        <w:sz w:val="21"/>
        <w:szCs w:val="21"/>
      </w:rPr>
      <mc:AlternateContent>
        <mc:Choice Requires="wps">
          <w:drawing>
            <wp:anchor distT="0" distB="0" distL="114300" distR="114300" simplePos="0" relativeHeight="251659264" behindDoc="0" locked="0" layoutInCell="1" allowOverlap="1" wp14:anchorId="234EFE15" wp14:editId="2876319D">
              <wp:simplePos x="0" y="0"/>
              <wp:positionH relativeFrom="margin">
                <wp:posOffset>5182870</wp:posOffset>
              </wp:positionH>
              <wp:positionV relativeFrom="paragraph">
                <wp:posOffset>40005</wp:posOffset>
              </wp:positionV>
              <wp:extent cx="641350" cy="147955"/>
              <wp:effectExtent l="0" t="0" r="0" b="0"/>
              <wp:wrapNone/>
              <wp:docPr id="57" name="文本框168"/>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E2A44A4" w14:textId="77777777" w:rsidR="001B49F0" w:rsidRDefault="001B49F0">
                          <w:pPr>
                            <w:snapToGrid w:val="0"/>
                            <w:rPr>
                              <w:sz w:val="18"/>
                            </w:rPr>
                          </w:pPr>
                          <w:r>
                            <w:rPr>
                              <w:rFonts w:hint="eastAsia"/>
                              <w:sz w:val="18"/>
                            </w:rPr>
                            <w:t xml:space="preserve"> </w:t>
                          </w:r>
                        </w:p>
                      </w:txbxContent>
                    </wps:txbx>
                    <wps:bodyPr lIns="0" tIns="0" rIns="0" bIns="0"/>
                  </wps:wsp>
                </a:graphicData>
              </a:graphic>
            </wp:anchor>
          </w:drawing>
        </mc:Choice>
        <mc:Fallback>
          <w:pict>
            <v:shapetype w14:anchorId="234EFE15" id="_x0000_t202" coordsize="21600,21600" o:spt="202" path="m,l,21600r21600,l21600,xe">
              <v:stroke joinstyle="miter"/>
              <v:path gradientshapeok="t" o:connecttype="rect"/>
            </v:shapetype>
            <v:shape id="文本框168" o:spid="_x0000_s1026" type="#_x0000_t202" style="position:absolute;left:0;text-align:left;margin-left:408.1pt;margin-top:3.15pt;width:50.5pt;height:11.6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" filled="f" stroked="f">
              <v:textbox inset="0,0,0,0">
                <w:txbxContent>
                  <w:p w14:paraId="0E2A44A4" w14:textId="77777777" w:rsidR="001B49F0" w:rsidRDefault="001B49F0">
                    <w:pPr>
                      <w:snapToGrid w:val="0"/>
                      <w:rPr>
                        <w:sz w:val="18"/>
                      </w:rPr>
                    </w:pPr>
                    <w:r>
                      <w:rPr>
                        <w:rFonts w:hint="eastAsia"/>
                        <w:sz w:val="18"/>
                      </w:rPr>
                      <w:t xml:space="preserve"> </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2343" w14:textId="77777777" w:rsidR="001B49F0" w:rsidRDefault="001B49F0">
    <w:pPr>
      <w:pStyle w:val="ac"/>
      <w:rPr>
        <w:sz w:val="21"/>
        <w:szCs w:val="21"/>
      </w:rPr>
    </w:pPr>
    <w:r>
      <w:rPr>
        <w:noProof/>
        <w:sz w:val="21"/>
        <w:szCs w:val="21"/>
      </w:rPr>
      <mc:AlternateContent>
        <mc:Choice Requires="wps">
          <w:drawing>
            <wp:anchor distT="0" distB="0" distL="114300" distR="114300" simplePos="0" relativeHeight="251661312" behindDoc="0" locked="0" layoutInCell="1" allowOverlap="1" wp14:anchorId="595A2089" wp14:editId="719F1310">
              <wp:simplePos x="0" y="0"/>
              <wp:positionH relativeFrom="margin">
                <wp:align>right</wp:align>
              </wp:positionH>
              <wp:positionV relativeFrom="paragraph">
                <wp:posOffset>1905</wp:posOffset>
              </wp:positionV>
              <wp:extent cx="641350" cy="147955"/>
              <wp:effectExtent l="0" t="0" r="0" b="0"/>
              <wp:wrapNone/>
              <wp:docPr id="58" name="文本框 1026"/>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F649B50" w14:textId="10B99A34" w:rsidR="001B49F0" w:rsidRDefault="001B49F0">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AB38DF">
                            <w:rPr>
                              <w:noProof/>
                              <w:szCs w:val="21"/>
                            </w:rPr>
                            <w:t>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595A2089" id="_x0000_t202" coordsize="21600,21600" o:spt="202" path="m,l,21600r21600,l21600,xe">
              <v:stroke joinstyle="miter"/>
              <v:path gradientshapeok="t" o:connecttype="rect"/>
            </v:shapetype>
            <v:shape id="文本框 1026" o:spid="_x0000_s1027" type="#_x0000_t202" style="position:absolute;left:0;text-align:left;margin-left:-.7pt;margin-top:.15pt;width:50.5pt;height:11.6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" filled="f" stroked="f">
              <v:textbox inset="0,0,0,0">
                <w:txbxContent>
                  <w:p w14:paraId="0F649B50" w14:textId="10B99A34" w:rsidR="001B49F0" w:rsidRDefault="001B49F0">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AB38DF">
                      <w:rPr>
                        <w:noProof/>
                        <w:szCs w:val="21"/>
                      </w:rPr>
                      <w:t>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4D12" w14:textId="77777777" w:rsidR="001B49F0" w:rsidRDefault="001B49F0">
    <w:pPr>
      <w:pStyle w:val="ac"/>
      <w:rPr>
        <w:sz w:val="21"/>
        <w:szCs w:val="21"/>
      </w:rPr>
    </w:pPr>
    <w:r>
      <w:rPr>
        <w:noProof/>
        <w:sz w:val="21"/>
        <w:szCs w:val="21"/>
      </w:rPr>
      <mc:AlternateContent>
        <mc:Choice Requires="wps">
          <w:drawing>
            <wp:anchor distT="0" distB="0" distL="114300" distR="114300" simplePos="0" relativeHeight="251653120" behindDoc="0" locked="0" layoutInCell="1" allowOverlap="1" wp14:anchorId="7EAB5135" wp14:editId="0D575CF6">
              <wp:simplePos x="0" y="0"/>
              <wp:positionH relativeFrom="margin">
                <wp:align>right</wp:align>
              </wp:positionH>
              <wp:positionV relativeFrom="paragraph">
                <wp:posOffset>1270</wp:posOffset>
              </wp:positionV>
              <wp:extent cx="546735" cy="147955"/>
              <wp:effectExtent l="0" t="0" r="0" b="0"/>
              <wp:wrapNone/>
              <wp:docPr id="54" name="文本框183"/>
              <wp:cNvGraphicFramePr/>
              <a:graphic xmlns:a="http://schemas.openxmlformats.org/drawingml/2006/main">
                <a:graphicData uri="http://schemas.microsoft.com/office/word/2010/wordprocessingShape">
                  <wps:wsp>
                    <wps:cNvSpPr txBox="1"/>
                    <wps:spPr>
                      <a:xfrm>
                        <a:off x="0" y="0"/>
                        <a:ext cx="546735" cy="147955"/>
                      </a:xfrm>
                      <a:prstGeom prst="rect">
                        <a:avLst/>
                      </a:prstGeom>
                      <a:noFill/>
                      <a:ln>
                        <a:noFill/>
                      </a:ln>
                    </wps:spPr>
                    <wps:txbx>
                      <w:txbxContent>
                        <w:p w14:paraId="203E5071" w14:textId="72CFA32F" w:rsidR="001B49F0" w:rsidRDefault="001B49F0">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AB38DF">
                            <w:rPr>
                              <w:noProof/>
                              <w:szCs w:val="21"/>
                            </w:rPr>
                            <w:t>II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7EAB5135" id="_x0000_t202" coordsize="21600,21600" o:spt="202" path="m,l,21600r21600,l21600,xe">
              <v:stroke joinstyle="miter"/>
              <v:path gradientshapeok="t" o:connecttype="rect"/>
            </v:shapetype>
            <v:shape id="文本框183" o:spid="_x0000_s1028" type="#_x0000_t202" style="position:absolute;left:0;text-align:left;margin-left:-8.15pt;margin-top:.1pt;width:43.05pt;height:11.65pt;z-index:2516531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" filled="f" stroked="f">
              <v:textbox inset="0,0,0,0">
                <w:txbxContent>
                  <w:p w14:paraId="203E5071" w14:textId="72CFA32F" w:rsidR="001B49F0" w:rsidRDefault="001B49F0">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AB38DF">
                      <w:rPr>
                        <w:noProof/>
                        <w:szCs w:val="21"/>
                      </w:rPr>
                      <w:t>II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15AA" w14:textId="77777777" w:rsidR="001B49F0" w:rsidRDefault="001B49F0">
    <w:pPr>
      <w:pStyle w:val="ac"/>
    </w:pPr>
    <w:r>
      <w:rPr>
        <w:noProof/>
        <w:sz w:val="21"/>
      </w:rPr>
      <mc:AlternateContent>
        <mc:Choice Requires="wps">
          <w:drawing>
            <wp:anchor distT="0" distB="0" distL="114300" distR="114300" simplePos="0" relativeHeight="251657216" behindDoc="0" locked="0" layoutInCell="1" allowOverlap="1" wp14:anchorId="6B9602D6" wp14:editId="74F7B1CB">
              <wp:simplePos x="0" y="0"/>
              <wp:positionH relativeFrom="margin">
                <wp:align>right</wp:align>
              </wp:positionH>
              <wp:positionV relativeFrom="paragraph">
                <wp:posOffset>0</wp:posOffset>
              </wp:positionV>
              <wp:extent cx="1828800" cy="1828800"/>
              <wp:effectExtent l="0" t="0" r="0" b="0"/>
              <wp:wrapNone/>
              <wp:docPr id="56" name="文本框1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268616" w14:textId="77777777" w:rsidR="001B49F0" w:rsidRDefault="001B49F0"/>
                      </w:txbxContent>
                    </wps:txbx>
                    <wps:bodyPr wrap="none" lIns="0" tIns="0" rIns="0" bIns="0">
                      <a:spAutoFit/>
                    </wps:bodyPr>
                  </wps:wsp>
                </a:graphicData>
              </a:graphic>
            </wp:anchor>
          </w:drawing>
        </mc:Choice>
        <mc:Fallback>
          <w:pict>
            <v:shapetype w14:anchorId="6B9602D6" id="_x0000_t202" coordsize="21600,21600" o:spt="202" path="m,l,21600r21600,l21600,xe">
              <v:stroke joinstyle="miter"/>
              <v:path gradientshapeok="t" o:connecttype="rect"/>
            </v:shapetype>
            <v:shape id="文本框179" o:spid="_x0000_s1029" type="#_x0000_t202" style="position:absolute;left:0;text-align:left;margin-left:92.8pt;margin-top:0;width:2in;height:2in;z-index:2516572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xWhzsYwBAAAgAwAADgAAAAAAAAAAAAAAAAAuAgAA&#10;ZHJzL2Uyb0RvYy54bWxQSwECLQAUAAYACAAAACEADErw7tYAAAAFAQAADwAAAAAAAAAAAAAAAADm&#10;AwAAZHJzL2Rvd25yZXYueG1sUEsFBgAAAAAEAAQA8wAAAOkEAAAAAA==&#10;" filled="f" stroked="f">
              <v:textbox style="mso-fit-shape-to-text:t" inset="0,0,0,0">
                <w:txbxContent>
                  <w:p w14:paraId="61268616" w14:textId="77777777" w:rsidR="001B49F0" w:rsidRDefault="001B49F0"/>
                </w:txbxContent>
              </v:textbox>
              <w10:wrap anchorx="margin"/>
            </v:shape>
          </w:pict>
        </mc:Fallback>
      </mc:AlternateContent>
    </w:r>
    <w:r>
      <w:rPr>
        <w:noProof/>
        <w:sz w:val="21"/>
        <w:szCs w:val="21"/>
      </w:rPr>
      <mc:AlternateContent>
        <mc:Choice Requires="wps">
          <w:drawing>
            <wp:anchor distT="0" distB="0" distL="114300" distR="114300" simplePos="0" relativeHeight="251655168" behindDoc="0" locked="0" layoutInCell="1" allowOverlap="1" wp14:anchorId="5D6CA1DE" wp14:editId="2B8ABBDC">
              <wp:simplePos x="0" y="0"/>
              <wp:positionH relativeFrom="margin">
                <wp:align>right</wp:align>
              </wp:positionH>
              <wp:positionV relativeFrom="paragraph">
                <wp:posOffset>0</wp:posOffset>
              </wp:positionV>
              <wp:extent cx="612140" cy="172720"/>
              <wp:effectExtent l="0" t="0" r="0" b="0"/>
              <wp:wrapNone/>
              <wp:docPr id="55" name="文本框184"/>
              <wp:cNvGraphicFramePr/>
              <a:graphic xmlns:a="http://schemas.openxmlformats.org/drawingml/2006/main">
                <a:graphicData uri="http://schemas.microsoft.com/office/word/2010/wordprocessingShape">
                  <wps:wsp>
                    <wps:cNvSpPr txBox="1"/>
                    <wps:spPr>
                      <a:xfrm>
                        <a:off x="0" y="0"/>
                        <a:ext cx="612140" cy="172720"/>
                      </a:xfrm>
                      <a:prstGeom prst="rect">
                        <a:avLst/>
                      </a:prstGeom>
                      <a:noFill/>
                      <a:ln>
                        <a:noFill/>
                      </a:ln>
                    </wps:spPr>
                    <wps:txbx>
                      <w:txbxContent>
                        <w:p w14:paraId="0B24FC7B" w14:textId="77777777" w:rsidR="001B49F0" w:rsidRDefault="001B49F0">
                          <w:r>
                            <w:rPr>
                              <w:rFonts w:hint="eastAsia"/>
                            </w:rPr>
                            <w:t>第</w:t>
                          </w:r>
                          <w:r>
                            <w:rPr>
                              <w:rFonts w:hint="eastAsia"/>
                            </w:rPr>
                            <w:t>III</w:t>
                          </w:r>
                          <w:r>
                            <w:rPr>
                              <w:rFonts w:hint="eastAsia"/>
                            </w:rPr>
                            <w:t>页</w:t>
                          </w:r>
                        </w:p>
                      </w:txbxContent>
                    </wps:txbx>
                    <wps:bodyPr lIns="0" tIns="0" rIns="0" bIns="0"/>
                  </wps:wsp>
                </a:graphicData>
              </a:graphic>
            </wp:anchor>
          </w:drawing>
        </mc:Choice>
        <mc:Fallback>
          <w:pict>
            <v:shape w14:anchorId="5D6CA1DE" id="文本框184" o:spid="_x0000_s1030" type="#_x0000_t202" style="position:absolute;left:0;text-align:left;margin-left:-3pt;margin-top:0;width:48.2pt;height:13.6pt;z-index:2516551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" filled="f" stroked="f">
              <v:textbox inset="0,0,0,0">
                <w:txbxContent>
                  <w:p w14:paraId="0B24FC7B" w14:textId="77777777" w:rsidR="001B49F0" w:rsidRDefault="001B49F0">
                    <w:r>
                      <w:rPr>
                        <w:rFonts w:hint="eastAsia"/>
                      </w:rPr>
                      <w:t>第</w:t>
                    </w:r>
                    <w:r>
                      <w:rPr>
                        <w:rFonts w:hint="eastAsia"/>
                      </w:rPr>
                      <w:t>III</w:t>
                    </w:r>
                    <w:r>
                      <w:rPr>
                        <w:rFonts w:hint="eastAsia"/>
                      </w:rPr>
                      <w:t>页</w:t>
                    </w:r>
                  </w:p>
                </w:txbxContent>
              </v:textbox>
              <w10:wrap anchorx="margin"/>
            </v:shape>
          </w:pict>
        </mc:Fallback>
      </mc:AlternateContent>
    </w:r>
    <w:r>
      <w:rPr>
        <w:rFonts w:hint="eastAsia"/>
        <w:sz w:val="21"/>
        <w:szCs w:val="21"/>
      </w:rPr>
      <w:t>辽宁科技大学本科生毕业（论文）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E97A" w14:textId="77777777" w:rsidR="001B49F0" w:rsidRDefault="001B49F0">
    <w:pPr>
      <w:pStyle w:val="ac"/>
      <w:rPr>
        <w:sz w:val="21"/>
        <w:szCs w:val="21"/>
      </w:rPr>
    </w:pPr>
    <w:r>
      <w:rPr>
        <w:noProof/>
        <w:sz w:val="21"/>
      </w:rPr>
      <mc:AlternateContent>
        <mc:Choice Requires="wps">
          <w:drawing>
            <wp:anchor distT="0" distB="0" distL="114300" distR="114300" simplePos="0" relativeHeight="251658245" behindDoc="0" locked="0" layoutInCell="1" allowOverlap="1" wp14:anchorId="0455A438" wp14:editId="64899BC8">
              <wp:simplePos x="0" y="0"/>
              <wp:positionH relativeFrom="margin">
                <wp:align>right</wp:align>
              </wp:positionH>
              <wp:positionV relativeFrom="paragraph">
                <wp:posOffset>0</wp:posOffset>
              </wp:positionV>
              <wp:extent cx="604520" cy="17907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604520" cy="179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30A4CF" w14:textId="37495D69" w:rsidR="001B49F0" w:rsidRDefault="001B49F0">
                          <w:r>
                            <w:t>第</w:t>
                          </w:r>
                          <w:r>
                            <w:t xml:space="preserve"> </w:t>
                          </w:r>
                          <w:r>
                            <w:fldChar w:fldCharType="begin"/>
                          </w:r>
                          <w:r>
                            <w:instrText xml:space="preserve"> PAGE  \* MERGEFORMAT </w:instrText>
                          </w:r>
                          <w:r>
                            <w:fldChar w:fldCharType="separate"/>
                          </w:r>
                          <w:r w:rsidR="008F72E7">
                            <w:rPr>
                              <w:noProof/>
                            </w:rPr>
                            <w:t>39</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455A438" id="_x0000_t202" coordsize="21600,21600" o:spt="202" path="m,l,21600r21600,l21600,xe">
              <v:stroke joinstyle="miter"/>
              <v:path gradientshapeok="t" o:connecttype="rect"/>
            </v:shapetype>
            <v:shape id="文本框 51" o:spid="_x0000_s1031" type="#_x0000_t202" style="position:absolute;left:0;text-align:left;margin-left:-3.6pt;margin-top:0;width:47.6pt;height:14.1pt;z-index:25165824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" filled="f" stroked="f" strokeweight=".5pt">
              <v:textbox inset="0,0,0,0">
                <w:txbxContent>
                  <w:p w14:paraId="2730A4CF" w14:textId="37495D69" w:rsidR="001B49F0" w:rsidRDefault="001B49F0">
                    <w:r>
                      <w:t>第</w:t>
                    </w:r>
                    <w:r>
                      <w:t xml:space="preserve"> </w:t>
                    </w:r>
                    <w:r>
                      <w:fldChar w:fldCharType="begin"/>
                    </w:r>
                    <w:r>
                      <w:instrText xml:space="preserve"> PAGE  \* MERGEFORMAT </w:instrText>
                    </w:r>
                    <w:r>
                      <w:fldChar w:fldCharType="separate"/>
                    </w:r>
                    <w:r w:rsidR="008F72E7">
                      <w:rPr>
                        <w:noProof/>
                      </w:rPr>
                      <w:t>39</w:t>
                    </w:r>
                    <w:r>
                      <w:fldChar w:fldCharType="end"/>
                    </w:r>
                    <w:r>
                      <w:t xml:space="preserve"> </w:t>
                    </w:r>
                    <w:r>
                      <w:t>页</w:t>
                    </w:r>
                  </w:p>
                </w:txbxContent>
              </v:textbox>
              <w10:wrap anchorx="margin"/>
            </v:shape>
          </w:pict>
        </mc:Fallback>
      </mc:AlternateContent>
    </w:r>
    <w:r>
      <w:rPr>
        <w:rFonts w:hint="eastAsia"/>
        <w:sz w:val="21"/>
        <w:szCs w:val="21"/>
      </w:rPr>
      <w:t>辽宁科技大学本科生毕业设计（论文）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50250"/>
    <w:multiLevelType w:val="multilevel"/>
    <w:tmpl w:val="BE00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690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M0OGE5ZjM1NzBiZWZjOGYzYmMwZTVmYzQ0YzZlYjIifQ=="/>
  </w:docVars>
  <w:rsids>
    <w:rsidRoot w:val="00172A27"/>
    <w:rsid w:val="00000959"/>
    <w:rsid w:val="000025C1"/>
    <w:rsid w:val="000025CD"/>
    <w:rsid w:val="00005A93"/>
    <w:rsid w:val="00005D43"/>
    <w:rsid w:val="0000618D"/>
    <w:rsid w:val="000064F6"/>
    <w:rsid w:val="00006670"/>
    <w:rsid w:val="00010660"/>
    <w:rsid w:val="00010C4B"/>
    <w:rsid w:val="0001159C"/>
    <w:rsid w:val="000122CE"/>
    <w:rsid w:val="00012645"/>
    <w:rsid w:val="000127F7"/>
    <w:rsid w:val="000129DB"/>
    <w:rsid w:val="00014BF0"/>
    <w:rsid w:val="00014DD5"/>
    <w:rsid w:val="00016C60"/>
    <w:rsid w:val="000178E0"/>
    <w:rsid w:val="000205D5"/>
    <w:rsid w:val="00020841"/>
    <w:rsid w:val="00021339"/>
    <w:rsid w:val="00021AB0"/>
    <w:rsid w:val="0002283E"/>
    <w:rsid w:val="00022AA1"/>
    <w:rsid w:val="00022C92"/>
    <w:rsid w:val="00023C95"/>
    <w:rsid w:val="00026E5E"/>
    <w:rsid w:val="000301DB"/>
    <w:rsid w:val="00031479"/>
    <w:rsid w:val="00031B5E"/>
    <w:rsid w:val="0003262C"/>
    <w:rsid w:val="000328A7"/>
    <w:rsid w:val="00032A81"/>
    <w:rsid w:val="00032CB9"/>
    <w:rsid w:val="0003342A"/>
    <w:rsid w:val="00033C45"/>
    <w:rsid w:val="000344D4"/>
    <w:rsid w:val="00036C4C"/>
    <w:rsid w:val="00041E34"/>
    <w:rsid w:val="00041F1A"/>
    <w:rsid w:val="00042029"/>
    <w:rsid w:val="00047E15"/>
    <w:rsid w:val="000512A5"/>
    <w:rsid w:val="00051CC1"/>
    <w:rsid w:val="00052B8E"/>
    <w:rsid w:val="00052D25"/>
    <w:rsid w:val="000538F3"/>
    <w:rsid w:val="00055D9D"/>
    <w:rsid w:val="00056DDA"/>
    <w:rsid w:val="000572E3"/>
    <w:rsid w:val="00060A57"/>
    <w:rsid w:val="00063F18"/>
    <w:rsid w:val="00065539"/>
    <w:rsid w:val="000669BC"/>
    <w:rsid w:val="000673F7"/>
    <w:rsid w:val="00067B49"/>
    <w:rsid w:val="00071236"/>
    <w:rsid w:val="000714EB"/>
    <w:rsid w:val="00071F5D"/>
    <w:rsid w:val="0007513B"/>
    <w:rsid w:val="000804D3"/>
    <w:rsid w:val="00080B3F"/>
    <w:rsid w:val="00083002"/>
    <w:rsid w:val="000839F2"/>
    <w:rsid w:val="00086A74"/>
    <w:rsid w:val="000873FC"/>
    <w:rsid w:val="000901BC"/>
    <w:rsid w:val="000902BC"/>
    <w:rsid w:val="000911BB"/>
    <w:rsid w:val="00091EF3"/>
    <w:rsid w:val="00093280"/>
    <w:rsid w:val="00094F0B"/>
    <w:rsid w:val="000969B4"/>
    <w:rsid w:val="000A0AB1"/>
    <w:rsid w:val="000A2E2F"/>
    <w:rsid w:val="000A3223"/>
    <w:rsid w:val="000A32AF"/>
    <w:rsid w:val="000A5286"/>
    <w:rsid w:val="000A6406"/>
    <w:rsid w:val="000A7136"/>
    <w:rsid w:val="000A74FA"/>
    <w:rsid w:val="000B0867"/>
    <w:rsid w:val="000B0B18"/>
    <w:rsid w:val="000B2138"/>
    <w:rsid w:val="000B2701"/>
    <w:rsid w:val="000B5047"/>
    <w:rsid w:val="000B51F9"/>
    <w:rsid w:val="000B53D2"/>
    <w:rsid w:val="000B5AD2"/>
    <w:rsid w:val="000B72DF"/>
    <w:rsid w:val="000C13F7"/>
    <w:rsid w:val="000C20B4"/>
    <w:rsid w:val="000C275D"/>
    <w:rsid w:val="000C2954"/>
    <w:rsid w:val="000C2B88"/>
    <w:rsid w:val="000C2EE8"/>
    <w:rsid w:val="000C39BC"/>
    <w:rsid w:val="000C41E6"/>
    <w:rsid w:val="000C7832"/>
    <w:rsid w:val="000C79EC"/>
    <w:rsid w:val="000C7F50"/>
    <w:rsid w:val="000D0DAD"/>
    <w:rsid w:val="000D2717"/>
    <w:rsid w:val="000D4382"/>
    <w:rsid w:val="000D4EAC"/>
    <w:rsid w:val="000D5C63"/>
    <w:rsid w:val="000D6761"/>
    <w:rsid w:val="000D7FB8"/>
    <w:rsid w:val="000E05D4"/>
    <w:rsid w:val="000E1B98"/>
    <w:rsid w:val="000E1BB7"/>
    <w:rsid w:val="000E2AAF"/>
    <w:rsid w:val="000E46E4"/>
    <w:rsid w:val="000E54F6"/>
    <w:rsid w:val="000E56A6"/>
    <w:rsid w:val="000E77BF"/>
    <w:rsid w:val="000E7BD2"/>
    <w:rsid w:val="000F092F"/>
    <w:rsid w:val="000F2481"/>
    <w:rsid w:val="000F258E"/>
    <w:rsid w:val="000F4CEA"/>
    <w:rsid w:val="000F666C"/>
    <w:rsid w:val="000F6B8F"/>
    <w:rsid w:val="000F7243"/>
    <w:rsid w:val="000F774B"/>
    <w:rsid w:val="001008DB"/>
    <w:rsid w:val="00102B8D"/>
    <w:rsid w:val="00102B9B"/>
    <w:rsid w:val="001052E0"/>
    <w:rsid w:val="0010565A"/>
    <w:rsid w:val="00106FA1"/>
    <w:rsid w:val="0011002B"/>
    <w:rsid w:val="00111C49"/>
    <w:rsid w:val="00112083"/>
    <w:rsid w:val="001123DE"/>
    <w:rsid w:val="001129BC"/>
    <w:rsid w:val="001141DD"/>
    <w:rsid w:val="001165C6"/>
    <w:rsid w:val="001175DE"/>
    <w:rsid w:val="001204F7"/>
    <w:rsid w:val="001216A4"/>
    <w:rsid w:val="00121E06"/>
    <w:rsid w:val="00122D7E"/>
    <w:rsid w:val="001246AD"/>
    <w:rsid w:val="00125E90"/>
    <w:rsid w:val="00126550"/>
    <w:rsid w:val="00126A90"/>
    <w:rsid w:val="00131148"/>
    <w:rsid w:val="00132D64"/>
    <w:rsid w:val="0013406F"/>
    <w:rsid w:val="001340F6"/>
    <w:rsid w:val="00134D75"/>
    <w:rsid w:val="00134FA1"/>
    <w:rsid w:val="001366DD"/>
    <w:rsid w:val="001373BF"/>
    <w:rsid w:val="00137A4E"/>
    <w:rsid w:val="00140B65"/>
    <w:rsid w:val="00141105"/>
    <w:rsid w:val="00145823"/>
    <w:rsid w:val="00146089"/>
    <w:rsid w:val="00147962"/>
    <w:rsid w:val="001515E1"/>
    <w:rsid w:val="00151F77"/>
    <w:rsid w:val="0015213C"/>
    <w:rsid w:val="00152FBF"/>
    <w:rsid w:val="001530AF"/>
    <w:rsid w:val="001538CA"/>
    <w:rsid w:val="0015488F"/>
    <w:rsid w:val="00154BC4"/>
    <w:rsid w:val="00154D68"/>
    <w:rsid w:val="00154EEE"/>
    <w:rsid w:val="001609B4"/>
    <w:rsid w:val="00161868"/>
    <w:rsid w:val="00163D43"/>
    <w:rsid w:val="00163DED"/>
    <w:rsid w:val="00163F66"/>
    <w:rsid w:val="001662A6"/>
    <w:rsid w:val="0017179F"/>
    <w:rsid w:val="00172A27"/>
    <w:rsid w:val="00172DDA"/>
    <w:rsid w:val="00174549"/>
    <w:rsid w:val="00177B52"/>
    <w:rsid w:val="001824A2"/>
    <w:rsid w:val="001834D7"/>
    <w:rsid w:val="0018386C"/>
    <w:rsid w:val="0018400D"/>
    <w:rsid w:val="001842B5"/>
    <w:rsid w:val="00184A9A"/>
    <w:rsid w:val="00187EAB"/>
    <w:rsid w:val="0019169F"/>
    <w:rsid w:val="0019203D"/>
    <w:rsid w:val="00193770"/>
    <w:rsid w:val="0019511D"/>
    <w:rsid w:val="0019548A"/>
    <w:rsid w:val="001963DA"/>
    <w:rsid w:val="0019703E"/>
    <w:rsid w:val="001A05BB"/>
    <w:rsid w:val="001A071F"/>
    <w:rsid w:val="001A0B1B"/>
    <w:rsid w:val="001A1353"/>
    <w:rsid w:val="001A15E4"/>
    <w:rsid w:val="001A1977"/>
    <w:rsid w:val="001A1A3C"/>
    <w:rsid w:val="001A1EE1"/>
    <w:rsid w:val="001A24A9"/>
    <w:rsid w:val="001A5A3B"/>
    <w:rsid w:val="001A6008"/>
    <w:rsid w:val="001A6579"/>
    <w:rsid w:val="001B0766"/>
    <w:rsid w:val="001B0B7A"/>
    <w:rsid w:val="001B49F0"/>
    <w:rsid w:val="001B4C80"/>
    <w:rsid w:val="001B57D9"/>
    <w:rsid w:val="001B5EAA"/>
    <w:rsid w:val="001B5F61"/>
    <w:rsid w:val="001B658C"/>
    <w:rsid w:val="001C01FA"/>
    <w:rsid w:val="001C09DE"/>
    <w:rsid w:val="001C146F"/>
    <w:rsid w:val="001C228D"/>
    <w:rsid w:val="001C40D5"/>
    <w:rsid w:val="001C5708"/>
    <w:rsid w:val="001C63E0"/>
    <w:rsid w:val="001C70D9"/>
    <w:rsid w:val="001C7FBE"/>
    <w:rsid w:val="001D449E"/>
    <w:rsid w:val="001D5345"/>
    <w:rsid w:val="001D5A65"/>
    <w:rsid w:val="001E013B"/>
    <w:rsid w:val="001E0D92"/>
    <w:rsid w:val="001E11AE"/>
    <w:rsid w:val="001E1569"/>
    <w:rsid w:val="001E23A9"/>
    <w:rsid w:val="001E252D"/>
    <w:rsid w:val="001E2605"/>
    <w:rsid w:val="001E2CD2"/>
    <w:rsid w:val="001E3FE2"/>
    <w:rsid w:val="001E4FF0"/>
    <w:rsid w:val="001E792E"/>
    <w:rsid w:val="001F0471"/>
    <w:rsid w:val="001F0A64"/>
    <w:rsid w:val="001F1C2D"/>
    <w:rsid w:val="001F6BAE"/>
    <w:rsid w:val="001F711F"/>
    <w:rsid w:val="001F7533"/>
    <w:rsid w:val="002009C6"/>
    <w:rsid w:val="00201EE8"/>
    <w:rsid w:val="00202B0A"/>
    <w:rsid w:val="00202F01"/>
    <w:rsid w:val="002033AE"/>
    <w:rsid w:val="00207034"/>
    <w:rsid w:val="00207F12"/>
    <w:rsid w:val="002120CB"/>
    <w:rsid w:val="002137A1"/>
    <w:rsid w:val="00213AA2"/>
    <w:rsid w:val="00214CC3"/>
    <w:rsid w:val="002150B0"/>
    <w:rsid w:val="00215733"/>
    <w:rsid w:val="0021758D"/>
    <w:rsid w:val="0022167B"/>
    <w:rsid w:val="00221EAC"/>
    <w:rsid w:val="00226E58"/>
    <w:rsid w:val="00231AFA"/>
    <w:rsid w:val="00231E83"/>
    <w:rsid w:val="00234864"/>
    <w:rsid w:val="00234A95"/>
    <w:rsid w:val="0023523D"/>
    <w:rsid w:val="002355E6"/>
    <w:rsid w:val="00235679"/>
    <w:rsid w:val="00235BE3"/>
    <w:rsid w:val="002378E9"/>
    <w:rsid w:val="00240D5B"/>
    <w:rsid w:val="00240EA2"/>
    <w:rsid w:val="00241671"/>
    <w:rsid w:val="0024334F"/>
    <w:rsid w:val="002439C6"/>
    <w:rsid w:val="00245352"/>
    <w:rsid w:val="00245630"/>
    <w:rsid w:val="002468EF"/>
    <w:rsid w:val="00250019"/>
    <w:rsid w:val="00252B05"/>
    <w:rsid w:val="00253012"/>
    <w:rsid w:val="002551E7"/>
    <w:rsid w:val="00261B5E"/>
    <w:rsid w:val="002634EA"/>
    <w:rsid w:val="00266D7E"/>
    <w:rsid w:val="00267BA1"/>
    <w:rsid w:val="0027012F"/>
    <w:rsid w:val="00270673"/>
    <w:rsid w:val="00271967"/>
    <w:rsid w:val="00271994"/>
    <w:rsid w:val="002736A8"/>
    <w:rsid w:val="0027409F"/>
    <w:rsid w:val="00275F90"/>
    <w:rsid w:val="002774DC"/>
    <w:rsid w:val="00277B97"/>
    <w:rsid w:val="00281F23"/>
    <w:rsid w:val="00283F7E"/>
    <w:rsid w:val="002841F1"/>
    <w:rsid w:val="00284CE7"/>
    <w:rsid w:val="002857B9"/>
    <w:rsid w:val="002873AC"/>
    <w:rsid w:val="002875B9"/>
    <w:rsid w:val="002915AD"/>
    <w:rsid w:val="00292360"/>
    <w:rsid w:val="00292D21"/>
    <w:rsid w:val="0029397F"/>
    <w:rsid w:val="002942BF"/>
    <w:rsid w:val="0029493C"/>
    <w:rsid w:val="00294AD5"/>
    <w:rsid w:val="00294BDF"/>
    <w:rsid w:val="00294E32"/>
    <w:rsid w:val="00295F4B"/>
    <w:rsid w:val="00296F8D"/>
    <w:rsid w:val="00297237"/>
    <w:rsid w:val="00297B11"/>
    <w:rsid w:val="002A029B"/>
    <w:rsid w:val="002A1837"/>
    <w:rsid w:val="002A27B0"/>
    <w:rsid w:val="002A47EB"/>
    <w:rsid w:val="002A5135"/>
    <w:rsid w:val="002A5A61"/>
    <w:rsid w:val="002A64D5"/>
    <w:rsid w:val="002A6956"/>
    <w:rsid w:val="002A6AC3"/>
    <w:rsid w:val="002A7229"/>
    <w:rsid w:val="002A7786"/>
    <w:rsid w:val="002B08B5"/>
    <w:rsid w:val="002B0A7A"/>
    <w:rsid w:val="002B12FE"/>
    <w:rsid w:val="002B15FE"/>
    <w:rsid w:val="002B1835"/>
    <w:rsid w:val="002B2D5F"/>
    <w:rsid w:val="002B3449"/>
    <w:rsid w:val="002B3A11"/>
    <w:rsid w:val="002B5870"/>
    <w:rsid w:val="002B6275"/>
    <w:rsid w:val="002C0561"/>
    <w:rsid w:val="002C1504"/>
    <w:rsid w:val="002C152C"/>
    <w:rsid w:val="002C26D7"/>
    <w:rsid w:val="002C5451"/>
    <w:rsid w:val="002C75F0"/>
    <w:rsid w:val="002D1AC2"/>
    <w:rsid w:val="002D305C"/>
    <w:rsid w:val="002D4F08"/>
    <w:rsid w:val="002D5438"/>
    <w:rsid w:val="002D5472"/>
    <w:rsid w:val="002D57F9"/>
    <w:rsid w:val="002D6142"/>
    <w:rsid w:val="002E17EB"/>
    <w:rsid w:val="002E1AFF"/>
    <w:rsid w:val="002E1CB9"/>
    <w:rsid w:val="002E7014"/>
    <w:rsid w:val="002F10BA"/>
    <w:rsid w:val="002F13C8"/>
    <w:rsid w:val="002F24D6"/>
    <w:rsid w:val="002F2718"/>
    <w:rsid w:val="002F3466"/>
    <w:rsid w:val="002F3E69"/>
    <w:rsid w:val="002F4FFE"/>
    <w:rsid w:val="002F5E3A"/>
    <w:rsid w:val="002F776D"/>
    <w:rsid w:val="002F77CD"/>
    <w:rsid w:val="002F7ACF"/>
    <w:rsid w:val="002F7B48"/>
    <w:rsid w:val="0030230F"/>
    <w:rsid w:val="00302C92"/>
    <w:rsid w:val="00303184"/>
    <w:rsid w:val="00304C07"/>
    <w:rsid w:val="00305550"/>
    <w:rsid w:val="00305AFE"/>
    <w:rsid w:val="00305DB1"/>
    <w:rsid w:val="0030630E"/>
    <w:rsid w:val="003073CE"/>
    <w:rsid w:val="00307A8E"/>
    <w:rsid w:val="00314A2A"/>
    <w:rsid w:val="00314CD7"/>
    <w:rsid w:val="003156E7"/>
    <w:rsid w:val="00315BCD"/>
    <w:rsid w:val="00316025"/>
    <w:rsid w:val="00316073"/>
    <w:rsid w:val="0031732C"/>
    <w:rsid w:val="003175F2"/>
    <w:rsid w:val="00317EC1"/>
    <w:rsid w:val="00320EBC"/>
    <w:rsid w:val="00321AE9"/>
    <w:rsid w:val="00324232"/>
    <w:rsid w:val="003244EE"/>
    <w:rsid w:val="00324A15"/>
    <w:rsid w:val="003254D7"/>
    <w:rsid w:val="003265FB"/>
    <w:rsid w:val="00327B8C"/>
    <w:rsid w:val="00330785"/>
    <w:rsid w:val="00330E36"/>
    <w:rsid w:val="0033169C"/>
    <w:rsid w:val="003316E8"/>
    <w:rsid w:val="00333368"/>
    <w:rsid w:val="00333681"/>
    <w:rsid w:val="00335216"/>
    <w:rsid w:val="003370A4"/>
    <w:rsid w:val="00337149"/>
    <w:rsid w:val="00337CBE"/>
    <w:rsid w:val="0034124F"/>
    <w:rsid w:val="00342384"/>
    <w:rsid w:val="00342756"/>
    <w:rsid w:val="00344CFF"/>
    <w:rsid w:val="00345AC9"/>
    <w:rsid w:val="003464D6"/>
    <w:rsid w:val="00346882"/>
    <w:rsid w:val="00347100"/>
    <w:rsid w:val="003479F9"/>
    <w:rsid w:val="00350E8E"/>
    <w:rsid w:val="003520EB"/>
    <w:rsid w:val="003521F1"/>
    <w:rsid w:val="00352CAB"/>
    <w:rsid w:val="00355121"/>
    <w:rsid w:val="00355221"/>
    <w:rsid w:val="00355CB7"/>
    <w:rsid w:val="00355EC0"/>
    <w:rsid w:val="00356F61"/>
    <w:rsid w:val="0036006B"/>
    <w:rsid w:val="00360220"/>
    <w:rsid w:val="003607BC"/>
    <w:rsid w:val="00360BCF"/>
    <w:rsid w:val="00360C74"/>
    <w:rsid w:val="003610B2"/>
    <w:rsid w:val="003632D4"/>
    <w:rsid w:val="00363A54"/>
    <w:rsid w:val="00364885"/>
    <w:rsid w:val="0036524F"/>
    <w:rsid w:val="00371802"/>
    <w:rsid w:val="0037469D"/>
    <w:rsid w:val="00374E8D"/>
    <w:rsid w:val="0037520A"/>
    <w:rsid w:val="003767DD"/>
    <w:rsid w:val="003776FB"/>
    <w:rsid w:val="00380C12"/>
    <w:rsid w:val="0038105F"/>
    <w:rsid w:val="00381217"/>
    <w:rsid w:val="00381B31"/>
    <w:rsid w:val="00382124"/>
    <w:rsid w:val="0038317F"/>
    <w:rsid w:val="0038467E"/>
    <w:rsid w:val="00385E69"/>
    <w:rsid w:val="003869B2"/>
    <w:rsid w:val="00390BF3"/>
    <w:rsid w:val="00390CF2"/>
    <w:rsid w:val="00392D45"/>
    <w:rsid w:val="003934A5"/>
    <w:rsid w:val="003937B3"/>
    <w:rsid w:val="00393889"/>
    <w:rsid w:val="003969D6"/>
    <w:rsid w:val="00397B01"/>
    <w:rsid w:val="003A037B"/>
    <w:rsid w:val="003A09FD"/>
    <w:rsid w:val="003A0C5D"/>
    <w:rsid w:val="003A1714"/>
    <w:rsid w:val="003A237A"/>
    <w:rsid w:val="003A263E"/>
    <w:rsid w:val="003A31DD"/>
    <w:rsid w:val="003A3949"/>
    <w:rsid w:val="003A52C2"/>
    <w:rsid w:val="003A5A16"/>
    <w:rsid w:val="003A61D1"/>
    <w:rsid w:val="003A796F"/>
    <w:rsid w:val="003A7C35"/>
    <w:rsid w:val="003A7DEE"/>
    <w:rsid w:val="003B07A9"/>
    <w:rsid w:val="003B29CB"/>
    <w:rsid w:val="003B2ABE"/>
    <w:rsid w:val="003B4C47"/>
    <w:rsid w:val="003B4F5C"/>
    <w:rsid w:val="003B62E0"/>
    <w:rsid w:val="003B6B34"/>
    <w:rsid w:val="003B745B"/>
    <w:rsid w:val="003C1137"/>
    <w:rsid w:val="003C1421"/>
    <w:rsid w:val="003C1B25"/>
    <w:rsid w:val="003C220E"/>
    <w:rsid w:val="003C283C"/>
    <w:rsid w:val="003C2883"/>
    <w:rsid w:val="003C3070"/>
    <w:rsid w:val="003C3C17"/>
    <w:rsid w:val="003C3CBA"/>
    <w:rsid w:val="003C42C0"/>
    <w:rsid w:val="003C44E9"/>
    <w:rsid w:val="003C6185"/>
    <w:rsid w:val="003C6EEE"/>
    <w:rsid w:val="003D1D68"/>
    <w:rsid w:val="003D4D23"/>
    <w:rsid w:val="003D62C8"/>
    <w:rsid w:val="003D6642"/>
    <w:rsid w:val="003D68A3"/>
    <w:rsid w:val="003D7E05"/>
    <w:rsid w:val="003E0197"/>
    <w:rsid w:val="003E2160"/>
    <w:rsid w:val="003E3201"/>
    <w:rsid w:val="003E366C"/>
    <w:rsid w:val="003E3E75"/>
    <w:rsid w:val="003E40A3"/>
    <w:rsid w:val="003E45C9"/>
    <w:rsid w:val="003E4E3D"/>
    <w:rsid w:val="003E771C"/>
    <w:rsid w:val="003F0C65"/>
    <w:rsid w:val="003F1362"/>
    <w:rsid w:val="003F2C1C"/>
    <w:rsid w:val="003F3622"/>
    <w:rsid w:val="003F48FF"/>
    <w:rsid w:val="003F5D65"/>
    <w:rsid w:val="003F718D"/>
    <w:rsid w:val="0040176D"/>
    <w:rsid w:val="0040215D"/>
    <w:rsid w:val="00402686"/>
    <w:rsid w:val="004028B4"/>
    <w:rsid w:val="00402C29"/>
    <w:rsid w:val="00403ACC"/>
    <w:rsid w:val="004042E7"/>
    <w:rsid w:val="00407B40"/>
    <w:rsid w:val="0041012E"/>
    <w:rsid w:val="004108B0"/>
    <w:rsid w:val="00411993"/>
    <w:rsid w:val="00411EF2"/>
    <w:rsid w:val="00412DDD"/>
    <w:rsid w:val="00414570"/>
    <w:rsid w:val="00415BCC"/>
    <w:rsid w:val="00416DE5"/>
    <w:rsid w:val="00420F33"/>
    <w:rsid w:val="00421CBA"/>
    <w:rsid w:val="00422FC7"/>
    <w:rsid w:val="004234DA"/>
    <w:rsid w:val="00424C5C"/>
    <w:rsid w:val="00424CE1"/>
    <w:rsid w:val="0042557F"/>
    <w:rsid w:val="004256A7"/>
    <w:rsid w:val="00425EE1"/>
    <w:rsid w:val="004265AA"/>
    <w:rsid w:val="004269F4"/>
    <w:rsid w:val="00430367"/>
    <w:rsid w:val="00430907"/>
    <w:rsid w:val="00434044"/>
    <w:rsid w:val="00435C9C"/>
    <w:rsid w:val="00436D64"/>
    <w:rsid w:val="00436F28"/>
    <w:rsid w:val="0043742F"/>
    <w:rsid w:val="004375DD"/>
    <w:rsid w:val="0044042C"/>
    <w:rsid w:val="00440733"/>
    <w:rsid w:val="00440D44"/>
    <w:rsid w:val="00444792"/>
    <w:rsid w:val="0044490C"/>
    <w:rsid w:val="0044643B"/>
    <w:rsid w:val="0044727A"/>
    <w:rsid w:val="00451244"/>
    <w:rsid w:val="00452AB5"/>
    <w:rsid w:val="0045394F"/>
    <w:rsid w:val="0045465A"/>
    <w:rsid w:val="00455955"/>
    <w:rsid w:val="00456518"/>
    <w:rsid w:val="004579F7"/>
    <w:rsid w:val="00457DDB"/>
    <w:rsid w:val="00460826"/>
    <w:rsid w:val="004611E5"/>
    <w:rsid w:val="00462D05"/>
    <w:rsid w:val="004645FD"/>
    <w:rsid w:val="0046748F"/>
    <w:rsid w:val="00470AEA"/>
    <w:rsid w:val="00470C67"/>
    <w:rsid w:val="00472321"/>
    <w:rsid w:val="00474F50"/>
    <w:rsid w:val="00475D02"/>
    <w:rsid w:val="00476326"/>
    <w:rsid w:val="00476D5A"/>
    <w:rsid w:val="00477B96"/>
    <w:rsid w:val="00477BBB"/>
    <w:rsid w:val="004801DD"/>
    <w:rsid w:val="00480652"/>
    <w:rsid w:val="00481CEA"/>
    <w:rsid w:val="00482086"/>
    <w:rsid w:val="00482922"/>
    <w:rsid w:val="00482C88"/>
    <w:rsid w:val="00483B2C"/>
    <w:rsid w:val="00484110"/>
    <w:rsid w:val="00485F5B"/>
    <w:rsid w:val="00486DA2"/>
    <w:rsid w:val="004870BA"/>
    <w:rsid w:val="00487A8C"/>
    <w:rsid w:val="004902AA"/>
    <w:rsid w:val="00490A07"/>
    <w:rsid w:val="00490BEB"/>
    <w:rsid w:val="00491432"/>
    <w:rsid w:val="00491932"/>
    <w:rsid w:val="0049263E"/>
    <w:rsid w:val="00493A8A"/>
    <w:rsid w:val="00495691"/>
    <w:rsid w:val="00495930"/>
    <w:rsid w:val="004963C9"/>
    <w:rsid w:val="0049788A"/>
    <w:rsid w:val="004978B8"/>
    <w:rsid w:val="004A2466"/>
    <w:rsid w:val="004A2863"/>
    <w:rsid w:val="004A4360"/>
    <w:rsid w:val="004A6E3D"/>
    <w:rsid w:val="004A7054"/>
    <w:rsid w:val="004A716A"/>
    <w:rsid w:val="004A72D6"/>
    <w:rsid w:val="004B1CE4"/>
    <w:rsid w:val="004B3865"/>
    <w:rsid w:val="004B3E51"/>
    <w:rsid w:val="004B3F04"/>
    <w:rsid w:val="004B5D6D"/>
    <w:rsid w:val="004B6110"/>
    <w:rsid w:val="004B6239"/>
    <w:rsid w:val="004B6265"/>
    <w:rsid w:val="004B66F0"/>
    <w:rsid w:val="004B6E34"/>
    <w:rsid w:val="004B7008"/>
    <w:rsid w:val="004C0508"/>
    <w:rsid w:val="004C0C0C"/>
    <w:rsid w:val="004C34C9"/>
    <w:rsid w:val="004C5FB4"/>
    <w:rsid w:val="004C6152"/>
    <w:rsid w:val="004C6C42"/>
    <w:rsid w:val="004D057A"/>
    <w:rsid w:val="004D1A06"/>
    <w:rsid w:val="004D3713"/>
    <w:rsid w:val="004D40DA"/>
    <w:rsid w:val="004D4D9B"/>
    <w:rsid w:val="004E1DA5"/>
    <w:rsid w:val="004E2D3B"/>
    <w:rsid w:val="004E2F0B"/>
    <w:rsid w:val="004E42BE"/>
    <w:rsid w:val="004E44BD"/>
    <w:rsid w:val="004E656F"/>
    <w:rsid w:val="004E67BA"/>
    <w:rsid w:val="004E6ACE"/>
    <w:rsid w:val="004E7059"/>
    <w:rsid w:val="004E7E31"/>
    <w:rsid w:val="004E7E5C"/>
    <w:rsid w:val="004E7F3B"/>
    <w:rsid w:val="004F17C3"/>
    <w:rsid w:val="004F1C70"/>
    <w:rsid w:val="004F2558"/>
    <w:rsid w:val="004F49B3"/>
    <w:rsid w:val="004F534A"/>
    <w:rsid w:val="004F5954"/>
    <w:rsid w:val="004F6D17"/>
    <w:rsid w:val="004F6F48"/>
    <w:rsid w:val="004F7117"/>
    <w:rsid w:val="004F7315"/>
    <w:rsid w:val="00501D20"/>
    <w:rsid w:val="00502920"/>
    <w:rsid w:val="00502E5F"/>
    <w:rsid w:val="00505B0D"/>
    <w:rsid w:val="005069BC"/>
    <w:rsid w:val="005070BF"/>
    <w:rsid w:val="00507D3F"/>
    <w:rsid w:val="0051150D"/>
    <w:rsid w:val="00511884"/>
    <w:rsid w:val="00511D05"/>
    <w:rsid w:val="005139A6"/>
    <w:rsid w:val="00514A40"/>
    <w:rsid w:val="0051698E"/>
    <w:rsid w:val="0051728D"/>
    <w:rsid w:val="00517763"/>
    <w:rsid w:val="00517AD6"/>
    <w:rsid w:val="00517FF2"/>
    <w:rsid w:val="00523D09"/>
    <w:rsid w:val="00523F36"/>
    <w:rsid w:val="00524735"/>
    <w:rsid w:val="00524883"/>
    <w:rsid w:val="00524B50"/>
    <w:rsid w:val="00527BE4"/>
    <w:rsid w:val="00527D9C"/>
    <w:rsid w:val="005309BD"/>
    <w:rsid w:val="005324B9"/>
    <w:rsid w:val="00534BCC"/>
    <w:rsid w:val="00534D3C"/>
    <w:rsid w:val="005358D4"/>
    <w:rsid w:val="00535941"/>
    <w:rsid w:val="0053662E"/>
    <w:rsid w:val="00537502"/>
    <w:rsid w:val="00537A61"/>
    <w:rsid w:val="00541B82"/>
    <w:rsid w:val="00542669"/>
    <w:rsid w:val="005426E1"/>
    <w:rsid w:val="00542943"/>
    <w:rsid w:val="00542971"/>
    <w:rsid w:val="005439D3"/>
    <w:rsid w:val="005476F5"/>
    <w:rsid w:val="00547BA9"/>
    <w:rsid w:val="00551645"/>
    <w:rsid w:val="00551EDE"/>
    <w:rsid w:val="00552516"/>
    <w:rsid w:val="0055278F"/>
    <w:rsid w:val="00552ADC"/>
    <w:rsid w:val="00555068"/>
    <w:rsid w:val="0055563A"/>
    <w:rsid w:val="005557DD"/>
    <w:rsid w:val="0055628E"/>
    <w:rsid w:val="00557E3C"/>
    <w:rsid w:val="00560725"/>
    <w:rsid w:val="00561B59"/>
    <w:rsid w:val="0056473B"/>
    <w:rsid w:val="00564CCF"/>
    <w:rsid w:val="00566334"/>
    <w:rsid w:val="00567D72"/>
    <w:rsid w:val="0057073D"/>
    <w:rsid w:val="005716F3"/>
    <w:rsid w:val="00572606"/>
    <w:rsid w:val="00572EAC"/>
    <w:rsid w:val="00574117"/>
    <w:rsid w:val="0057434B"/>
    <w:rsid w:val="00576180"/>
    <w:rsid w:val="00576335"/>
    <w:rsid w:val="0057672F"/>
    <w:rsid w:val="00576DEE"/>
    <w:rsid w:val="00576F8E"/>
    <w:rsid w:val="0057776D"/>
    <w:rsid w:val="00582632"/>
    <w:rsid w:val="00583977"/>
    <w:rsid w:val="00583C26"/>
    <w:rsid w:val="00586290"/>
    <w:rsid w:val="00586AA7"/>
    <w:rsid w:val="00586CC1"/>
    <w:rsid w:val="00590E13"/>
    <w:rsid w:val="0059472A"/>
    <w:rsid w:val="0059524F"/>
    <w:rsid w:val="005959A0"/>
    <w:rsid w:val="00596F78"/>
    <w:rsid w:val="00596FF1"/>
    <w:rsid w:val="005A026B"/>
    <w:rsid w:val="005A0DE2"/>
    <w:rsid w:val="005A10B7"/>
    <w:rsid w:val="005A142F"/>
    <w:rsid w:val="005A177C"/>
    <w:rsid w:val="005A18A7"/>
    <w:rsid w:val="005A1F4F"/>
    <w:rsid w:val="005A2978"/>
    <w:rsid w:val="005A2D17"/>
    <w:rsid w:val="005A3238"/>
    <w:rsid w:val="005A380D"/>
    <w:rsid w:val="005A407D"/>
    <w:rsid w:val="005A443D"/>
    <w:rsid w:val="005A4DBB"/>
    <w:rsid w:val="005A6A55"/>
    <w:rsid w:val="005A73A3"/>
    <w:rsid w:val="005A7462"/>
    <w:rsid w:val="005A7534"/>
    <w:rsid w:val="005A7D78"/>
    <w:rsid w:val="005B1B77"/>
    <w:rsid w:val="005B430C"/>
    <w:rsid w:val="005B513E"/>
    <w:rsid w:val="005B5829"/>
    <w:rsid w:val="005B5C19"/>
    <w:rsid w:val="005B7803"/>
    <w:rsid w:val="005C073D"/>
    <w:rsid w:val="005C0A7A"/>
    <w:rsid w:val="005C0D56"/>
    <w:rsid w:val="005C1A0B"/>
    <w:rsid w:val="005C2D07"/>
    <w:rsid w:val="005C55CD"/>
    <w:rsid w:val="005C6151"/>
    <w:rsid w:val="005C67D8"/>
    <w:rsid w:val="005C7105"/>
    <w:rsid w:val="005C7BB2"/>
    <w:rsid w:val="005D2069"/>
    <w:rsid w:val="005D3643"/>
    <w:rsid w:val="005D47D3"/>
    <w:rsid w:val="005D4E94"/>
    <w:rsid w:val="005D5458"/>
    <w:rsid w:val="005D645B"/>
    <w:rsid w:val="005D6973"/>
    <w:rsid w:val="005D7B86"/>
    <w:rsid w:val="005D7C41"/>
    <w:rsid w:val="005E0F1E"/>
    <w:rsid w:val="005E171D"/>
    <w:rsid w:val="005E211C"/>
    <w:rsid w:val="005E327A"/>
    <w:rsid w:val="005E53B1"/>
    <w:rsid w:val="005E74FC"/>
    <w:rsid w:val="005F18AF"/>
    <w:rsid w:val="005F1EE6"/>
    <w:rsid w:val="005F1F71"/>
    <w:rsid w:val="005F2A31"/>
    <w:rsid w:val="005F33BD"/>
    <w:rsid w:val="005F375D"/>
    <w:rsid w:val="005F37DB"/>
    <w:rsid w:val="005F5371"/>
    <w:rsid w:val="005F56B1"/>
    <w:rsid w:val="005F6CED"/>
    <w:rsid w:val="005F7F81"/>
    <w:rsid w:val="0060174A"/>
    <w:rsid w:val="0060189B"/>
    <w:rsid w:val="00602163"/>
    <w:rsid w:val="00602C37"/>
    <w:rsid w:val="00604553"/>
    <w:rsid w:val="00604FBF"/>
    <w:rsid w:val="00605B05"/>
    <w:rsid w:val="00605BE7"/>
    <w:rsid w:val="00606C3D"/>
    <w:rsid w:val="006073A0"/>
    <w:rsid w:val="00607453"/>
    <w:rsid w:val="00611AB6"/>
    <w:rsid w:val="006127C4"/>
    <w:rsid w:val="00612A32"/>
    <w:rsid w:val="0061310D"/>
    <w:rsid w:val="00613458"/>
    <w:rsid w:val="00613DC4"/>
    <w:rsid w:val="00615315"/>
    <w:rsid w:val="006155E3"/>
    <w:rsid w:val="00615E9A"/>
    <w:rsid w:val="00615EEB"/>
    <w:rsid w:val="0061660E"/>
    <w:rsid w:val="0061720C"/>
    <w:rsid w:val="00617669"/>
    <w:rsid w:val="0062077A"/>
    <w:rsid w:val="00620A49"/>
    <w:rsid w:val="00620A55"/>
    <w:rsid w:val="00622490"/>
    <w:rsid w:val="00622D0D"/>
    <w:rsid w:val="006232AB"/>
    <w:rsid w:val="00623433"/>
    <w:rsid w:val="00624623"/>
    <w:rsid w:val="00626AD7"/>
    <w:rsid w:val="00626BDD"/>
    <w:rsid w:val="0062741A"/>
    <w:rsid w:val="0063051B"/>
    <w:rsid w:val="00631291"/>
    <w:rsid w:val="00631310"/>
    <w:rsid w:val="006315EB"/>
    <w:rsid w:val="006327DA"/>
    <w:rsid w:val="00632C7C"/>
    <w:rsid w:val="0063337C"/>
    <w:rsid w:val="006348A6"/>
    <w:rsid w:val="00641240"/>
    <w:rsid w:val="00641A96"/>
    <w:rsid w:val="0064237A"/>
    <w:rsid w:val="00643475"/>
    <w:rsid w:val="006434EB"/>
    <w:rsid w:val="0064450F"/>
    <w:rsid w:val="00644B62"/>
    <w:rsid w:val="00644CEF"/>
    <w:rsid w:val="006450E4"/>
    <w:rsid w:val="00645318"/>
    <w:rsid w:val="00647418"/>
    <w:rsid w:val="00647C2F"/>
    <w:rsid w:val="00650552"/>
    <w:rsid w:val="00651BD5"/>
    <w:rsid w:val="0065393F"/>
    <w:rsid w:val="00654870"/>
    <w:rsid w:val="006552A1"/>
    <w:rsid w:val="0065534D"/>
    <w:rsid w:val="00657C48"/>
    <w:rsid w:val="00660BA1"/>
    <w:rsid w:val="00661415"/>
    <w:rsid w:val="006621DD"/>
    <w:rsid w:val="006664AE"/>
    <w:rsid w:val="00666DA9"/>
    <w:rsid w:val="00667388"/>
    <w:rsid w:val="0067080F"/>
    <w:rsid w:val="00670C30"/>
    <w:rsid w:val="00672477"/>
    <w:rsid w:val="00672873"/>
    <w:rsid w:val="00672DC1"/>
    <w:rsid w:val="0067366B"/>
    <w:rsid w:val="00673EE8"/>
    <w:rsid w:val="0067462B"/>
    <w:rsid w:val="00675656"/>
    <w:rsid w:val="00675A64"/>
    <w:rsid w:val="00676D19"/>
    <w:rsid w:val="0067713A"/>
    <w:rsid w:val="006808C3"/>
    <w:rsid w:val="00681232"/>
    <w:rsid w:val="00681DC8"/>
    <w:rsid w:val="006853B1"/>
    <w:rsid w:val="006868C0"/>
    <w:rsid w:val="006875FF"/>
    <w:rsid w:val="00687B6E"/>
    <w:rsid w:val="00687E59"/>
    <w:rsid w:val="00691AF6"/>
    <w:rsid w:val="0069297F"/>
    <w:rsid w:val="00692BC3"/>
    <w:rsid w:val="006961D5"/>
    <w:rsid w:val="00696821"/>
    <w:rsid w:val="00696857"/>
    <w:rsid w:val="00696A84"/>
    <w:rsid w:val="006A0785"/>
    <w:rsid w:val="006A124D"/>
    <w:rsid w:val="006A21D4"/>
    <w:rsid w:val="006A34B5"/>
    <w:rsid w:val="006A3C83"/>
    <w:rsid w:val="006B0254"/>
    <w:rsid w:val="006B0F8D"/>
    <w:rsid w:val="006B1F79"/>
    <w:rsid w:val="006B603D"/>
    <w:rsid w:val="006C0763"/>
    <w:rsid w:val="006C0E60"/>
    <w:rsid w:val="006C1783"/>
    <w:rsid w:val="006C2148"/>
    <w:rsid w:val="006C2712"/>
    <w:rsid w:val="006C2CF4"/>
    <w:rsid w:val="006C30F5"/>
    <w:rsid w:val="006C4507"/>
    <w:rsid w:val="006C4DF7"/>
    <w:rsid w:val="006C4F08"/>
    <w:rsid w:val="006C6ED4"/>
    <w:rsid w:val="006D00A4"/>
    <w:rsid w:val="006D13BD"/>
    <w:rsid w:val="006D3691"/>
    <w:rsid w:val="006D4226"/>
    <w:rsid w:val="006D58C9"/>
    <w:rsid w:val="006D59A8"/>
    <w:rsid w:val="006D6068"/>
    <w:rsid w:val="006D61CA"/>
    <w:rsid w:val="006D6536"/>
    <w:rsid w:val="006E0FBD"/>
    <w:rsid w:val="006E111C"/>
    <w:rsid w:val="006E14E2"/>
    <w:rsid w:val="006E1CBB"/>
    <w:rsid w:val="006E21D4"/>
    <w:rsid w:val="006E5D84"/>
    <w:rsid w:val="006E5FA0"/>
    <w:rsid w:val="006E61EB"/>
    <w:rsid w:val="006E6767"/>
    <w:rsid w:val="006E6ED7"/>
    <w:rsid w:val="006E725C"/>
    <w:rsid w:val="006E733A"/>
    <w:rsid w:val="006E7E99"/>
    <w:rsid w:val="006F0FDF"/>
    <w:rsid w:val="006F1073"/>
    <w:rsid w:val="006F2DE3"/>
    <w:rsid w:val="006F3814"/>
    <w:rsid w:val="006F3E51"/>
    <w:rsid w:val="006F63F7"/>
    <w:rsid w:val="006F68CD"/>
    <w:rsid w:val="00700CED"/>
    <w:rsid w:val="00701764"/>
    <w:rsid w:val="0070219A"/>
    <w:rsid w:val="00703AF5"/>
    <w:rsid w:val="0070685F"/>
    <w:rsid w:val="007079E3"/>
    <w:rsid w:val="00712B13"/>
    <w:rsid w:val="00713B4C"/>
    <w:rsid w:val="0071671D"/>
    <w:rsid w:val="0071741B"/>
    <w:rsid w:val="0071773A"/>
    <w:rsid w:val="00717D27"/>
    <w:rsid w:val="00717EF9"/>
    <w:rsid w:val="007223D2"/>
    <w:rsid w:val="00723718"/>
    <w:rsid w:val="007259B0"/>
    <w:rsid w:val="00727142"/>
    <w:rsid w:val="007305B7"/>
    <w:rsid w:val="00732200"/>
    <w:rsid w:val="007325B7"/>
    <w:rsid w:val="00732AFF"/>
    <w:rsid w:val="0073325A"/>
    <w:rsid w:val="007336D7"/>
    <w:rsid w:val="00733E57"/>
    <w:rsid w:val="00734838"/>
    <w:rsid w:val="007410CF"/>
    <w:rsid w:val="007410EC"/>
    <w:rsid w:val="00742839"/>
    <w:rsid w:val="00742E95"/>
    <w:rsid w:val="007434D1"/>
    <w:rsid w:val="00743919"/>
    <w:rsid w:val="007440E5"/>
    <w:rsid w:val="00744421"/>
    <w:rsid w:val="00744758"/>
    <w:rsid w:val="00744F70"/>
    <w:rsid w:val="00745FF7"/>
    <w:rsid w:val="00746656"/>
    <w:rsid w:val="007502E3"/>
    <w:rsid w:val="007515F8"/>
    <w:rsid w:val="00752363"/>
    <w:rsid w:val="007537E5"/>
    <w:rsid w:val="00754672"/>
    <w:rsid w:val="00755A3D"/>
    <w:rsid w:val="00756A61"/>
    <w:rsid w:val="00757421"/>
    <w:rsid w:val="007603B2"/>
    <w:rsid w:val="0076088D"/>
    <w:rsid w:val="00764B55"/>
    <w:rsid w:val="0076661C"/>
    <w:rsid w:val="00766F47"/>
    <w:rsid w:val="007675BE"/>
    <w:rsid w:val="0076769B"/>
    <w:rsid w:val="00770CE1"/>
    <w:rsid w:val="00771DE6"/>
    <w:rsid w:val="00772D32"/>
    <w:rsid w:val="00773E8B"/>
    <w:rsid w:val="007746C4"/>
    <w:rsid w:val="007752AB"/>
    <w:rsid w:val="00775891"/>
    <w:rsid w:val="00777704"/>
    <w:rsid w:val="00777927"/>
    <w:rsid w:val="00777ADF"/>
    <w:rsid w:val="00782BD7"/>
    <w:rsid w:val="00783DD5"/>
    <w:rsid w:val="0078543A"/>
    <w:rsid w:val="007865FA"/>
    <w:rsid w:val="00786673"/>
    <w:rsid w:val="007866DB"/>
    <w:rsid w:val="0078753A"/>
    <w:rsid w:val="00787629"/>
    <w:rsid w:val="0079141F"/>
    <w:rsid w:val="007914AB"/>
    <w:rsid w:val="00791D5B"/>
    <w:rsid w:val="00793691"/>
    <w:rsid w:val="007956A2"/>
    <w:rsid w:val="00796434"/>
    <w:rsid w:val="007A083A"/>
    <w:rsid w:val="007A1FF1"/>
    <w:rsid w:val="007A386C"/>
    <w:rsid w:val="007A38F7"/>
    <w:rsid w:val="007A5988"/>
    <w:rsid w:val="007A59D2"/>
    <w:rsid w:val="007A5F5B"/>
    <w:rsid w:val="007A6661"/>
    <w:rsid w:val="007A6C2B"/>
    <w:rsid w:val="007A6D56"/>
    <w:rsid w:val="007B2335"/>
    <w:rsid w:val="007B3057"/>
    <w:rsid w:val="007B418E"/>
    <w:rsid w:val="007B51E4"/>
    <w:rsid w:val="007B54DF"/>
    <w:rsid w:val="007B6A2F"/>
    <w:rsid w:val="007C09CA"/>
    <w:rsid w:val="007C1D19"/>
    <w:rsid w:val="007C1E11"/>
    <w:rsid w:val="007C4E7C"/>
    <w:rsid w:val="007C528A"/>
    <w:rsid w:val="007C7EB6"/>
    <w:rsid w:val="007D0A80"/>
    <w:rsid w:val="007D1454"/>
    <w:rsid w:val="007D1998"/>
    <w:rsid w:val="007D2CB9"/>
    <w:rsid w:val="007D3B69"/>
    <w:rsid w:val="007D4587"/>
    <w:rsid w:val="007D7D75"/>
    <w:rsid w:val="007E00E7"/>
    <w:rsid w:val="007E0E64"/>
    <w:rsid w:val="007E22B8"/>
    <w:rsid w:val="007E2731"/>
    <w:rsid w:val="007E2D74"/>
    <w:rsid w:val="007E5236"/>
    <w:rsid w:val="007E5D17"/>
    <w:rsid w:val="007E6CFF"/>
    <w:rsid w:val="007F1AF6"/>
    <w:rsid w:val="007F1D2F"/>
    <w:rsid w:val="007F20EE"/>
    <w:rsid w:val="007F240A"/>
    <w:rsid w:val="007F36E3"/>
    <w:rsid w:val="007F393C"/>
    <w:rsid w:val="007F4BF3"/>
    <w:rsid w:val="007F5A92"/>
    <w:rsid w:val="00801318"/>
    <w:rsid w:val="00801B04"/>
    <w:rsid w:val="00802AA2"/>
    <w:rsid w:val="00803622"/>
    <w:rsid w:val="00804482"/>
    <w:rsid w:val="00804E02"/>
    <w:rsid w:val="00805194"/>
    <w:rsid w:val="008056D8"/>
    <w:rsid w:val="00810901"/>
    <w:rsid w:val="008112CC"/>
    <w:rsid w:val="00811CA8"/>
    <w:rsid w:val="00813AF6"/>
    <w:rsid w:val="008151E5"/>
    <w:rsid w:val="008152C5"/>
    <w:rsid w:val="00815D8D"/>
    <w:rsid w:val="008174B3"/>
    <w:rsid w:val="00820E64"/>
    <w:rsid w:val="008218AF"/>
    <w:rsid w:val="00821EDB"/>
    <w:rsid w:val="00823ADA"/>
    <w:rsid w:val="00823E51"/>
    <w:rsid w:val="00824EC4"/>
    <w:rsid w:val="00824F55"/>
    <w:rsid w:val="008251F5"/>
    <w:rsid w:val="0082526E"/>
    <w:rsid w:val="00825CD2"/>
    <w:rsid w:val="008261B4"/>
    <w:rsid w:val="00826557"/>
    <w:rsid w:val="00827889"/>
    <w:rsid w:val="008310B7"/>
    <w:rsid w:val="00831588"/>
    <w:rsid w:val="008328C0"/>
    <w:rsid w:val="00832AE3"/>
    <w:rsid w:val="00832B7F"/>
    <w:rsid w:val="008347AF"/>
    <w:rsid w:val="0083511D"/>
    <w:rsid w:val="00835B3C"/>
    <w:rsid w:val="00837821"/>
    <w:rsid w:val="008400C9"/>
    <w:rsid w:val="008424CF"/>
    <w:rsid w:val="00844D55"/>
    <w:rsid w:val="00846E47"/>
    <w:rsid w:val="0084765B"/>
    <w:rsid w:val="00850159"/>
    <w:rsid w:val="00850E24"/>
    <w:rsid w:val="0085393E"/>
    <w:rsid w:val="00853D55"/>
    <w:rsid w:val="00854F5E"/>
    <w:rsid w:val="008567F2"/>
    <w:rsid w:val="00856C62"/>
    <w:rsid w:val="008623B0"/>
    <w:rsid w:val="00862765"/>
    <w:rsid w:val="00862B53"/>
    <w:rsid w:val="00864C08"/>
    <w:rsid w:val="008706A8"/>
    <w:rsid w:val="00870DAC"/>
    <w:rsid w:val="00873792"/>
    <w:rsid w:val="00876A53"/>
    <w:rsid w:val="008800F4"/>
    <w:rsid w:val="0088570C"/>
    <w:rsid w:val="00886A58"/>
    <w:rsid w:val="00887405"/>
    <w:rsid w:val="0088788D"/>
    <w:rsid w:val="008906C0"/>
    <w:rsid w:val="008906C2"/>
    <w:rsid w:val="00891D3B"/>
    <w:rsid w:val="0089276B"/>
    <w:rsid w:val="008929D0"/>
    <w:rsid w:val="00892D22"/>
    <w:rsid w:val="00893A24"/>
    <w:rsid w:val="00893E6A"/>
    <w:rsid w:val="008945C5"/>
    <w:rsid w:val="00894C72"/>
    <w:rsid w:val="00896630"/>
    <w:rsid w:val="00896985"/>
    <w:rsid w:val="008A11A9"/>
    <w:rsid w:val="008A18A5"/>
    <w:rsid w:val="008A42A1"/>
    <w:rsid w:val="008A4894"/>
    <w:rsid w:val="008A51CC"/>
    <w:rsid w:val="008A5A98"/>
    <w:rsid w:val="008A5CF5"/>
    <w:rsid w:val="008A7D32"/>
    <w:rsid w:val="008B0641"/>
    <w:rsid w:val="008B398D"/>
    <w:rsid w:val="008B3BB9"/>
    <w:rsid w:val="008C0229"/>
    <w:rsid w:val="008C24FB"/>
    <w:rsid w:val="008C2D81"/>
    <w:rsid w:val="008C2E4D"/>
    <w:rsid w:val="008C3307"/>
    <w:rsid w:val="008C4800"/>
    <w:rsid w:val="008C4B37"/>
    <w:rsid w:val="008C6C8D"/>
    <w:rsid w:val="008C706A"/>
    <w:rsid w:val="008C7218"/>
    <w:rsid w:val="008D0D30"/>
    <w:rsid w:val="008D3805"/>
    <w:rsid w:val="008D40E8"/>
    <w:rsid w:val="008D43E3"/>
    <w:rsid w:val="008D5F8F"/>
    <w:rsid w:val="008D65D7"/>
    <w:rsid w:val="008D6C85"/>
    <w:rsid w:val="008D7790"/>
    <w:rsid w:val="008E05D9"/>
    <w:rsid w:val="008E0A70"/>
    <w:rsid w:val="008E2822"/>
    <w:rsid w:val="008E3209"/>
    <w:rsid w:val="008E4AEB"/>
    <w:rsid w:val="008E4E90"/>
    <w:rsid w:val="008E6E29"/>
    <w:rsid w:val="008E79A9"/>
    <w:rsid w:val="008F1B43"/>
    <w:rsid w:val="008F1CA9"/>
    <w:rsid w:val="008F2986"/>
    <w:rsid w:val="008F2C12"/>
    <w:rsid w:val="008F5589"/>
    <w:rsid w:val="008F72E7"/>
    <w:rsid w:val="00900515"/>
    <w:rsid w:val="0090077C"/>
    <w:rsid w:val="00901607"/>
    <w:rsid w:val="0090283D"/>
    <w:rsid w:val="0090388B"/>
    <w:rsid w:val="009038F4"/>
    <w:rsid w:val="00903F54"/>
    <w:rsid w:val="00904440"/>
    <w:rsid w:val="00905EFA"/>
    <w:rsid w:val="0090632A"/>
    <w:rsid w:val="009066C5"/>
    <w:rsid w:val="00910C2C"/>
    <w:rsid w:val="00910F51"/>
    <w:rsid w:val="009117D4"/>
    <w:rsid w:val="00914ADA"/>
    <w:rsid w:val="00915470"/>
    <w:rsid w:val="00915C42"/>
    <w:rsid w:val="009160BF"/>
    <w:rsid w:val="00916873"/>
    <w:rsid w:val="00920CDA"/>
    <w:rsid w:val="009233AF"/>
    <w:rsid w:val="009239C2"/>
    <w:rsid w:val="00924D12"/>
    <w:rsid w:val="00930798"/>
    <w:rsid w:val="0093080B"/>
    <w:rsid w:val="00931A8E"/>
    <w:rsid w:val="009349F9"/>
    <w:rsid w:val="00935C52"/>
    <w:rsid w:val="00935FEC"/>
    <w:rsid w:val="00936FFD"/>
    <w:rsid w:val="00937034"/>
    <w:rsid w:val="0093714A"/>
    <w:rsid w:val="0094176D"/>
    <w:rsid w:val="00942328"/>
    <w:rsid w:val="009449A8"/>
    <w:rsid w:val="0094518C"/>
    <w:rsid w:val="0094565D"/>
    <w:rsid w:val="00946E66"/>
    <w:rsid w:val="00947C38"/>
    <w:rsid w:val="00947F05"/>
    <w:rsid w:val="00950055"/>
    <w:rsid w:val="0095077B"/>
    <w:rsid w:val="00950EE7"/>
    <w:rsid w:val="00951BE3"/>
    <w:rsid w:val="00952D29"/>
    <w:rsid w:val="00955199"/>
    <w:rsid w:val="00955A00"/>
    <w:rsid w:val="009561A9"/>
    <w:rsid w:val="009572A0"/>
    <w:rsid w:val="00957FAD"/>
    <w:rsid w:val="00961083"/>
    <w:rsid w:val="009614EE"/>
    <w:rsid w:val="009620B2"/>
    <w:rsid w:val="00963B8F"/>
    <w:rsid w:val="0096422A"/>
    <w:rsid w:val="009645CB"/>
    <w:rsid w:val="009650C5"/>
    <w:rsid w:val="009651F1"/>
    <w:rsid w:val="00966C50"/>
    <w:rsid w:val="00967809"/>
    <w:rsid w:val="0096796D"/>
    <w:rsid w:val="009756AE"/>
    <w:rsid w:val="00976066"/>
    <w:rsid w:val="009775CE"/>
    <w:rsid w:val="00977688"/>
    <w:rsid w:val="00980C2E"/>
    <w:rsid w:val="00981623"/>
    <w:rsid w:val="00982037"/>
    <w:rsid w:val="00982816"/>
    <w:rsid w:val="00982C4D"/>
    <w:rsid w:val="0098349B"/>
    <w:rsid w:val="00983547"/>
    <w:rsid w:val="009853D9"/>
    <w:rsid w:val="009874C1"/>
    <w:rsid w:val="009879D2"/>
    <w:rsid w:val="00987BC3"/>
    <w:rsid w:val="00991E24"/>
    <w:rsid w:val="009928B8"/>
    <w:rsid w:val="00994DFF"/>
    <w:rsid w:val="00994ECA"/>
    <w:rsid w:val="00996790"/>
    <w:rsid w:val="00996C89"/>
    <w:rsid w:val="00997F49"/>
    <w:rsid w:val="009A46AF"/>
    <w:rsid w:val="009A49FF"/>
    <w:rsid w:val="009A4E44"/>
    <w:rsid w:val="009A5782"/>
    <w:rsid w:val="009A590F"/>
    <w:rsid w:val="009A6A69"/>
    <w:rsid w:val="009A772C"/>
    <w:rsid w:val="009B0795"/>
    <w:rsid w:val="009B0C90"/>
    <w:rsid w:val="009B207D"/>
    <w:rsid w:val="009B2828"/>
    <w:rsid w:val="009B28B3"/>
    <w:rsid w:val="009B2B2D"/>
    <w:rsid w:val="009B2D9F"/>
    <w:rsid w:val="009B3C34"/>
    <w:rsid w:val="009B42BD"/>
    <w:rsid w:val="009B5F57"/>
    <w:rsid w:val="009B66BA"/>
    <w:rsid w:val="009B6F11"/>
    <w:rsid w:val="009B79EC"/>
    <w:rsid w:val="009B7F3B"/>
    <w:rsid w:val="009B7FD8"/>
    <w:rsid w:val="009C0998"/>
    <w:rsid w:val="009C0F3E"/>
    <w:rsid w:val="009C2E5C"/>
    <w:rsid w:val="009C371E"/>
    <w:rsid w:val="009C3C1C"/>
    <w:rsid w:val="009D1CE2"/>
    <w:rsid w:val="009D1E03"/>
    <w:rsid w:val="009D254A"/>
    <w:rsid w:val="009D48FF"/>
    <w:rsid w:val="009D76C5"/>
    <w:rsid w:val="009D7993"/>
    <w:rsid w:val="009D7D3F"/>
    <w:rsid w:val="009E1644"/>
    <w:rsid w:val="009E2DBC"/>
    <w:rsid w:val="009E352E"/>
    <w:rsid w:val="009E36E0"/>
    <w:rsid w:val="009E3831"/>
    <w:rsid w:val="009E3A07"/>
    <w:rsid w:val="009E4289"/>
    <w:rsid w:val="009E5C14"/>
    <w:rsid w:val="009E6D0A"/>
    <w:rsid w:val="009E6F2B"/>
    <w:rsid w:val="009E72E8"/>
    <w:rsid w:val="009E7476"/>
    <w:rsid w:val="009F1A66"/>
    <w:rsid w:val="009F1CE0"/>
    <w:rsid w:val="009F31A4"/>
    <w:rsid w:val="009F3B8B"/>
    <w:rsid w:val="009F494D"/>
    <w:rsid w:val="009F5885"/>
    <w:rsid w:val="009F594D"/>
    <w:rsid w:val="009F5BC3"/>
    <w:rsid w:val="009F65C8"/>
    <w:rsid w:val="009F705E"/>
    <w:rsid w:val="009F7783"/>
    <w:rsid w:val="00A0036D"/>
    <w:rsid w:val="00A00B75"/>
    <w:rsid w:val="00A00F14"/>
    <w:rsid w:val="00A0121F"/>
    <w:rsid w:val="00A01C14"/>
    <w:rsid w:val="00A02669"/>
    <w:rsid w:val="00A02CFA"/>
    <w:rsid w:val="00A02DA8"/>
    <w:rsid w:val="00A04F76"/>
    <w:rsid w:val="00A058CA"/>
    <w:rsid w:val="00A05C45"/>
    <w:rsid w:val="00A05CAC"/>
    <w:rsid w:val="00A077B2"/>
    <w:rsid w:val="00A07F69"/>
    <w:rsid w:val="00A10985"/>
    <w:rsid w:val="00A10E5B"/>
    <w:rsid w:val="00A12246"/>
    <w:rsid w:val="00A16C69"/>
    <w:rsid w:val="00A16CFD"/>
    <w:rsid w:val="00A17D16"/>
    <w:rsid w:val="00A2017A"/>
    <w:rsid w:val="00A20BEA"/>
    <w:rsid w:val="00A215E4"/>
    <w:rsid w:val="00A21D7F"/>
    <w:rsid w:val="00A22FCB"/>
    <w:rsid w:val="00A237DD"/>
    <w:rsid w:val="00A27C62"/>
    <w:rsid w:val="00A30B51"/>
    <w:rsid w:val="00A30ED6"/>
    <w:rsid w:val="00A3435D"/>
    <w:rsid w:val="00A34CD6"/>
    <w:rsid w:val="00A37BE9"/>
    <w:rsid w:val="00A42115"/>
    <w:rsid w:val="00A42458"/>
    <w:rsid w:val="00A42D8F"/>
    <w:rsid w:val="00A4304E"/>
    <w:rsid w:val="00A4351E"/>
    <w:rsid w:val="00A44017"/>
    <w:rsid w:val="00A45475"/>
    <w:rsid w:val="00A45688"/>
    <w:rsid w:val="00A46920"/>
    <w:rsid w:val="00A50A42"/>
    <w:rsid w:val="00A50F43"/>
    <w:rsid w:val="00A5283D"/>
    <w:rsid w:val="00A53197"/>
    <w:rsid w:val="00A54598"/>
    <w:rsid w:val="00A54AD6"/>
    <w:rsid w:val="00A54C60"/>
    <w:rsid w:val="00A5647A"/>
    <w:rsid w:val="00A569F7"/>
    <w:rsid w:val="00A570D9"/>
    <w:rsid w:val="00A60B03"/>
    <w:rsid w:val="00A611EF"/>
    <w:rsid w:val="00A612A7"/>
    <w:rsid w:val="00A616A2"/>
    <w:rsid w:val="00A62066"/>
    <w:rsid w:val="00A62D7C"/>
    <w:rsid w:val="00A65845"/>
    <w:rsid w:val="00A65BD4"/>
    <w:rsid w:val="00A67A64"/>
    <w:rsid w:val="00A701A7"/>
    <w:rsid w:val="00A702C7"/>
    <w:rsid w:val="00A715CE"/>
    <w:rsid w:val="00A71AC5"/>
    <w:rsid w:val="00A71ADE"/>
    <w:rsid w:val="00A71C67"/>
    <w:rsid w:val="00A7244A"/>
    <w:rsid w:val="00A73833"/>
    <w:rsid w:val="00A73E87"/>
    <w:rsid w:val="00A74007"/>
    <w:rsid w:val="00A74552"/>
    <w:rsid w:val="00A74D56"/>
    <w:rsid w:val="00A751C4"/>
    <w:rsid w:val="00A76B8E"/>
    <w:rsid w:val="00A76EA0"/>
    <w:rsid w:val="00A77633"/>
    <w:rsid w:val="00A801C5"/>
    <w:rsid w:val="00A81BEB"/>
    <w:rsid w:val="00A82892"/>
    <w:rsid w:val="00A8329D"/>
    <w:rsid w:val="00A832BB"/>
    <w:rsid w:val="00A9293E"/>
    <w:rsid w:val="00A92C2B"/>
    <w:rsid w:val="00A92F44"/>
    <w:rsid w:val="00A93D49"/>
    <w:rsid w:val="00A95264"/>
    <w:rsid w:val="00A9527E"/>
    <w:rsid w:val="00A95FD1"/>
    <w:rsid w:val="00AA0267"/>
    <w:rsid w:val="00AA153B"/>
    <w:rsid w:val="00AA3C8D"/>
    <w:rsid w:val="00AA45C3"/>
    <w:rsid w:val="00AA4ED2"/>
    <w:rsid w:val="00AA6179"/>
    <w:rsid w:val="00AA6351"/>
    <w:rsid w:val="00AA7AF4"/>
    <w:rsid w:val="00AB0AC8"/>
    <w:rsid w:val="00AB0F00"/>
    <w:rsid w:val="00AB140C"/>
    <w:rsid w:val="00AB147E"/>
    <w:rsid w:val="00AB38DF"/>
    <w:rsid w:val="00AB3AB8"/>
    <w:rsid w:val="00AB3DFE"/>
    <w:rsid w:val="00AB435C"/>
    <w:rsid w:val="00AB507C"/>
    <w:rsid w:val="00AB6776"/>
    <w:rsid w:val="00AB6785"/>
    <w:rsid w:val="00AB711A"/>
    <w:rsid w:val="00AC07B7"/>
    <w:rsid w:val="00AC0EB6"/>
    <w:rsid w:val="00AC1453"/>
    <w:rsid w:val="00AC168F"/>
    <w:rsid w:val="00AC1AA2"/>
    <w:rsid w:val="00AC1EE2"/>
    <w:rsid w:val="00AC2394"/>
    <w:rsid w:val="00AC4BB2"/>
    <w:rsid w:val="00AC504E"/>
    <w:rsid w:val="00AD195B"/>
    <w:rsid w:val="00AD2209"/>
    <w:rsid w:val="00AD2BC3"/>
    <w:rsid w:val="00AD4E8D"/>
    <w:rsid w:val="00AD5E3A"/>
    <w:rsid w:val="00AD67FC"/>
    <w:rsid w:val="00AE0CAF"/>
    <w:rsid w:val="00AE10E4"/>
    <w:rsid w:val="00AE2145"/>
    <w:rsid w:val="00AE3644"/>
    <w:rsid w:val="00AE42FB"/>
    <w:rsid w:val="00AE6330"/>
    <w:rsid w:val="00AE7462"/>
    <w:rsid w:val="00AE7911"/>
    <w:rsid w:val="00AF0A21"/>
    <w:rsid w:val="00AF1613"/>
    <w:rsid w:val="00AF27CA"/>
    <w:rsid w:val="00AF4A54"/>
    <w:rsid w:val="00AF562C"/>
    <w:rsid w:val="00AF5FCD"/>
    <w:rsid w:val="00AF702B"/>
    <w:rsid w:val="00AF73C6"/>
    <w:rsid w:val="00B002CE"/>
    <w:rsid w:val="00B005DE"/>
    <w:rsid w:val="00B00E11"/>
    <w:rsid w:val="00B01C7E"/>
    <w:rsid w:val="00B03589"/>
    <w:rsid w:val="00B04945"/>
    <w:rsid w:val="00B04D11"/>
    <w:rsid w:val="00B05C6E"/>
    <w:rsid w:val="00B06C7F"/>
    <w:rsid w:val="00B06D59"/>
    <w:rsid w:val="00B07CD2"/>
    <w:rsid w:val="00B11AD8"/>
    <w:rsid w:val="00B131A4"/>
    <w:rsid w:val="00B13783"/>
    <w:rsid w:val="00B14D5F"/>
    <w:rsid w:val="00B151A7"/>
    <w:rsid w:val="00B1541A"/>
    <w:rsid w:val="00B15CE8"/>
    <w:rsid w:val="00B166DD"/>
    <w:rsid w:val="00B1692B"/>
    <w:rsid w:val="00B2010E"/>
    <w:rsid w:val="00B20132"/>
    <w:rsid w:val="00B212B2"/>
    <w:rsid w:val="00B21B15"/>
    <w:rsid w:val="00B21B8B"/>
    <w:rsid w:val="00B228FB"/>
    <w:rsid w:val="00B22D8E"/>
    <w:rsid w:val="00B231F6"/>
    <w:rsid w:val="00B23493"/>
    <w:rsid w:val="00B24FFB"/>
    <w:rsid w:val="00B2513E"/>
    <w:rsid w:val="00B31EAC"/>
    <w:rsid w:val="00B31FD8"/>
    <w:rsid w:val="00B32694"/>
    <w:rsid w:val="00B33A88"/>
    <w:rsid w:val="00B36311"/>
    <w:rsid w:val="00B36BD2"/>
    <w:rsid w:val="00B3745A"/>
    <w:rsid w:val="00B41022"/>
    <w:rsid w:val="00B417C9"/>
    <w:rsid w:val="00B41D76"/>
    <w:rsid w:val="00B42701"/>
    <w:rsid w:val="00B43A4E"/>
    <w:rsid w:val="00B45C92"/>
    <w:rsid w:val="00B461AD"/>
    <w:rsid w:val="00B46C08"/>
    <w:rsid w:val="00B46E1F"/>
    <w:rsid w:val="00B47B81"/>
    <w:rsid w:val="00B50527"/>
    <w:rsid w:val="00B50F86"/>
    <w:rsid w:val="00B51A23"/>
    <w:rsid w:val="00B51BA5"/>
    <w:rsid w:val="00B52D84"/>
    <w:rsid w:val="00B54FEE"/>
    <w:rsid w:val="00B60234"/>
    <w:rsid w:val="00B60616"/>
    <w:rsid w:val="00B60908"/>
    <w:rsid w:val="00B6189B"/>
    <w:rsid w:val="00B63200"/>
    <w:rsid w:val="00B6338A"/>
    <w:rsid w:val="00B63840"/>
    <w:rsid w:val="00B641DE"/>
    <w:rsid w:val="00B6507C"/>
    <w:rsid w:val="00B71864"/>
    <w:rsid w:val="00B731D7"/>
    <w:rsid w:val="00B738E5"/>
    <w:rsid w:val="00B7469A"/>
    <w:rsid w:val="00B76761"/>
    <w:rsid w:val="00B769C1"/>
    <w:rsid w:val="00B77E7E"/>
    <w:rsid w:val="00B81C2C"/>
    <w:rsid w:val="00B824FF"/>
    <w:rsid w:val="00B83490"/>
    <w:rsid w:val="00B83561"/>
    <w:rsid w:val="00B846C8"/>
    <w:rsid w:val="00B9163D"/>
    <w:rsid w:val="00B929A9"/>
    <w:rsid w:val="00B92A0C"/>
    <w:rsid w:val="00B92AEF"/>
    <w:rsid w:val="00B92BEF"/>
    <w:rsid w:val="00B92F60"/>
    <w:rsid w:val="00B93E25"/>
    <w:rsid w:val="00B954EA"/>
    <w:rsid w:val="00B95DBA"/>
    <w:rsid w:val="00B95DF9"/>
    <w:rsid w:val="00B96877"/>
    <w:rsid w:val="00B972F6"/>
    <w:rsid w:val="00BA03DA"/>
    <w:rsid w:val="00BA0B07"/>
    <w:rsid w:val="00BA0EBA"/>
    <w:rsid w:val="00BA15BF"/>
    <w:rsid w:val="00BA18F1"/>
    <w:rsid w:val="00BA2082"/>
    <w:rsid w:val="00BA3353"/>
    <w:rsid w:val="00BA3AE3"/>
    <w:rsid w:val="00BA41FB"/>
    <w:rsid w:val="00BA4B0A"/>
    <w:rsid w:val="00BA559B"/>
    <w:rsid w:val="00BA5CBF"/>
    <w:rsid w:val="00BA6704"/>
    <w:rsid w:val="00BA6A4C"/>
    <w:rsid w:val="00BB1AE4"/>
    <w:rsid w:val="00BB4D71"/>
    <w:rsid w:val="00BB7E16"/>
    <w:rsid w:val="00BC0870"/>
    <w:rsid w:val="00BC1073"/>
    <w:rsid w:val="00BC13F9"/>
    <w:rsid w:val="00BC179B"/>
    <w:rsid w:val="00BC4488"/>
    <w:rsid w:val="00BC5B1A"/>
    <w:rsid w:val="00BC745D"/>
    <w:rsid w:val="00BC74EF"/>
    <w:rsid w:val="00BD0D9B"/>
    <w:rsid w:val="00BD1A11"/>
    <w:rsid w:val="00BD1FDC"/>
    <w:rsid w:val="00BD2EDD"/>
    <w:rsid w:val="00BD3A5A"/>
    <w:rsid w:val="00BD5253"/>
    <w:rsid w:val="00BD6129"/>
    <w:rsid w:val="00BE0AE6"/>
    <w:rsid w:val="00BE1561"/>
    <w:rsid w:val="00BE1FB1"/>
    <w:rsid w:val="00BE42ED"/>
    <w:rsid w:val="00BE7513"/>
    <w:rsid w:val="00BF13FF"/>
    <w:rsid w:val="00BF5B16"/>
    <w:rsid w:val="00BF5CEA"/>
    <w:rsid w:val="00BF5EEB"/>
    <w:rsid w:val="00BF6E3A"/>
    <w:rsid w:val="00BF7B1E"/>
    <w:rsid w:val="00BF7C9E"/>
    <w:rsid w:val="00C02B2A"/>
    <w:rsid w:val="00C02F3E"/>
    <w:rsid w:val="00C04D64"/>
    <w:rsid w:val="00C0531F"/>
    <w:rsid w:val="00C10005"/>
    <w:rsid w:val="00C10F4B"/>
    <w:rsid w:val="00C11C6D"/>
    <w:rsid w:val="00C15E53"/>
    <w:rsid w:val="00C166E3"/>
    <w:rsid w:val="00C1776B"/>
    <w:rsid w:val="00C17DD9"/>
    <w:rsid w:val="00C22B93"/>
    <w:rsid w:val="00C23F57"/>
    <w:rsid w:val="00C2481C"/>
    <w:rsid w:val="00C24BA1"/>
    <w:rsid w:val="00C266AA"/>
    <w:rsid w:val="00C27E0F"/>
    <w:rsid w:val="00C3138E"/>
    <w:rsid w:val="00C32155"/>
    <w:rsid w:val="00C326EF"/>
    <w:rsid w:val="00C330D0"/>
    <w:rsid w:val="00C37008"/>
    <w:rsid w:val="00C37CDB"/>
    <w:rsid w:val="00C4128D"/>
    <w:rsid w:val="00C4141C"/>
    <w:rsid w:val="00C4181D"/>
    <w:rsid w:val="00C41FE4"/>
    <w:rsid w:val="00C43074"/>
    <w:rsid w:val="00C43084"/>
    <w:rsid w:val="00C44021"/>
    <w:rsid w:val="00C44C32"/>
    <w:rsid w:val="00C454F3"/>
    <w:rsid w:val="00C4567A"/>
    <w:rsid w:val="00C460C2"/>
    <w:rsid w:val="00C46227"/>
    <w:rsid w:val="00C4650E"/>
    <w:rsid w:val="00C46D39"/>
    <w:rsid w:val="00C50B4D"/>
    <w:rsid w:val="00C511F8"/>
    <w:rsid w:val="00C523BD"/>
    <w:rsid w:val="00C53824"/>
    <w:rsid w:val="00C542A5"/>
    <w:rsid w:val="00C54E7F"/>
    <w:rsid w:val="00C55E69"/>
    <w:rsid w:val="00C57132"/>
    <w:rsid w:val="00C5732C"/>
    <w:rsid w:val="00C57EA4"/>
    <w:rsid w:val="00C605AC"/>
    <w:rsid w:val="00C605DE"/>
    <w:rsid w:val="00C61D0D"/>
    <w:rsid w:val="00C62612"/>
    <w:rsid w:val="00C6288F"/>
    <w:rsid w:val="00C630BA"/>
    <w:rsid w:val="00C631A2"/>
    <w:rsid w:val="00C6579F"/>
    <w:rsid w:val="00C721D5"/>
    <w:rsid w:val="00C72F10"/>
    <w:rsid w:val="00C7546F"/>
    <w:rsid w:val="00C7591F"/>
    <w:rsid w:val="00C76B01"/>
    <w:rsid w:val="00C800F5"/>
    <w:rsid w:val="00C81455"/>
    <w:rsid w:val="00C81BFA"/>
    <w:rsid w:val="00C85A1B"/>
    <w:rsid w:val="00C87A12"/>
    <w:rsid w:val="00C91779"/>
    <w:rsid w:val="00C92325"/>
    <w:rsid w:val="00C9264F"/>
    <w:rsid w:val="00C92733"/>
    <w:rsid w:val="00C935B7"/>
    <w:rsid w:val="00C93933"/>
    <w:rsid w:val="00C939D3"/>
    <w:rsid w:val="00C93F11"/>
    <w:rsid w:val="00C94915"/>
    <w:rsid w:val="00C94B54"/>
    <w:rsid w:val="00C94ECC"/>
    <w:rsid w:val="00C94F2D"/>
    <w:rsid w:val="00C97934"/>
    <w:rsid w:val="00CA3A5A"/>
    <w:rsid w:val="00CA583B"/>
    <w:rsid w:val="00CA597C"/>
    <w:rsid w:val="00CA6EC1"/>
    <w:rsid w:val="00CA73EA"/>
    <w:rsid w:val="00CA785C"/>
    <w:rsid w:val="00CB0F98"/>
    <w:rsid w:val="00CB1666"/>
    <w:rsid w:val="00CB1A56"/>
    <w:rsid w:val="00CB1AC2"/>
    <w:rsid w:val="00CB3333"/>
    <w:rsid w:val="00CB453F"/>
    <w:rsid w:val="00CB54E0"/>
    <w:rsid w:val="00CB5659"/>
    <w:rsid w:val="00CB6B3D"/>
    <w:rsid w:val="00CB7006"/>
    <w:rsid w:val="00CB74ED"/>
    <w:rsid w:val="00CC13DB"/>
    <w:rsid w:val="00CC2998"/>
    <w:rsid w:val="00CC592A"/>
    <w:rsid w:val="00CC7191"/>
    <w:rsid w:val="00CC725A"/>
    <w:rsid w:val="00CC74D8"/>
    <w:rsid w:val="00CD0941"/>
    <w:rsid w:val="00CD253A"/>
    <w:rsid w:val="00CD2D39"/>
    <w:rsid w:val="00CD31A3"/>
    <w:rsid w:val="00CD443D"/>
    <w:rsid w:val="00CD5893"/>
    <w:rsid w:val="00CD58E5"/>
    <w:rsid w:val="00CD5921"/>
    <w:rsid w:val="00CD6499"/>
    <w:rsid w:val="00CD6AF6"/>
    <w:rsid w:val="00CE29A9"/>
    <w:rsid w:val="00CE3584"/>
    <w:rsid w:val="00CE5F75"/>
    <w:rsid w:val="00CE7EA1"/>
    <w:rsid w:val="00CF028B"/>
    <w:rsid w:val="00CF2C65"/>
    <w:rsid w:val="00CF3223"/>
    <w:rsid w:val="00CF3A90"/>
    <w:rsid w:val="00CF4E3F"/>
    <w:rsid w:val="00CF5103"/>
    <w:rsid w:val="00CF5534"/>
    <w:rsid w:val="00CF587C"/>
    <w:rsid w:val="00CF7324"/>
    <w:rsid w:val="00D000E3"/>
    <w:rsid w:val="00D00235"/>
    <w:rsid w:val="00D003A0"/>
    <w:rsid w:val="00D00B50"/>
    <w:rsid w:val="00D01B5B"/>
    <w:rsid w:val="00D026A2"/>
    <w:rsid w:val="00D0307F"/>
    <w:rsid w:val="00D06CF8"/>
    <w:rsid w:val="00D06F4A"/>
    <w:rsid w:val="00D07191"/>
    <w:rsid w:val="00D10361"/>
    <w:rsid w:val="00D11B45"/>
    <w:rsid w:val="00D12DE3"/>
    <w:rsid w:val="00D132F7"/>
    <w:rsid w:val="00D14938"/>
    <w:rsid w:val="00D1525D"/>
    <w:rsid w:val="00D15C23"/>
    <w:rsid w:val="00D16C2D"/>
    <w:rsid w:val="00D16FFD"/>
    <w:rsid w:val="00D173C5"/>
    <w:rsid w:val="00D17B9C"/>
    <w:rsid w:val="00D20438"/>
    <w:rsid w:val="00D216C2"/>
    <w:rsid w:val="00D21BBA"/>
    <w:rsid w:val="00D247C9"/>
    <w:rsid w:val="00D24A36"/>
    <w:rsid w:val="00D256BC"/>
    <w:rsid w:val="00D25B12"/>
    <w:rsid w:val="00D2764A"/>
    <w:rsid w:val="00D277E2"/>
    <w:rsid w:val="00D30DE9"/>
    <w:rsid w:val="00D31247"/>
    <w:rsid w:val="00D32F0B"/>
    <w:rsid w:val="00D33427"/>
    <w:rsid w:val="00D337D1"/>
    <w:rsid w:val="00D33CC6"/>
    <w:rsid w:val="00D34854"/>
    <w:rsid w:val="00D352FA"/>
    <w:rsid w:val="00D37C8F"/>
    <w:rsid w:val="00D425D0"/>
    <w:rsid w:val="00D426D9"/>
    <w:rsid w:val="00D4493E"/>
    <w:rsid w:val="00D468B9"/>
    <w:rsid w:val="00D477DF"/>
    <w:rsid w:val="00D47E1E"/>
    <w:rsid w:val="00D50451"/>
    <w:rsid w:val="00D51253"/>
    <w:rsid w:val="00D51405"/>
    <w:rsid w:val="00D52614"/>
    <w:rsid w:val="00D52FA9"/>
    <w:rsid w:val="00D538BD"/>
    <w:rsid w:val="00D53A51"/>
    <w:rsid w:val="00D53A75"/>
    <w:rsid w:val="00D55AA1"/>
    <w:rsid w:val="00D566B1"/>
    <w:rsid w:val="00D57901"/>
    <w:rsid w:val="00D57F7D"/>
    <w:rsid w:val="00D60235"/>
    <w:rsid w:val="00D60874"/>
    <w:rsid w:val="00D61530"/>
    <w:rsid w:val="00D6247F"/>
    <w:rsid w:val="00D62851"/>
    <w:rsid w:val="00D632A9"/>
    <w:rsid w:val="00D713D3"/>
    <w:rsid w:val="00D71587"/>
    <w:rsid w:val="00D71AC7"/>
    <w:rsid w:val="00D725BB"/>
    <w:rsid w:val="00D72C83"/>
    <w:rsid w:val="00D75BD6"/>
    <w:rsid w:val="00D76A5A"/>
    <w:rsid w:val="00D77170"/>
    <w:rsid w:val="00D80E80"/>
    <w:rsid w:val="00D81A77"/>
    <w:rsid w:val="00D830DD"/>
    <w:rsid w:val="00D84815"/>
    <w:rsid w:val="00D85A29"/>
    <w:rsid w:val="00D85B34"/>
    <w:rsid w:val="00D85CA3"/>
    <w:rsid w:val="00D86E86"/>
    <w:rsid w:val="00D87263"/>
    <w:rsid w:val="00D90560"/>
    <w:rsid w:val="00D90E0E"/>
    <w:rsid w:val="00D921DE"/>
    <w:rsid w:val="00D9337B"/>
    <w:rsid w:val="00D933A9"/>
    <w:rsid w:val="00D937B5"/>
    <w:rsid w:val="00D940AD"/>
    <w:rsid w:val="00D9410E"/>
    <w:rsid w:val="00D95722"/>
    <w:rsid w:val="00DA0A58"/>
    <w:rsid w:val="00DA1014"/>
    <w:rsid w:val="00DA11DD"/>
    <w:rsid w:val="00DA16A3"/>
    <w:rsid w:val="00DA1876"/>
    <w:rsid w:val="00DA1B81"/>
    <w:rsid w:val="00DA1FB8"/>
    <w:rsid w:val="00DA290C"/>
    <w:rsid w:val="00DA32AE"/>
    <w:rsid w:val="00DA5255"/>
    <w:rsid w:val="00DA7309"/>
    <w:rsid w:val="00DA77B6"/>
    <w:rsid w:val="00DB1AD2"/>
    <w:rsid w:val="00DB23EC"/>
    <w:rsid w:val="00DB27B7"/>
    <w:rsid w:val="00DB3D0C"/>
    <w:rsid w:val="00DB46F2"/>
    <w:rsid w:val="00DB71EB"/>
    <w:rsid w:val="00DB7363"/>
    <w:rsid w:val="00DC08D4"/>
    <w:rsid w:val="00DC24E1"/>
    <w:rsid w:val="00DC255F"/>
    <w:rsid w:val="00DC3001"/>
    <w:rsid w:val="00DC34F2"/>
    <w:rsid w:val="00DC352A"/>
    <w:rsid w:val="00DC572B"/>
    <w:rsid w:val="00DC5DA3"/>
    <w:rsid w:val="00DC6952"/>
    <w:rsid w:val="00DC6D96"/>
    <w:rsid w:val="00DC713F"/>
    <w:rsid w:val="00DC7DE6"/>
    <w:rsid w:val="00DD0732"/>
    <w:rsid w:val="00DD0A75"/>
    <w:rsid w:val="00DD0B1A"/>
    <w:rsid w:val="00DD0E9D"/>
    <w:rsid w:val="00DD4595"/>
    <w:rsid w:val="00DD61E7"/>
    <w:rsid w:val="00DE0162"/>
    <w:rsid w:val="00DE0996"/>
    <w:rsid w:val="00DE0A9B"/>
    <w:rsid w:val="00DE1886"/>
    <w:rsid w:val="00DE350F"/>
    <w:rsid w:val="00DE5D72"/>
    <w:rsid w:val="00DE6CFA"/>
    <w:rsid w:val="00DE7BE8"/>
    <w:rsid w:val="00DF026D"/>
    <w:rsid w:val="00DF1114"/>
    <w:rsid w:val="00DF1B42"/>
    <w:rsid w:val="00DF28DF"/>
    <w:rsid w:val="00DF2F06"/>
    <w:rsid w:val="00DF3CBB"/>
    <w:rsid w:val="00DF3D39"/>
    <w:rsid w:val="00DF46B6"/>
    <w:rsid w:val="00DF53A6"/>
    <w:rsid w:val="00DF665C"/>
    <w:rsid w:val="00DF75DC"/>
    <w:rsid w:val="00E00BDB"/>
    <w:rsid w:val="00E03B2A"/>
    <w:rsid w:val="00E0412E"/>
    <w:rsid w:val="00E04668"/>
    <w:rsid w:val="00E04AA7"/>
    <w:rsid w:val="00E0506C"/>
    <w:rsid w:val="00E051ED"/>
    <w:rsid w:val="00E05B2C"/>
    <w:rsid w:val="00E06A06"/>
    <w:rsid w:val="00E10263"/>
    <w:rsid w:val="00E12F7D"/>
    <w:rsid w:val="00E1428E"/>
    <w:rsid w:val="00E16008"/>
    <w:rsid w:val="00E1673F"/>
    <w:rsid w:val="00E16E5D"/>
    <w:rsid w:val="00E20F5D"/>
    <w:rsid w:val="00E22968"/>
    <w:rsid w:val="00E229D4"/>
    <w:rsid w:val="00E230C8"/>
    <w:rsid w:val="00E23E87"/>
    <w:rsid w:val="00E243DF"/>
    <w:rsid w:val="00E245E6"/>
    <w:rsid w:val="00E254E5"/>
    <w:rsid w:val="00E25772"/>
    <w:rsid w:val="00E2590B"/>
    <w:rsid w:val="00E259AE"/>
    <w:rsid w:val="00E2654F"/>
    <w:rsid w:val="00E26B5F"/>
    <w:rsid w:val="00E30298"/>
    <w:rsid w:val="00E30488"/>
    <w:rsid w:val="00E31B4F"/>
    <w:rsid w:val="00E334A9"/>
    <w:rsid w:val="00E365FA"/>
    <w:rsid w:val="00E4150F"/>
    <w:rsid w:val="00E43DAB"/>
    <w:rsid w:val="00E44EF5"/>
    <w:rsid w:val="00E45E78"/>
    <w:rsid w:val="00E46679"/>
    <w:rsid w:val="00E46962"/>
    <w:rsid w:val="00E47485"/>
    <w:rsid w:val="00E47E61"/>
    <w:rsid w:val="00E519E5"/>
    <w:rsid w:val="00E5295B"/>
    <w:rsid w:val="00E52EBA"/>
    <w:rsid w:val="00E5420B"/>
    <w:rsid w:val="00E546F8"/>
    <w:rsid w:val="00E55FCF"/>
    <w:rsid w:val="00E56DDE"/>
    <w:rsid w:val="00E611B8"/>
    <w:rsid w:val="00E61B06"/>
    <w:rsid w:val="00E61F34"/>
    <w:rsid w:val="00E62311"/>
    <w:rsid w:val="00E62DE4"/>
    <w:rsid w:val="00E62F9A"/>
    <w:rsid w:val="00E657BC"/>
    <w:rsid w:val="00E65DBB"/>
    <w:rsid w:val="00E65F60"/>
    <w:rsid w:val="00E66FAE"/>
    <w:rsid w:val="00E67497"/>
    <w:rsid w:val="00E67896"/>
    <w:rsid w:val="00E70EAD"/>
    <w:rsid w:val="00E727C1"/>
    <w:rsid w:val="00E72F7B"/>
    <w:rsid w:val="00E742C9"/>
    <w:rsid w:val="00E74B51"/>
    <w:rsid w:val="00E74E2A"/>
    <w:rsid w:val="00E76592"/>
    <w:rsid w:val="00E8057E"/>
    <w:rsid w:val="00E823AF"/>
    <w:rsid w:val="00E84702"/>
    <w:rsid w:val="00E85D5D"/>
    <w:rsid w:val="00E8706C"/>
    <w:rsid w:val="00E90D55"/>
    <w:rsid w:val="00E921D1"/>
    <w:rsid w:val="00E9279F"/>
    <w:rsid w:val="00E92B4E"/>
    <w:rsid w:val="00E93792"/>
    <w:rsid w:val="00E94DA2"/>
    <w:rsid w:val="00E955A8"/>
    <w:rsid w:val="00E95FB5"/>
    <w:rsid w:val="00E9643D"/>
    <w:rsid w:val="00E96D9A"/>
    <w:rsid w:val="00EA0D95"/>
    <w:rsid w:val="00EA1352"/>
    <w:rsid w:val="00EA182A"/>
    <w:rsid w:val="00EA24D6"/>
    <w:rsid w:val="00EA3C7C"/>
    <w:rsid w:val="00EA413F"/>
    <w:rsid w:val="00EA48E3"/>
    <w:rsid w:val="00EA54CE"/>
    <w:rsid w:val="00EA5582"/>
    <w:rsid w:val="00EA66B3"/>
    <w:rsid w:val="00EA680E"/>
    <w:rsid w:val="00EA73E1"/>
    <w:rsid w:val="00EA79D6"/>
    <w:rsid w:val="00EA7AB7"/>
    <w:rsid w:val="00EB0373"/>
    <w:rsid w:val="00EB04F1"/>
    <w:rsid w:val="00EB0A33"/>
    <w:rsid w:val="00EB17E8"/>
    <w:rsid w:val="00EB1C1E"/>
    <w:rsid w:val="00EB1CC3"/>
    <w:rsid w:val="00EB2224"/>
    <w:rsid w:val="00EB2997"/>
    <w:rsid w:val="00EB2F7F"/>
    <w:rsid w:val="00EB32DC"/>
    <w:rsid w:val="00EB347F"/>
    <w:rsid w:val="00EB5528"/>
    <w:rsid w:val="00EB7121"/>
    <w:rsid w:val="00EC0579"/>
    <w:rsid w:val="00EC0B00"/>
    <w:rsid w:val="00EC1417"/>
    <w:rsid w:val="00EC1A69"/>
    <w:rsid w:val="00EC1B1A"/>
    <w:rsid w:val="00EC2062"/>
    <w:rsid w:val="00EC3F8B"/>
    <w:rsid w:val="00EC5FA9"/>
    <w:rsid w:val="00ED002E"/>
    <w:rsid w:val="00ED01C6"/>
    <w:rsid w:val="00ED1692"/>
    <w:rsid w:val="00ED1DE1"/>
    <w:rsid w:val="00EE01E9"/>
    <w:rsid w:val="00EE0D11"/>
    <w:rsid w:val="00EE1ED5"/>
    <w:rsid w:val="00EE5765"/>
    <w:rsid w:val="00EE5FCB"/>
    <w:rsid w:val="00EE733E"/>
    <w:rsid w:val="00EE758B"/>
    <w:rsid w:val="00EF17A5"/>
    <w:rsid w:val="00EF1ECD"/>
    <w:rsid w:val="00EF2541"/>
    <w:rsid w:val="00EF2EF0"/>
    <w:rsid w:val="00EF38A2"/>
    <w:rsid w:val="00EF400B"/>
    <w:rsid w:val="00EF41F8"/>
    <w:rsid w:val="00EF5049"/>
    <w:rsid w:val="00EF5F26"/>
    <w:rsid w:val="00EF7A3C"/>
    <w:rsid w:val="00EF7B93"/>
    <w:rsid w:val="00EF7F56"/>
    <w:rsid w:val="00F005DE"/>
    <w:rsid w:val="00F02F8C"/>
    <w:rsid w:val="00F03561"/>
    <w:rsid w:val="00F0492F"/>
    <w:rsid w:val="00F04EB1"/>
    <w:rsid w:val="00F067EF"/>
    <w:rsid w:val="00F06B7C"/>
    <w:rsid w:val="00F10384"/>
    <w:rsid w:val="00F123B8"/>
    <w:rsid w:val="00F129E8"/>
    <w:rsid w:val="00F12B2C"/>
    <w:rsid w:val="00F12DA9"/>
    <w:rsid w:val="00F13C91"/>
    <w:rsid w:val="00F1475D"/>
    <w:rsid w:val="00F147B9"/>
    <w:rsid w:val="00F14858"/>
    <w:rsid w:val="00F15B3A"/>
    <w:rsid w:val="00F160D2"/>
    <w:rsid w:val="00F2025F"/>
    <w:rsid w:val="00F2147C"/>
    <w:rsid w:val="00F235AF"/>
    <w:rsid w:val="00F245B2"/>
    <w:rsid w:val="00F24BF4"/>
    <w:rsid w:val="00F27FCA"/>
    <w:rsid w:val="00F3056E"/>
    <w:rsid w:val="00F32D30"/>
    <w:rsid w:val="00F33B20"/>
    <w:rsid w:val="00F33C12"/>
    <w:rsid w:val="00F33FB4"/>
    <w:rsid w:val="00F3490A"/>
    <w:rsid w:val="00F35891"/>
    <w:rsid w:val="00F368C9"/>
    <w:rsid w:val="00F36907"/>
    <w:rsid w:val="00F36AD2"/>
    <w:rsid w:val="00F37541"/>
    <w:rsid w:val="00F40512"/>
    <w:rsid w:val="00F41A1D"/>
    <w:rsid w:val="00F41E71"/>
    <w:rsid w:val="00F42DDD"/>
    <w:rsid w:val="00F42E52"/>
    <w:rsid w:val="00F44465"/>
    <w:rsid w:val="00F45675"/>
    <w:rsid w:val="00F468E6"/>
    <w:rsid w:val="00F47CBC"/>
    <w:rsid w:val="00F53C44"/>
    <w:rsid w:val="00F5444A"/>
    <w:rsid w:val="00F5517E"/>
    <w:rsid w:val="00F57568"/>
    <w:rsid w:val="00F606E3"/>
    <w:rsid w:val="00F606EC"/>
    <w:rsid w:val="00F60707"/>
    <w:rsid w:val="00F61131"/>
    <w:rsid w:val="00F62293"/>
    <w:rsid w:val="00F62F39"/>
    <w:rsid w:val="00F64B3F"/>
    <w:rsid w:val="00F65E7C"/>
    <w:rsid w:val="00F66FB6"/>
    <w:rsid w:val="00F67E0F"/>
    <w:rsid w:val="00F70BD6"/>
    <w:rsid w:val="00F738A2"/>
    <w:rsid w:val="00F73A14"/>
    <w:rsid w:val="00F743F7"/>
    <w:rsid w:val="00F7482E"/>
    <w:rsid w:val="00F74E77"/>
    <w:rsid w:val="00F75033"/>
    <w:rsid w:val="00F761CD"/>
    <w:rsid w:val="00F76843"/>
    <w:rsid w:val="00F77584"/>
    <w:rsid w:val="00F8026F"/>
    <w:rsid w:val="00F80867"/>
    <w:rsid w:val="00F8147A"/>
    <w:rsid w:val="00F82312"/>
    <w:rsid w:val="00F82E78"/>
    <w:rsid w:val="00F8313A"/>
    <w:rsid w:val="00F83A47"/>
    <w:rsid w:val="00F84B98"/>
    <w:rsid w:val="00F84C57"/>
    <w:rsid w:val="00F8629A"/>
    <w:rsid w:val="00F87D57"/>
    <w:rsid w:val="00F902D9"/>
    <w:rsid w:val="00F91A00"/>
    <w:rsid w:val="00F9520D"/>
    <w:rsid w:val="00F95D3D"/>
    <w:rsid w:val="00F95F9E"/>
    <w:rsid w:val="00F96405"/>
    <w:rsid w:val="00F976A7"/>
    <w:rsid w:val="00FA0B2E"/>
    <w:rsid w:val="00FA1986"/>
    <w:rsid w:val="00FA2086"/>
    <w:rsid w:val="00FA3220"/>
    <w:rsid w:val="00FA4FDC"/>
    <w:rsid w:val="00FA733B"/>
    <w:rsid w:val="00FA7D3F"/>
    <w:rsid w:val="00FB5FA5"/>
    <w:rsid w:val="00FB639D"/>
    <w:rsid w:val="00FB7883"/>
    <w:rsid w:val="00FC38AC"/>
    <w:rsid w:val="00FC6D0C"/>
    <w:rsid w:val="00FC7F95"/>
    <w:rsid w:val="00FD0519"/>
    <w:rsid w:val="00FD122A"/>
    <w:rsid w:val="00FD1A84"/>
    <w:rsid w:val="00FD2293"/>
    <w:rsid w:val="00FD3075"/>
    <w:rsid w:val="00FD65DD"/>
    <w:rsid w:val="00FD6AD2"/>
    <w:rsid w:val="00FE0D78"/>
    <w:rsid w:val="00FE11C0"/>
    <w:rsid w:val="00FE201E"/>
    <w:rsid w:val="00FE21CE"/>
    <w:rsid w:val="00FE3150"/>
    <w:rsid w:val="00FE3356"/>
    <w:rsid w:val="00FE4FE4"/>
    <w:rsid w:val="00FE64FB"/>
    <w:rsid w:val="00FE7AB2"/>
    <w:rsid w:val="00FF10BC"/>
    <w:rsid w:val="00FF1F5F"/>
    <w:rsid w:val="00FF22E1"/>
    <w:rsid w:val="00FF31E9"/>
    <w:rsid w:val="00FF366D"/>
    <w:rsid w:val="00FF3FC3"/>
    <w:rsid w:val="00FF4E51"/>
    <w:rsid w:val="00FF599C"/>
    <w:rsid w:val="00FF67B8"/>
    <w:rsid w:val="00FF68B4"/>
    <w:rsid w:val="00FF7804"/>
    <w:rsid w:val="00FF7A49"/>
    <w:rsid w:val="010225CF"/>
    <w:rsid w:val="01173BC7"/>
    <w:rsid w:val="02C86A49"/>
    <w:rsid w:val="03B24C65"/>
    <w:rsid w:val="04713684"/>
    <w:rsid w:val="04973045"/>
    <w:rsid w:val="05BF57AE"/>
    <w:rsid w:val="06772DB5"/>
    <w:rsid w:val="07BD5C05"/>
    <w:rsid w:val="07EC0EF2"/>
    <w:rsid w:val="08B40031"/>
    <w:rsid w:val="09055D03"/>
    <w:rsid w:val="09407B25"/>
    <w:rsid w:val="09AC516B"/>
    <w:rsid w:val="09B54186"/>
    <w:rsid w:val="0A076786"/>
    <w:rsid w:val="0A256191"/>
    <w:rsid w:val="0A3D1835"/>
    <w:rsid w:val="0A4126CD"/>
    <w:rsid w:val="0ABB7417"/>
    <w:rsid w:val="0AC54D2E"/>
    <w:rsid w:val="0AEE4BE0"/>
    <w:rsid w:val="0BB45B5E"/>
    <w:rsid w:val="0C1A5301"/>
    <w:rsid w:val="0C3A7B95"/>
    <w:rsid w:val="0C674136"/>
    <w:rsid w:val="0C910297"/>
    <w:rsid w:val="0D120B5C"/>
    <w:rsid w:val="0DA54614"/>
    <w:rsid w:val="0DD407CB"/>
    <w:rsid w:val="0E214277"/>
    <w:rsid w:val="0E630E75"/>
    <w:rsid w:val="0F712691"/>
    <w:rsid w:val="10941485"/>
    <w:rsid w:val="10CF32FA"/>
    <w:rsid w:val="10E2004F"/>
    <w:rsid w:val="116C726B"/>
    <w:rsid w:val="119B573C"/>
    <w:rsid w:val="11B6232F"/>
    <w:rsid w:val="120647F0"/>
    <w:rsid w:val="1243381F"/>
    <w:rsid w:val="127727E6"/>
    <w:rsid w:val="12801720"/>
    <w:rsid w:val="12D97474"/>
    <w:rsid w:val="12EF4C63"/>
    <w:rsid w:val="13151E04"/>
    <w:rsid w:val="13B825BF"/>
    <w:rsid w:val="13F23F41"/>
    <w:rsid w:val="148F527B"/>
    <w:rsid w:val="14AA6410"/>
    <w:rsid w:val="17C7656C"/>
    <w:rsid w:val="18251A52"/>
    <w:rsid w:val="18F316E3"/>
    <w:rsid w:val="19696714"/>
    <w:rsid w:val="1A757622"/>
    <w:rsid w:val="1AD01323"/>
    <w:rsid w:val="1B042B8C"/>
    <w:rsid w:val="1BE277A1"/>
    <w:rsid w:val="1C3140D7"/>
    <w:rsid w:val="1CA728DC"/>
    <w:rsid w:val="1D9C1A7E"/>
    <w:rsid w:val="1E6F2449"/>
    <w:rsid w:val="1F464620"/>
    <w:rsid w:val="1F672DCC"/>
    <w:rsid w:val="1FBF7661"/>
    <w:rsid w:val="1FC15EA7"/>
    <w:rsid w:val="1FDC4530"/>
    <w:rsid w:val="20254CE5"/>
    <w:rsid w:val="218E6CD6"/>
    <w:rsid w:val="21F02DA0"/>
    <w:rsid w:val="222E3F1E"/>
    <w:rsid w:val="223C28FD"/>
    <w:rsid w:val="22446095"/>
    <w:rsid w:val="224774F0"/>
    <w:rsid w:val="22576B7B"/>
    <w:rsid w:val="23201794"/>
    <w:rsid w:val="233627D5"/>
    <w:rsid w:val="233A382B"/>
    <w:rsid w:val="24361996"/>
    <w:rsid w:val="247360DF"/>
    <w:rsid w:val="249A7AD3"/>
    <w:rsid w:val="24CA7C09"/>
    <w:rsid w:val="258258EF"/>
    <w:rsid w:val="25883FF8"/>
    <w:rsid w:val="26451615"/>
    <w:rsid w:val="26E30B61"/>
    <w:rsid w:val="27365430"/>
    <w:rsid w:val="27CC35A2"/>
    <w:rsid w:val="2851477C"/>
    <w:rsid w:val="28710020"/>
    <w:rsid w:val="28712A7D"/>
    <w:rsid w:val="291B0A33"/>
    <w:rsid w:val="293628EB"/>
    <w:rsid w:val="2A455561"/>
    <w:rsid w:val="2B626716"/>
    <w:rsid w:val="2B8F4A58"/>
    <w:rsid w:val="2C372079"/>
    <w:rsid w:val="2C8B41B1"/>
    <w:rsid w:val="2D1A047D"/>
    <w:rsid w:val="2DCE2AE7"/>
    <w:rsid w:val="2E5E35F9"/>
    <w:rsid w:val="308C4018"/>
    <w:rsid w:val="30C62F87"/>
    <w:rsid w:val="30D95A36"/>
    <w:rsid w:val="310105FA"/>
    <w:rsid w:val="31967ED5"/>
    <w:rsid w:val="31BC5497"/>
    <w:rsid w:val="32652B07"/>
    <w:rsid w:val="331A5379"/>
    <w:rsid w:val="334B5B5B"/>
    <w:rsid w:val="342E5244"/>
    <w:rsid w:val="346550DD"/>
    <w:rsid w:val="347922BF"/>
    <w:rsid w:val="34985B8A"/>
    <w:rsid w:val="35F9437F"/>
    <w:rsid w:val="35FD48DE"/>
    <w:rsid w:val="36002711"/>
    <w:rsid w:val="361605D5"/>
    <w:rsid w:val="36543B58"/>
    <w:rsid w:val="367F7741"/>
    <w:rsid w:val="36E54E61"/>
    <w:rsid w:val="373A3577"/>
    <w:rsid w:val="3757736A"/>
    <w:rsid w:val="37670F11"/>
    <w:rsid w:val="37D4329C"/>
    <w:rsid w:val="37FE1C4C"/>
    <w:rsid w:val="39BC217E"/>
    <w:rsid w:val="3A4078F3"/>
    <w:rsid w:val="3B0113B3"/>
    <w:rsid w:val="3B513FDB"/>
    <w:rsid w:val="3B7848CE"/>
    <w:rsid w:val="3BB24BF6"/>
    <w:rsid w:val="3C860462"/>
    <w:rsid w:val="3C8E14E7"/>
    <w:rsid w:val="3CAA4661"/>
    <w:rsid w:val="3CE973EE"/>
    <w:rsid w:val="3DFD146D"/>
    <w:rsid w:val="3ECF36F7"/>
    <w:rsid w:val="3EF219A1"/>
    <w:rsid w:val="3F32535B"/>
    <w:rsid w:val="40322A06"/>
    <w:rsid w:val="409A4E93"/>
    <w:rsid w:val="414B56F0"/>
    <w:rsid w:val="42070339"/>
    <w:rsid w:val="42221F8F"/>
    <w:rsid w:val="43E95B47"/>
    <w:rsid w:val="442F68B8"/>
    <w:rsid w:val="44534AB2"/>
    <w:rsid w:val="44585084"/>
    <w:rsid w:val="44A51846"/>
    <w:rsid w:val="45AC1FC9"/>
    <w:rsid w:val="45E5269D"/>
    <w:rsid w:val="461A4FB2"/>
    <w:rsid w:val="464239A7"/>
    <w:rsid w:val="465F392B"/>
    <w:rsid w:val="46CF3C50"/>
    <w:rsid w:val="475C26A6"/>
    <w:rsid w:val="479954ED"/>
    <w:rsid w:val="48DE3947"/>
    <w:rsid w:val="4987772B"/>
    <w:rsid w:val="49DD7B8A"/>
    <w:rsid w:val="4B0F59AA"/>
    <w:rsid w:val="4C5B795C"/>
    <w:rsid w:val="4CA44D63"/>
    <w:rsid w:val="4DCC08D4"/>
    <w:rsid w:val="4DDB78FB"/>
    <w:rsid w:val="4E8E642D"/>
    <w:rsid w:val="4E9B7D02"/>
    <w:rsid w:val="4F325194"/>
    <w:rsid w:val="4FB21842"/>
    <w:rsid w:val="506F30C5"/>
    <w:rsid w:val="50F75426"/>
    <w:rsid w:val="51245F5F"/>
    <w:rsid w:val="516A0D64"/>
    <w:rsid w:val="524C1D14"/>
    <w:rsid w:val="5404728A"/>
    <w:rsid w:val="54F54783"/>
    <w:rsid w:val="556868B4"/>
    <w:rsid w:val="559F5609"/>
    <w:rsid w:val="56156014"/>
    <w:rsid w:val="57940818"/>
    <w:rsid w:val="57F161E3"/>
    <w:rsid w:val="583730AB"/>
    <w:rsid w:val="584E1F0F"/>
    <w:rsid w:val="586C008D"/>
    <w:rsid w:val="597A11E3"/>
    <w:rsid w:val="59F44540"/>
    <w:rsid w:val="5BA62968"/>
    <w:rsid w:val="5C071324"/>
    <w:rsid w:val="5C4C0B36"/>
    <w:rsid w:val="5C4F5038"/>
    <w:rsid w:val="5CD75950"/>
    <w:rsid w:val="5D1A6A8C"/>
    <w:rsid w:val="5EB6328A"/>
    <w:rsid w:val="5F6E638E"/>
    <w:rsid w:val="60F61B14"/>
    <w:rsid w:val="61D373A9"/>
    <w:rsid w:val="62D65957"/>
    <w:rsid w:val="632B094F"/>
    <w:rsid w:val="64A21D84"/>
    <w:rsid w:val="65F02DC2"/>
    <w:rsid w:val="660E5BEE"/>
    <w:rsid w:val="662841B4"/>
    <w:rsid w:val="6680494C"/>
    <w:rsid w:val="669453A6"/>
    <w:rsid w:val="66C54B5A"/>
    <w:rsid w:val="67253742"/>
    <w:rsid w:val="67BE1BAD"/>
    <w:rsid w:val="686D4300"/>
    <w:rsid w:val="691549A4"/>
    <w:rsid w:val="696312BF"/>
    <w:rsid w:val="69786BE9"/>
    <w:rsid w:val="69D11179"/>
    <w:rsid w:val="69F10ACD"/>
    <w:rsid w:val="6A4F3879"/>
    <w:rsid w:val="6ABC1AF6"/>
    <w:rsid w:val="6AC275DA"/>
    <w:rsid w:val="6B786BBD"/>
    <w:rsid w:val="6C022DB1"/>
    <w:rsid w:val="6C0C008A"/>
    <w:rsid w:val="6C856606"/>
    <w:rsid w:val="6CB40C7E"/>
    <w:rsid w:val="6CF00B94"/>
    <w:rsid w:val="6CFE222F"/>
    <w:rsid w:val="6D2F50EC"/>
    <w:rsid w:val="6DD82A7B"/>
    <w:rsid w:val="6E63792E"/>
    <w:rsid w:val="6EE2648C"/>
    <w:rsid w:val="6F8F3178"/>
    <w:rsid w:val="6F9957DB"/>
    <w:rsid w:val="707214FA"/>
    <w:rsid w:val="713F5BA4"/>
    <w:rsid w:val="71F8755E"/>
    <w:rsid w:val="7278369A"/>
    <w:rsid w:val="72AE0667"/>
    <w:rsid w:val="72EF38E5"/>
    <w:rsid w:val="73BE0BDC"/>
    <w:rsid w:val="75263174"/>
    <w:rsid w:val="760459BF"/>
    <w:rsid w:val="761E10E6"/>
    <w:rsid w:val="77150CEF"/>
    <w:rsid w:val="776509D2"/>
    <w:rsid w:val="77B77C6B"/>
    <w:rsid w:val="77BB0317"/>
    <w:rsid w:val="78020018"/>
    <w:rsid w:val="78812D42"/>
    <w:rsid w:val="7928135E"/>
    <w:rsid w:val="7933285B"/>
    <w:rsid w:val="7A1046B8"/>
    <w:rsid w:val="7A776EEE"/>
    <w:rsid w:val="7AA011B4"/>
    <w:rsid w:val="7BA3247A"/>
    <w:rsid w:val="7BBF2A2A"/>
    <w:rsid w:val="7CD66F0C"/>
    <w:rsid w:val="7CF30C4B"/>
    <w:rsid w:val="7D7E7721"/>
    <w:rsid w:val="7FFB6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76FB58"/>
  <w14:defaultImageDpi w14:val="32767"/>
  <w15:docId w15:val="{EBB6296A-B814-463E-A64B-26CD3E29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7191"/>
    <w:pPr>
      <w:widowControl w:val="0"/>
      <w:jc w:val="both"/>
    </w:pPr>
    <w:rPr>
      <w:kern w:val="2"/>
      <w:sz w:val="21"/>
      <w:szCs w:val="24"/>
    </w:rPr>
  </w:style>
  <w:style w:type="paragraph" w:styleId="1">
    <w:name w:val="heading 1"/>
    <w:basedOn w:val="a0"/>
    <w:next w:val="a1"/>
    <w:uiPriority w:val="9"/>
    <w:qFormat/>
    <w:pPr>
      <w:keepNext/>
      <w:keepLines/>
      <w:spacing w:before="340" w:after="330" w:line="576" w:lineRule="auto"/>
      <w:outlineLvl w:val="0"/>
    </w:pPr>
    <w:rPr>
      <w:b w:val="0"/>
      <w:kern w:val="44"/>
      <w:sz w:val="44"/>
    </w:rPr>
  </w:style>
  <w:style w:type="paragraph" w:styleId="2">
    <w:name w:val="heading 2"/>
    <w:basedOn w:val="3"/>
    <w:next w:val="a"/>
    <w:uiPriority w:val="9"/>
    <w:qFormat/>
    <w:pPr>
      <w:outlineLvl w:val="1"/>
    </w:pPr>
    <w:rPr>
      <w:rFonts w:ascii="Arial" w:eastAsia="黑体" w:hAnsi="Arial"/>
    </w:rPr>
  </w:style>
  <w:style w:type="paragraph" w:styleId="3">
    <w:name w:val="heading 3"/>
    <w:basedOn w:val="a"/>
    <w:next w:val="a"/>
    <w:uiPriority w:val="9"/>
    <w:qFormat/>
    <w:pPr>
      <w:keepNext/>
      <w:keepLines/>
      <w:spacing w:before="260" w:after="260" w:line="413" w:lineRule="auto"/>
      <w:outlineLvl w:val="2"/>
    </w:pPr>
    <w:rPr>
      <w:b/>
      <w:sz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1"/>
    <w:qFormat/>
    <w:pPr>
      <w:ind w:firstLineChars="200" w:firstLine="630"/>
      <w:jc w:val="center"/>
    </w:pPr>
    <w:rPr>
      <w:b/>
      <w:bCs/>
      <w:sz w:val="32"/>
    </w:rPr>
  </w:style>
  <w:style w:type="paragraph" w:styleId="a1">
    <w:name w:val="Body Text First Indent"/>
    <w:basedOn w:val="a"/>
    <w:qFormat/>
    <w:pPr>
      <w:ind w:firstLineChars="200" w:firstLine="498"/>
    </w:pPr>
  </w:style>
  <w:style w:type="paragraph" w:styleId="TOC7">
    <w:name w:val="toc 7"/>
    <w:basedOn w:val="a"/>
    <w:next w:val="a"/>
    <w:uiPriority w:val="39"/>
    <w:unhideWhenUsed/>
    <w:qFormat/>
    <w:pPr>
      <w:ind w:leftChars="1200" w:left="2520"/>
    </w:pPr>
  </w:style>
  <w:style w:type="paragraph" w:styleId="a5">
    <w:name w:val="caption"/>
    <w:basedOn w:val="a"/>
    <w:next w:val="a"/>
    <w:qFormat/>
    <w:rPr>
      <w:rFonts w:ascii="Cambria" w:eastAsia="黑体" w:hAnsi="Cambria"/>
      <w:sz w:val="20"/>
      <w:szCs w:val="20"/>
    </w:rPr>
  </w:style>
  <w:style w:type="paragraph" w:styleId="a6">
    <w:name w:val="annotation text"/>
    <w:basedOn w:val="a"/>
    <w:link w:val="a7"/>
    <w:qFormat/>
    <w:pPr>
      <w:jc w:val="left"/>
    </w:pPr>
  </w:style>
  <w:style w:type="paragraph" w:styleId="TOC5">
    <w:name w:val="toc 5"/>
    <w:basedOn w:val="a"/>
    <w:next w:val="a"/>
    <w:uiPriority w:val="39"/>
    <w:unhideWhenUsed/>
    <w:qFormat/>
    <w:pPr>
      <w:ind w:leftChars="800" w:left="1680"/>
    </w:p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ind w:leftChars="1400" w:left="2940"/>
    </w:pPr>
  </w:style>
  <w:style w:type="paragraph" w:styleId="a8">
    <w:name w:val="endnote text"/>
    <w:basedOn w:val="a"/>
    <w:uiPriority w:val="99"/>
    <w:unhideWhenUsed/>
    <w:qFormat/>
    <w:pPr>
      <w:snapToGrid w:val="0"/>
      <w:spacing w:line="360" w:lineRule="auto"/>
      <w:ind w:firstLineChars="200" w:firstLine="480"/>
      <w:jc w:val="left"/>
    </w:pPr>
    <w:rPr>
      <w:sz w:val="24"/>
    </w:rPr>
  </w:style>
  <w:style w:type="paragraph" w:styleId="a9">
    <w:name w:val="Balloon Text"/>
    <w:basedOn w:val="a"/>
    <w:link w:val="aa"/>
    <w:uiPriority w:val="99"/>
    <w:unhideWhenUsed/>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ind w:leftChars="600" w:left="1260"/>
    </w:pPr>
  </w:style>
  <w:style w:type="paragraph" w:styleId="TOC6">
    <w:name w:val="toc 6"/>
    <w:basedOn w:val="a"/>
    <w:next w:val="a"/>
    <w:uiPriority w:val="39"/>
    <w:unhideWhenUsed/>
    <w:qFormat/>
    <w:pPr>
      <w:ind w:leftChars="1000" w:left="2100"/>
    </w:p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ind w:leftChars="1600" w:left="336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e">
    <w:name w:val="annotation subject"/>
    <w:basedOn w:val="a6"/>
    <w:next w:val="a6"/>
    <w:link w:val="af"/>
    <w:uiPriority w:val="99"/>
    <w:unhideWhenUsed/>
    <w:qFormat/>
    <w:rPr>
      <w:b/>
      <w:bCs/>
    </w:rPr>
  </w:style>
  <w:style w:type="table" w:styleId="af0">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uiPriority w:val="99"/>
    <w:unhideWhenUsed/>
    <w:qFormat/>
    <w:rPr>
      <w:vertAlign w:val="superscript"/>
    </w:rPr>
  </w:style>
  <w:style w:type="character" w:styleId="af2">
    <w:name w:val="page number"/>
    <w:uiPriority w:val="99"/>
    <w:unhideWhenUsed/>
    <w:qFormat/>
  </w:style>
  <w:style w:type="character" w:styleId="af3">
    <w:name w:val="Hyperlink"/>
    <w:uiPriority w:val="99"/>
    <w:unhideWhenUsed/>
    <w:qFormat/>
    <w:rPr>
      <w:color w:val="0000FF"/>
      <w:u w:val="single"/>
    </w:rPr>
  </w:style>
  <w:style w:type="character" w:styleId="af4">
    <w:name w:val="annotation reference"/>
    <w:qFormat/>
    <w:rPr>
      <w:sz w:val="21"/>
      <w:szCs w:val="21"/>
    </w:rPr>
  </w:style>
  <w:style w:type="paragraph" w:styleId="af5">
    <w:name w:val="No Spacing"/>
    <w:uiPriority w:val="1"/>
    <w:qFormat/>
    <w:pPr>
      <w:widowControl w:val="0"/>
      <w:spacing w:line="360" w:lineRule="auto"/>
      <w:jc w:val="center"/>
    </w:pPr>
    <w:rPr>
      <w:rFonts w:eastAsia="黑体" w:cs="宋体"/>
      <w:kern w:val="2"/>
      <w:sz w:val="21"/>
      <w:szCs w:val="22"/>
    </w:rPr>
  </w:style>
  <w:style w:type="paragraph" w:styleId="af6">
    <w:name w:val="List Paragraph"/>
    <w:basedOn w:val="a"/>
    <w:uiPriority w:val="34"/>
    <w:qFormat/>
    <w:pPr>
      <w:ind w:firstLineChars="200" w:firstLine="420"/>
    </w:pPr>
  </w:style>
  <w:style w:type="paragraph" w:customStyle="1" w:styleId="af7">
    <w:name w:val="论文正文"/>
    <w:basedOn w:val="a"/>
    <w:qFormat/>
    <w:locked/>
    <w:pPr>
      <w:spacing w:line="400" w:lineRule="exact"/>
      <w:ind w:firstLineChars="200" w:firstLine="200"/>
    </w:pPr>
    <w:rPr>
      <w:color w:val="000000"/>
      <w:sz w:val="24"/>
    </w:rPr>
  </w:style>
  <w:style w:type="paragraph" w:customStyle="1" w:styleId="af8">
    <w:name w:val="正文+宋体，小四"/>
    <w:basedOn w:val="a"/>
    <w:qFormat/>
    <w:pPr>
      <w:widowControl/>
      <w:jc w:val="left"/>
    </w:pPr>
    <w:rPr>
      <w:rFonts w:ascii="宋体" w:hAnsi="宋体"/>
    </w:rPr>
  </w:style>
  <w:style w:type="character" w:customStyle="1" w:styleId="a7">
    <w:name w:val="批注文字 字符"/>
    <w:link w:val="a6"/>
    <w:qFormat/>
    <w:rPr>
      <w:kern w:val="2"/>
      <w:sz w:val="21"/>
      <w:szCs w:val="24"/>
    </w:rPr>
  </w:style>
  <w:style w:type="character" w:customStyle="1" w:styleId="aa">
    <w:name w:val="批注框文本 字符"/>
    <w:link w:val="a9"/>
    <w:uiPriority w:val="99"/>
    <w:semiHidden/>
    <w:qFormat/>
    <w:rPr>
      <w:kern w:val="2"/>
      <w:sz w:val="18"/>
      <w:szCs w:val="18"/>
    </w:rPr>
  </w:style>
  <w:style w:type="character" w:customStyle="1" w:styleId="af">
    <w:name w:val="批注主题 字符"/>
    <w:link w:val="ae"/>
    <w:uiPriority w:val="99"/>
    <w:semiHidden/>
    <w:qFormat/>
    <w:rPr>
      <w:b/>
      <w:bCs/>
      <w:kern w:val="2"/>
      <w:sz w:val="21"/>
      <w:szCs w:val="24"/>
    </w:rPr>
  </w:style>
  <w:style w:type="paragraph" w:customStyle="1" w:styleId="--">
    <w:name w:val="正文--"/>
    <w:basedOn w:val="a"/>
    <w:link w:val="--0"/>
    <w:qFormat/>
    <w:pPr>
      <w:wordWrap w:val="0"/>
      <w:spacing w:line="360" w:lineRule="auto"/>
      <w:ind w:firstLineChars="200" w:firstLine="200"/>
    </w:pPr>
    <w:rPr>
      <w:rFonts w:cs="宋体"/>
      <w:sz w:val="24"/>
    </w:rPr>
  </w:style>
  <w:style w:type="paragraph" w:customStyle="1" w:styleId="af9">
    <w:name w:val="图题"/>
    <w:basedOn w:val="a"/>
    <w:next w:val="--"/>
    <w:qFormat/>
    <w:pPr>
      <w:spacing w:beforeLines="50" w:before="50" w:afterLines="50" w:after="50" w:line="360" w:lineRule="auto"/>
      <w:jc w:val="center"/>
    </w:pPr>
    <w:rPr>
      <w:rFonts w:eastAsia="黑体"/>
      <w:bCs/>
      <w:szCs w:val="21"/>
    </w:rPr>
  </w:style>
  <w:style w:type="paragraph" w:customStyle="1" w:styleId="afa">
    <w:name w:val="毕设正文"/>
    <w:link w:val="Char"/>
    <w:qFormat/>
    <w:pPr>
      <w:spacing w:line="360" w:lineRule="auto"/>
      <w:ind w:firstLineChars="200" w:firstLine="880"/>
      <w:jc w:val="both"/>
    </w:pPr>
    <w:rPr>
      <w:sz w:val="24"/>
      <w:szCs w:val="22"/>
    </w:rPr>
  </w:style>
  <w:style w:type="character" w:customStyle="1" w:styleId="--0">
    <w:name w:val="正文-- 字符"/>
    <w:link w:val="--"/>
    <w:qFormat/>
    <w:rPr>
      <w:rFonts w:cs="宋体"/>
      <w:kern w:val="2"/>
      <w:sz w:val="24"/>
      <w:szCs w:val="24"/>
    </w:rPr>
  </w:style>
  <w:style w:type="character" w:styleId="afb">
    <w:name w:val="Placeholder Text"/>
    <w:basedOn w:val="a2"/>
    <w:uiPriority w:val="99"/>
    <w:unhideWhenUsed/>
    <w:rsid w:val="00DA1B81"/>
    <w:rPr>
      <w:color w:val="666666"/>
    </w:rPr>
  </w:style>
  <w:style w:type="character" w:customStyle="1" w:styleId="Char">
    <w:name w:val="毕设正文 Char"/>
    <w:link w:val="afa"/>
    <w:qFormat/>
    <w:rsid w:val="005A3238"/>
    <w:rPr>
      <w:sz w:val="24"/>
      <w:szCs w:val="22"/>
    </w:rPr>
  </w:style>
  <w:style w:type="paragraph" w:styleId="afc">
    <w:name w:val="Revision"/>
    <w:hidden/>
    <w:uiPriority w:val="99"/>
    <w:unhideWhenUsed/>
    <w:rsid w:val="003A09FD"/>
    <w:rPr>
      <w:kern w:val="2"/>
      <w:sz w:val="21"/>
      <w:szCs w:val="24"/>
    </w:rPr>
  </w:style>
  <w:style w:type="character" w:styleId="afd">
    <w:name w:val="Strong"/>
    <w:basedOn w:val="a2"/>
    <w:uiPriority w:val="22"/>
    <w:qFormat/>
    <w:rsid w:val="00745FF7"/>
    <w:rPr>
      <w:b/>
      <w:bCs/>
    </w:rPr>
  </w:style>
  <w:style w:type="paragraph" w:styleId="HTML">
    <w:name w:val="HTML Preformatted"/>
    <w:basedOn w:val="a"/>
    <w:link w:val="HTML0"/>
    <w:uiPriority w:val="99"/>
    <w:semiHidden/>
    <w:unhideWhenUsed/>
    <w:rsid w:val="00551EDE"/>
    <w:rPr>
      <w:rFonts w:ascii="Courier New" w:hAnsi="Courier New" w:cs="Courier New"/>
      <w:sz w:val="20"/>
      <w:szCs w:val="20"/>
    </w:rPr>
  </w:style>
  <w:style w:type="character" w:customStyle="1" w:styleId="HTML0">
    <w:name w:val="HTML 预设格式 字符"/>
    <w:basedOn w:val="a2"/>
    <w:link w:val="HTML"/>
    <w:uiPriority w:val="99"/>
    <w:semiHidden/>
    <w:rsid w:val="00551EDE"/>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890">
      <w:bodyDiv w:val="1"/>
      <w:marLeft w:val="0"/>
      <w:marRight w:val="0"/>
      <w:marTop w:val="0"/>
      <w:marBottom w:val="0"/>
      <w:divBdr>
        <w:top w:val="none" w:sz="0" w:space="0" w:color="auto"/>
        <w:left w:val="none" w:sz="0" w:space="0" w:color="auto"/>
        <w:bottom w:val="none" w:sz="0" w:space="0" w:color="auto"/>
        <w:right w:val="none" w:sz="0" w:space="0" w:color="auto"/>
      </w:divBdr>
    </w:div>
    <w:div w:id="28530092">
      <w:bodyDiv w:val="1"/>
      <w:marLeft w:val="0"/>
      <w:marRight w:val="0"/>
      <w:marTop w:val="0"/>
      <w:marBottom w:val="0"/>
      <w:divBdr>
        <w:top w:val="none" w:sz="0" w:space="0" w:color="auto"/>
        <w:left w:val="none" w:sz="0" w:space="0" w:color="auto"/>
        <w:bottom w:val="none" w:sz="0" w:space="0" w:color="auto"/>
        <w:right w:val="none" w:sz="0" w:space="0" w:color="auto"/>
      </w:divBdr>
    </w:div>
    <w:div w:id="57631052">
      <w:bodyDiv w:val="1"/>
      <w:marLeft w:val="0"/>
      <w:marRight w:val="0"/>
      <w:marTop w:val="0"/>
      <w:marBottom w:val="0"/>
      <w:divBdr>
        <w:top w:val="none" w:sz="0" w:space="0" w:color="auto"/>
        <w:left w:val="none" w:sz="0" w:space="0" w:color="auto"/>
        <w:bottom w:val="none" w:sz="0" w:space="0" w:color="auto"/>
        <w:right w:val="none" w:sz="0" w:space="0" w:color="auto"/>
      </w:divBdr>
    </w:div>
    <w:div w:id="101845851">
      <w:bodyDiv w:val="1"/>
      <w:marLeft w:val="0"/>
      <w:marRight w:val="0"/>
      <w:marTop w:val="0"/>
      <w:marBottom w:val="0"/>
      <w:divBdr>
        <w:top w:val="none" w:sz="0" w:space="0" w:color="auto"/>
        <w:left w:val="none" w:sz="0" w:space="0" w:color="auto"/>
        <w:bottom w:val="none" w:sz="0" w:space="0" w:color="auto"/>
        <w:right w:val="none" w:sz="0" w:space="0" w:color="auto"/>
      </w:divBdr>
      <w:divsChild>
        <w:div w:id="2121145466">
          <w:marLeft w:val="0"/>
          <w:marRight w:val="0"/>
          <w:marTop w:val="0"/>
          <w:marBottom w:val="0"/>
          <w:divBdr>
            <w:top w:val="none" w:sz="0" w:space="0" w:color="auto"/>
            <w:left w:val="none" w:sz="0" w:space="0" w:color="auto"/>
            <w:bottom w:val="none" w:sz="0" w:space="0" w:color="auto"/>
            <w:right w:val="none" w:sz="0" w:space="0" w:color="auto"/>
          </w:divBdr>
          <w:divsChild>
            <w:div w:id="4397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8316">
      <w:bodyDiv w:val="1"/>
      <w:marLeft w:val="0"/>
      <w:marRight w:val="0"/>
      <w:marTop w:val="0"/>
      <w:marBottom w:val="0"/>
      <w:divBdr>
        <w:top w:val="none" w:sz="0" w:space="0" w:color="auto"/>
        <w:left w:val="none" w:sz="0" w:space="0" w:color="auto"/>
        <w:bottom w:val="none" w:sz="0" w:space="0" w:color="auto"/>
        <w:right w:val="none" w:sz="0" w:space="0" w:color="auto"/>
      </w:divBdr>
    </w:div>
    <w:div w:id="274213324">
      <w:bodyDiv w:val="1"/>
      <w:marLeft w:val="0"/>
      <w:marRight w:val="0"/>
      <w:marTop w:val="0"/>
      <w:marBottom w:val="0"/>
      <w:divBdr>
        <w:top w:val="none" w:sz="0" w:space="0" w:color="auto"/>
        <w:left w:val="none" w:sz="0" w:space="0" w:color="auto"/>
        <w:bottom w:val="none" w:sz="0" w:space="0" w:color="auto"/>
        <w:right w:val="none" w:sz="0" w:space="0" w:color="auto"/>
      </w:divBdr>
      <w:divsChild>
        <w:div w:id="2093165138">
          <w:marLeft w:val="0"/>
          <w:marRight w:val="0"/>
          <w:marTop w:val="0"/>
          <w:marBottom w:val="0"/>
          <w:divBdr>
            <w:top w:val="none" w:sz="0" w:space="0" w:color="auto"/>
            <w:left w:val="none" w:sz="0" w:space="0" w:color="auto"/>
            <w:bottom w:val="none" w:sz="0" w:space="0" w:color="auto"/>
            <w:right w:val="none" w:sz="0" w:space="0" w:color="auto"/>
          </w:divBdr>
          <w:divsChild>
            <w:div w:id="770320969">
              <w:marLeft w:val="0"/>
              <w:marRight w:val="0"/>
              <w:marTop w:val="0"/>
              <w:marBottom w:val="0"/>
              <w:divBdr>
                <w:top w:val="none" w:sz="0" w:space="0" w:color="auto"/>
                <w:left w:val="none" w:sz="0" w:space="0" w:color="auto"/>
                <w:bottom w:val="none" w:sz="0" w:space="0" w:color="auto"/>
                <w:right w:val="none" w:sz="0" w:space="0" w:color="auto"/>
              </w:divBdr>
            </w:div>
            <w:div w:id="1120220913">
              <w:marLeft w:val="0"/>
              <w:marRight w:val="0"/>
              <w:marTop w:val="0"/>
              <w:marBottom w:val="0"/>
              <w:divBdr>
                <w:top w:val="none" w:sz="0" w:space="0" w:color="auto"/>
                <w:left w:val="none" w:sz="0" w:space="0" w:color="auto"/>
                <w:bottom w:val="none" w:sz="0" w:space="0" w:color="auto"/>
                <w:right w:val="none" w:sz="0" w:space="0" w:color="auto"/>
              </w:divBdr>
            </w:div>
            <w:div w:id="1591620283">
              <w:marLeft w:val="0"/>
              <w:marRight w:val="0"/>
              <w:marTop w:val="0"/>
              <w:marBottom w:val="0"/>
              <w:divBdr>
                <w:top w:val="none" w:sz="0" w:space="0" w:color="auto"/>
                <w:left w:val="none" w:sz="0" w:space="0" w:color="auto"/>
                <w:bottom w:val="none" w:sz="0" w:space="0" w:color="auto"/>
                <w:right w:val="none" w:sz="0" w:space="0" w:color="auto"/>
              </w:divBdr>
            </w:div>
            <w:div w:id="1020428284">
              <w:marLeft w:val="0"/>
              <w:marRight w:val="0"/>
              <w:marTop w:val="0"/>
              <w:marBottom w:val="0"/>
              <w:divBdr>
                <w:top w:val="none" w:sz="0" w:space="0" w:color="auto"/>
                <w:left w:val="none" w:sz="0" w:space="0" w:color="auto"/>
                <w:bottom w:val="none" w:sz="0" w:space="0" w:color="auto"/>
                <w:right w:val="none" w:sz="0" w:space="0" w:color="auto"/>
              </w:divBdr>
            </w:div>
            <w:div w:id="414908781">
              <w:marLeft w:val="0"/>
              <w:marRight w:val="0"/>
              <w:marTop w:val="0"/>
              <w:marBottom w:val="0"/>
              <w:divBdr>
                <w:top w:val="none" w:sz="0" w:space="0" w:color="auto"/>
                <w:left w:val="none" w:sz="0" w:space="0" w:color="auto"/>
                <w:bottom w:val="none" w:sz="0" w:space="0" w:color="auto"/>
                <w:right w:val="none" w:sz="0" w:space="0" w:color="auto"/>
              </w:divBdr>
            </w:div>
            <w:div w:id="787509036">
              <w:marLeft w:val="0"/>
              <w:marRight w:val="0"/>
              <w:marTop w:val="0"/>
              <w:marBottom w:val="0"/>
              <w:divBdr>
                <w:top w:val="none" w:sz="0" w:space="0" w:color="auto"/>
                <w:left w:val="none" w:sz="0" w:space="0" w:color="auto"/>
                <w:bottom w:val="none" w:sz="0" w:space="0" w:color="auto"/>
                <w:right w:val="none" w:sz="0" w:space="0" w:color="auto"/>
              </w:divBdr>
            </w:div>
            <w:div w:id="430321223">
              <w:marLeft w:val="0"/>
              <w:marRight w:val="0"/>
              <w:marTop w:val="0"/>
              <w:marBottom w:val="0"/>
              <w:divBdr>
                <w:top w:val="none" w:sz="0" w:space="0" w:color="auto"/>
                <w:left w:val="none" w:sz="0" w:space="0" w:color="auto"/>
                <w:bottom w:val="none" w:sz="0" w:space="0" w:color="auto"/>
                <w:right w:val="none" w:sz="0" w:space="0" w:color="auto"/>
              </w:divBdr>
            </w:div>
            <w:div w:id="1948542985">
              <w:marLeft w:val="0"/>
              <w:marRight w:val="0"/>
              <w:marTop w:val="0"/>
              <w:marBottom w:val="0"/>
              <w:divBdr>
                <w:top w:val="none" w:sz="0" w:space="0" w:color="auto"/>
                <w:left w:val="none" w:sz="0" w:space="0" w:color="auto"/>
                <w:bottom w:val="none" w:sz="0" w:space="0" w:color="auto"/>
                <w:right w:val="none" w:sz="0" w:space="0" w:color="auto"/>
              </w:divBdr>
            </w:div>
            <w:div w:id="1083987776">
              <w:marLeft w:val="0"/>
              <w:marRight w:val="0"/>
              <w:marTop w:val="0"/>
              <w:marBottom w:val="0"/>
              <w:divBdr>
                <w:top w:val="none" w:sz="0" w:space="0" w:color="auto"/>
                <w:left w:val="none" w:sz="0" w:space="0" w:color="auto"/>
                <w:bottom w:val="none" w:sz="0" w:space="0" w:color="auto"/>
                <w:right w:val="none" w:sz="0" w:space="0" w:color="auto"/>
              </w:divBdr>
            </w:div>
            <w:div w:id="1124080824">
              <w:marLeft w:val="0"/>
              <w:marRight w:val="0"/>
              <w:marTop w:val="0"/>
              <w:marBottom w:val="0"/>
              <w:divBdr>
                <w:top w:val="none" w:sz="0" w:space="0" w:color="auto"/>
                <w:left w:val="none" w:sz="0" w:space="0" w:color="auto"/>
                <w:bottom w:val="none" w:sz="0" w:space="0" w:color="auto"/>
                <w:right w:val="none" w:sz="0" w:space="0" w:color="auto"/>
              </w:divBdr>
            </w:div>
            <w:div w:id="1117413916">
              <w:marLeft w:val="0"/>
              <w:marRight w:val="0"/>
              <w:marTop w:val="0"/>
              <w:marBottom w:val="0"/>
              <w:divBdr>
                <w:top w:val="none" w:sz="0" w:space="0" w:color="auto"/>
                <w:left w:val="none" w:sz="0" w:space="0" w:color="auto"/>
                <w:bottom w:val="none" w:sz="0" w:space="0" w:color="auto"/>
                <w:right w:val="none" w:sz="0" w:space="0" w:color="auto"/>
              </w:divBdr>
            </w:div>
            <w:div w:id="1830438750">
              <w:marLeft w:val="0"/>
              <w:marRight w:val="0"/>
              <w:marTop w:val="0"/>
              <w:marBottom w:val="0"/>
              <w:divBdr>
                <w:top w:val="none" w:sz="0" w:space="0" w:color="auto"/>
                <w:left w:val="none" w:sz="0" w:space="0" w:color="auto"/>
                <w:bottom w:val="none" w:sz="0" w:space="0" w:color="auto"/>
                <w:right w:val="none" w:sz="0" w:space="0" w:color="auto"/>
              </w:divBdr>
            </w:div>
            <w:div w:id="1875265380">
              <w:marLeft w:val="0"/>
              <w:marRight w:val="0"/>
              <w:marTop w:val="0"/>
              <w:marBottom w:val="0"/>
              <w:divBdr>
                <w:top w:val="none" w:sz="0" w:space="0" w:color="auto"/>
                <w:left w:val="none" w:sz="0" w:space="0" w:color="auto"/>
                <w:bottom w:val="none" w:sz="0" w:space="0" w:color="auto"/>
                <w:right w:val="none" w:sz="0" w:space="0" w:color="auto"/>
              </w:divBdr>
            </w:div>
            <w:div w:id="1947076607">
              <w:marLeft w:val="0"/>
              <w:marRight w:val="0"/>
              <w:marTop w:val="0"/>
              <w:marBottom w:val="0"/>
              <w:divBdr>
                <w:top w:val="none" w:sz="0" w:space="0" w:color="auto"/>
                <w:left w:val="none" w:sz="0" w:space="0" w:color="auto"/>
                <w:bottom w:val="none" w:sz="0" w:space="0" w:color="auto"/>
                <w:right w:val="none" w:sz="0" w:space="0" w:color="auto"/>
              </w:divBdr>
            </w:div>
            <w:div w:id="11243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7687">
      <w:bodyDiv w:val="1"/>
      <w:marLeft w:val="0"/>
      <w:marRight w:val="0"/>
      <w:marTop w:val="0"/>
      <w:marBottom w:val="0"/>
      <w:divBdr>
        <w:top w:val="none" w:sz="0" w:space="0" w:color="auto"/>
        <w:left w:val="none" w:sz="0" w:space="0" w:color="auto"/>
        <w:bottom w:val="none" w:sz="0" w:space="0" w:color="auto"/>
        <w:right w:val="none" w:sz="0" w:space="0" w:color="auto"/>
      </w:divBdr>
      <w:divsChild>
        <w:div w:id="113524931">
          <w:marLeft w:val="0"/>
          <w:marRight w:val="0"/>
          <w:marTop w:val="0"/>
          <w:marBottom w:val="0"/>
          <w:divBdr>
            <w:top w:val="none" w:sz="0" w:space="0" w:color="auto"/>
            <w:left w:val="none" w:sz="0" w:space="0" w:color="auto"/>
            <w:bottom w:val="none" w:sz="0" w:space="0" w:color="auto"/>
            <w:right w:val="none" w:sz="0" w:space="0" w:color="auto"/>
          </w:divBdr>
          <w:divsChild>
            <w:div w:id="573785698">
              <w:marLeft w:val="0"/>
              <w:marRight w:val="0"/>
              <w:marTop w:val="0"/>
              <w:marBottom w:val="0"/>
              <w:divBdr>
                <w:top w:val="none" w:sz="0" w:space="0" w:color="auto"/>
                <w:left w:val="none" w:sz="0" w:space="0" w:color="auto"/>
                <w:bottom w:val="none" w:sz="0" w:space="0" w:color="auto"/>
                <w:right w:val="none" w:sz="0" w:space="0" w:color="auto"/>
              </w:divBdr>
            </w:div>
            <w:div w:id="923417799">
              <w:marLeft w:val="0"/>
              <w:marRight w:val="0"/>
              <w:marTop w:val="0"/>
              <w:marBottom w:val="0"/>
              <w:divBdr>
                <w:top w:val="none" w:sz="0" w:space="0" w:color="auto"/>
                <w:left w:val="none" w:sz="0" w:space="0" w:color="auto"/>
                <w:bottom w:val="none" w:sz="0" w:space="0" w:color="auto"/>
                <w:right w:val="none" w:sz="0" w:space="0" w:color="auto"/>
              </w:divBdr>
            </w:div>
            <w:div w:id="843082866">
              <w:marLeft w:val="0"/>
              <w:marRight w:val="0"/>
              <w:marTop w:val="0"/>
              <w:marBottom w:val="0"/>
              <w:divBdr>
                <w:top w:val="none" w:sz="0" w:space="0" w:color="auto"/>
                <w:left w:val="none" w:sz="0" w:space="0" w:color="auto"/>
                <w:bottom w:val="none" w:sz="0" w:space="0" w:color="auto"/>
                <w:right w:val="none" w:sz="0" w:space="0" w:color="auto"/>
              </w:divBdr>
            </w:div>
            <w:div w:id="1928423164">
              <w:marLeft w:val="0"/>
              <w:marRight w:val="0"/>
              <w:marTop w:val="0"/>
              <w:marBottom w:val="0"/>
              <w:divBdr>
                <w:top w:val="none" w:sz="0" w:space="0" w:color="auto"/>
                <w:left w:val="none" w:sz="0" w:space="0" w:color="auto"/>
                <w:bottom w:val="none" w:sz="0" w:space="0" w:color="auto"/>
                <w:right w:val="none" w:sz="0" w:space="0" w:color="auto"/>
              </w:divBdr>
            </w:div>
            <w:div w:id="2118980357">
              <w:marLeft w:val="0"/>
              <w:marRight w:val="0"/>
              <w:marTop w:val="0"/>
              <w:marBottom w:val="0"/>
              <w:divBdr>
                <w:top w:val="none" w:sz="0" w:space="0" w:color="auto"/>
                <w:left w:val="none" w:sz="0" w:space="0" w:color="auto"/>
                <w:bottom w:val="none" w:sz="0" w:space="0" w:color="auto"/>
                <w:right w:val="none" w:sz="0" w:space="0" w:color="auto"/>
              </w:divBdr>
            </w:div>
            <w:div w:id="849367232">
              <w:marLeft w:val="0"/>
              <w:marRight w:val="0"/>
              <w:marTop w:val="0"/>
              <w:marBottom w:val="0"/>
              <w:divBdr>
                <w:top w:val="none" w:sz="0" w:space="0" w:color="auto"/>
                <w:left w:val="none" w:sz="0" w:space="0" w:color="auto"/>
                <w:bottom w:val="none" w:sz="0" w:space="0" w:color="auto"/>
                <w:right w:val="none" w:sz="0" w:space="0" w:color="auto"/>
              </w:divBdr>
            </w:div>
            <w:div w:id="1992784381">
              <w:marLeft w:val="0"/>
              <w:marRight w:val="0"/>
              <w:marTop w:val="0"/>
              <w:marBottom w:val="0"/>
              <w:divBdr>
                <w:top w:val="none" w:sz="0" w:space="0" w:color="auto"/>
                <w:left w:val="none" w:sz="0" w:space="0" w:color="auto"/>
                <w:bottom w:val="none" w:sz="0" w:space="0" w:color="auto"/>
                <w:right w:val="none" w:sz="0" w:space="0" w:color="auto"/>
              </w:divBdr>
            </w:div>
            <w:div w:id="2040620534">
              <w:marLeft w:val="0"/>
              <w:marRight w:val="0"/>
              <w:marTop w:val="0"/>
              <w:marBottom w:val="0"/>
              <w:divBdr>
                <w:top w:val="none" w:sz="0" w:space="0" w:color="auto"/>
                <w:left w:val="none" w:sz="0" w:space="0" w:color="auto"/>
                <w:bottom w:val="none" w:sz="0" w:space="0" w:color="auto"/>
                <w:right w:val="none" w:sz="0" w:space="0" w:color="auto"/>
              </w:divBdr>
            </w:div>
            <w:div w:id="642926483">
              <w:marLeft w:val="0"/>
              <w:marRight w:val="0"/>
              <w:marTop w:val="0"/>
              <w:marBottom w:val="0"/>
              <w:divBdr>
                <w:top w:val="none" w:sz="0" w:space="0" w:color="auto"/>
                <w:left w:val="none" w:sz="0" w:space="0" w:color="auto"/>
                <w:bottom w:val="none" w:sz="0" w:space="0" w:color="auto"/>
                <w:right w:val="none" w:sz="0" w:space="0" w:color="auto"/>
              </w:divBdr>
            </w:div>
            <w:div w:id="2090030036">
              <w:marLeft w:val="0"/>
              <w:marRight w:val="0"/>
              <w:marTop w:val="0"/>
              <w:marBottom w:val="0"/>
              <w:divBdr>
                <w:top w:val="none" w:sz="0" w:space="0" w:color="auto"/>
                <w:left w:val="none" w:sz="0" w:space="0" w:color="auto"/>
                <w:bottom w:val="none" w:sz="0" w:space="0" w:color="auto"/>
                <w:right w:val="none" w:sz="0" w:space="0" w:color="auto"/>
              </w:divBdr>
            </w:div>
            <w:div w:id="345987910">
              <w:marLeft w:val="0"/>
              <w:marRight w:val="0"/>
              <w:marTop w:val="0"/>
              <w:marBottom w:val="0"/>
              <w:divBdr>
                <w:top w:val="none" w:sz="0" w:space="0" w:color="auto"/>
                <w:left w:val="none" w:sz="0" w:space="0" w:color="auto"/>
                <w:bottom w:val="none" w:sz="0" w:space="0" w:color="auto"/>
                <w:right w:val="none" w:sz="0" w:space="0" w:color="auto"/>
              </w:divBdr>
            </w:div>
            <w:div w:id="719476473">
              <w:marLeft w:val="0"/>
              <w:marRight w:val="0"/>
              <w:marTop w:val="0"/>
              <w:marBottom w:val="0"/>
              <w:divBdr>
                <w:top w:val="none" w:sz="0" w:space="0" w:color="auto"/>
                <w:left w:val="none" w:sz="0" w:space="0" w:color="auto"/>
                <w:bottom w:val="none" w:sz="0" w:space="0" w:color="auto"/>
                <w:right w:val="none" w:sz="0" w:space="0" w:color="auto"/>
              </w:divBdr>
            </w:div>
            <w:div w:id="869680737">
              <w:marLeft w:val="0"/>
              <w:marRight w:val="0"/>
              <w:marTop w:val="0"/>
              <w:marBottom w:val="0"/>
              <w:divBdr>
                <w:top w:val="none" w:sz="0" w:space="0" w:color="auto"/>
                <w:left w:val="none" w:sz="0" w:space="0" w:color="auto"/>
                <w:bottom w:val="none" w:sz="0" w:space="0" w:color="auto"/>
                <w:right w:val="none" w:sz="0" w:space="0" w:color="auto"/>
              </w:divBdr>
            </w:div>
            <w:div w:id="464543306">
              <w:marLeft w:val="0"/>
              <w:marRight w:val="0"/>
              <w:marTop w:val="0"/>
              <w:marBottom w:val="0"/>
              <w:divBdr>
                <w:top w:val="none" w:sz="0" w:space="0" w:color="auto"/>
                <w:left w:val="none" w:sz="0" w:space="0" w:color="auto"/>
                <w:bottom w:val="none" w:sz="0" w:space="0" w:color="auto"/>
                <w:right w:val="none" w:sz="0" w:space="0" w:color="auto"/>
              </w:divBdr>
            </w:div>
            <w:div w:id="19287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1421">
      <w:bodyDiv w:val="1"/>
      <w:marLeft w:val="0"/>
      <w:marRight w:val="0"/>
      <w:marTop w:val="0"/>
      <w:marBottom w:val="0"/>
      <w:divBdr>
        <w:top w:val="none" w:sz="0" w:space="0" w:color="auto"/>
        <w:left w:val="none" w:sz="0" w:space="0" w:color="auto"/>
        <w:bottom w:val="none" w:sz="0" w:space="0" w:color="auto"/>
        <w:right w:val="none" w:sz="0" w:space="0" w:color="auto"/>
      </w:divBdr>
    </w:div>
    <w:div w:id="505898422">
      <w:bodyDiv w:val="1"/>
      <w:marLeft w:val="0"/>
      <w:marRight w:val="0"/>
      <w:marTop w:val="0"/>
      <w:marBottom w:val="0"/>
      <w:divBdr>
        <w:top w:val="none" w:sz="0" w:space="0" w:color="auto"/>
        <w:left w:val="none" w:sz="0" w:space="0" w:color="auto"/>
        <w:bottom w:val="none" w:sz="0" w:space="0" w:color="auto"/>
        <w:right w:val="none" w:sz="0" w:space="0" w:color="auto"/>
      </w:divBdr>
    </w:div>
    <w:div w:id="597520248">
      <w:bodyDiv w:val="1"/>
      <w:marLeft w:val="0"/>
      <w:marRight w:val="0"/>
      <w:marTop w:val="0"/>
      <w:marBottom w:val="0"/>
      <w:divBdr>
        <w:top w:val="none" w:sz="0" w:space="0" w:color="auto"/>
        <w:left w:val="none" w:sz="0" w:space="0" w:color="auto"/>
        <w:bottom w:val="none" w:sz="0" w:space="0" w:color="auto"/>
        <w:right w:val="none" w:sz="0" w:space="0" w:color="auto"/>
      </w:divBdr>
    </w:div>
    <w:div w:id="727801342">
      <w:bodyDiv w:val="1"/>
      <w:marLeft w:val="0"/>
      <w:marRight w:val="0"/>
      <w:marTop w:val="0"/>
      <w:marBottom w:val="0"/>
      <w:divBdr>
        <w:top w:val="none" w:sz="0" w:space="0" w:color="auto"/>
        <w:left w:val="none" w:sz="0" w:space="0" w:color="auto"/>
        <w:bottom w:val="none" w:sz="0" w:space="0" w:color="auto"/>
        <w:right w:val="none" w:sz="0" w:space="0" w:color="auto"/>
      </w:divBdr>
    </w:div>
    <w:div w:id="765813053">
      <w:bodyDiv w:val="1"/>
      <w:marLeft w:val="0"/>
      <w:marRight w:val="0"/>
      <w:marTop w:val="0"/>
      <w:marBottom w:val="0"/>
      <w:divBdr>
        <w:top w:val="none" w:sz="0" w:space="0" w:color="auto"/>
        <w:left w:val="none" w:sz="0" w:space="0" w:color="auto"/>
        <w:bottom w:val="none" w:sz="0" w:space="0" w:color="auto"/>
        <w:right w:val="none" w:sz="0" w:space="0" w:color="auto"/>
      </w:divBdr>
    </w:div>
    <w:div w:id="943998966">
      <w:bodyDiv w:val="1"/>
      <w:marLeft w:val="0"/>
      <w:marRight w:val="0"/>
      <w:marTop w:val="0"/>
      <w:marBottom w:val="0"/>
      <w:divBdr>
        <w:top w:val="none" w:sz="0" w:space="0" w:color="auto"/>
        <w:left w:val="none" w:sz="0" w:space="0" w:color="auto"/>
        <w:bottom w:val="none" w:sz="0" w:space="0" w:color="auto"/>
        <w:right w:val="none" w:sz="0" w:space="0" w:color="auto"/>
      </w:divBdr>
    </w:div>
    <w:div w:id="1068839889">
      <w:bodyDiv w:val="1"/>
      <w:marLeft w:val="0"/>
      <w:marRight w:val="0"/>
      <w:marTop w:val="0"/>
      <w:marBottom w:val="0"/>
      <w:divBdr>
        <w:top w:val="none" w:sz="0" w:space="0" w:color="auto"/>
        <w:left w:val="none" w:sz="0" w:space="0" w:color="auto"/>
        <w:bottom w:val="none" w:sz="0" w:space="0" w:color="auto"/>
        <w:right w:val="none" w:sz="0" w:space="0" w:color="auto"/>
      </w:divBdr>
    </w:div>
    <w:div w:id="1074939071">
      <w:bodyDiv w:val="1"/>
      <w:marLeft w:val="0"/>
      <w:marRight w:val="0"/>
      <w:marTop w:val="0"/>
      <w:marBottom w:val="0"/>
      <w:divBdr>
        <w:top w:val="none" w:sz="0" w:space="0" w:color="auto"/>
        <w:left w:val="none" w:sz="0" w:space="0" w:color="auto"/>
        <w:bottom w:val="none" w:sz="0" w:space="0" w:color="auto"/>
        <w:right w:val="none" w:sz="0" w:space="0" w:color="auto"/>
      </w:divBdr>
    </w:div>
    <w:div w:id="1164397000">
      <w:bodyDiv w:val="1"/>
      <w:marLeft w:val="0"/>
      <w:marRight w:val="0"/>
      <w:marTop w:val="0"/>
      <w:marBottom w:val="0"/>
      <w:divBdr>
        <w:top w:val="none" w:sz="0" w:space="0" w:color="auto"/>
        <w:left w:val="none" w:sz="0" w:space="0" w:color="auto"/>
        <w:bottom w:val="none" w:sz="0" w:space="0" w:color="auto"/>
        <w:right w:val="none" w:sz="0" w:space="0" w:color="auto"/>
      </w:divBdr>
    </w:div>
    <w:div w:id="1251623486">
      <w:bodyDiv w:val="1"/>
      <w:marLeft w:val="0"/>
      <w:marRight w:val="0"/>
      <w:marTop w:val="0"/>
      <w:marBottom w:val="0"/>
      <w:divBdr>
        <w:top w:val="none" w:sz="0" w:space="0" w:color="auto"/>
        <w:left w:val="none" w:sz="0" w:space="0" w:color="auto"/>
        <w:bottom w:val="none" w:sz="0" w:space="0" w:color="auto"/>
        <w:right w:val="none" w:sz="0" w:space="0" w:color="auto"/>
      </w:divBdr>
      <w:divsChild>
        <w:div w:id="1111127794">
          <w:marLeft w:val="0"/>
          <w:marRight w:val="0"/>
          <w:marTop w:val="0"/>
          <w:marBottom w:val="0"/>
          <w:divBdr>
            <w:top w:val="none" w:sz="0" w:space="0" w:color="auto"/>
            <w:left w:val="none" w:sz="0" w:space="0" w:color="auto"/>
            <w:bottom w:val="none" w:sz="0" w:space="0" w:color="auto"/>
            <w:right w:val="none" w:sz="0" w:space="0" w:color="auto"/>
          </w:divBdr>
          <w:divsChild>
            <w:div w:id="134050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9523">
      <w:bodyDiv w:val="1"/>
      <w:marLeft w:val="0"/>
      <w:marRight w:val="0"/>
      <w:marTop w:val="0"/>
      <w:marBottom w:val="0"/>
      <w:divBdr>
        <w:top w:val="none" w:sz="0" w:space="0" w:color="auto"/>
        <w:left w:val="none" w:sz="0" w:space="0" w:color="auto"/>
        <w:bottom w:val="none" w:sz="0" w:space="0" w:color="auto"/>
        <w:right w:val="none" w:sz="0" w:space="0" w:color="auto"/>
      </w:divBdr>
    </w:div>
    <w:div w:id="1290167999">
      <w:bodyDiv w:val="1"/>
      <w:marLeft w:val="0"/>
      <w:marRight w:val="0"/>
      <w:marTop w:val="0"/>
      <w:marBottom w:val="0"/>
      <w:divBdr>
        <w:top w:val="none" w:sz="0" w:space="0" w:color="auto"/>
        <w:left w:val="none" w:sz="0" w:space="0" w:color="auto"/>
        <w:bottom w:val="none" w:sz="0" w:space="0" w:color="auto"/>
        <w:right w:val="none" w:sz="0" w:space="0" w:color="auto"/>
      </w:divBdr>
    </w:div>
    <w:div w:id="1295722259">
      <w:bodyDiv w:val="1"/>
      <w:marLeft w:val="0"/>
      <w:marRight w:val="0"/>
      <w:marTop w:val="0"/>
      <w:marBottom w:val="0"/>
      <w:divBdr>
        <w:top w:val="none" w:sz="0" w:space="0" w:color="auto"/>
        <w:left w:val="none" w:sz="0" w:space="0" w:color="auto"/>
        <w:bottom w:val="none" w:sz="0" w:space="0" w:color="auto"/>
        <w:right w:val="none" w:sz="0" w:space="0" w:color="auto"/>
      </w:divBdr>
    </w:div>
    <w:div w:id="1421751239">
      <w:bodyDiv w:val="1"/>
      <w:marLeft w:val="0"/>
      <w:marRight w:val="0"/>
      <w:marTop w:val="0"/>
      <w:marBottom w:val="0"/>
      <w:divBdr>
        <w:top w:val="none" w:sz="0" w:space="0" w:color="auto"/>
        <w:left w:val="none" w:sz="0" w:space="0" w:color="auto"/>
        <w:bottom w:val="none" w:sz="0" w:space="0" w:color="auto"/>
        <w:right w:val="none" w:sz="0" w:space="0" w:color="auto"/>
      </w:divBdr>
    </w:div>
    <w:div w:id="1504471536">
      <w:bodyDiv w:val="1"/>
      <w:marLeft w:val="0"/>
      <w:marRight w:val="0"/>
      <w:marTop w:val="0"/>
      <w:marBottom w:val="0"/>
      <w:divBdr>
        <w:top w:val="none" w:sz="0" w:space="0" w:color="auto"/>
        <w:left w:val="none" w:sz="0" w:space="0" w:color="auto"/>
        <w:bottom w:val="none" w:sz="0" w:space="0" w:color="auto"/>
        <w:right w:val="none" w:sz="0" w:space="0" w:color="auto"/>
      </w:divBdr>
    </w:div>
    <w:div w:id="1555701252">
      <w:bodyDiv w:val="1"/>
      <w:marLeft w:val="0"/>
      <w:marRight w:val="0"/>
      <w:marTop w:val="0"/>
      <w:marBottom w:val="0"/>
      <w:divBdr>
        <w:top w:val="none" w:sz="0" w:space="0" w:color="auto"/>
        <w:left w:val="none" w:sz="0" w:space="0" w:color="auto"/>
        <w:bottom w:val="none" w:sz="0" w:space="0" w:color="auto"/>
        <w:right w:val="none" w:sz="0" w:space="0" w:color="auto"/>
      </w:divBdr>
    </w:div>
    <w:div w:id="1651403789">
      <w:bodyDiv w:val="1"/>
      <w:marLeft w:val="0"/>
      <w:marRight w:val="0"/>
      <w:marTop w:val="0"/>
      <w:marBottom w:val="0"/>
      <w:divBdr>
        <w:top w:val="none" w:sz="0" w:space="0" w:color="auto"/>
        <w:left w:val="none" w:sz="0" w:space="0" w:color="auto"/>
        <w:bottom w:val="none" w:sz="0" w:space="0" w:color="auto"/>
        <w:right w:val="none" w:sz="0" w:space="0" w:color="auto"/>
      </w:divBdr>
    </w:div>
    <w:div w:id="1695770412">
      <w:bodyDiv w:val="1"/>
      <w:marLeft w:val="0"/>
      <w:marRight w:val="0"/>
      <w:marTop w:val="0"/>
      <w:marBottom w:val="0"/>
      <w:divBdr>
        <w:top w:val="none" w:sz="0" w:space="0" w:color="auto"/>
        <w:left w:val="none" w:sz="0" w:space="0" w:color="auto"/>
        <w:bottom w:val="none" w:sz="0" w:space="0" w:color="auto"/>
        <w:right w:val="none" w:sz="0" w:space="0" w:color="auto"/>
      </w:divBdr>
    </w:div>
    <w:div w:id="1883134093">
      <w:bodyDiv w:val="1"/>
      <w:marLeft w:val="0"/>
      <w:marRight w:val="0"/>
      <w:marTop w:val="0"/>
      <w:marBottom w:val="0"/>
      <w:divBdr>
        <w:top w:val="none" w:sz="0" w:space="0" w:color="auto"/>
        <w:left w:val="none" w:sz="0" w:space="0" w:color="auto"/>
        <w:bottom w:val="none" w:sz="0" w:space="0" w:color="auto"/>
        <w:right w:val="none" w:sz="0" w:space="0" w:color="auto"/>
      </w:divBdr>
    </w:div>
    <w:div w:id="1980720981">
      <w:bodyDiv w:val="1"/>
      <w:marLeft w:val="0"/>
      <w:marRight w:val="0"/>
      <w:marTop w:val="0"/>
      <w:marBottom w:val="0"/>
      <w:divBdr>
        <w:top w:val="none" w:sz="0" w:space="0" w:color="auto"/>
        <w:left w:val="none" w:sz="0" w:space="0" w:color="auto"/>
        <w:bottom w:val="none" w:sz="0" w:space="0" w:color="auto"/>
        <w:right w:val="none" w:sz="0" w:space="0" w:color="auto"/>
      </w:divBdr>
    </w:div>
    <w:div w:id="2027292717">
      <w:bodyDiv w:val="1"/>
      <w:marLeft w:val="0"/>
      <w:marRight w:val="0"/>
      <w:marTop w:val="0"/>
      <w:marBottom w:val="0"/>
      <w:divBdr>
        <w:top w:val="none" w:sz="0" w:space="0" w:color="auto"/>
        <w:left w:val="none" w:sz="0" w:space="0" w:color="auto"/>
        <w:bottom w:val="none" w:sz="0" w:space="0" w:color="auto"/>
        <w:right w:val="none" w:sz="0" w:space="0" w:color="auto"/>
      </w:divBdr>
    </w:div>
    <w:div w:id="2098667866">
      <w:bodyDiv w:val="1"/>
      <w:marLeft w:val="0"/>
      <w:marRight w:val="0"/>
      <w:marTop w:val="0"/>
      <w:marBottom w:val="0"/>
      <w:divBdr>
        <w:top w:val="none" w:sz="0" w:space="0" w:color="auto"/>
        <w:left w:val="none" w:sz="0" w:space="0" w:color="auto"/>
        <w:bottom w:val="none" w:sz="0" w:space="0" w:color="auto"/>
        <w:right w:val="none" w:sz="0" w:space="0" w:color="auto"/>
      </w:divBdr>
    </w:div>
    <w:div w:id="2112506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jpg"/><Relationship Id="rId84" Type="http://schemas.openxmlformats.org/officeDocument/2006/relationships/image" Target="media/image71.png"/><Relationship Id="rId89" Type="http://schemas.openxmlformats.org/officeDocument/2006/relationships/image" Target="media/image76.jpeg"/><Relationship Id="rId16" Type="http://schemas.openxmlformats.org/officeDocument/2006/relationships/header" Target="header4.xml"/><Relationship Id="rId11" Type="http://schemas.openxmlformats.org/officeDocument/2006/relationships/image" Target="media/image3.jpe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settings" Target="settings.xml"/><Relationship Id="rId90" Type="http://schemas.openxmlformats.org/officeDocument/2006/relationships/image" Target="media/image77.jpeg"/><Relationship Id="rId95" Type="http://schemas.openxmlformats.org/officeDocument/2006/relationships/fontTable" Target="fontTable.xml"/><Relationship Id="rId22" Type="http://schemas.openxmlformats.org/officeDocument/2006/relationships/image" Target="media/image9.jpe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jpg"/><Relationship Id="rId80" Type="http://schemas.openxmlformats.org/officeDocument/2006/relationships/image" Target="media/image67.jpg"/><Relationship Id="rId85" Type="http://schemas.openxmlformats.org/officeDocument/2006/relationships/image" Target="media/image72.png"/><Relationship Id="rId93" Type="http://schemas.openxmlformats.org/officeDocument/2006/relationships/image" Target="media/image80.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jpe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jpeg"/><Relationship Id="rId91" Type="http://schemas.openxmlformats.org/officeDocument/2006/relationships/image" Target="media/image78.jpe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JPG"/><Relationship Id="rId86" Type="http://schemas.openxmlformats.org/officeDocument/2006/relationships/image" Target="media/image73.png"/><Relationship Id="rId94"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footnotes" Target="footnotes.xml"/><Relationship Id="rId71" Type="http://schemas.openxmlformats.org/officeDocument/2006/relationships/image" Target="media/image58.jpe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jpg"/><Relationship Id="rId87" Type="http://schemas.openxmlformats.org/officeDocument/2006/relationships/image" Target="media/image74.jpe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jpeg"/><Relationship Id="rId14" Type="http://schemas.openxmlformats.org/officeDocument/2006/relationships/header" Target="header2.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50B489-3EDA-4EEA-BE94-F13443B4F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2047</TotalTime>
  <Pages>80</Pages>
  <Words>20473</Words>
  <Characters>25592</Characters>
  <Application>Microsoft Office Word</Application>
  <DocSecurity>0</DocSecurity>
  <Lines>1112</Lines>
  <Paragraphs>822</Paragraphs>
  <ScaleCrop>false</ScaleCrop>
  <Company>Microsoft</Company>
  <LinksUpToDate>false</LinksUpToDate>
  <CharactersWithSpaces>45243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基于51单片机的智能家居安防系统的设计</dc:title>
  <dc:creator>Administrator</dc:creator>
  <cp:lastModifiedBy>周哈飞</cp:lastModifiedBy>
  <cp:revision>551</cp:revision>
  <dcterms:created xsi:type="dcterms:W3CDTF">2025-05-11T13:24:00Z</dcterms:created>
  <dcterms:modified xsi:type="dcterms:W3CDTF">2025-05-20T05:03:00Z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2A9B4834815B42FBA91D27D671440F40_13</vt:lpwstr>
  </property>
</Properties>
</file>