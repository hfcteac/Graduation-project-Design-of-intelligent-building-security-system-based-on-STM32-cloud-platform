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6621DD">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rsidP="006621DD">
            <w:pPr>
              <w:widowControl/>
              <w:wordWrap w:val="0"/>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rsidP="006621DD">
            <w:pPr>
              <w:widowControl/>
              <w:wordWrap w:val="0"/>
              <w:jc w:val="center"/>
              <w:rPr>
                <w:rFonts w:ascii="宋体" w:hAnsi="宋体" w:hint="eastAsia"/>
                <w:spacing w:val="15"/>
                <w:sz w:val="44"/>
                <w:szCs w:val="44"/>
              </w:rPr>
            </w:pPr>
          </w:p>
        </w:tc>
        <w:tc>
          <w:tcPr>
            <w:tcW w:w="4339" w:type="dxa"/>
          </w:tcPr>
          <w:p w14:paraId="6E8E2447" w14:textId="77777777" w:rsidR="00C511F8" w:rsidRDefault="00AF702B" w:rsidP="006621DD">
            <w:pPr>
              <w:widowControl/>
              <w:wordWrap w:val="0"/>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rsidP="006621DD">
      <w:pPr>
        <w:tabs>
          <w:tab w:val="left" w:pos="1904"/>
        </w:tabs>
        <w:wordWrap w:val="0"/>
        <w:jc w:val="center"/>
        <w:rPr>
          <w:rFonts w:ascii="宋体" w:hAnsi="宋体" w:hint="eastAsia"/>
          <w:w w:val="80"/>
          <w:sz w:val="100"/>
          <w:szCs w:val="100"/>
        </w:rPr>
      </w:pPr>
    </w:p>
    <w:p w14:paraId="46A226F6" w14:textId="77777777" w:rsidR="00C511F8" w:rsidRDefault="00C511F8" w:rsidP="006621DD">
      <w:pPr>
        <w:tabs>
          <w:tab w:val="left" w:pos="1904"/>
        </w:tabs>
        <w:wordWrap w:val="0"/>
        <w:jc w:val="center"/>
        <w:rPr>
          <w:rFonts w:ascii="宋体" w:hAnsi="宋体" w:hint="eastAsia"/>
          <w:w w:val="80"/>
          <w:sz w:val="24"/>
        </w:rPr>
      </w:pPr>
    </w:p>
    <w:p w14:paraId="55BD7578" w14:textId="77777777" w:rsidR="00C511F8" w:rsidRDefault="00C511F8" w:rsidP="006621DD">
      <w:pPr>
        <w:tabs>
          <w:tab w:val="left" w:pos="1904"/>
        </w:tabs>
        <w:wordWrap w:val="0"/>
        <w:jc w:val="center"/>
        <w:rPr>
          <w:rFonts w:ascii="宋体" w:hAnsi="宋体" w:hint="eastAsia"/>
          <w:w w:val="80"/>
          <w:sz w:val="40"/>
          <w:szCs w:val="40"/>
        </w:rPr>
      </w:pPr>
    </w:p>
    <w:p w14:paraId="60506F15" w14:textId="77777777" w:rsidR="00C511F8" w:rsidRDefault="00C511F8" w:rsidP="006621DD">
      <w:pPr>
        <w:tabs>
          <w:tab w:val="left" w:pos="1904"/>
        </w:tabs>
        <w:wordWrap w:val="0"/>
        <w:jc w:val="center"/>
        <w:rPr>
          <w:rFonts w:ascii="宋体" w:hAnsi="宋体" w:hint="eastAsia"/>
          <w:w w:val="80"/>
          <w:sz w:val="40"/>
          <w:szCs w:val="40"/>
        </w:rPr>
      </w:pPr>
    </w:p>
    <w:p w14:paraId="08C26774" w14:textId="77777777" w:rsidR="00C511F8" w:rsidRDefault="00AF702B" w:rsidP="006621DD">
      <w:pPr>
        <w:tabs>
          <w:tab w:val="left" w:pos="1904"/>
        </w:tabs>
        <w:wordWrap w:val="0"/>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rsidP="006621DD">
      <w:pPr>
        <w:tabs>
          <w:tab w:val="left" w:pos="1904"/>
        </w:tabs>
        <w:wordWrap w:val="0"/>
        <w:jc w:val="center"/>
        <w:rPr>
          <w:rFonts w:ascii="宋体" w:hAnsi="宋体" w:hint="eastAsia"/>
          <w:sz w:val="32"/>
          <w:szCs w:val="32"/>
        </w:rPr>
      </w:pPr>
    </w:p>
    <w:p w14:paraId="29D5B67B" w14:textId="77777777" w:rsidR="00C511F8" w:rsidRDefault="00C511F8" w:rsidP="006621DD">
      <w:pPr>
        <w:tabs>
          <w:tab w:val="left" w:pos="1904"/>
        </w:tabs>
        <w:wordWrap w:val="0"/>
        <w:jc w:val="center"/>
        <w:rPr>
          <w:rFonts w:ascii="宋体" w:hAnsi="宋体" w:hint="eastAsia"/>
          <w:sz w:val="32"/>
          <w:szCs w:val="32"/>
        </w:rPr>
      </w:pPr>
    </w:p>
    <w:p w14:paraId="06C650B9" w14:textId="77777777" w:rsidR="00C511F8" w:rsidRDefault="00C511F8" w:rsidP="006621DD">
      <w:pPr>
        <w:tabs>
          <w:tab w:val="left" w:pos="1800"/>
          <w:tab w:val="left" w:pos="1904"/>
          <w:tab w:val="left" w:pos="7200"/>
        </w:tabs>
        <w:wordWrap w:val="0"/>
        <w:jc w:val="center"/>
        <w:rPr>
          <w:rFonts w:ascii="宋体" w:hAnsi="宋体" w:hint="eastAsia"/>
          <w:sz w:val="32"/>
          <w:szCs w:val="32"/>
        </w:rPr>
      </w:pPr>
    </w:p>
    <w:p w14:paraId="011379FD" w14:textId="77777777" w:rsidR="00C511F8" w:rsidRDefault="00C511F8" w:rsidP="006621DD">
      <w:pPr>
        <w:tabs>
          <w:tab w:val="left" w:pos="1904"/>
        </w:tabs>
        <w:wordWrap w:val="0"/>
        <w:jc w:val="center"/>
        <w:rPr>
          <w:rFonts w:ascii="宋体" w:hAnsi="宋体" w:hint="eastAsia"/>
          <w:sz w:val="32"/>
          <w:szCs w:val="32"/>
        </w:rPr>
      </w:pPr>
    </w:p>
    <w:p w14:paraId="633B9BE6" w14:textId="77777777" w:rsidR="00C511F8" w:rsidRDefault="00C511F8" w:rsidP="006621DD">
      <w:pPr>
        <w:tabs>
          <w:tab w:val="left" w:pos="1904"/>
        </w:tabs>
        <w:wordWrap w:val="0"/>
        <w:jc w:val="center"/>
        <w:rPr>
          <w:rFonts w:ascii="宋体" w:hAnsi="宋体" w:hint="eastAsia"/>
          <w:sz w:val="32"/>
          <w:szCs w:val="32"/>
        </w:rPr>
      </w:pPr>
    </w:p>
    <w:p w14:paraId="00D8C138"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rsidP="006621DD">
      <w:pPr>
        <w:tabs>
          <w:tab w:val="left" w:pos="1904"/>
        </w:tabs>
        <w:wordWrap w:val="0"/>
        <w:jc w:val="center"/>
        <w:rPr>
          <w:rFonts w:ascii="宋体" w:hAnsi="宋体" w:hint="eastAsia"/>
          <w:szCs w:val="21"/>
        </w:rPr>
      </w:pPr>
    </w:p>
    <w:p w14:paraId="5C0496E3" w14:textId="14E58D27" w:rsidR="00C511F8" w:rsidRDefault="00AF702B" w:rsidP="006621DD">
      <w:pPr>
        <w:tabs>
          <w:tab w:val="left" w:pos="1904"/>
        </w:tabs>
        <w:wordWrap w:val="0"/>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rsidP="006621DD">
      <w:pPr>
        <w:tabs>
          <w:tab w:val="left" w:pos="1904"/>
        </w:tabs>
        <w:wordWrap w:val="0"/>
        <w:jc w:val="center"/>
        <w:rPr>
          <w:rFonts w:ascii="宋体" w:hAnsi="宋体" w:hint="eastAsia"/>
          <w:w w:val="90"/>
          <w:sz w:val="28"/>
          <w:szCs w:val="28"/>
        </w:rPr>
      </w:pPr>
    </w:p>
    <w:p w14:paraId="38E12EB7" w14:textId="6D25C630" w:rsidR="00C511F8" w:rsidRDefault="00AF702B" w:rsidP="006621DD">
      <w:pPr>
        <w:tabs>
          <w:tab w:val="left" w:pos="1904"/>
        </w:tabs>
        <w:wordWrap w:val="0"/>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辽技大学教务处制</w:t>
      </w:r>
      <w:bookmarkEnd w:id="0"/>
      <w:bookmarkEnd w:id="1"/>
    </w:p>
    <w:tbl>
      <w:tblPr>
        <w:tblW w:w="6116" w:type="dxa"/>
        <w:jc w:val="center"/>
        <w:tblLayout w:type="fixed"/>
        <w:tblLook w:val="04A0" w:firstRow="1" w:lastRow="0" w:firstColumn="1" w:lastColumn="0" w:noHBand="0" w:noVBand="1"/>
      </w:tblPr>
      <w:tblGrid>
        <w:gridCol w:w="1237"/>
        <w:gridCol w:w="4879"/>
      </w:tblGrid>
      <w:tr w:rsidR="00B417C9" w14:paraId="72BB62EC" w14:textId="77777777" w:rsidTr="001B49F0">
        <w:trPr>
          <w:trHeight w:val="570"/>
          <w:jc w:val="center"/>
        </w:trPr>
        <w:tc>
          <w:tcPr>
            <w:tcW w:w="1237" w:type="dxa"/>
            <w:vMerge w:val="restart"/>
            <w:noWrap/>
            <w:vAlign w:val="center"/>
          </w:tcPr>
          <w:p w14:paraId="5F41D339" w14:textId="77777777" w:rsidR="00B417C9" w:rsidRDefault="00B417C9" w:rsidP="006621DD">
            <w:pPr>
              <w:widowControl/>
              <w:wordWrap w:val="0"/>
              <w:rPr>
                <w:rFonts w:eastAsia="华文中宋"/>
                <w:spacing w:val="15"/>
                <w:position w:val="-6"/>
                <w:sz w:val="44"/>
                <w:szCs w:val="21"/>
              </w:rPr>
            </w:pPr>
            <w:r>
              <w:rPr>
                <w:spacing w:val="15"/>
                <w:position w:val="-6"/>
                <w:szCs w:val="21"/>
              </w:rPr>
              <w:lastRenderedPageBreak/>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0543933F" wp14:editId="0C74934F">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11"/>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7B512312" w14:textId="77777777" w:rsidR="00B417C9" w:rsidRDefault="00B417C9" w:rsidP="006621DD">
            <w:pPr>
              <w:widowControl/>
              <w:wordWrap w:val="0"/>
              <w:jc w:val="distribute"/>
              <w:rPr>
                <w:rFonts w:eastAsia="华文中宋"/>
                <w:spacing w:val="15"/>
                <w:sz w:val="44"/>
                <w:szCs w:val="44"/>
              </w:rPr>
            </w:pPr>
            <w:r>
              <w:rPr>
                <w:noProof/>
                <w:spacing w:val="15"/>
              </w:rPr>
              <w:drawing>
                <wp:inline distT="0" distB="0" distL="114300" distR="114300" wp14:anchorId="6F43F2BF" wp14:editId="1CC47A4E">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91435" cy="447040"/>
                          </a:xfrm>
                          <a:prstGeom prst="rect">
                            <a:avLst/>
                          </a:prstGeom>
                          <a:noFill/>
                          <a:ln>
                            <a:noFill/>
                          </a:ln>
                        </pic:spPr>
                      </pic:pic>
                    </a:graphicData>
                  </a:graphic>
                </wp:inline>
              </w:drawing>
            </w:r>
          </w:p>
        </w:tc>
      </w:tr>
      <w:tr w:rsidR="00B417C9" w14:paraId="61EF19BA" w14:textId="77777777" w:rsidTr="001B49F0">
        <w:trPr>
          <w:trHeight w:val="226"/>
          <w:jc w:val="center"/>
        </w:trPr>
        <w:tc>
          <w:tcPr>
            <w:tcW w:w="1237" w:type="dxa"/>
            <w:vMerge/>
            <w:noWrap/>
          </w:tcPr>
          <w:p w14:paraId="19CEDB77" w14:textId="77777777" w:rsidR="00B417C9" w:rsidRDefault="00B417C9" w:rsidP="006621DD">
            <w:pPr>
              <w:widowControl/>
              <w:wordWrap w:val="0"/>
              <w:jc w:val="center"/>
              <w:rPr>
                <w:rFonts w:eastAsia="华文中宋"/>
                <w:spacing w:val="15"/>
                <w:sz w:val="44"/>
                <w:szCs w:val="44"/>
              </w:rPr>
            </w:pPr>
          </w:p>
        </w:tc>
        <w:tc>
          <w:tcPr>
            <w:tcW w:w="4879" w:type="dxa"/>
            <w:noWrap/>
          </w:tcPr>
          <w:p w14:paraId="2FC63514" w14:textId="77777777" w:rsidR="00B417C9" w:rsidRDefault="00B417C9" w:rsidP="006621DD">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2CBAF021" w14:textId="77777777" w:rsidR="00B417C9" w:rsidRDefault="00B417C9" w:rsidP="006621DD">
      <w:pPr>
        <w:wordWrap w:val="0"/>
        <w:rPr>
          <w:b/>
          <w:sz w:val="84"/>
          <w:szCs w:val="84"/>
        </w:rPr>
      </w:pPr>
    </w:p>
    <w:p w14:paraId="1A9AE99F" w14:textId="77777777" w:rsidR="00B417C9" w:rsidRDefault="00B417C9" w:rsidP="006621DD">
      <w:pPr>
        <w:wordWrap w:val="0"/>
        <w:jc w:val="center"/>
        <w:rPr>
          <w:b/>
          <w:sz w:val="84"/>
          <w:szCs w:val="84"/>
        </w:rPr>
      </w:pPr>
      <w:r>
        <w:rPr>
          <w:b/>
          <w:sz w:val="84"/>
          <w:szCs w:val="84"/>
        </w:rPr>
        <w:t>毕业</w:t>
      </w:r>
      <w:r>
        <w:rPr>
          <w:rFonts w:hint="eastAsia"/>
          <w:b/>
          <w:sz w:val="84"/>
          <w:szCs w:val="84"/>
        </w:rPr>
        <w:t>设计（</w:t>
      </w:r>
      <w:r>
        <w:rPr>
          <w:b/>
          <w:sz w:val="84"/>
          <w:szCs w:val="84"/>
        </w:rPr>
        <w:t>论文</w:t>
      </w:r>
      <w:r>
        <w:rPr>
          <w:rFonts w:hint="eastAsia"/>
          <w:b/>
          <w:sz w:val="84"/>
          <w:szCs w:val="84"/>
        </w:rPr>
        <w:t>）</w:t>
      </w:r>
    </w:p>
    <w:p w14:paraId="4401451D" w14:textId="77777777" w:rsidR="00B417C9" w:rsidRDefault="00B417C9" w:rsidP="006621DD">
      <w:pPr>
        <w:wordWrap w:val="0"/>
        <w:jc w:val="center"/>
        <w:rPr>
          <w:sz w:val="44"/>
          <w:szCs w:val="44"/>
        </w:rPr>
      </w:pPr>
    </w:p>
    <w:p w14:paraId="7FC546E4" w14:textId="77777777" w:rsidR="00B417C9" w:rsidRDefault="00B417C9" w:rsidP="006621DD">
      <w:pPr>
        <w:wordWrap w:val="0"/>
        <w:jc w:val="center"/>
        <w:rPr>
          <w:sz w:val="44"/>
          <w:szCs w:val="44"/>
        </w:rPr>
      </w:pPr>
    </w:p>
    <w:p w14:paraId="4E3DA578" w14:textId="77777777" w:rsidR="00B417C9" w:rsidRDefault="00B417C9" w:rsidP="006621DD">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B417C9" w14:paraId="6AD507D3" w14:textId="77777777" w:rsidTr="00B417C9">
        <w:tc>
          <w:tcPr>
            <w:tcW w:w="1908" w:type="dxa"/>
          </w:tcPr>
          <w:p w14:paraId="1A059380" w14:textId="77777777" w:rsidR="00B417C9" w:rsidRDefault="00B417C9" w:rsidP="006621DD">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62F84DFE" w14:textId="4CCB8E09" w:rsidR="00B417C9" w:rsidRDefault="00B71864" w:rsidP="006621DD">
            <w:pPr>
              <w:wordWrap w:val="0"/>
              <w:spacing w:before="100" w:beforeAutospacing="1" w:after="100" w:afterAutospacing="1"/>
              <w:jc w:val="center"/>
              <w:rPr>
                <w:rFonts w:cs="宋体"/>
                <w:b/>
                <w:sz w:val="32"/>
              </w:rPr>
            </w:pPr>
            <w:r w:rsidRPr="00B71864">
              <w:rPr>
                <w:rFonts w:cs="宋体" w:hint="eastAsia"/>
                <w:b/>
                <w:sz w:val="32"/>
              </w:rPr>
              <w:t>基于</w:t>
            </w:r>
            <w:r w:rsidRPr="00B71864">
              <w:rPr>
                <w:rFonts w:cs="宋体" w:hint="eastAsia"/>
                <w:b/>
                <w:sz w:val="32"/>
              </w:rPr>
              <w:t>STM32</w:t>
            </w:r>
            <w:r w:rsidRPr="00B71864">
              <w:rPr>
                <w:rFonts w:cs="宋体" w:hint="eastAsia"/>
                <w:b/>
                <w:sz w:val="32"/>
              </w:rPr>
              <w:t>的云平台楼宇安防与光伏并网系统设计</w:t>
            </w:r>
          </w:p>
        </w:tc>
      </w:tr>
      <w:tr w:rsidR="00B417C9" w14:paraId="1ABCD686" w14:textId="77777777" w:rsidTr="00B417C9">
        <w:tc>
          <w:tcPr>
            <w:tcW w:w="1908" w:type="dxa"/>
          </w:tcPr>
          <w:p w14:paraId="099A21D7" w14:textId="77777777" w:rsidR="00B417C9" w:rsidRDefault="00B417C9" w:rsidP="006621DD">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7910F611"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电子与信息工程学院</w:t>
            </w:r>
          </w:p>
        </w:tc>
      </w:tr>
      <w:tr w:rsidR="00B417C9" w14:paraId="1F7A658C" w14:textId="77777777" w:rsidTr="00B417C9">
        <w:tc>
          <w:tcPr>
            <w:tcW w:w="1908" w:type="dxa"/>
          </w:tcPr>
          <w:p w14:paraId="597E9F55" w14:textId="77777777" w:rsidR="00B417C9" w:rsidRDefault="00B417C9" w:rsidP="006621DD">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69B352BF"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B417C9" w14:paraId="7F6B5899" w14:textId="77777777" w:rsidTr="00B417C9">
        <w:tc>
          <w:tcPr>
            <w:tcW w:w="1908" w:type="dxa"/>
          </w:tcPr>
          <w:p w14:paraId="35965E83" w14:textId="77777777" w:rsidR="00B417C9" w:rsidRDefault="00B417C9" w:rsidP="006621DD">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64B49956"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宋楠</w:t>
            </w:r>
          </w:p>
        </w:tc>
      </w:tr>
      <w:tr w:rsidR="00B417C9" w14:paraId="6DA75F85" w14:textId="77777777" w:rsidTr="00B417C9">
        <w:tc>
          <w:tcPr>
            <w:tcW w:w="1908" w:type="dxa"/>
          </w:tcPr>
          <w:p w14:paraId="5432D60C" w14:textId="77777777" w:rsidR="00B417C9" w:rsidRDefault="00B417C9" w:rsidP="006621DD">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3D4A7CED"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常凤筠</w:t>
            </w:r>
          </w:p>
        </w:tc>
      </w:tr>
    </w:tbl>
    <w:p w14:paraId="2E01C430" w14:textId="77777777" w:rsidR="00B417C9" w:rsidRDefault="00B417C9" w:rsidP="006621DD">
      <w:pPr>
        <w:wordWrap w:val="0"/>
        <w:rPr>
          <w:b/>
          <w:sz w:val="32"/>
          <w:u w:val="single"/>
        </w:rPr>
      </w:pPr>
    </w:p>
    <w:p w14:paraId="1230EFF3" w14:textId="77777777" w:rsidR="00B417C9" w:rsidRDefault="00B417C9" w:rsidP="006621DD">
      <w:pPr>
        <w:wordWrap w:val="0"/>
        <w:spacing w:line="720" w:lineRule="auto"/>
        <w:jc w:val="left"/>
        <w:rPr>
          <w:rFonts w:eastAsia="黑体" w:cs="黑体"/>
          <w:szCs w:val="21"/>
        </w:rPr>
      </w:pPr>
    </w:p>
    <w:p w14:paraId="029DB1BA" w14:textId="77777777" w:rsidR="00B417C9" w:rsidRDefault="00B417C9" w:rsidP="006621DD">
      <w:pPr>
        <w:wordWrap w:val="0"/>
        <w:spacing w:line="720" w:lineRule="auto"/>
        <w:jc w:val="left"/>
        <w:rPr>
          <w:rFonts w:eastAsia="黑体" w:cs="黑体"/>
          <w:szCs w:val="21"/>
        </w:rPr>
      </w:pPr>
    </w:p>
    <w:p w14:paraId="76B7D3C1" w14:textId="77777777" w:rsidR="00B417C9" w:rsidRDefault="00B417C9" w:rsidP="006621DD">
      <w:pPr>
        <w:wordWrap w:val="0"/>
        <w:spacing w:line="720" w:lineRule="auto"/>
        <w:jc w:val="center"/>
        <w:rPr>
          <w:rFonts w:eastAsia="黑体" w:cs="黑体"/>
          <w:szCs w:val="21"/>
        </w:rPr>
      </w:pPr>
      <w:r>
        <w:rPr>
          <w:rFonts w:eastAsia="黑体" w:cs="黑体" w:hint="eastAsia"/>
          <w:szCs w:val="21"/>
        </w:rPr>
        <w:t>辽宁科技大学教务处制</w:t>
      </w:r>
    </w:p>
    <w:p w14:paraId="31C9EAA3" w14:textId="77777777" w:rsidR="00C511F8" w:rsidRDefault="00C511F8" w:rsidP="006621DD">
      <w:pPr>
        <w:wordWrap w:val="0"/>
        <w:jc w:val="center"/>
        <w:rPr>
          <w:rFonts w:ascii="黑体" w:eastAsia="黑体"/>
          <w:w w:val="90"/>
          <w:sz w:val="44"/>
          <w:szCs w:val="44"/>
        </w:rPr>
        <w:sectPr w:rsidR="00C511F8">
          <w:headerReference w:type="default" r:id="rId13"/>
          <w:type w:val="continuous"/>
          <w:pgSz w:w="11906" w:h="16838"/>
          <w:pgMar w:top="1701" w:right="1417" w:bottom="1417" w:left="1417" w:header="851" w:footer="992" w:gutter="0"/>
          <w:cols w:space="720"/>
          <w:docGrid w:type="lines" w:linePitch="312"/>
        </w:sectPr>
      </w:pPr>
    </w:p>
    <w:p w14:paraId="2A3B45FC" w14:textId="77777777" w:rsidR="00C511F8" w:rsidRDefault="00C511F8" w:rsidP="006621DD">
      <w:pPr>
        <w:wordWrap w:val="0"/>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rsidP="006621DD">
      <w:pPr>
        <w:wordWrap w:val="0"/>
        <w:jc w:val="center"/>
        <w:rPr>
          <w:rFonts w:ascii="黑体" w:eastAsia="黑体"/>
          <w:w w:val="90"/>
          <w:sz w:val="44"/>
          <w:szCs w:val="44"/>
        </w:rPr>
      </w:pPr>
    </w:p>
    <w:p w14:paraId="617B4959" w14:textId="77777777" w:rsidR="00C511F8" w:rsidRDefault="00C511F8" w:rsidP="006621DD">
      <w:pPr>
        <w:wordWrap w:val="0"/>
        <w:jc w:val="center"/>
        <w:rPr>
          <w:rFonts w:ascii="黑体" w:eastAsia="黑体"/>
          <w:w w:val="90"/>
          <w:sz w:val="44"/>
          <w:szCs w:val="44"/>
        </w:rPr>
      </w:pPr>
    </w:p>
    <w:p w14:paraId="51B9C08F" w14:textId="77777777" w:rsidR="00C511F8" w:rsidRDefault="00C511F8" w:rsidP="006621DD">
      <w:pPr>
        <w:wordWrap w:val="0"/>
        <w:jc w:val="center"/>
        <w:rPr>
          <w:rFonts w:ascii="黑体" w:eastAsia="黑体"/>
          <w:w w:val="90"/>
          <w:sz w:val="44"/>
          <w:szCs w:val="44"/>
        </w:rPr>
      </w:pPr>
    </w:p>
    <w:p w14:paraId="5E1D16FF" w14:textId="77777777" w:rsidR="00C511F8" w:rsidRDefault="00C511F8" w:rsidP="006621DD">
      <w:pPr>
        <w:wordWrap w:val="0"/>
        <w:jc w:val="center"/>
        <w:rPr>
          <w:rFonts w:ascii="黑体" w:eastAsia="黑体"/>
          <w:w w:val="90"/>
          <w:sz w:val="44"/>
          <w:szCs w:val="44"/>
        </w:rPr>
      </w:pPr>
    </w:p>
    <w:p w14:paraId="1D0827CE" w14:textId="77777777" w:rsidR="00C511F8" w:rsidRDefault="00C511F8" w:rsidP="006621DD">
      <w:pPr>
        <w:wordWrap w:val="0"/>
        <w:jc w:val="center"/>
        <w:rPr>
          <w:rFonts w:ascii="黑体" w:eastAsia="黑体"/>
          <w:w w:val="90"/>
          <w:sz w:val="44"/>
          <w:szCs w:val="44"/>
        </w:rPr>
      </w:pPr>
    </w:p>
    <w:p w14:paraId="5CEBC447" w14:textId="77777777" w:rsidR="00C511F8" w:rsidRDefault="00C511F8" w:rsidP="006621DD">
      <w:pPr>
        <w:wordWrap w:val="0"/>
        <w:jc w:val="center"/>
        <w:rPr>
          <w:rFonts w:ascii="黑体" w:eastAsia="黑体"/>
          <w:w w:val="90"/>
          <w:sz w:val="44"/>
          <w:szCs w:val="44"/>
        </w:rPr>
      </w:pPr>
    </w:p>
    <w:p w14:paraId="5BD5CBB5" w14:textId="77777777" w:rsidR="00C511F8" w:rsidRDefault="00C511F8" w:rsidP="006621DD">
      <w:pPr>
        <w:wordWrap w:val="0"/>
        <w:jc w:val="center"/>
        <w:rPr>
          <w:rFonts w:ascii="黑体" w:eastAsia="黑体"/>
          <w:w w:val="90"/>
          <w:sz w:val="44"/>
          <w:szCs w:val="44"/>
        </w:rPr>
      </w:pPr>
    </w:p>
    <w:p w14:paraId="33F4B885" w14:textId="77777777" w:rsidR="00C511F8" w:rsidRDefault="00C511F8" w:rsidP="006621DD">
      <w:pPr>
        <w:wordWrap w:val="0"/>
        <w:jc w:val="center"/>
        <w:rPr>
          <w:rFonts w:ascii="黑体" w:eastAsia="黑体"/>
          <w:w w:val="90"/>
          <w:sz w:val="44"/>
          <w:szCs w:val="44"/>
        </w:rPr>
      </w:pPr>
    </w:p>
    <w:p w14:paraId="4E579105" w14:textId="77777777" w:rsidR="00C511F8" w:rsidRDefault="00C511F8" w:rsidP="006621DD">
      <w:pPr>
        <w:wordWrap w:val="0"/>
        <w:jc w:val="center"/>
        <w:rPr>
          <w:rFonts w:ascii="黑体" w:eastAsia="黑体"/>
          <w:w w:val="90"/>
          <w:sz w:val="44"/>
          <w:szCs w:val="44"/>
        </w:rPr>
      </w:pPr>
    </w:p>
    <w:p w14:paraId="10634A55" w14:textId="77777777" w:rsidR="00C511F8" w:rsidRDefault="00C511F8" w:rsidP="006621DD">
      <w:pPr>
        <w:wordWrap w:val="0"/>
        <w:jc w:val="center"/>
        <w:rPr>
          <w:rFonts w:ascii="黑体" w:eastAsia="黑体"/>
          <w:w w:val="90"/>
          <w:sz w:val="44"/>
          <w:szCs w:val="44"/>
        </w:rPr>
      </w:pPr>
    </w:p>
    <w:p w14:paraId="4C27465E" w14:textId="77777777" w:rsidR="00C511F8" w:rsidRDefault="00C511F8" w:rsidP="006621DD">
      <w:pPr>
        <w:wordWrap w:val="0"/>
        <w:jc w:val="center"/>
        <w:rPr>
          <w:rFonts w:ascii="黑体" w:eastAsia="黑体"/>
          <w:w w:val="90"/>
          <w:sz w:val="44"/>
          <w:szCs w:val="44"/>
        </w:rPr>
      </w:pPr>
    </w:p>
    <w:p w14:paraId="19C3536D" w14:textId="77777777" w:rsidR="00C511F8" w:rsidRDefault="00C511F8" w:rsidP="006621DD">
      <w:pPr>
        <w:wordWrap w:val="0"/>
        <w:jc w:val="center"/>
        <w:rPr>
          <w:rFonts w:ascii="黑体" w:eastAsia="黑体"/>
          <w:w w:val="90"/>
          <w:sz w:val="44"/>
          <w:szCs w:val="44"/>
        </w:rPr>
      </w:pPr>
    </w:p>
    <w:p w14:paraId="756436D0" w14:textId="77777777" w:rsidR="00C511F8" w:rsidRDefault="00C511F8" w:rsidP="006621DD">
      <w:pPr>
        <w:wordWrap w:val="0"/>
        <w:jc w:val="center"/>
        <w:rPr>
          <w:rFonts w:ascii="黑体" w:eastAsia="黑体"/>
          <w:w w:val="90"/>
          <w:sz w:val="44"/>
          <w:szCs w:val="44"/>
        </w:rPr>
      </w:pPr>
    </w:p>
    <w:p w14:paraId="2097CEF0" w14:textId="77777777" w:rsidR="00C511F8" w:rsidRDefault="00C511F8" w:rsidP="006621DD">
      <w:pPr>
        <w:wordWrap w:val="0"/>
        <w:jc w:val="center"/>
        <w:rPr>
          <w:rFonts w:ascii="黑体" w:eastAsia="黑体"/>
          <w:w w:val="90"/>
          <w:sz w:val="44"/>
          <w:szCs w:val="44"/>
        </w:rPr>
      </w:pPr>
    </w:p>
    <w:p w14:paraId="7AEA8CF3" w14:textId="77777777" w:rsidR="00C511F8" w:rsidRDefault="00C511F8" w:rsidP="006621DD">
      <w:pPr>
        <w:wordWrap w:val="0"/>
        <w:jc w:val="center"/>
        <w:rPr>
          <w:rFonts w:ascii="黑体" w:eastAsia="黑体"/>
          <w:w w:val="90"/>
          <w:sz w:val="44"/>
          <w:szCs w:val="44"/>
        </w:rPr>
      </w:pPr>
    </w:p>
    <w:p w14:paraId="132E3639" w14:textId="77777777" w:rsidR="00C511F8" w:rsidRDefault="00C511F8" w:rsidP="006621DD">
      <w:pPr>
        <w:wordWrap w:val="0"/>
        <w:jc w:val="center"/>
        <w:rPr>
          <w:rFonts w:ascii="黑体" w:eastAsia="黑体"/>
          <w:w w:val="90"/>
          <w:sz w:val="44"/>
          <w:szCs w:val="44"/>
        </w:rPr>
      </w:pPr>
    </w:p>
    <w:p w14:paraId="6EE2EA91" w14:textId="77777777" w:rsidR="00C511F8" w:rsidRDefault="00C511F8" w:rsidP="006621DD">
      <w:pPr>
        <w:wordWrap w:val="0"/>
        <w:jc w:val="center"/>
        <w:rPr>
          <w:rFonts w:ascii="黑体" w:eastAsia="黑体"/>
          <w:w w:val="90"/>
          <w:sz w:val="44"/>
          <w:szCs w:val="44"/>
        </w:rPr>
      </w:pPr>
    </w:p>
    <w:p w14:paraId="124DAFEB" w14:textId="77777777" w:rsidR="00C511F8" w:rsidRDefault="00C511F8" w:rsidP="006621DD">
      <w:pPr>
        <w:wordWrap w:val="0"/>
        <w:jc w:val="center"/>
        <w:rPr>
          <w:rFonts w:ascii="黑体" w:eastAsia="黑体"/>
          <w:w w:val="90"/>
          <w:sz w:val="44"/>
          <w:szCs w:val="44"/>
        </w:rPr>
      </w:pPr>
    </w:p>
    <w:p w14:paraId="49628BEF" w14:textId="77777777" w:rsidR="00C511F8" w:rsidRPr="00B71864" w:rsidRDefault="00C511F8" w:rsidP="006621DD">
      <w:pPr>
        <w:wordWrap w:val="0"/>
        <w:jc w:val="center"/>
        <w:rPr>
          <w:rFonts w:ascii="黑体" w:eastAsia="黑体"/>
          <w:w w:val="90"/>
          <w:sz w:val="44"/>
          <w:szCs w:val="44"/>
        </w:rPr>
      </w:pPr>
    </w:p>
    <w:p w14:paraId="649F2730" w14:textId="77777777" w:rsidR="00C511F8" w:rsidRDefault="00C511F8" w:rsidP="006621DD">
      <w:pPr>
        <w:wordWrap w:val="0"/>
        <w:rPr>
          <w:rFonts w:ascii="黑体" w:eastAsia="黑体"/>
          <w:w w:val="90"/>
          <w:sz w:val="44"/>
          <w:szCs w:val="44"/>
        </w:rPr>
      </w:pPr>
    </w:p>
    <w:p w14:paraId="2E5F2D09" w14:textId="77777777" w:rsidR="00B71864" w:rsidRDefault="00B71864" w:rsidP="006621DD">
      <w:pPr>
        <w:pageBreakBefore/>
        <w:wordWrap w:val="0"/>
        <w:spacing w:line="360" w:lineRule="auto"/>
        <w:jc w:val="center"/>
        <w:rPr>
          <w:rFonts w:ascii="黑体" w:eastAsia="黑体"/>
          <w:w w:val="90"/>
          <w:sz w:val="44"/>
          <w:szCs w:val="44"/>
        </w:rPr>
      </w:pPr>
      <w:r w:rsidRPr="00B71864">
        <w:rPr>
          <w:rFonts w:ascii="黑体" w:eastAsia="黑体" w:hint="eastAsia"/>
          <w:w w:val="90"/>
          <w:sz w:val="44"/>
          <w:szCs w:val="44"/>
        </w:rPr>
        <w:lastRenderedPageBreak/>
        <w:t>基于STM32的云平台楼宇安防与光伏并网系统设计</w:t>
      </w:r>
    </w:p>
    <w:p w14:paraId="09511EF6" w14:textId="5C25BA0B" w:rsidR="00C511F8" w:rsidRDefault="00AF702B" w:rsidP="006621DD">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6621DD">
      <w:pPr>
        <w:pStyle w:val="ad"/>
        <w:shd w:val="clear" w:color="auto" w:fill="FDFDFE"/>
        <w:wordWrap w:val="0"/>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rsidP="006621DD">
      <w:pPr>
        <w:wordWrap w:val="0"/>
        <w:spacing w:line="360" w:lineRule="auto"/>
        <w:ind w:firstLineChars="200" w:firstLine="560"/>
        <w:rPr>
          <w:rFonts w:ascii="楷体" w:eastAsia="楷体" w:hAnsi="楷体" w:cs="楷体" w:hint="eastAsia"/>
          <w:sz w:val="24"/>
        </w:rPr>
        <w:sectPr w:rsidR="00C511F8">
          <w:headerReference w:type="default" r:id="rId14"/>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sidR="00C4128D" w:rsidRPr="00802AA2">
        <w:rPr>
          <w:rFonts w:eastAsia="楷体" w:hint="eastAsia"/>
          <w:sz w:val="24"/>
        </w:rPr>
        <w:t>qwertyuiop</w:t>
      </w:r>
      <w:r w:rsidR="00C4128D">
        <w:rPr>
          <w:rFonts w:eastAsia="楷体" w:hint="eastAsia"/>
          <w:sz w:val="24"/>
        </w:rPr>
        <w:t>[</w:t>
      </w:r>
      <w:r w:rsidR="00C4128D" w:rsidRPr="00802AA2">
        <w:rPr>
          <w:rFonts w:eastAsia="楷体" w:hint="eastAsia"/>
          <w:sz w:val="24"/>
        </w:rPr>
        <w:t>poiuytre</w:t>
      </w:r>
    </w:p>
    <w:p w14:paraId="0DABBF7A" w14:textId="77777777" w:rsidR="00C511F8" w:rsidRDefault="00C511F8" w:rsidP="006621DD">
      <w:pPr>
        <w:wordWrap w:val="0"/>
        <w:spacing w:line="360" w:lineRule="auto"/>
        <w:jc w:val="center"/>
        <w:rPr>
          <w:color w:val="333333"/>
          <w:sz w:val="44"/>
          <w:szCs w:val="44"/>
          <w:shd w:val="clear" w:color="auto" w:fill="FFFFFF"/>
        </w:rPr>
      </w:pPr>
    </w:p>
    <w:p w14:paraId="10DD74D4" w14:textId="77777777" w:rsidR="00C511F8" w:rsidRDefault="00C511F8" w:rsidP="006621DD">
      <w:pPr>
        <w:wordWrap w:val="0"/>
        <w:spacing w:line="360" w:lineRule="auto"/>
        <w:jc w:val="center"/>
        <w:rPr>
          <w:color w:val="333333"/>
          <w:sz w:val="44"/>
          <w:szCs w:val="44"/>
          <w:shd w:val="clear" w:color="auto" w:fill="FFFFFF"/>
        </w:rPr>
      </w:pPr>
    </w:p>
    <w:p w14:paraId="1AD7A3C3" w14:textId="77777777" w:rsidR="00C511F8" w:rsidRDefault="00C511F8" w:rsidP="006621DD">
      <w:pPr>
        <w:wordWrap w:val="0"/>
        <w:spacing w:line="360" w:lineRule="auto"/>
        <w:jc w:val="center"/>
        <w:rPr>
          <w:color w:val="333333"/>
          <w:sz w:val="44"/>
          <w:szCs w:val="44"/>
          <w:shd w:val="clear" w:color="auto" w:fill="FFFFFF"/>
        </w:rPr>
      </w:pPr>
    </w:p>
    <w:p w14:paraId="5DB232E6" w14:textId="77777777" w:rsidR="00C511F8" w:rsidRDefault="00C511F8" w:rsidP="006621DD">
      <w:pPr>
        <w:wordWrap w:val="0"/>
        <w:spacing w:line="360" w:lineRule="auto"/>
        <w:jc w:val="center"/>
        <w:rPr>
          <w:color w:val="333333"/>
          <w:sz w:val="44"/>
          <w:szCs w:val="44"/>
          <w:shd w:val="clear" w:color="auto" w:fill="FFFFFF"/>
        </w:rPr>
      </w:pPr>
    </w:p>
    <w:p w14:paraId="18579133" w14:textId="77777777" w:rsidR="00C511F8" w:rsidRDefault="00C511F8" w:rsidP="006621DD">
      <w:pPr>
        <w:wordWrap w:val="0"/>
        <w:spacing w:line="360" w:lineRule="auto"/>
        <w:jc w:val="center"/>
        <w:rPr>
          <w:color w:val="333333"/>
          <w:sz w:val="44"/>
          <w:szCs w:val="44"/>
          <w:shd w:val="clear" w:color="auto" w:fill="FFFFFF"/>
        </w:rPr>
      </w:pPr>
    </w:p>
    <w:p w14:paraId="726A1DBA" w14:textId="77777777" w:rsidR="00C511F8" w:rsidRDefault="00C511F8" w:rsidP="006621DD">
      <w:pPr>
        <w:wordWrap w:val="0"/>
        <w:spacing w:line="360" w:lineRule="auto"/>
        <w:jc w:val="center"/>
        <w:rPr>
          <w:color w:val="333333"/>
          <w:sz w:val="44"/>
          <w:szCs w:val="44"/>
          <w:shd w:val="clear" w:color="auto" w:fill="FFFFFF"/>
        </w:rPr>
      </w:pPr>
    </w:p>
    <w:p w14:paraId="6C035E5B" w14:textId="77777777" w:rsidR="00C511F8" w:rsidRDefault="00C511F8" w:rsidP="006621DD">
      <w:pPr>
        <w:wordWrap w:val="0"/>
        <w:spacing w:line="360" w:lineRule="auto"/>
        <w:jc w:val="center"/>
        <w:rPr>
          <w:color w:val="333333"/>
          <w:sz w:val="44"/>
          <w:szCs w:val="44"/>
          <w:shd w:val="clear" w:color="auto" w:fill="FFFFFF"/>
        </w:rPr>
      </w:pPr>
    </w:p>
    <w:p w14:paraId="5847B794" w14:textId="77777777" w:rsidR="00C511F8" w:rsidRDefault="00C511F8" w:rsidP="006621DD">
      <w:pPr>
        <w:wordWrap w:val="0"/>
        <w:spacing w:line="360" w:lineRule="auto"/>
        <w:jc w:val="center"/>
        <w:rPr>
          <w:color w:val="333333"/>
          <w:sz w:val="44"/>
          <w:szCs w:val="44"/>
          <w:shd w:val="clear" w:color="auto" w:fill="FFFFFF"/>
        </w:rPr>
      </w:pPr>
    </w:p>
    <w:p w14:paraId="525A7F9B" w14:textId="77777777" w:rsidR="00C511F8" w:rsidRDefault="00C511F8" w:rsidP="006621DD">
      <w:pPr>
        <w:wordWrap w:val="0"/>
        <w:spacing w:line="360" w:lineRule="auto"/>
        <w:rPr>
          <w:color w:val="333333"/>
          <w:sz w:val="44"/>
          <w:szCs w:val="44"/>
          <w:shd w:val="clear" w:color="auto" w:fill="FFFFFF"/>
        </w:rPr>
      </w:pPr>
    </w:p>
    <w:p w14:paraId="74DE4B27" w14:textId="1D1688B0" w:rsidR="00C511F8" w:rsidRDefault="00844D55" w:rsidP="006621DD">
      <w:pPr>
        <w:wordWrap w:val="0"/>
        <w:spacing w:line="360" w:lineRule="auto"/>
        <w:jc w:val="center"/>
        <w:rPr>
          <w:color w:val="333333"/>
          <w:sz w:val="44"/>
          <w:szCs w:val="44"/>
          <w:shd w:val="clear" w:color="auto" w:fill="FFFFFF"/>
        </w:rPr>
      </w:pPr>
      <w:r w:rsidRPr="00802AA2">
        <w:rPr>
          <w:color w:val="333333"/>
          <w:sz w:val="44"/>
          <w:szCs w:val="44"/>
          <w:shd w:val="clear" w:color="auto" w:fill="FFFFFF"/>
        </w:rPr>
        <w:lastRenderedPageBreak/>
        <w:t>Q</w:t>
      </w:r>
      <w:r w:rsidRPr="00802AA2">
        <w:rPr>
          <w:rFonts w:hint="eastAsia"/>
          <w:color w:val="333333"/>
          <w:sz w:val="44"/>
          <w:szCs w:val="44"/>
          <w:shd w:val="clear" w:color="auto" w:fill="FFFFFF"/>
        </w:rPr>
        <w:t>qqqqqqqqqqqqqqqqqq</w:t>
      </w:r>
    </w:p>
    <w:p w14:paraId="0EF5FBF3" w14:textId="77777777" w:rsidR="00C511F8" w:rsidRDefault="00AF702B" w:rsidP="006621DD">
      <w:pPr>
        <w:wordWrap w:val="0"/>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6621DD">
      <w:pPr>
        <w:wordWrap w:val="0"/>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rsidP="006621DD">
      <w:pPr>
        <w:wordWrap w:val="0"/>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r w:rsidR="00C4128D" w:rsidRPr="00802AA2">
        <w:rPr>
          <w:rFonts w:hint="eastAsia"/>
          <w:sz w:val="28"/>
          <w:szCs w:val="28"/>
        </w:rPr>
        <w:t>qwertyuiopoiuytrewq</w:t>
      </w:r>
      <w:r w:rsidR="00C4128D">
        <w:rPr>
          <w:sz w:val="28"/>
          <w:szCs w:val="28"/>
        </w:rPr>
        <w:tab/>
      </w:r>
    </w:p>
    <w:p w14:paraId="51B6A822" w14:textId="77777777" w:rsidR="00C511F8" w:rsidRDefault="00C511F8" w:rsidP="006621DD">
      <w:pPr>
        <w:wordWrap w:val="0"/>
        <w:spacing w:line="360" w:lineRule="auto"/>
        <w:rPr>
          <w:rFonts w:ascii="楷体" w:eastAsia="楷体" w:hAnsi="楷体" w:cs="楷体" w:hint="eastAsia"/>
          <w:sz w:val="24"/>
        </w:rPr>
      </w:pPr>
    </w:p>
    <w:p w14:paraId="675D0368" w14:textId="77777777" w:rsidR="00C511F8" w:rsidRDefault="00C511F8" w:rsidP="006621DD">
      <w:pPr>
        <w:wordWrap w:val="0"/>
        <w:spacing w:line="360" w:lineRule="auto"/>
        <w:rPr>
          <w:rFonts w:ascii="楷体" w:eastAsia="楷体" w:hAnsi="楷体" w:cs="楷体" w:hint="eastAsia"/>
          <w:sz w:val="24"/>
        </w:rPr>
      </w:pPr>
    </w:p>
    <w:p w14:paraId="76588B90" w14:textId="77777777" w:rsidR="00C511F8" w:rsidRDefault="00C511F8" w:rsidP="006621DD">
      <w:pPr>
        <w:wordWrap w:val="0"/>
        <w:spacing w:line="360" w:lineRule="auto"/>
        <w:rPr>
          <w:rFonts w:ascii="楷体" w:eastAsia="楷体" w:hAnsi="楷体" w:cs="楷体" w:hint="eastAsia"/>
          <w:sz w:val="24"/>
        </w:rPr>
      </w:pPr>
    </w:p>
    <w:p w14:paraId="3DEF0AE6" w14:textId="77777777" w:rsidR="00C511F8" w:rsidRDefault="00C511F8" w:rsidP="006621DD">
      <w:pPr>
        <w:wordWrap w:val="0"/>
        <w:spacing w:line="360" w:lineRule="auto"/>
        <w:rPr>
          <w:rFonts w:ascii="楷体" w:eastAsia="楷体" w:hAnsi="楷体" w:cs="楷体" w:hint="eastAsia"/>
          <w:sz w:val="24"/>
        </w:rPr>
      </w:pPr>
    </w:p>
    <w:p w14:paraId="1681EF80" w14:textId="77777777" w:rsidR="00C511F8" w:rsidRDefault="00C511F8" w:rsidP="006621DD">
      <w:pPr>
        <w:pStyle w:val="TOC1"/>
        <w:tabs>
          <w:tab w:val="right" w:leader="dot" w:pos="9072"/>
        </w:tabs>
        <w:wordWrap w:val="0"/>
        <w:jc w:val="center"/>
        <w:rPr>
          <w:rFonts w:ascii="黑体" w:eastAsia="黑体" w:hAnsi="黑体" w:cs="黑体" w:hint="eastAsia"/>
          <w:sz w:val="32"/>
          <w:szCs w:val="32"/>
        </w:rPr>
        <w:sectPr w:rsidR="00C511F8">
          <w:headerReference w:type="default" r:id="rId15"/>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rsidP="006621DD">
      <w:pPr>
        <w:pStyle w:val="TOC1"/>
        <w:tabs>
          <w:tab w:val="right" w:leader="dot" w:pos="9072"/>
        </w:tabs>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2" w:name="_Toc17279"/>
    <w:bookmarkStart w:id="3" w:name="_Toc29546"/>
    <w:p w14:paraId="5F18F5B6" w14:textId="3195C6A6" w:rsidR="00675656" w:rsidRDefault="00AF702B">
      <w:pPr>
        <w:pStyle w:val="TOC1"/>
        <w:tabs>
          <w:tab w:val="right" w:leader="dot" w:pos="9062"/>
        </w:tabs>
        <w:rPr>
          <w:rFonts w:asciiTheme="minorHAnsi" w:eastAsiaTheme="minorEastAsia" w:hAnsiTheme="minorHAnsi" w:cstheme="minorBidi"/>
          <w:noProof/>
          <w:sz w:val="22"/>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8501286" w:history="1">
        <w:r w:rsidR="00675656" w:rsidRPr="007B0092">
          <w:rPr>
            <w:rStyle w:val="af3"/>
            <w:rFonts w:eastAsia="黑体" w:hint="eastAsia"/>
            <w:noProof/>
          </w:rPr>
          <w:t>1</w:t>
        </w:r>
        <w:r w:rsidR="00675656" w:rsidRPr="007B0092">
          <w:rPr>
            <w:rStyle w:val="af3"/>
            <w:rFonts w:eastAsia="黑体" w:hint="eastAsia"/>
            <w:noProof/>
          </w:rPr>
          <w:t xml:space="preserve">　</w:t>
        </w:r>
        <w:r w:rsidR="00675656" w:rsidRPr="007B0092">
          <w:rPr>
            <w:rStyle w:val="af3"/>
            <w:rFonts w:ascii="黑体" w:eastAsia="黑体" w:hAnsi="黑体" w:cs="黑体" w:hint="eastAsia"/>
            <w:noProof/>
          </w:rPr>
          <w:t>绪论</w:t>
        </w:r>
        <w:r w:rsidR="00675656">
          <w:rPr>
            <w:rFonts w:hint="eastAsia"/>
            <w:noProof/>
          </w:rPr>
          <w:tab/>
        </w:r>
        <w:r w:rsidR="00675656">
          <w:rPr>
            <w:rFonts w:hint="eastAsia"/>
            <w:noProof/>
          </w:rPr>
          <w:fldChar w:fldCharType="begin"/>
        </w:r>
        <w:r w:rsidR="00675656">
          <w:rPr>
            <w:rFonts w:hint="eastAsia"/>
            <w:noProof/>
          </w:rPr>
          <w:instrText xml:space="preserve"> </w:instrText>
        </w:r>
        <w:r w:rsidR="00675656">
          <w:rPr>
            <w:noProof/>
          </w:rPr>
          <w:instrText>PAGEREF _Toc198501286 \h</w:instrText>
        </w:r>
        <w:r w:rsidR="00675656">
          <w:rPr>
            <w:rFonts w:hint="eastAsia"/>
            <w:noProof/>
          </w:rPr>
          <w:instrText xml:space="preserve"> </w:instrText>
        </w:r>
        <w:r w:rsidR="00675656">
          <w:rPr>
            <w:rFonts w:hint="eastAsia"/>
            <w:noProof/>
          </w:rPr>
        </w:r>
        <w:r w:rsidR="00675656">
          <w:rPr>
            <w:rFonts w:hint="eastAsia"/>
            <w:noProof/>
          </w:rPr>
          <w:fldChar w:fldCharType="separate"/>
        </w:r>
        <w:r w:rsidR="002F7ACF">
          <w:rPr>
            <w:noProof/>
          </w:rPr>
          <w:t>1</w:t>
        </w:r>
        <w:r w:rsidR="00675656">
          <w:rPr>
            <w:rFonts w:hint="eastAsia"/>
            <w:noProof/>
          </w:rPr>
          <w:fldChar w:fldCharType="end"/>
        </w:r>
      </w:hyperlink>
    </w:p>
    <w:p w14:paraId="5B97284C" w14:textId="4AC520A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7" w:history="1">
        <w:r w:rsidRPr="007B0092">
          <w:rPr>
            <w:rStyle w:val="af3"/>
            <w:rFonts w:eastAsia="黑体" w:hint="eastAsia"/>
            <w:noProof/>
          </w:rPr>
          <w:t>1.1</w:t>
        </w:r>
        <w:r w:rsidRPr="007B0092">
          <w:rPr>
            <w:rStyle w:val="af3"/>
            <w:rFonts w:eastAsia="黑体" w:hint="eastAsia"/>
            <w:noProof/>
          </w:rPr>
          <w:t xml:space="preserve">　</w:t>
        </w:r>
        <w:r w:rsidRPr="007B0092">
          <w:rPr>
            <w:rStyle w:val="af3"/>
            <w:rFonts w:ascii="黑体" w:eastAsia="黑体" w:hAnsi="黑体" w:cs="黑体"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_Toc198501287 \h</w:instrText>
        </w:r>
        <w:r>
          <w:rPr>
            <w:rFonts w:hint="eastAsia"/>
            <w:noProof/>
          </w:rPr>
          <w:instrText xml:space="preserve"> </w:instrText>
        </w:r>
        <w:r>
          <w:rPr>
            <w:rFonts w:hint="eastAsia"/>
            <w:noProof/>
          </w:rPr>
        </w:r>
        <w:r>
          <w:rPr>
            <w:rFonts w:hint="eastAsia"/>
            <w:noProof/>
          </w:rPr>
          <w:fldChar w:fldCharType="separate"/>
        </w:r>
        <w:r w:rsidR="002F7ACF">
          <w:rPr>
            <w:noProof/>
          </w:rPr>
          <w:t>1</w:t>
        </w:r>
        <w:r>
          <w:rPr>
            <w:rFonts w:hint="eastAsia"/>
            <w:noProof/>
          </w:rPr>
          <w:fldChar w:fldCharType="end"/>
        </w:r>
      </w:hyperlink>
    </w:p>
    <w:p w14:paraId="50F1DC00" w14:textId="3F47B12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8" w:history="1">
        <w:r w:rsidRPr="007B0092">
          <w:rPr>
            <w:rStyle w:val="af3"/>
            <w:rFonts w:eastAsia="黑体" w:hint="eastAsia"/>
            <w:noProof/>
          </w:rPr>
          <w:t>1.2</w:t>
        </w:r>
        <w:r w:rsidRPr="007B0092">
          <w:rPr>
            <w:rStyle w:val="af3"/>
            <w:rFonts w:eastAsia="黑体" w:hint="eastAsia"/>
            <w:noProof/>
          </w:rPr>
          <w:t xml:space="preserve">　</w:t>
        </w:r>
        <w:r w:rsidRPr="007B0092">
          <w:rPr>
            <w:rStyle w:val="af3"/>
            <w:rFonts w:ascii="黑体" w:eastAsia="黑体" w:hAnsi="黑体" w:cs="黑体" w:hint="eastAsia"/>
            <w:noProof/>
          </w:rPr>
          <w:t>课题研究的背景及意义</w:t>
        </w:r>
        <w:r>
          <w:rPr>
            <w:rFonts w:hint="eastAsia"/>
            <w:noProof/>
          </w:rPr>
          <w:tab/>
        </w:r>
        <w:r>
          <w:rPr>
            <w:rFonts w:hint="eastAsia"/>
            <w:noProof/>
          </w:rPr>
          <w:fldChar w:fldCharType="begin"/>
        </w:r>
        <w:r>
          <w:rPr>
            <w:rFonts w:hint="eastAsia"/>
            <w:noProof/>
          </w:rPr>
          <w:instrText xml:space="preserve"> </w:instrText>
        </w:r>
        <w:r>
          <w:rPr>
            <w:noProof/>
          </w:rPr>
          <w:instrText>PAGEREF _Toc198501288 \h</w:instrText>
        </w:r>
        <w:r>
          <w:rPr>
            <w:rFonts w:hint="eastAsia"/>
            <w:noProof/>
          </w:rPr>
          <w:instrText xml:space="preserve"> </w:instrText>
        </w:r>
        <w:r>
          <w:rPr>
            <w:rFonts w:hint="eastAsia"/>
            <w:noProof/>
          </w:rPr>
        </w:r>
        <w:r>
          <w:rPr>
            <w:rFonts w:hint="eastAsia"/>
            <w:noProof/>
          </w:rPr>
          <w:fldChar w:fldCharType="separate"/>
        </w:r>
        <w:r w:rsidR="002F7ACF">
          <w:rPr>
            <w:noProof/>
          </w:rPr>
          <w:t>1</w:t>
        </w:r>
        <w:r>
          <w:rPr>
            <w:rFonts w:hint="eastAsia"/>
            <w:noProof/>
          </w:rPr>
          <w:fldChar w:fldCharType="end"/>
        </w:r>
      </w:hyperlink>
    </w:p>
    <w:p w14:paraId="6991D785" w14:textId="478D2030"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9" w:history="1">
        <w:r w:rsidRPr="007B0092">
          <w:rPr>
            <w:rStyle w:val="af3"/>
            <w:rFonts w:eastAsia="黑体" w:hint="eastAsia"/>
            <w:noProof/>
          </w:rPr>
          <w:t>1.3</w:t>
        </w:r>
        <w:r w:rsidRPr="007B0092">
          <w:rPr>
            <w:rStyle w:val="af3"/>
            <w:rFonts w:eastAsia="黑体" w:hint="eastAsia"/>
            <w:noProof/>
          </w:rPr>
          <w:t xml:space="preserve">　</w:t>
        </w:r>
        <w:r w:rsidRPr="007B0092">
          <w:rPr>
            <w:rStyle w:val="af3"/>
            <w:rFonts w:ascii="黑体" w:eastAsia="黑体" w:hAnsi="黑体" w:cs="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_Toc198501289 \h</w:instrText>
        </w:r>
        <w:r>
          <w:rPr>
            <w:rFonts w:hint="eastAsia"/>
            <w:noProof/>
          </w:rPr>
          <w:instrText xml:space="preserve"> </w:instrText>
        </w:r>
        <w:r>
          <w:rPr>
            <w:rFonts w:hint="eastAsia"/>
            <w:noProof/>
          </w:rPr>
        </w:r>
        <w:r>
          <w:rPr>
            <w:rFonts w:hint="eastAsia"/>
            <w:noProof/>
          </w:rPr>
          <w:fldChar w:fldCharType="separate"/>
        </w:r>
        <w:r w:rsidR="002F7ACF">
          <w:rPr>
            <w:noProof/>
          </w:rPr>
          <w:t>2</w:t>
        </w:r>
        <w:r>
          <w:rPr>
            <w:rFonts w:hint="eastAsia"/>
            <w:noProof/>
          </w:rPr>
          <w:fldChar w:fldCharType="end"/>
        </w:r>
      </w:hyperlink>
    </w:p>
    <w:p w14:paraId="1B05FC42" w14:textId="283082D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0" w:history="1">
        <w:r w:rsidRPr="007B0092">
          <w:rPr>
            <w:rStyle w:val="af3"/>
            <w:rFonts w:eastAsia="黑体" w:hint="eastAsia"/>
            <w:noProof/>
          </w:rPr>
          <w:t>1.4</w:t>
        </w:r>
        <w:r w:rsidRPr="007B0092">
          <w:rPr>
            <w:rStyle w:val="af3"/>
            <w:rFonts w:eastAsia="黑体" w:hint="eastAsia"/>
            <w:noProof/>
          </w:rPr>
          <w:t xml:space="preserve">　本文的主要研究内容和论文结构安排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_Toc198501290 \h</w:instrText>
        </w:r>
        <w:r>
          <w:rPr>
            <w:rFonts w:hint="eastAsia"/>
            <w:noProof/>
          </w:rPr>
          <w:instrText xml:space="preserve"> </w:instrText>
        </w:r>
        <w:r>
          <w:rPr>
            <w:rFonts w:hint="eastAsia"/>
            <w:noProof/>
          </w:rPr>
        </w:r>
        <w:r>
          <w:rPr>
            <w:rFonts w:hint="eastAsia"/>
            <w:noProof/>
          </w:rPr>
          <w:fldChar w:fldCharType="separate"/>
        </w:r>
        <w:r w:rsidR="002F7ACF">
          <w:rPr>
            <w:noProof/>
          </w:rPr>
          <w:t>4</w:t>
        </w:r>
        <w:r>
          <w:rPr>
            <w:rFonts w:hint="eastAsia"/>
            <w:noProof/>
          </w:rPr>
          <w:fldChar w:fldCharType="end"/>
        </w:r>
      </w:hyperlink>
    </w:p>
    <w:p w14:paraId="4FAB3BE1" w14:textId="69E6457A"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291" w:history="1">
        <w:r w:rsidRPr="007B0092">
          <w:rPr>
            <w:rStyle w:val="af3"/>
            <w:rFonts w:eastAsia="黑体" w:hint="eastAsia"/>
            <w:noProof/>
          </w:rPr>
          <w:t>2</w:t>
        </w:r>
        <w:r w:rsidRPr="007B0092">
          <w:rPr>
            <w:rStyle w:val="af3"/>
            <w:rFonts w:eastAsia="黑体" w:hint="eastAsia"/>
            <w:noProof/>
          </w:rPr>
          <w:t xml:space="preserve">　系统总体设计方案</w:t>
        </w:r>
        <w:r>
          <w:rPr>
            <w:rFonts w:hint="eastAsia"/>
            <w:noProof/>
          </w:rPr>
          <w:tab/>
        </w:r>
        <w:r>
          <w:rPr>
            <w:rFonts w:hint="eastAsia"/>
            <w:noProof/>
          </w:rPr>
          <w:fldChar w:fldCharType="begin"/>
        </w:r>
        <w:r>
          <w:rPr>
            <w:rFonts w:hint="eastAsia"/>
            <w:noProof/>
          </w:rPr>
          <w:instrText xml:space="preserve"> </w:instrText>
        </w:r>
        <w:r>
          <w:rPr>
            <w:noProof/>
          </w:rPr>
          <w:instrText>PAGEREF _Toc198501291 \h</w:instrText>
        </w:r>
        <w:r>
          <w:rPr>
            <w:rFonts w:hint="eastAsia"/>
            <w:noProof/>
          </w:rPr>
          <w:instrText xml:space="preserve"> </w:instrText>
        </w:r>
        <w:r>
          <w:rPr>
            <w:rFonts w:hint="eastAsia"/>
            <w:noProof/>
          </w:rPr>
        </w:r>
        <w:r>
          <w:rPr>
            <w:rFonts w:hint="eastAsia"/>
            <w:noProof/>
          </w:rPr>
          <w:fldChar w:fldCharType="separate"/>
        </w:r>
        <w:r w:rsidR="002F7ACF">
          <w:rPr>
            <w:noProof/>
          </w:rPr>
          <w:t>5</w:t>
        </w:r>
        <w:r>
          <w:rPr>
            <w:rFonts w:hint="eastAsia"/>
            <w:noProof/>
          </w:rPr>
          <w:fldChar w:fldCharType="end"/>
        </w:r>
      </w:hyperlink>
    </w:p>
    <w:p w14:paraId="772500A6" w14:textId="3AE5A71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2" w:history="1">
        <w:r w:rsidRPr="007B0092">
          <w:rPr>
            <w:rStyle w:val="af3"/>
            <w:rFonts w:eastAsia="黑体" w:hint="eastAsia"/>
            <w:noProof/>
          </w:rPr>
          <w:t>2.1</w:t>
        </w:r>
        <w:r w:rsidRPr="007B0092">
          <w:rPr>
            <w:rStyle w:val="af3"/>
            <w:rFonts w:eastAsia="黑体" w:hint="eastAsia"/>
            <w:noProof/>
          </w:rPr>
          <w:t xml:space="preserve">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_Toc198501292 \h</w:instrText>
        </w:r>
        <w:r>
          <w:rPr>
            <w:rFonts w:hint="eastAsia"/>
            <w:noProof/>
          </w:rPr>
          <w:instrText xml:space="preserve"> </w:instrText>
        </w:r>
        <w:r>
          <w:rPr>
            <w:rFonts w:hint="eastAsia"/>
            <w:noProof/>
          </w:rPr>
        </w:r>
        <w:r>
          <w:rPr>
            <w:rFonts w:hint="eastAsia"/>
            <w:noProof/>
          </w:rPr>
          <w:fldChar w:fldCharType="separate"/>
        </w:r>
        <w:r w:rsidR="002F7ACF">
          <w:rPr>
            <w:noProof/>
          </w:rPr>
          <w:t>5</w:t>
        </w:r>
        <w:r>
          <w:rPr>
            <w:rFonts w:hint="eastAsia"/>
            <w:noProof/>
          </w:rPr>
          <w:fldChar w:fldCharType="end"/>
        </w:r>
      </w:hyperlink>
    </w:p>
    <w:p w14:paraId="6196DF4E" w14:textId="6B8528C3"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3" w:history="1">
        <w:r w:rsidRPr="007B0092">
          <w:rPr>
            <w:rStyle w:val="af3"/>
            <w:rFonts w:eastAsia="黑体" w:hint="eastAsia"/>
            <w:noProof/>
          </w:rPr>
          <w:t>2.2</w:t>
        </w:r>
        <w:r w:rsidRPr="007B0092">
          <w:rPr>
            <w:rStyle w:val="af3"/>
            <w:rFonts w:eastAsia="黑体" w:hint="eastAsia"/>
            <w:noProof/>
          </w:rPr>
          <w:t xml:space="preserve">　系统方案选择（</w:t>
        </w:r>
        <w:r w:rsidRPr="007B0092">
          <w:rPr>
            <w:rStyle w:val="af3"/>
            <w:rFonts w:eastAsia="黑体" w:hint="eastAsia"/>
            <w:noProof/>
          </w:rPr>
          <w:t>n</w:t>
        </w:r>
        <w:r w:rsidRPr="007B0092">
          <w:rPr>
            <w:rStyle w:val="af3"/>
            <w:rFonts w:eastAsia="黑体" w:hint="eastAsia"/>
            <w:noProof/>
          </w:rPr>
          <w:t>可能修改）</w:t>
        </w:r>
        <w:r>
          <w:rPr>
            <w:rFonts w:hint="eastAsia"/>
            <w:noProof/>
          </w:rPr>
          <w:tab/>
        </w:r>
        <w:r>
          <w:rPr>
            <w:rFonts w:hint="eastAsia"/>
            <w:noProof/>
          </w:rPr>
          <w:fldChar w:fldCharType="begin"/>
        </w:r>
        <w:r>
          <w:rPr>
            <w:rFonts w:hint="eastAsia"/>
            <w:noProof/>
          </w:rPr>
          <w:instrText xml:space="preserve"> </w:instrText>
        </w:r>
        <w:r>
          <w:rPr>
            <w:noProof/>
          </w:rPr>
          <w:instrText>PAGEREF _Toc198501293 \h</w:instrText>
        </w:r>
        <w:r>
          <w:rPr>
            <w:rFonts w:hint="eastAsia"/>
            <w:noProof/>
          </w:rPr>
          <w:instrText xml:space="preserve"> </w:instrText>
        </w:r>
        <w:r>
          <w:rPr>
            <w:rFonts w:hint="eastAsia"/>
            <w:noProof/>
          </w:rPr>
        </w:r>
        <w:r>
          <w:rPr>
            <w:rFonts w:hint="eastAsia"/>
            <w:noProof/>
          </w:rPr>
          <w:fldChar w:fldCharType="separate"/>
        </w:r>
        <w:r w:rsidR="002F7ACF">
          <w:rPr>
            <w:noProof/>
          </w:rPr>
          <w:t>6</w:t>
        </w:r>
        <w:r>
          <w:rPr>
            <w:rFonts w:hint="eastAsia"/>
            <w:noProof/>
          </w:rPr>
          <w:fldChar w:fldCharType="end"/>
        </w:r>
      </w:hyperlink>
    </w:p>
    <w:p w14:paraId="7401AF0A" w14:textId="4FDB7593"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4" w:history="1">
        <w:r w:rsidRPr="007B0092">
          <w:rPr>
            <w:rStyle w:val="af3"/>
            <w:rFonts w:eastAsia="黑体" w:hint="eastAsia"/>
            <w:noProof/>
          </w:rPr>
          <w:t>2.2.1</w:t>
        </w:r>
        <w:r w:rsidRPr="007B0092">
          <w:rPr>
            <w:rStyle w:val="af3"/>
            <w:rFonts w:eastAsia="黑体" w:hint="eastAsia"/>
            <w:noProof/>
          </w:rPr>
          <w:t xml:space="preserve">　主控（</w:t>
        </w:r>
        <w:r w:rsidRPr="007B0092">
          <w:rPr>
            <w:rStyle w:val="af3"/>
            <w:rFonts w:eastAsia="黑体" w:hint="eastAsia"/>
            <w:noProof/>
          </w:rPr>
          <w:t>CPU</w:t>
        </w:r>
        <w:r w:rsidRPr="007B0092">
          <w:rPr>
            <w:rStyle w:val="af3"/>
            <w:rFonts w:eastAsia="黑体" w:hint="eastAsia"/>
            <w:noProof/>
          </w:rPr>
          <w:t>）的选择（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_Toc198501294 \h</w:instrText>
        </w:r>
        <w:r>
          <w:rPr>
            <w:rFonts w:hint="eastAsia"/>
            <w:noProof/>
          </w:rPr>
          <w:instrText xml:space="preserve"> </w:instrText>
        </w:r>
        <w:r>
          <w:rPr>
            <w:rFonts w:hint="eastAsia"/>
            <w:noProof/>
          </w:rPr>
        </w:r>
        <w:r>
          <w:rPr>
            <w:rFonts w:hint="eastAsia"/>
            <w:noProof/>
          </w:rPr>
          <w:fldChar w:fldCharType="separate"/>
        </w:r>
        <w:r w:rsidR="002F7ACF">
          <w:rPr>
            <w:noProof/>
          </w:rPr>
          <w:t>6</w:t>
        </w:r>
        <w:r>
          <w:rPr>
            <w:rFonts w:hint="eastAsia"/>
            <w:noProof/>
          </w:rPr>
          <w:fldChar w:fldCharType="end"/>
        </w:r>
      </w:hyperlink>
    </w:p>
    <w:p w14:paraId="7FA50E90" w14:textId="265C4745"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5" w:history="1">
        <w:r w:rsidRPr="007B0092">
          <w:rPr>
            <w:rStyle w:val="af3"/>
            <w:rFonts w:eastAsia="黑体" w:hint="eastAsia"/>
            <w:noProof/>
          </w:rPr>
          <w:t>2.2.2</w:t>
        </w:r>
        <w:r w:rsidRPr="007B0092">
          <w:rPr>
            <w:rStyle w:val="af3"/>
            <w:rFonts w:eastAsia="黑体" w:hint="eastAsia"/>
            <w:noProof/>
          </w:rPr>
          <w:t xml:space="preserve">　显示模块选择（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_Toc198501295 \h</w:instrText>
        </w:r>
        <w:r>
          <w:rPr>
            <w:rFonts w:hint="eastAsia"/>
            <w:noProof/>
          </w:rPr>
          <w:instrText xml:space="preserve"> </w:instrText>
        </w:r>
        <w:r>
          <w:rPr>
            <w:rFonts w:hint="eastAsia"/>
            <w:noProof/>
          </w:rPr>
        </w:r>
        <w:r>
          <w:rPr>
            <w:rFonts w:hint="eastAsia"/>
            <w:noProof/>
          </w:rPr>
          <w:fldChar w:fldCharType="separate"/>
        </w:r>
        <w:r w:rsidR="002F7ACF">
          <w:rPr>
            <w:noProof/>
          </w:rPr>
          <w:t>7</w:t>
        </w:r>
        <w:r>
          <w:rPr>
            <w:rFonts w:hint="eastAsia"/>
            <w:noProof/>
          </w:rPr>
          <w:fldChar w:fldCharType="end"/>
        </w:r>
      </w:hyperlink>
    </w:p>
    <w:p w14:paraId="7A2C94EF" w14:textId="16D23C0C"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6" w:history="1">
        <w:r w:rsidRPr="007B0092">
          <w:rPr>
            <w:rStyle w:val="af3"/>
            <w:rFonts w:eastAsia="黑体" w:hint="eastAsia"/>
            <w:noProof/>
          </w:rPr>
          <w:t xml:space="preserve">2.2.3 </w:t>
        </w:r>
        <w:r w:rsidRPr="007B0092">
          <w:rPr>
            <w:rStyle w:val="af3"/>
            <w:rFonts w:eastAsia="黑体" w:hint="eastAsia"/>
            <w:noProof/>
          </w:rPr>
          <w:t>温湿度检测模块的选择（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_Toc198501296 \h</w:instrText>
        </w:r>
        <w:r>
          <w:rPr>
            <w:rFonts w:hint="eastAsia"/>
            <w:noProof/>
          </w:rPr>
          <w:instrText xml:space="preserve"> </w:instrText>
        </w:r>
        <w:r>
          <w:rPr>
            <w:rFonts w:hint="eastAsia"/>
            <w:noProof/>
          </w:rPr>
        </w:r>
        <w:r>
          <w:rPr>
            <w:rFonts w:hint="eastAsia"/>
            <w:noProof/>
          </w:rPr>
          <w:fldChar w:fldCharType="separate"/>
        </w:r>
        <w:r w:rsidR="002F7ACF">
          <w:rPr>
            <w:noProof/>
          </w:rPr>
          <w:t>8</w:t>
        </w:r>
        <w:r>
          <w:rPr>
            <w:rFonts w:hint="eastAsia"/>
            <w:noProof/>
          </w:rPr>
          <w:fldChar w:fldCharType="end"/>
        </w:r>
      </w:hyperlink>
    </w:p>
    <w:p w14:paraId="1B5A80F3" w14:textId="7FF7F0C0"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7" w:history="1">
        <w:r w:rsidRPr="007B0092">
          <w:rPr>
            <w:rStyle w:val="af3"/>
            <w:rFonts w:eastAsia="黑体" w:hint="eastAsia"/>
            <w:noProof/>
          </w:rPr>
          <w:t xml:space="preserve">2.2.4 </w:t>
        </w:r>
        <w:r w:rsidRPr="007B0092">
          <w:rPr>
            <w:rStyle w:val="af3"/>
            <w:rFonts w:eastAsia="黑体" w:hint="eastAsia"/>
            <w:noProof/>
          </w:rPr>
          <w:t>云平台及</w:t>
        </w:r>
        <w:r w:rsidRPr="007B0092">
          <w:rPr>
            <w:rStyle w:val="af3"/>
            <w:rFonts w:eastAsia="黑体" w:hint="eastAsia"/>
            <w:noProof/>
          </w:rPr>
          <w:t>APP</w:t>
        </w:r>
        <w:r w:rsidRPr="007B0092">
          <w:rPr>
            <w:rStyle w:val="af3"/>
            <w:rFonts w:eastAsia="黑体" w:hint="eastAsia"/>
            <w:noProof/>
          </w:rPr>
          <w:t>选择（</w:t>
        </w:r>
        <w:r w:rsidRPr="007B0092">
          <w:rPr>
            <w:rStyle w:val="af3"/>
            <w:rFonts w:eastAsia="黑体" w:hint="eastAsia"/>
            <w:noProof/>
          </w:rPr>
          <w:t>gck</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_Toc198501297 \h</w:instrText>
        </w:r>
        <w:r>
          <w:rPr>
            <w:rFonts w:hint="eastAsia"/>
            <w:noProof/>
          </w:rPr>
          <w:instrText xml:space="preserve"> </w:instrText>
        </w:r>
        <w:r>
          <w:rPr>
            <w:rFonts w:hint="eastAsia"/>
            <w:noProof/>
          </w:rPr>
        </w:r>
        <w:r>
          <w:rPr>
            <w:rFonts w:hint="eastAsia"/>
            <w:noProof/>
          </w:rPr>
          <w:fldChar w:fldCharType="separate"/>
        </w:r>
        <w:r w:rsidR="002F7ACF">
          <w:rPr>
            <w:noProof/>
          </w:rPr>
          <w:t>8</w:t>
        </w:r>
        <w:r>
          <w:rPr>
            <w:rFonts w:hint="eastAsia"/>
            <w:noProof/>
          </w:rPr>
          <w:fldChar w:fldCharType="end"/>
        </w:r>
      </w:hyperlink>
    </w:p>
    <w:p w14:paraId="7A11A1F2" w14:textId="40F634B8"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8" w:history="1">
        <w:r w:rsidRPr="007B0092">
          <w:rPr>
            <w:rStyle w:val="af3"/>
            <w:rFonts w:eastAsia="黑体" w:hint="eastAsia"/>
            <w:noProof/>
          </w:rPr>
          <w:t xml:space="preserve">2.2.5  </w:t>
        </w:r>
        <w:r w:rsidRPr="007B0092">
          <w:rPr>
            <w:rStyle w:val="af3"/>
            <w:rFonts w:eastAsia="黑体" w:hint="eastAsia"/>
            <w:noProof/>
          </w:rPr>
          <w:t>短信平台的选择（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_Toc198501298 \h</w:instrText>
        </w:r>
        <w:r>
          <w:rPr>
            <w:rFonts w:hint="eastAsia"/>
            <w:noProof/>
          </w:rPr>
          <w:instrText xml:space="preserve"> </w:instrText>
        </w:r>
        <w:r>
          <w:rPr>
            <w:rFonts w:hint="eastAsia"/>
            <w:noProof/>
          </w:rPr>
        </w:r>
        <w:r>
          <w:rPr>
            <w:rFonts w:hint="eastAsia"/>
            <w:noProof/>
          </w:rPr>
          <w:fldChar w:fldCharType="separate"/>
        </w:r>
        <w:r w:rsidR="002F7ACF">
          <w:rPr>
            <w:noProof/>
          </w:rPr>
          <w:t>9</w:t>
        </w:r>
        <w:r>
          <w:rPr>
            <w:rFonts w:hint="eastAsia"/>
            <w:noProof/>
          </w:rPr>
          <w:fldChar w:fldCharType="end"/>
        </w:r>
      </w:hyperlink>
    </w:p>
    <w:p w14:paraId="117EBF8C" w14:textId="08101817"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9" w:history="1">
        <w:r w:rsidRPr="007B0092">
          <w:rPr>
            <w:rStyle w:val="af3"/>
            <w:rFonts w:eastAsia="黑体" w:hint="eastAsia"/>
            <w:noProof/>
          </w:rPr>
          <w:t>2.2.6</w:t>
        </w:r>
        <w:r w:rsidRPr="007B0092">
          <w:rPr>
            <w:rStyle w:val="af3"/>
            <w:rFonts w:eastAsia="黑体" w:hint="eastAsia"/>
            <w:noProof/>
          </w:rPr>
          <w:t>人脸识别系统的选择（</w:t>
        </w:r>
        <w:r w:rsidRPr="007B0092">
          <w:rPr>
            <w:rStyle w:val="af3"/>
            <w:rFonts w:eastAsia="黑体" w:hint="eastAsia"/>
            <w:noProof/>
          </w:rPr>
          <w:t>g.5ck2</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_Toc198501299 \h</w:instrText>
        </w:r>
        <w:r>
          <w:rPr>
            <w:rFonts w:hint="eastAsia"/>
            <w:noProof/>
          </w:rPr>
          <w:instrText xml:space="preserve"> </w:instrText>
        </w:r>
        <w:r>
          <w:rPr>
            <w:rFonts w:hint="eastAsia"/>
            <w:noProof/>
          </w:rPr>
        </w:r>
        <w:r>
          <w:rPr>
            <w:rFonts w:hint="eastAsia"/>
            <w:noProof/>
          </w:rPr>
          <w:fldChar w:fldCharType="separate"/>
        </w:r>
        <w:r w:rsidR="002F7ACF">
          <w:rPr>
            <w:noProof/>
          </w:rPr>
          <w:t>10</w:t>
        </w:r>
        <w:r>
          <w:rPr>
            <w:rFonts w:hint="eastAsia"/>
            <w:noProof/>
          </w:rPr>
          <w:fldChar w:fldCharType="end"/>
        </w:r>
      </w:hyperlink>
    </w:p>
    <w:p w14:paraId="46871070" w14:textId="738FA9CC"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00" w:history="1">
        <w:r w:rsidRPr="007B0092">
          <w:rPr>
            <w:rStyle w:val="af3"/>
            <w:rFonts w:hint="eastAsia"/>
            <w:noProof/>
          </w:rPr>
          <w:t>3</w:t>
        </w:r>
        <w:r w:rsidRPr="007B0092">
          <w:rPr>
            <w:rStyle w:val="af3"/>
            <w:rFonts w:hint="eastAsia"/>
            <w:noProof/>
          </w:rPr>
          <w:t xml:space="preserve">　</w:t>
        </w:r>
        <w:r w:rsidRPr="007B0092">
          <w:rPr>
            <w:rStyle w:val="af3"/>
            <w:rFonts w:eastAsia="黑体" w:hint="eastAsia"/>
            <w:noProof/>
          </w:rPr>
          <w:t>系统硬件设计</w:t>
        </w:r>
        <w:r w:rsidRPr="007B0092">
          <w:rPr>
            <w:rStyle w:val="af3"/>
            <w:rFonts w:eastAsia="黑体" w:hint="eastAsia"/>
            <w:noProof/>
          </w:rPr>
          <w:t>(n)</w:t>
        </w:r>
        <w:r>
          <w:rPr>
            <w:rFonts w:hint="eastAsia"/>
            <w:noProof/>
          </w:rPr>
          <w:tab/>
        </w:r>
        <w:r>
          <w:rPr>
            <w:rFonts w:hint="eastAsia"/>
            <w:noProof/>
          </w:rPr>
          <w:fldChar w:fldCharType="begin"/>
        </w:r>
        <w:r>
          <w:rPr>
            <w:rFonts w:hint="eastAsia"/>
            <w:noProof/>
          </w:rPr>
          <w:instrText xml:space="preserve"> </w:instrText>
        </w:r>
        <w:r>
          <w:rPr>
            <w:noProof/>
          </w:rPr>
          <w:instrText>PAGEREF _Toc198501300 \h</w:instrText>
        </w:r>
        <w:r>
          <w:rPr>
            <w:rFonts w:hint="eastAsia"/>
            <w:noProof/>
          </w:rPr>
          <w:instrText xml:space="preserve"> </w:instrText>
        </w:r>
        <w:r>
          <w:rPr>
            <w:rFonts w:hint="eastAsia"/>
            <w:noProof/>
          </w:rPr>
        </w:r>
        <w:r>
          <w:rPr>
            <w:rFonts w:hint="eastAsia"/>
            <w:noProof/>
          </w:rPr>
          <w:fldChar w:fldCharType="separate"/>
        </w:r>
        <w:r w:rsidR="002F7ACF">
          <w:rPr>
            <w:noProof/>
          </w:rPr>
          <w:t>12</w:t>
        </w:r>
        <w:r>
          <w:rPr>
            <w:rFonts w:hint="eastAsia"/>
            <w:noProof/>
          </w:rPr>
          <w:fldChar w:fldCharType="end"/>
        </w:r>
      </w:hyperlink>
    </w:p>
    <w:p w14:paraId="468E6377" w14:textId="54C4C2D3"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1" w:history="1">
        <w:r w:rsidRPr="007B0092">
          <w:rPr>
            <w:rStyle w:val="af3"/>
            <w:rFonts w:eastAsia="黑体" w:hint="eastAsia"/>
            <w:noProof/>
          </w:rPr>
          <w:t>3.1</w:t>
        </w:r>
        <w:r w:rsidRPr="007B0092">
          <w:rPr>
            <w:rStyle w:val="af3"/>
            <w:rFonts w:eastAsia="黑体" w:hint="eastAsia"/>
            <w:noProof/>
          </w:rPr>
          <w:t xml:space="preserve">　系统硬件原理图（</w:t>
        </w:r>
        <w:r w:rsidRPr="007B0092">
          <w:rPr>
            <w:rStyle w:val="af3"/>
            <w:rFonts w:eastAsia="黑体" w:hint="eastAsia"/>
            <w:noProof/>
          </w:rPr>
          <w:t>g</w:t>
        </w:r>
        <w:r w:rsidRPr="007B0092">
          <w:rPr>
            <w:rStyle w:val="af3"/>
            <w:rFonts w:eastAsia="黑体" w:hint="eastAsia"/>
            <w:noProof/>
          </w:rPr>
          <w:t>添加实物图）</w:t>
        </w:r>
        <w:r>
          <w:rPr>
            <w:rFonts w:hint="eastAsia"/>
            <w:noProof/>
          </w:rPr>
          <w:tab/>
        </w:r>
        <w:r>
          <w:rPr>
            <w:rFonts w:hint="eastAsia"/>
            <w:noProof/>
          </w:rPr>
          <w:fldChar w:fldCharType="begin"/>
        </w:r>
        <w:r>
          <w:rPr>
            <w:rFonts w:hint="eastAsia"/>
            <w:noProof/>
          </w:rPr>
          <w:instrText xml:space="preserve"> </w:instrText>
        </w:r>
        <w:r>
          <w:rPr>
            <w:noProof/>
          </w:rPr>
          <w:instrText>PAGEREF _Toc198501301 \h</w:instrText>
        </w:r>
        <w:r>
          <w:rPr>
            <w:rFonts w:hint="eastAsia"/>
            <w:noProof/>
          </w:rPr>
          <w:instrText xml:space="preserve"> </w:instrText>
        </w:r>
        <w:r>
          <w:rPr>
            <w:rFonts w:hint="eastAsia"/>
            <w:noProof/>
          </w:rPr>
        </w:r>
        <w:r>
          <w:rPr>
            <w:rFonts w:hint="eastAsia"/>
            <w:noProof/>
          </w:rPr>
          <w:fldChar w:fldCharType="separate"/>
        </w:r>
        <w:r w:rsidR="002F7ACF">
          <w:rPr>
            <w:noProof/>
          </w:rPr>
          <w:t>12</w:t>
        </w:r>
        <w:r>
          <w:rPr>
            <w:rFonts w:hint="eastAsia"/>
            <w:noProof/>
          </w:rPr>
          <w:fldChar w:fldCharType="end"/>
        </w:r>
      </w:hyperlink>
    </w:p>
    <w:p w14:paraId="5F8AB0B5" w14:textId="25ECE501"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2" w:history="1">
        <w:r w:rsidRPr="007B0092">
          <w:rPr>
            <w:rStyle w:val="af3"/>
            <w:rFonts w:eastAsia="黑体" w:hint="eastAsia"/>
            <w:noProof/>
          </w:rPr>
          <w:t>3.2</w:t>
        </w:r>
        <w:r w:rsidRPr="007B0092">
          <w:rPr>
            <w:rStyle w:val="af3"/>
            <w:rFonts w:eastAsia="黑体" w:hint="eastAsia"/>
            <w:noProof/>
          </w:rPr>
          <w:t xml:space="preserve">　</w:t>
        </w:r>
        <w:r w:rsidRPr="007B0092">
          <w:rPr>
            <w:rStyle w:val="af3"/>
            <w:rFonts w:eastAsia="黑体" w:hint="eastAsia"/>
            <w:noProof/>
          </w:rPr>
          <w:t>STM32</w:t>
        </w:r>
        <w:r w:rsidRPr="007B0092">
          <w:rPr>
            <w:rStyle w:val="af3"/>
            <w:rFonts w:eastAsia="黑体" w:hint="eastAsia"/>
            <w:noProof/>
          </w:rPr>
          <w:t>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_Toc198501302 \h</w:instrText>
        </w:r>
        <w:r>
          <w:rPr>
            <w:rFonts w:hint="eastAsia"/>
            <w:noProof/>
          </w:rPr>
          <w:instrText xml:space="preserve"> </w:instrText>
        </w:r>
        <w:r>
          <w:rPr>
            <w:rFonts w:hint="eastAsia"/>
            <w:noProof/>
          </w:rPr>
        </w:r>
        <w:r>
          <w:rPr>
            <w:rFonts w:hint="eastAsia"/>
            <w:noProof/>
          </w:rPr>
          <w:fldChar w:fldCharType="separate"/>
        </w:r>
        <w:r w:rsidR="002F7ACF">
          <w:rPr>
            <w:noProof/>
          </w:rPr>
          <w:t>15</w:t>
        </w:r>
        <w:r>
          <w:rPr>
            <w:rFonts w:hint="eastAsia"/>
            <w:noProof/>
          </w:rPr>
          <w:fldChar w:fldCharType="end"/>
        </w:r>
      </w:hyperlink>
    </w:p>
    <w:p w14:paraId="66A9FFD8" w14:textId="620F9E6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3" w:history="1">
        <w:r w:rsidRPr="007B0092">
          <w:rPr>
            <w:rStyle w:val="af3"/>
            <w:rFonts w:eastAsia="黑体" w:hint="eastAsia"/>
            <w:noProof/>
          </w:rPr>
          <w:t>3.3</w:t>
        </w:r>
        <w:r w:rsidRPr="007B0092">
          <w:rPr>
            <w:rStyle w:val="af3"/>
            <w:rFonts w:eastAsia="黑体" w:hint="eastAsia"/>
            <w:noProof/>
          </w:rPr>
          <w:t xml:space="preserve">　烟雾检测模块（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_Toc198501303 \h</w:instrText>
        </w:r>
        <w:r>
          <w:rPr>
            <w:rFonts w:hint="eastAsia"/>
            <w:noProof/>
          </w:rPr>
          <w:instrText xml:space="preserve"> </w:instrText>
        </w:r>
        <w:r>
          <w:rPr>
            <w:rFonts w:hint="eastAsia"/>
            <w:noProof/>
          </w:rPr>
        </w:r>
        <w:r>
          <w:rPr>
            <w:rFonts w:hint="eastAsia"/>
            <w:noProof/>
          </w:rPr>
          <w:fldChar w:fldCharType="separate"/>
        </w:r>
        <w:r w:rsidR="002F7ACF">
          <w:rPr>
            <w:noProof/>
          </w:rPr>
          <w:t>18</w:t>
        </w:r>
        <w:r>
          <w:rPr>
            <w:rFonts w:hint="eastAsia"/>
            <w:noProof/>
          </w:rPr>
          <w:fldChar w:fldCharType="end"/>
        </w:r>
      </w:hyperlink>
    </w:p>
    <w:p w14:paraId="22C8F77C" w14:textId="73FE60F8"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4" w:history="1">
        <w:r w:rsidRPr="007B0092">
          <w:rPr>
            <w:rStyle w:val="af3"/>
            <w:rFonts w:eastAsia="黑体" w:hint="eastAsia"/>
            <w:noProof/>
          </w:rPr>
          <w:t>3.4</w:t>
        </w:r>
        <w:r w:rsidRPr="007B0092">
          <w:rPr>
            <w:rStyle w:val="af3"/>
            <w:rFonts w:eastAsia="黑体" w:hint="eastAsia"/>
            <w:noProof/>
          </w:rPr>
          <w:t xml:space="preserve">　火焰传感器检测模块（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_Toc198501304 \h</w:instrText>
        </w:r>
        <w:r>
          <w:rPr>
            <w:rFonts w:hint="eastAsia"/>
            <w:noProof/>
          </w:rPr>
          <w:instrText xml:space="preserve"> </w:instrText>
        </w:r>
        <w:r>
          <w:rPr>
            <w:rFonts w:hint="eastAsia"/>
            <w:noProof/>
          </w:rPr>
        </w:r>
        <w:r>
          <w:rPr>
            <w:rFonts w:hint="eastAsia"/>
            <w:noProof/>
          </w:rPr>
          <w:fldChar w:fldCharType="separate"/>
        </w:r>
        <w:r w:rsidR="002F7ACF">
          <w:rPr>
            <w:noProof/>
          </w:rPr>
          <w:t>19</w:t>
        </w:r>
        <w:r>
          <w:rPr>
            <w:rFonts w:hint="eastAsia"/>
            <w:noProof/>
          </w:rPr>
          <w:fldChar w:fldCharType="end"/>
        </w:r>
      </w:hyperlink>
    </w:p>
    <w:p w14:paraId="12CB06BF" w14:textId="6AC59E5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5" w:history="1">
        <w:r w:rsidRPr="007B0092">
          <w:rPr>
            <w:rStyle w:val="af3"/>
            <w:rFonts w:eastAsia="黑体" w:hint="eastAsia"/>
            <w:noProof/>
          </w:rPr>
          <w:t>3.5</w:t>
        </w:r>
        <w:r w:rsidRPr="007B0092">
          <w:rPr>
            <w:rStyle w:val="af3"/>
            <w:rFonts w:eastAsia="黑体" w:hint="eastAsia"/>
            <w:noProof/>
          </w:rPr>
          <w:t xml:space="preserve">　红外热释电传感器（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_Toc198501305 \h</w:instrText>
        </w:r>
        <w:r>
          <w:rPr>
            <w:rFonts w:hint="eastAsia"/>
            <w:noProof/>
          </w:rPr>
          <w:instrText xml:space="preserve"> </w:instrText>
        </w:r>
        <w:r>
          <w:rPr>
            <w:rFonts w:hint="eastAsia"/>
            <w:noProof/>
          </w:rPr>
        </w:r>
        <w:r>
          <w:rPr>
            <w:rFonts w:hint="eastAsia"/>
            <w:noProof/>
          </w:rPr>
          <w:fldChar w:fldCharType="separate"/>
        </w:r>
        <w:r w:rsidR="002F7ACF">
          <w:rPr>
            <w:noProof/>
          </w:rPr>
          <w:t>20</w:t>
        </w:r>
        <w:r>
          <w:rPr>
            <w:rFonts w:hint="eastAsia"/>
            <w:noProof/>
          </w:rPr>
          <w:fldChar w:fldCharType="end"/>
        </w:r>
      </w:hyperlink>
    </w:p>
    <w:p w14:paraId="11CE97CB" w14:textId="02F66160"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6" w:history="1">
        <w:r w:rsidRPr="007B0092">
          <w:rPr>
            <w:rStyle w:val="af3"/>
            <w:rFonts w:eastAsia="黑体" w:hint="eastAsia"/>
            <w:noProof/>
          </w:rPr>
          <w:t>3.6</w:t>
        </w:r>
        <w:r w:rsidRPr="007B0092">
          <w:rPr>
            <w:rStyle w:val="af3"/>
            <w:rFonts w:eastAsia="黑体" w:hint="eastAsia"/>
            <w:noProof/>
          </w:rPr>
          <w:t xml:space="preserve">　</w:t>
        </w:r>
        <w:r w:rsidRPr="007B0092">
          <w:rPr>
            <w:rStyle w:val="af3"/>
            <w:rFonts w:eastAsia="黑体" w:hint="eastAsia"/>
            <w:noProof/>
          </w:rPr>
          <w:t>OLED</w:t>
        </w:r>
        <w:r w:rsidRPr="007B0092">
          <w:rPr>
            <w:rStyle w:val="af3"/>
            <w:rFonts w:eastAsia="黑体" w:hint="eastAsia"/>
            <w:noProof/>
          </w:rPr>
          <w:t>显示模块（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_Toc198501306 \h</w:instrText>
        </w:r>
        <w:r>
          <w:rPr>
            <w:rFonts w:hint="eastAsia"/>
            <w:noProof/>
          </w:rPr>
          <w:instrText xml:space="preserve"> </w:instrText>
        </w:r>
        <w:r>
          <w:rPr>
            <w:rFonts w:hint="eastAsia"/>
            <w:noProof/>
          </w:rPr>
        </w:r>
        <w:r>
          <w:rPr>
            <w:rFonts w:hint="eastAsia"/>
            <w:noProof/>
          </w:rPr>
          <w:fldChar w:fldCharType="separate"/>
        </w:r>
        <w:r w:rsidR="002F7ACF">
          <w:rPr>
            <w:noProof/>
          </w:rPr>
          <w:t>21</w:t>
        </w:r>
        <w:r>
          <w:rPr>
            <w:rFonts w:hint="eastAsia"/>
            <w:noProof/>
          </w:rPr>
          <w:fldChar w:fldCharType="end"/>
        </w:r>
      </w:hyperlink>
    </w:p>
    <w:p w14:paraId="3DA20862" w14:textId="12BD046E"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7" w:history="1">
        <w:r w:rsidRPr="007B0092">
          <w:rPr>
            <w:rStyle w:val="af3"/>
            <w:rFonts w:eastAsia="黑体" w:hint="eastAsia"/>
            <w:noProof/>
          </w:rPr>
          <w:t>3.7</w:t>
        </w:r>
        <w:r w:rsidRPr="007B0092">
          <w:rPr>
            <w:rStyle w:val="af3"/>
            <w:rFonts w:eastAsia="黑体" w:hint="eastAsia"/>
            <w:noProof/>
          </w:rPr>
          <w:t xml:space="preserve">　</w:t>
        </w:r>
        <w:r w:rsidRPr="007B0092">
          <w:rPr>
            <w:rStyle w:val="af3"/>
            <w:rFonts w:eastAsia="黑体" w:hint="eastAsia"/>
            <w:noProof/>
          </w:rPr>
          <w:t>DHT11</w:t>
        </w:r>
        <w:r w:rsidRPr="007B0092">
          <w:rPr>
            <w:rStyle w:val="af3"/>
            <w:rFonts w:eastAsia="黑体" w:hint="eastAsia"/>
            <w:noProof/>
          </w:rPr>
          <w:t>温湿度检测模块（</w:t>
        </w:r>
        <w:r w:rsidRPr="007B0092">
          <w:rPr>
            <w:rStyle w:val="af3"/>
            <w:rFonts w:eastAsia="黑体" w:hint="eastAsia"/>
            <w:noProof/>
          </w:rPr>
          <w:t>g.5</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_Toc198501307 \h</w:instrText>
        </w:r>
        <w:r>
          <w:rPr>
            <w:rFonts w:hint="eastAsia"/>
            <w:noProof/>
          </w:rPr>
          <w:instrText xml:space="preserve"> </w:instrText>
        </w:r>
        <w:r>
          <w:rPr>
            <w:rFonts w:hint="eastAsia"/>
            <w:noProof/>
          </w:rPr>
        </w:r>
        <w:r>
          <w:rPr>
            <w:rFonts w:hint="eastAsia"/>
            <w:noProof/>
          </w:rPr>
          <w:fldChar w:fldCharType="separate"/>
        </w:r>
        <w:r w:rsidR="002F7ACF">
          <w:rPr>
            <w:noProof/>
          </w:rPr>
          <w:t>22</w:t>
        </w:r>
        <w:r>
          <w:rPr>
            <w:rFonts w:hint="eastAsia"/>
            <w:noProof/>
          </w:rPr>
          <w:fldChar w:fldCharType="end"/>
        </w:r>
      </w:hyperlink>
    </w:p>
    <w:p w14:paraId="0C2875F1" w14:textId="0B04AF3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8" w:history="1">
        <w:r w:rsidRPr="007B0092">
          <w:rPr>
            <w:rStyle w:val="af3"/>
            <w:rFonts w:eastAsia="黑体" w:hint="eastAsia"/>
            <w:noProof/>
          </w:rPr>
          <w:t>3.8</w:t>
        </w:r>
        <w:r w:rsidRPr="007B0092">
          <w:rPr>
            <w:rStyle w:val="af3"/>
            <w:rFonts w:eastAsia="黑体" w:hint="eastAsia"/>
            <w:noProof/>
          </w:rPr>
          <w:t xml:space="preserve">　继电器模块（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_Toc198501308 \h</w:instrText>
        </w:r>
        <w:r>
          <w:rPr>
            <w:rFonts w:hint="eastAsia"/>
            <w:noProof/>
          </w:rPr>
          <w:instrText xml:space="preserve"> </w:instrText>
        </w:r>
        <w:r>
          <w:rPr>
            <w:rFonts w:hint="eastAsia"/>
            <w:noProof/>
          </w:rPr>
        </w:r>
        <w:r>
          <w:rPr>
            <w:rFonts w:hint="eastAsia"/>
            <w:noProof/>
          </w:rPr>
          <w:fldChar w:fldCharType="separate"/>
        </w:r>
        <w:r w:rsidR="002F7ACF">
          <w:rPr>
            <w:noProof/>
          </w:rPr>
          <w:t>23</w:t>
        </w:r>
        <w:r>
          <w:rPr>
            <w:rFonts w:hint="eastAsia"/>
            <w:noProof/>
          </w:rPr>
          <w:fldChar w:fldCharType="end"/>
        </w:r>
      </w:hyperlink>
    </w:p>
    <w:p w14:paraId="074145F8" w14:textId="43C3620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9" w:history="1">
        <w:r w:rsidRPr="007B0092">
          <w:rPr>
            <w:rStyle w:val="af3"/>
            <w:rFonts w:eastAsia="黑体" w:hint="eastAsia"/>
            <w:noProof/>
          </w:rPr>
          <w:t>3.9</w:t>
        </w:r>
        <w:r w:rsidRPr="007B0092">
          <w:rPr>
            <w:rStyle w:val="af3"/>
            <w:rFonts w:eastAsia="黑体" w:hint="eastAsia"/>
            <w:noProof/>
          </w:rPr>
          <w:t xml:space="preserve">　水泵电机驱动模块（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_Toc198501309 \h</w:instrText>
        </w:r>
        <w:r>
          <w:rPr>
            <w:rFonts w:hint="eastAsia"/>
            <w:noProof/>
          </w:rPr>
          <w:instrText xml:space="preserve"> </w:instrText>
        </w:r>
        <w:r>
          <w:rPr>
            <w:rFonts w:hint="eastAsia"/>
            <w:noProof/>
          </w:rPr>
        </w:r>
        <w:r>
          <w:rPr>
            <w:rFonts w:hint="eastAsia"/>
            <w:noProof/>
          </w:rPr>
          <w:fldChar w:fldCharType="separate"/>
        </w:r>
        <w:r w:rsidR="002F7ACF">
          <w:rPr>
            <w:noProof/>
          </w:rPr>
          <w:t>25</w:t>
        </w:r>
        <w:r>
          <w:rPr>
            <w:rFonts w:hint="eastAsia"/>
            <w:noProof/>
          </w:rPr>
          <w:fldChar w:fldCharType="end"/>
        </w:r>
      </w:hyperlink>
    </w:p>
    <w:p w14:paraId="6E25DD09" w14:textId="401A2366"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0" w:history="1">
        <w:r w:rsidRPr="007B0092">
          <w:rPr>
            <w:rStyle w:val="af3"/>
            <w:rFonts w:eastAsia="黑体" w:hint="eastAsia"/>
            <w:noProof/>
          </w:rPr>
          <w:t>3.10</w:t>
        </w:r>
        <w:r w:rsidRPr="007B0092">
          <w:rPr>
            <w:rStyle w:val="af3"/>
            <w:rFonts w:eastAsia="黑体" w:hint="eastAsia"/>
            <w:noProof/>
          </w:rPr>
          <w:t xml:space="preserve">　报警模块（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_Toc198501310 \h</w:instrText>
        </w:r>
        <w:r>
          <w:rPr>
            <w:rFonts w:hint="eastAsia"/>
            <w:noProof/>
          </w:rPr>
          <w:instrText xml:space="preserve"> </w:instrText>
        </w:r>
        <w:r>
          <w:rPr>
            <w:rFonts w:hint="eastAsia"/>
            <w:noProof/>
          </w:rPr>
        </w:r>
        <w:r>
          <w:rPr>
            <w:rFonts w:hint="eastAsia"/>
            <w:noProof/>
          </w:rPr>
          <w:fldChar w:fldCharType="separate"/>
        </w:r>
        <w:r w:rsidR="002F7ACF">
          <w:rPr>
            <w:noProof/>
          </w:rPr>
          <w:t>26</w:t>
        </w:r>
        <w:r>
          <w:rPr>
            <w:rFonts w:hint="eastAsia"/>
            <w:noProof/>
          </w:rPr>
          <w:fldChar w:fldCharType="end"/>
        </w:r>
      </w:hyperlink>
    </w:p>
    <w:p w14:paraId="3D9D86F9" w14:textId="5E2EFF1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1" w:history="1">
        <w:r w:rsidRPr="007B0092">
          <w:rPr>
            <w:rStyle w:val="af3"/>
            <w:rFonts w:eastAsia="黑体" w:hint="eastAsia"/>
            <w:noProof/>
          </w:rPr>
          <w:t>3.11</w:t>
        </w:r>
        <w:r w:rsidRPr="007B0092">
          <w:rPr>
            <w:rStyle w:val="af3"/>
            <w:rFonts w:eastAsia="黑体" w:hint="eastAsia"/>
            <w:noProof/>
          </w:rPr>
          <w:t xml:space="preserve">　</w:t>
        </w:r>
        <w:r w:rsidRPr="007B0092">
          <w:rPr>
            <w:rStyle w:val="af3"/>
            <w:rFonts w:eastAsia="黑体" w:hint="eastAsia"/>
            <w:noProof/>
          </w:rPr>
          <w:t>AT24C02</w:t>
        </w:r>
        <w:r w:rsidRPr="007B0092">
          <w:rPr>
            <w:rStyle w:val="af3"/>
            <w:rFonts w:eastAsia="黑体" w:hint="eastAsia"/>
            <w:noProof/>
          </w:rPr>
          <w:t>存储模块（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_Toc198501311 \h</w:instrText>
        </w:r>
        <w:r>
          <w:rPr>
            <w:rFonts w:hint="eastAsia"/>
            <w:noProof/>
          </w:rPr>
          <w:instrText xml:space="preserve"> </w:instrText>
        </w:r>
        <w:r>
          <w:rPr>
            <w:rFonts w:hint="eastAsia"/>
            <w:noProof/>
          </w:rPr>
        </w:r>
        <w:r>
          <w:rPr>
            <w:rFonts w:hint="eastAsia"/>
            <w:noProof/>
          </w:rPr>
          <w:fldChar w:fldCharType="separate"/>
        </w:r>
        <w:r w:rsidR="002F7ACF">
          <w:rPr>
            <w:noProof/>
          </w:rPr>
          <w:t>27</w:t>
        </w:r>
        <w:r>
          <w:rPr>
            <w:rFonts w:hint="eastAsia"/>
            <w:noProof/>
          </w:rPr>
          <w:fldChar w:fldCharType="end"/>
        </w:r>
      </w:hyperlink>
    </w:p>
    <w:p w14:paraId="5F4FDD17" w14:textId="5875D9B7"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2" w:history="1">
        <w:r w:rsidRPr="007B0092">
          <w:rPr>
            <w:rStyle w:val="af3"/>
            <w:rFonts w:eastAsia="黑体" w:hint="eastAsia"/>
            <w:noProof/>
          </w:rPr>
          <w:t>3.12</w:t>
        </w:r>
        <w:r w:rsidRPr="007B0092">
          <w:rPr>
            <w:rStyle w:val="af3"/>
            <w:rFonts w:eastAsia="黑体" w:hint="eastAsia"/>
            <w:noProof/>
          </w:rPr>
          <w:t xml:space="preserve">　楼宇人员信息检测系统控制器（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_Toc198501312 \h</w:instrText>
        </w:r>
        <w:r>
          <w:rPr>
            <w:rFonts w:hint="eastAsia"/>
            <w:noProof/>
          </w:rPr>
          <w:instrText xml:space="preserve"> </w:instrText>
        </w:r>
        <w:r>
          <w:rPr>
            <w:rFonts w:hint="eastAsia"/>
            <w:noProof/>
          </w:rPr>
        </w:r>
        <w:r>
          <w:rPr>
            <w:rFonts w:hint="eastAsia"/>
            <w:noProof/>
          </w:rPr>
          <w:fldChar w:fldCharType="separate"/>
        </w:r>
        <w:r w:rsidR="002F7ACF">
          <w:rPr>
            <w:noProof/>
          </w:rPr>
          <w:t>28</w:t>
        </w:r>
        <w:r>
          <w:rPr>
            <w:rFonts w:hint="eastAsia"/>
            <w:noProof/>
          </w:rPr>
          <w:fldChar w:fldCharType="end"/>
        </w:r>
      </w:hyperlink>
    </w:p>
    <w:p w14:paraId="15E1A502" w14:textId="544D373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3" w:history="1">
        <w:r w:rsidRPr="007B0092">
          <w:rPr>
            <w:rStyle w:val="af3"/>
            <w:rFonts w:eastAsia="黑体" w:hint="eastAsia"/>
            <w:noProof/>
          </w:rPr>
          <w:t>3.13</w:t>
        </w:r>
        <w:r w:rsidRPr="007B0092">
          <w:rPr>
            <w:rStyle w:val="af3"/>
            <w:rFonts w:eastAsia="黑体" w:hint="eastAsia"/>
            <w:noProof/>
          </w:rPr>
          <w:t xml:space="preserve">　</w:t>
        </w:r>
        <w:r w:rsidRPr="007B0092">
          <w:rPr>
            <w:rStyle w:val="af3"/>
            <w:rFonts w:eastAsia="黑体" w:hint="eastAsia"/>
            <w:noProof/>
          </w:rPr>
          <w:t>RFID RC522</w:t>
        </w:r>
        <w:r w:rsidRPr="007B0092">
          <w:rPr>
            <w:rStyle w:val="af3"/>
            <w:rFonts w:eastAsia="黑体" w:hint="eastAsia"/>
            <w:noProof/>
          </w:rPr>
          <w:t>刷卡模块（</w:t>
        </w:r>
        <w:r w:rsidRPr="007B0092">
          <w:rPr>
            <w:rStyle w:val="af3"/>
            <w:rFonts w:eastAsia="黑体" w:hint="eastAsia"/>
            <w:noProof/>
          </w:rPr>
          <w:t>g.5ck</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_Toc198501313 \h</w:instrText>
        </w:r>
        <w:r>
          <w:rPr>
            <w:rFonts w:hint="eastAsia"/>
            <w:noProof/>
          </w:rPr>
          <w:instrText xml:space="preserve"> </w:instrText>
        </w:r>
        <w:r>
          <w:rPr>
            <w:rFonts w:hint="eastAsia"/>
            <w:noProof/>
          </w:rPr>
        </w:r>
        <w:r>
          <w:rPr>
            <w:rFonts w:hint="eastAsia"/>
            <w:noProof/>
          </w:rPr>
          <w:fldChar w:fldCharType="separate"/>
        </w:r>
        <w:r w:rsidR="002F7ACF">
          <w:rPr>
            <w:noProof/>
          </w:rPr>
          <w:t>29</w:t>
        </w:r>
        <w:r>
          <w:rPr>
            <w:rFonts w:hint="eastAsia"/>
            <w:noProof/>
          </w:rPr>
          <w:fldChar w:fldCharType="end"/>
        </w:r>
      </w:hyperlink>
    </w:p>
    <w:p w14:paraId="0C83F58D" w14:textId="7F0DE47E"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4" w:history="1">
        <w:r w:rsidRPr="007B0092">
          <w:rPr>
            <w:rStyle w:val="af3"/>
            <w:rFonts w:eastAsia="黑体" w:hint="eastAsia"/>
            <w:noProof/>
          </w:rPr>
          <w:t>3.14</w:t>
        </w:r>
        <w:r w:rsidRPr="007B0092">
          <w:rPr>
            <w:rStyle w:val="af3"/>
            <w:rFonts w:eastAsia="黑体" w:hint="eastAsia"/>
            <w:noProof/>
          </w:rPr>
          <w:t xml:space="preserve">　</w:t>
        </w:r>
        <w:r w:rsidRPr="007B0092">
          <w:rPr>
            <w:rStyle w:val="af3"/>
            <w:rFonts w:eastAsia="黑体" w:hint="eastAsia"/>
            <w:noProof/>
          </w:rPr>
          <w:t>AS608</w:t>
        </w:r>
        <w:r w:rsidRPr="007B0092">
          <w:rPr>
            <w:rStyle w:val="af3"/>
            <w:rFonts w:eastAsia="黑体" w:hint="eastAsia"/>
            <w:noProof/>
          </w:rPr>
          <w:t>指纹模块（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_Toc198501314 \h</w:instrText>
        </w:r>
        <w:r>
          <w:rPr>
            <w:rFonts w:hint="eastAsia"/>
            <w:noProof/>
          </w:rPr>
          <w:instrText xml:space="preserve"> </w:instrText>
        </w:r>
        <w:r>
          <w:rPr>
            <w:rFonts w:hint="eastAsia"/>
            <w:noProof/>
          </w:rPr>
        </w:r>
        <w:r>
          <w:rPr>
            <w:rFonts w:hint="eastAsia"/>
            <w:noProof/>
          </w:rPr>
          <w:fldChar w:fldCharType="separate"/>
        </w:r>
        <w:r w:rsidR="002F7ACF">
          <w:rPr>
            <w:noProof/>
          </w:rPr>
          <w:t>30</w:t>
        </w:r>
        <w:r>
          <w:rPr>
            <w:rFonts w:hint="eastAsia"/>
            <w:noProof/>
          </w:rPr>
          <w:fldChar w:fldCharType="end"/>
        </w:r>
      </w:hyperlink>
    </w:p>
    <w:p w14:paraId="3D6FE210" w14:textId="5206F6F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5" w:history="1">
        <w:r w:rsidRPr="007B0092">
          <w:rPr>
            <w:rStyle w:val="af3"/>
            <w:rFonts w:eastAsia="黑体" w:hint="eastAsia"/>
            <w:noProof/>
          </w:rPr>
          <w:t>3.15</w:t>
        </w:r>
        <w:r w:rsidRPr="007B0092">
          <w:rPr>
            <w:rStyle w:val="af3"/>
            <w:rFonts w:eastAsia="黑体" w:hint="eastAsia"/>
            <w:noProof/>
          </w:rPr>
          <w:t xml:space="preserve">　</w:t>
        </w:r>
        <w:r w:rsidRPr="007B0092">
          <w:rPr>
            <w:rStyle w:val="af3"/>
            <w:rFonts w:eastAsia="黑体" w:hint="eastAsia"/>
            <w:noProof/>
          </w:rPr>
          <w:t>RDK X5</w:t>
        </w:r>
        <w:r w:rsidRPr="007B0092">
          <w:rPr>
            <w:rStyle w:val="af3"/>
            <w:rFonts w:eastAsia="黑体" w:hint="eastAsia"/>
            <w:noProof/>
          </w:rPr>
          <w:t>人脸识别模块（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_Toc198501315 \h</w:instrText>
        </w:r>
        <w:r>
          <w:rPr>
            <w:rFonts w:hint="eastAsia"/>
            <w:noProof/>
          </w:rPr>
          <w:instrText xml:space="preserve"> </w:instrText>
        </w:r>
        <w:r>
          <w:rPr>
            <w:rFonts w:hint="eastAsia"/>
            <w:noProof/>
          </w:rPr>
        </w:r>
        <w:r>
          <w:rPr>
            <w:rFonts w:hint="eastAsia"/>
            <w:noProof/>
          </w:rPr>
          <w:fldChar w:fldCharType="separate"/>
        </w:r>
        <w:r w:rsidR="002F7ACF">
          <w:rPr>
            <w:noProof/>
          </w:rPr>
          <w:t>31</w:t>
        </w:r>
        <w:r>
          <w:rPr>
            <w:rFonts w:hint="eastAsia"/>
            <w:noProof/>
          </w:rPr>
          <w:fldChar w:fldCharType="end"/>
        </w:r>
      </w:hyperlink>
    </w:p>
    <w:p w14:paraId="0840505D" w14:textId="59ACA09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6" w:history="1">
        <w:r w:rsidRPr="007B0092">
          <w:rPr>
            <w:rStyle w:val="af3"/>
            <w:rFonts w:eastAsia="黑体" w:hint="eastAsia"/>
            <w:noProof/>
          </w:rPr>
          <w:t>3.16</w:t>
        </w:r>
        <w:r w:rsidRPr="007B0092">
          <w:rPr>
            <w:rStyle w:val="af3"/>
            <w:rFonts w:eastAsia="黑体" w:hint="eastAsia"/>
            <w:noProof/>
          </w:rPr>
          <w:t xml:space="preserve">　按键检测电路（</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_Toc198501316 \h</w:instrText>
        </w:r>
        <w:r>
          <w:rPr>
            <w:rFonts w:hint="eastAsia"/>
            <w:noProof/>
          </w:rPr>
          <w:instrText xml:space="preserve"> </w:instrText>
        </w:r>
        <w:r>
          <w:rPr>
            <w:rFonts w:hint="eastAsia"/>
            <w:noProof/>
          </w:rPr>
        </w:r>
        <w:r>
          <w:rPr>
            <w:rFonts w:hint="eastAsia"/>
            <w:noProof/>
          </w:rPr>
          <w:fldChar w:fldCharType="separate"/>
        </w:r>
        <w:r w:rsidR="002F7ACF">
          <w:rPr>
            <w:noProof/>
          </w:rPr>
          <w:t>31</w:t>
        </w:r>
        <w:r>
          <w:rPr>
            <w:rFonts w:hint="eastAsia"/>
            <w:noProof/>
          </w:rPr>
          <w:fldChar w:fldCharType="end"/>
        </w:r>
      </w:hyperlink>
    </w:p>
    <w:p w14:paraId="2657BD61" w14:textId="5B845F37"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7" w:history="1">
        <w:r w:rsidRPr="007B0092">
          <w:rPr>
            <w:rStyle w:val="af3"/>
            <w:rFonts w:eastAsia="黑体" w:hint="eastAsia"/>
            <w:noProof/>
          </w:rPr>
          <w:t>3.17</w:t>
        </w:r>
        <w:r w:rsidRPr="007B0092">
          <w:rPr>
            <w:rStyle w:val="af3"/>
            <w:rFonts w:eastAsia="黑体" w:hint="eastAsia"/>
            <w:noProof/>
          </w:rPr>
          <w:t xml:space="preserve">　</w:t>
        </w:r>
        <w:r w:rsidRPr="007B0092">
          <w:rPr>
            <w:rStyle w:val="af3"/>
            <w:rFonts w:eastAsia="黑体" w:hint="eastAsia"/>
            <w:noProof/>
          </w:rPr>
          <w:t>SG90</w:t>
        </w:r>
        <w:r w:rsidRPr="007B0092">
          <w:rPr>
            <w:rStyle w:val="af3"/>
            <w:rFonts w:eastAsia="黑体" w:hint="eastAsia"/>
            <w:noProof/>
          </w:rPr>
          <w:t>舵机模块（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_Toc198501317 \h</w:instrText>
        </w:r>
        <w:r>
          <w:rPr>
            <w:rFonts w:hint="eastAsia"/>
            <w:noProof/>
          </w:rPr>
          <w:instrText xml:space="preserve"> </w:instrText>
        </w:r>
        <w:r>
          <w:rPr>
            <w:rFonts w:hint="eastAsia"/>
            <w:noProof/>
          </w:rPr>
        </w:r>
        <w:r>
          <w:rPr>
            <w:rFonts w:hint="eastAsia"/>
            <w:noProof/>
          </w:rPr>
          <w:fldChar w:fldCharType="separate"/>
        </w:r>
        <w:r w:rsidR="002F7ACF">
          <w:rPr>
            <w:noProof/>
          </w:rPr>
          <w:t>32</w:t>
        </w:r>
        <w:r>
          <w:rPr>
            <w:rFonts w:hint="eastAsia"/>
            <w:noProof/>
          </w:rPr>
          <w:fldChar w:fldCharType="end"/>
        </w:r>
      </w:hyperlink>
    </w:p>
    <w:p w14:paraId="0F08F18E" w14:textId="0C98963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8" w:history="1">
        <w:r w:rsidRPr="007B0092">
          <w:rPr>
            <w:rStyle w:val="af3"/>
            <w:rFonts w:eastAsia="黑体" w:hint="eastAsia"/>
            <w:noProof/>
          </w:rPr>
          <w:t>3.18</w:t>
        </w:r>
        <w:r w:rsidRPr="007B0092">
          <w:rPr>
            <w:rStyle w:val="af3"/>
            <w:rFonts w:eastAsia="黑体" w:hint="eastAsia"/>
            <w:noProof/>
          </w:rPr>
          <w:t xml:space="preserve">　太阳能并网逆变控制器（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_Toc198501318 \h</w:instrText>
        </w:r>
        <w:r>
          <w:rPr>
            <w:rFonts w:hint="eastAsia"/>
            <w:noProof/>
          </w:rPr>
          <w:instrText xml:space="preserve"> </w:instrText>
        </w:r>
        <w:r>
          <w:rPr>
            <w:rFonts w:hint="eastAsia"/>
            <w:noProof/>
          </w:rPr>
        </w:r>
        <w:r>
          <w:rPr>
            <w:rFonts w:hint="eastAsia"/>
            <w:noProof/>
          </w:rPr>
          <w:fldChar w:fldCharType="separate"/>
        </w:r>
        <w:r w:rsidR="002F7ACF">
          <w:rPr>
            <w:noProof/>
          </w:rPr>
          <w:t>33</w:t>
        </w:r>
        <w:r>
          <w:rPr>
            <w:rFonts w:hint="eastAsia"/>
            <w:noProof/>
          </w:rPr>
          <w:fldChar w:fldCharType="end"/>
        </w:r>
      </w:hyperlink>
    </w:p>
    <w:p w14:paraId="65279AB8" w14:textId="6E9EDB4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9" w:history="1">
        <w:r w:rsidRPr="007B0092">
          <w:rPr>
            <w:rStyle w:val="af3"/>
            <w:rFonts w:eastAsia="黑体" w:hint="eastAsia"/>
            <w:noProof/>
          </w:rPr>
          <w:t>3.19</w:t>
        </w:r>
        <w:r w:rsidRPr="007B0092">
          <w:rPr>
            <w:rStyle w:val="af3"/>
            <w:rFonts w:eastAsia="黑体" w:hint="eastAsia"/>
            <w:noProof/>
          </w:rPr>
          <w:t xml:space="preserve">　晶闸管有源逆变电路（</w:t>
        </w:r>
        <w:r w:rsidRPr="007B0092">
          <w:rPr>
            <w:rStyle w:val="af3"/>
            <w:rFonts w:eastAsia="黑体" w:hint="eastAsia"/>
            <w:noProof/>
          </w:rPr>
          <w:t>g.5</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_Toc198501319 \h</w:instrText>
        </w:r>
        <w:r>
          <w:rPr>
            <w:rFonts w:hint="eastAsia"/>
            <w:noProof/>
          </w:rPr>
          <w:instrText xml:space="preserve"> </w:instrText>
        </w:r>
        <w:r>
          <w:rPr>
            <w:rFonts w:hint="eastAsia"/>
            <w:noProof/>
          </w:rPr>
        </w:r>
        <w:r>
          <w:rPr>
            <w:rFonts w:hint="eastAsia"/>
            <w:noProof/>
          </w:rPr>
          <w:fldChar w:fldCharType="separate"/>
        </w:r>
        <w:r w:rsidR="002F7ACF">
          <w:rPr>
            <w:noProof/>
          </w:rPr>
          <w:t>33</w:t>
        </w:r>
        <w:r>
          <w:rPr>
            <w:rFonts w:hint="eastAsia"/>
            <w:noProof/>
          </w:rPr>
          <w:fldChar w:fldCharType="end"/>
        </w:r>
      </w:hyperlink>
    </w:p>
    <w:p w14:paraId="3B675F48" w14:textId="03E45BF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0" w:history="1">
        <w:r w:rsidRPr="007B0092">
          <w:rPr>
            <w:rStyle w:val="af3"/>
            <w:rFonts w:eastAsia="黑体" w:hint="eastAsia"/>
            <w:noProof/>
          </w:rPr>
          <w:t>3.20</w:t>
        </w:r>
        <w:r w:rsidRPr="007B0092">
          <w:rPr>
            <w:rStyle w:val="af3"/>
            <w:rFonts w:eastAsia="黑体" w:hint="eastAsia"/>
            <w:noProof/>
          </w:rPr>
          <w:t xml:space="preserve">　电能质量采集模块（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_Toc198501320 \h</w:instrText>
        </w:r>
        <w:r>
          <w:rPr>
            <w:rFonts w:hint="eastAsia"/>
            <w:noProof/>
          </w:rPr>
          <w:instrText xml:space="preserve"> </w:instrText>
        </w:r>
        <w:r>
          <w:rPr>
            <w:rFonts w:hint="eastAsia"/>
            <w:noProof/>
          </w:rPr>
        </w:r>
        <w:r>
          <w:rPr>
            <w:rFonts w:hint="eastAsia"/>
            <w:noProof/>
          </w:rPr>
          <w:fldChar w:fldCharType="separate"/>
        </w:r>
        <w:r w:rsidR="002F7ACF">
          <w:rPr>
            <w:noProof/>
          </w:rPr>
          <w:t>35</w:t>
        </w:r>
        <w:r>
          <w:rPr>
            <w:rFonts w:hint="eastAsia"/>
            <w:noProof/>
          </w:rPr>
          <w:fldChar w:fldCharType="end"/>
        </w:r>
      </w:hyperlink>
    </w:p>
    <w:p w14:paraId="07BF3037" w14:textId="182523EC"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1" w:history="1">
        <w:r w:rsidRPr="007B0092">
          <w:rPr>
            <w:rStyle w:val="af3"/>
            <w:rFonts w:eastAsia="黑体" w:hint="eastAsia"/>
            <w:noProof/>
          </w:rPr>
          <w:t>3.21</w:t>
        </w:r>
        <w:r w:rsidRPr="007B0092">
          <w:rPr>
            <w:rStyle w:val="af3"/>
            <w:rFonts w:eastAsia="黑体" w:hint="eastAsia"/>
            <w:noProof/>
          </w:rPr>
          <w:t xml:space="preserve">　</w:t>
        </w:r>
        <w:r w:rsidRPr="007B0092">
          <w:rPr>
            <w:rStyle w:val="af3"/>
            <w:rFonts w:eastAsia="黑体" w:hint="eastAsia"/>
            <w:noProof/>
          </w:rPr>
          <w:t>TTL</w:t>
        </w:r>
        <w:r w:rsidRPr="007B0092">
          <w:rPr>
            <w:rStyle w:val="af3"/>
            <w:rFonts w:eastAsia="黑体" w:hint="eastAsia"/>
            <w:noProof/>
          </w:rPr>
          <w:t>转</w:t>
        </w:r>
        <w:r w:rsidRPr="007B0092">
          <w:rPr>
            <w:rStyle w:val="af3"/>
            <w:rFonts w:eastAsia="黑体" w:hint="eastAsia"/>
            <w:noProof/>
          </w:rPr>
          <w:t>RS485</w:t>
        </w:r>
        <w:r w:rsidRPr="007B0092">
          <w:rPr>
            <w:rStyle w:val="af3"/>
            <w:rFonts w:eastAsia="黑体" w:hint="eastAsia"/>
            <w:noProof/>
          </w:rPr>
          <w:t>通讯模块（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_Toc198501321 \h</w:instrText>
        </w:r>
        <w:r>
          <w:rPr>
            <w:rFonts w:hint="eastAsia"/>
            <w:noProof/>
          </w:rPr>
          <w:instrText xml:space="preserve"> </w:instrText>
        </w:r>
        <w:r>
          <w:rPr>
            <w:rFonts w:hint="eastAsia"/>
            <w:noProof/>
          </w:rPr>
        </w:r>
        <w:r>
          <w:rPr>
            <w:rFonts w:hint="eastAsia"/>
            <w:noProof/>
          </w:rPr>
          <w:fldChar w:fldCharType="separate"/>
        </w:r>
        <w:r w:rsidR="002F7ACF">
          <w:rPr>
            <w:noProof/>
          </w:rPr>
          <w:t>37</w:t>
        </w:r>
        <w:r>
          <w:rPr>
            <w:rFonts w:hint="eastAsia"/>
            <w:noProof/>
          </w:rPr>
          <w:fldChar w:fldCharType="end"/>
        </w:r>
      </w:hyperlink>
    </w:p>
    <w:p w14:paraId="4CA96667" w14:textId="1CEADBF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2" w:history="1">
        <w:r w:rsidRPr="007B0092">
          <w:rPr>
            <w:rStyle w:val="af3"/>
            <w:rFonts w:eastAsia="黑体" w:hint="eastAsia"/>
            <w:noProof/>
          </w:rPr>
          <w:t>3.22</w:t>
        </w:r>
        <w:r w:rsidRPr="007B0092">
          <w:rPr>
            <w:rStyle w:val="af3"/>
            <w:rFonts w:eastAsia="黑体" w:hint="eastAsia"/>
            <w:noProof/>
          </w:rPr>
          <w:t xml:space="preserve">　</w:t>
        </w:r>
        <w:r w:rsidRPr="007B0092">
          <w:rPr>
            <w:rStyle w:val="af3"/>
            <w:rFonts w:eastAsia="黑体" w:hint="eastAsia"/>
            <w:noProof/>
          </w:rPr>
          <w:t>Wi-Fi</w:t>
        </w:r>
        <w:r w:rsidRPr="007B0092">
          <w:rPr>
            <w:rStyle w:val="af3"/>
            <w:rFonts w:eastAsia="黑体" w:hint="eastAsia"/>
            <w:noProof/>
          </w:rPr>
          <w:t>模块（</w:t>
        </w:r>
        <w:r w:rsidRPr="007B0092">
          <w:rPr>
            <w:rStyle w:val="af3"/>
            <w:rFonts w:eastAsia="黑体" w:hint="eastAsia"/>
            <w:noProof/>
          </w:rPr>
          <w:t>gck1</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_Toc198501322 \h</w:instrText>
        </w:r>
        <w:r>
          <w:rPr>
            <w:rFonts w:hint="eastAsia"/>
            <w:noProof/>
          </w:rPr>
          <w:instrText xml:space="preserve"> </w:instrText>
        </w:r>
        <w:r>
          <w:rPr>
            <w:rFonts w:hint="eastAsia"/>
            <w:noProof/>
          </w:rPr>
        </w:r>
        <w:r>
          <w:rPr>
            <w:rFonts w:hint="eastAsia"/>
            <w:noProof/>
          </w:rPr>
          <w:fldChar w:fldCharType="separate"/>
        </w:r>
        <w:r w:rsidR="002F7ACF">
          <w:rPr>
            <w:noProof/>
          </w:rPr>
          <w:t>38</w:t>
        </w:r>
        <w:r>
          <w:rPr>
            <w:rFonts w:hint="eastAsia"/>
            <w:noProof/>
          </w:rPr>
          <w:fldChar w:fldCharType="end"/>
        </w:r>
      </w:hyperlink>
    </w:p>
    <w:p w14:paraId="19CA4EA5" w14:textId="4AA8061C"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3" w:history="1">
        <w:r w:rsidRPr="007B0092">
          <w:rPr>
            <w:rStyle w:val="af3"/>
            <w:rFonts w:hint="eastAsia"/>
            <w:bCs/>
            <w:noProof/>
          </w:rPr>
          <w:t>3.23</w:t>
        </w:r>
        <w:r w:rsidRPr="007B0092">
          <w:rPr>
            <w:rStyle w:val="af3"/>
            <w:rFonts w:hint="eastAsia"/>
            <w:noProof/>
          </w:rPr>
          <w:t xml:space="preserve">　</w:t>
        </w:r>
        <w:r w:rsidRPr="007B0092">
          <w:rPr>
            <w:rStyle w:val="af3"/>
            <w:rFonts w:hint="eastAsia"/>
            <w:bCs/>
            <w:noProof/>
          </w:rPr>
          <w:t>AIR780E 4G</w:t>
        </w:r>
        <w:r w:rsidRPr="007B0092">
          <w:rPr>
            <w:rStyle w:val="af3"/>
            <w:rFonts w:ascii="黑体" w:hAnsi="黑体" w:cs="黑体" w:hint="eastAsia"/>
            <w:bCs/>
            <w:noProof/>
          </w:rPr>
          <w:t>模块（</w:t>
        </w:r>
        <w:r w:rsidRPr="007B0092">
          <w:rPr>
            <w:rStyle w:val="af3"/>
            <w:rFonts w:ascii="黑体" w:hAnsi="黑体" w:cs="黑体" w:hint="eastAsia"/>
            <w:bCs/>
            <w:noProof/>
          </w:rPr>
          <w:t>g.5</w:t>
        </w:r>
        <w:r w:rsidRPr="007B0092">
          <w:rPr>
            <w:rStyle w:val="af3"/>
            <w:rFonts w:ascii="黑体" w:hAnsi="黑体" w:cs="黑体" w:hint="eastAsia"/>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_Toc198501323 \h</w:instrText>
        </w:r>
        <w:r>
          <w:rPr>
            <w:rFonts w:hint="eastAsia"/>
            <w:noProof/>
          </w:rPr>
          <w:instrText xml:space="preserve"> </w:instrText>
        </w:r>
        <w:r>
          <w:rPr>
            <w:rFonts w:hint="eastAsia"/>
            <w:noProof/>
          </w:rPr>
        </w:r>
        <w:r>
          <w:rPr>
            <w:rFonts w:hint="eastAsia"/>
            <w:noProof/>
          </w:rPr>
          <w:fldChar w:fldCharType="separate"/>
        </w:r>
        <w:r w:rsidR="002F7ACF">
          <w:rPr>
            <w:noProof/>
          </w:rPr>
          <w:t>40</w:t>
        </w:r>
        <w:r>
          <w:rPr>
            <w:rFonts w:hint="eastAsia"/>
            <w:noProof/>
          </w:rPr>
          <w:fldChar w:fldCharType="end"/>
        </w:r>
      </w:hyperlink>
    </w:p>
    <w:p w14:paraId="0137BF86" w14:textId="1F2FF66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4" w:history="1">
        <w:r w:rsidRPr="007B0092">
          <w:rPr>
            <w:rStyle w:val="af3"/>
            <w:rFonts w:eastAsia="黑体" w:hint="eastAsia"/>
            <w:noProof/>
          </w:rPr>
          <w:t>3.24</w:t>
        </w:r>
        <w:r w:rsidRPr="007B0092">
          <w:rPr>
            <w:rStyle w:val="af3"/>
            <w:rFonts w:eastAsia="黑体" w:hint="eastAsia"/>
            <w:noProof/>
          </w:rPr>
          <w:t xml:space="preserve">　楼宇云端安防监控系统（</w:t>
        </w:r>
        <w:r w:rsidRPr="007B0092">
          <w:rPr>
            <w:rStyle w:val="af3"/>
            <w:rFonts w:eastAsia="黑体" w:hint="eastAsia"/>
            <w:noProof/>
          </w:rPr>
          <w:t>n</w:t>
        </w:r>
        <w:r w:rsidRPr="007B0092">
          <w:rPr>
            <w:rStyle w:val="af3"/>
            <w:rFonts w:eastAsia="黑体" w:hint="eastAsia"/>
            <w:noProof/>
          </w:rPr>
          <w:t>附加，有空就写图</w:t>
        </w:r>
        <w:r w:rsidRPr="007B0092">
          <w:rPr>
            <w:rStyle w:val="af3"/>
            <w:rFonts w:eastAsia="黑体" w:hint="eastAsia"/>
            <w:noProof/>
          </w:rPr>
          <w:t>3.42</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_Toc198501324 \h</w:instrText>
        </w:r>
        <w:r>
          <w:rPr>
            <w:rFonts w:hint="eastAsia"/>
            <w:noProof/>
          </w:rPr>
          <w:instrText xml:space="preserve"> </w:instrText>
        </w:r>
        <w:r>
          <w:rPr>
            <w:rFonts w:hint="eastAsia"/>
            <w:noProof/>
          </w:rPr>
        </w:r>
        <w:r>
          <w:rPr>
            <w:rFonts w:hint="eastAsia"/>
            <w:noProof/>
          </w:rPr>
          <w:fldChar w:fldCharType="separate"/>
        </w:r>
        <w:r w:rsidR="002F7ACF">
          <w:rPr>
            <w:noProof/>
          </w:rPr>
          <w:t>40</w:t>
        </w:r>
        <w:r>
          <w:rPr>
            <w:rFonts w:hint="eastAsia"/>
            <w:noProof/>
          </w:rPr>
          <w:fldChar w:fldCharType="end"/>
        </w:r>
      </w:hyperlink>
    </w:p>
    <w:p w14:paraId="52BB3844" w14:textId="3F7B085A"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25" w:history="1">
        <w:r w:rsidRPr="007B0092">
          <w:rPr>
            <w:rStyle w:val="af3"/>
            <w:rFonts w:eastAsia="黑体" w:hint="eastAsia"/>
            <w:noProof/>
          </w:rPr>
          <w:t>4</w:t>
        </w:r>
        <w:r w:rsidRPr="007B0092">
          <w:rPr>
            <w:rStyle w:val="af3"/>
            <w:rFonts w:eastAsia="黑体" w:hint="eastAsia"/>
            <w:noProof/>
          </w:rPr>
          <w:t xml:space="preserve">　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_Toc198501325 \h</w:instrText>
        </w:r>
        <w:r>
          <w:rPr>
            <w:rFonts w:hint="eastAsia"/>
            <w:noProof/>
          </w:rPr>
          <w:instrText xml:space="preserve"> </w:instrText>
        </w:r>
        <w:r>
          <w:rPr>
            <w:rFonts w:hint="eastAsia"/>
            <w:noProof/>
          </w:rPr>
        </w:r>
        <w:r>
          <w:rPr>
            <w:rFonts w:hint="eastAsia"/>
            <w:noProof/>
          </w:rPr>
          <w:fldChar w:fldCharType="separate"/>
        </w:r>
        <w:r w:rsidR="002F7ACF">
          <w:rPr>
            <w:noProof/>
          </w:rPr>
          <w:t>41</w:t>
        </w:r>
        <w:r>
          <w:rPr>
            <w:rFonts w:hint="eastAsia"/>
            <w:noProof/>
          </w:rPr>
          <w:fldChar w:fldCharType="end"/>
        </w:r>
      </w:hyperlink>
    </w:p>
    <w:p w14:paraId="736A7892" w14:textId="7F263463"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6" w:history="1">
        <w:r w:rsidRPr="007B0092">
          <w:rPr>
            <w:rStyle w:val="af3"/>
            <w:rFonts w:eastAsia="黑体" w:hint="eastAsia"/>
            <w:noProof/>
          </w:rPr>
          <w:t>4.1</w:t>
        </w:r>
        <w:r w:rsidRPr="007B0092">
          <w:rPr>
            <w:rStyle w:val="af3"/>
            <w:rFonts w:eastAsia="黑体" w:hint="eastAsia"/>
            <w:noProof/>
          </w:rPr>
          <w:t xml:space="preserve">　系统软件总体流程设计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_Toc198501326 \h</w:instrText>
        </w:r>
        <w:r>
          <w:rPr>
            <w:rFonts w:hint="eastAsia"/>
            <w:noProof/>
          </w:rPr>
          <w:instrText xml:space="preserve"> </w:instrText>
        </w:r>
        <w:r>
          <w:rPr>
            <w:rFonts w:hint="eastAsia"/>
            <w:noProof/>
          </w:rPr>
        </w:r>
        <w:r>
          <w:rPr>
            <w:rFonts w:hint="eastAsia"/>
            <w:noProof/>
          </w:rPr>
          <w:fldChar w:fldCharType="separate"/>
        </w:r>
        <w:r w:rsidR="002F7ACF">
          <w:rPr>
            <w:noProof/>
          </w:rPr>
          <w:t>41</w:t>
        </w:r>
        <w:r>
          <w:rPr>
            <w:rFonts w:hint="eastAsia"/>
            <w:noProof/>
          </w:rPr>
          <w:fldChar w:fldCharType="end"/>
        </w:r>
      </w:hyperlink>
    </w:p>
    <w:p w14:paraId="56A0659C" w14:textId="6D95BB80"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7" w:history="1">
        <w:r w:rsidRPr="007B0092">
          <w:rPr>
            <w:rStyle w:val="af3"/>
            <w:rFonts w:eastAsia="黑体" w:hint="eastAsia"/>
            <w:noProof/>
          </w:rPr>
          <w:t>4.2</w:t>
        </w:r>
        <w:r w:rsidRPr="007B0092">
          <w:rPr>
            <w:rStyle w:val="af3"/>
            <w:rFonts w:eastAsia="黑体" w:hint="eastAsia"/>
            <w:noProof/>
          </w:rPr>
          <w:t xml:space="preserve">　楼宇人员指纹检测系统流程设计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_Toc198501327 \h</w:instrText>
        </w:r>
        <w:r>
          <w:rPr>
            <w:rFonts w:hint="eastAsia"/>
            <w:noProof/>
          </w:rPr>
          <w:instrText xml:space="preserve"> </w:instrText>
        </w:r>
        <w:r>
          <w:rPr>
            <w:rFonts w:hint="eastAsia"/>
            <w:noProof/>
          </w:rPr>
        </w:r>
        <w:r>
          <w:rPr>
            <w:rFonts w:hint="eastAsia"/>
            <w:noProof/>
          </w:rPr>
          <w:fldChar w:fldCharType="separate"/>
        </w:r>
        <w:r w:rsidR="002F7ACF">
          <w:rPr>
            <w:noProof/>
          </w:rPr>
          <w:t>42</w:t>
        </w:r>
        <w:r>
          <w:rPr>
            <w:rFonts w:hint="eastAsia"/>
            <w:noProof/>
          </w:rPr>
          <w:fldChar w:fldCharType="end"/>
        </w:r>
      </w:hyperlink>
    </w:p>
    <w:p w14:paraId="6266F327" w14:textId="557F68D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8" w:history="1">
        <w:r w:rsidRPr="007B0092">
          <w:rPr>
            <w:rStyle w:val="af3"/>
            <w:rFonts w:eastAsia="黑体" w:hint="eastAsia"/>
            <w:noProof/>
          </w:rPr>
          <w:t>4.3</w:t>
        </w:r>
        <w:r w:rsidRPr="007B0092">
          <w:rPr>
            <w:rStyle w:val="af3"/>
            <w:rFonts w:eastAsia="黑体" w:hint="eastAsia"/>
            <w:noProof/>
          </w:rPr>
          <w:t xml:space="preserve">　</w:t>
        </w:r>
        <w:r w:rsidRPr="007B0092">
          <w:rPr>
            <w:rStyle w:val="af3"/>
            <w:rFonts w:eastAsia="黑体" w:hint="eastAsia"/>
            <w:noProof/>
          </w:rPr>
          <w:t>RFID RC522</w:t>
        </w:r>
        <w:r w:rsidRPr="007B0092">
          <w:rPr>
            <w:rStyle w:val="af3"/>
            <w:rFonts w:eastAsia="黑体" w:hint="eastAsia"/>
            <w:noProof/>
          </w:rPr>
          <w:t>刷卡模块工作流程设计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_Toc198501328 \h</w:instrText>
        </w:r>
        <w:r>
          <w:rPr>
            <w:rFonts w:hint="eastAsia"/>
            <w:noProof/>
          </w:rPr>
          <w:instrText xml:space="preserve"> </w:instrText>
        </w:r>
        <w:r>
          <w:rPr>
            <w:rFonts w:hint="eastAsia"/>
            <w:noProof/>
          </w:rPr>
        </w:r>
        <w:r>
          <w:rPr>
            <w:rFonts w:hint="eastAsia"/>
            <w:noProof/>
          </w:rPr>
          <w:fldChar w:fldCharType="separate"/>
        </w:r>
        <w:r w:rsidR="002F7ACF">
          <w:rPr>
            <w:noProof/>
          </w:rPr>
          <w:t>43</w:t>
        </w:r>
        <w:r>
          <w:rPr>
            <w:rFonts w:hint="eastAsia"/>
            <w:noProof/>
          </w:rPr>
          <w:fldChar w:fldCharType="end"/>
        </w:r>
      </w:hyperlink>
    </w:p>
    <w:p w14:paraId="228B0513" w14:textId="64B5B990"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9" w:history="1">
        <w:r w:rsidRPr="007B0092">
          <w:rPr>
            <w:rStyle w:val="af3"/>
            <w:rFonts w:eastAsia="黑体" w:hint="eastAsia"/>
            <w:noProof/>
          </w:rPr>
          <w:t>4.4</w:t>
        </w:r>
        <w:r w:rsidRPr="007B0092">
          <w:rPr>
            <w:rStyle w:val="af3"/>
            <w:rFonts w:eastAsia="黑体" w:hint="eastAsia"/>
            <w:noProof/>
          </w:rPr>
          <w:t xml:space="preserve">　人脸识别流程设计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_Toc198501329 \h</w:instrText>
        </w:r>
        <w:r>
          <w:rPr>
            <w:rFonts w:hint="eastAsia"/>
            <w:noProof/>
          </w:rPr>
          <w:instrText xml:space="preserve"> </w:instrText>
        </w:r>
        <w:r>
          <w:rPr>
            <w:rFonts w:hint="eastAsia"/>
            <w:noProof/>
          </w:rPr>
        </w:r>
        <w:r>
          <w:rPr>
            <w:rFonts w:hint="eastAsia"/>
            <w:noProof/>
          </w:rPr>
          <w:fldChar w:fldCharType="separate"/>
        </w:r>
        <w:r w:rsidR="002F7ACF">
          <w:rPr>
            <w:noProof/>
          </w:rPr>
          <w:t>45</w:t>
        </w:r>
        <w:r>
          <w:rPr>
            <w:rFonts w:hint="eastAsia"/>
            <w:noProof/>
          </w:rPr>
          <w:fldChar w:fldCharType="end"/>
        </w:r>
      </w:hyperlink>
    </w:p>
    <w:p w14:paraId="4A4E5E94" w14:textId="5811AAFC"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0" w:history="1">
        <w:r w:rsidRPr="007B0092">
          <w:rPr>
            <w:rStyle w:val="af3"/>
            <w:rFonts w:eastAsia="黑体" w:hint="eastAsia"/>
            <w:noProof/>
          </w:rPr>
          <w:t>4.5</w:t>
        </w:r>
        <w:r w:rsidRPr="007B0092">
          <w:rPr>
            <w:rStyle w:val="af3"/>
            <w:rFonts w:eastAsia="黑体" w:hint="eastAsia"/>
            <w:noProof/>
          </w:rPr>
          <w:t xml:space="preserve">　晶闸管有源逆变流程设计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_Toc198501330 \h</w:instrText>
        </w:r>
        <w:r>
          <w:rPr>
            <w:rFonts w:hint="eastAsia"/>
            <w:noProof/>
          </w:rPr>
          <w:instrText xml:space="preserve"> </w:instrText>
        </w:r>
        <w:r>
          <w:rPr>
            <w:rFonts w:hint="eastAsia"/>
            <w:noProof/>
          </w:rPr>
        </w:r>
        <w:r>
          <w:rPr>
            <w:rFonts w:hint="eastAsia"/>
            <w:noProof/>
          </w:rPr>
          <w:fldChar w:fldCharType="separate"/>
        </w:r>
        <w:r w:rsidR="002F7ACF">
          <w:rPr>
            <w:noProof/>
          </w:rPr>
          <w:t>48</w:t>
        </w:r>
        <w:r>
          <w:rPr>
            <w:rFonts w:hint="eastAsia"/>
            <w:noProof/>
          </w:rPr>
          <w:fldChar w:fldCharType="end"/>
        </w:r>
      </w:hyperlink>
    </w:p>
    <w:p w14:paraId="3B8F21D7" w14:textId="0538D5A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1" w:history="1">
        <w:r w:rsidRPr="007B0092">
          <w:rPr>
            <w:rStyle w:val="af3"/>
            <w:rFonts w:eastAsia="黑体" w:hint="eastAsia"/>
            <w:noProof/>
          </w:rPr>
          <w:t>4.6</w:t>
        </w:r>
        <w:r w:rsidRPr="007B0092">
          <w:rPr>
            <w:rStyle w:val="af3"/>
            <w:rFonts w:eastAsia="黑体" w:hint="eastAsia"/>
            <w:noProof/>
          </w:rPr>
          <w:t xml:space="preserve">　点灯科技云平台与心知天气功能介绍</w:t>
        </w:r>
        <w:r>
          <w:rPr>
            <w:rFonts w:hint="eastAsia"/>
            <w:noProof/>
          </w:rPr>
          <w:tab/>
        </w:r>
        <w:r>
          <w:rPr>
            <w:rFonts w:hint="eastAsia"/>
            <w:noProof/>
          </w:rPr>
          <w:fldChar w:fldCharType="begin"/>
        </w:r>
        <w:r>
          <w:rPr>
            <w:rFonts w:hint="eastAsia"/>
            <w:noProof/>
          </w:rPr>
          <w:instrText xml:space="preserve"> </w:instrText>
        </w:r>
        <w:r>
          <w:rPr>
            <w:noProof/>
          </w:rPr>
          <w:instrText>PAGEREF _Toc198501331 \h</w:instrText>
        </w:r>
        <w:r>
          <w:rPr>
            <w:rFonts w:hint="eastAsia"/>
            <w:noProof/>
          </w:rPr>
          <w:instrText xml:space="preserve"> </w:instrText>
        </w:r>
        <w:r>
          <w:rPr>
            <w:rFonts w:hint="eastAsia"/>
            <w:noProof/>
          </w:rPr>
        </w:r>
        <w:r>
          <w:rPr>
            <w:rFonts w:hint="eastAsia"/>
            <w:noProof/>
          </w:rPr>
          <w:fldChar w:fldCharType="separate"/>
        </w:r>
        <w:r w:rsidR="002F7ACF">
          <w:rPr>
            <w:noProof/>
          </w:rPr>
          <w:t>52</w:t>
        </w:r>
        <w:r>
          <w:rPr>
            <w:rFonts w:hint="eastAsia"/>
            <w:noProof/>
          </w:rPr>
          <w:fldChar w:fldCharType="end"/>
        </w:r>
      </w:hyperlink>
    </w:p>
    <w:p w14:paraId="7D121948" w14:textId="6F33CF4C"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2" w:history="1">
        <w:r w:rsidRPr="007B0092">
          <w:rPr>
            <w:rStyle w:val="af3"/>
            <w:rFonts w:eastAsia="黑体" w:hint="eastAsia"/>
            <w:noProof/>
          </w:rPr>
          <w:t>4.7</w:t>
        </w:r>
        <w:r w:rsidRPr="007B0092">
          <w:rPr>
            <w:rStyle w:val="af3"/>
            <w:rFonts w:eastAsia="黑体" w:hint="eastAsia"/>
            <w:noProof/>
          </w:rPr>
          <w:t xml:space="preserve">　</w:t>
        </w:r>
        <w:r w:rsidRPr="007B0092">
          <w:rPr>
            <w:rStyle w:val="af3"/>
            <w:rFonts w:eastAsia="黑体" w:hint="eastAsia"/>
            <w:noProof/>
          </w:rPr>
          <w:t>AIR780E</w:t>
        </w:r>
        <w:r w:rsidRPr="007B0092">
          <w:rPr>
            <w:rStyle w:val="af3"/>
            <w:rFonts w:eastAsia="黑体" w:hint="eastAsia"/>
            <w:noProof/>
          </w:rPr>
          <w:t>模块工作原理介绍</w:t>
        </w:r>
        <w:r>
          <w:rPr>
            <w:rFonts w:hint="eastAsia"/>
            <w:noProof/>
          </w:rPr>
          <w:tab/>
        </w:r>
        <w:r>
          <w:rPr>
            <w:rFonts w:hint="eastAsia"/>
            <w:noProof/>
          </w:rPr>
          <w:fldChar w:fldCharType="begin"/>
        </w:r>
        <w:r>
          <w:rPr>
            <w:rFonts w:hint="eastAsia"/>
            <w:noProof/>
          </w:rPr>
          <w:instrText xml:space="preserve"> </w:instrText>
        </w:r>
        <w:r>
          <w:rPr>
            <w:noProof/>
          </w:rPr>
          <w:instrText>PAGEREF _Toc198501332 \h</w:instrText>
        </w:r>
        <w:r>
          <w:rPr>
            <w:rFonts w:hint="eastAsia"/>
            <w:noProof/>
          </w:rPr>
          <w:instrText xml:space="preserve"> </w:instrText>
        </w:r>
        <w:r>
          <w:rPr>
            <w:rFonts w:hint="eastAsia"/>
            <w:noProof/>
          </w:rPr>
        </w:r>
        <w:r>
          <w:rPr>
            <w:rFonts w:hint="eastAsia"/>
            <w:noProof/>
          </w:rPr>
          <w:fldChar w:fldCharType="separate"/>
        </w:r>
        <w:r w:rsidR="002F7ACF">
          <w:rPr>
            <w:noProof/>
          </w:rPr>
          <w:t>56</w:t>
        </w:r>
        <w:r>
          <w:rPr>
            <w:rFonts w:hint="eastAsia"/>
            <w:noProof/>
          </w:rPr>
          <w:fldChar w:fldCharType="end"/>
        </w:r>
      </w:hyperlink>
    </w:p>
    <w:p w14:paraId="3A60D9BD" w14:textId="0EFEA08F"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33" w:history="1">
        <w:r w:rsidRPr="007B0092">
          <w:rPr>
            <w:rStyle w:val="af3"/>
            <w:rFonts w:eastAsia="黑体" w:hint="eastAsia"/>
            <w:noProof/>
          </w:rPr>
          <w:t>5</w:t>
        </w:r>
        <w:r w:rsidRPr="007B0092">
          <w:rPr>
            <w:rStyle w:val="af3"/>
            <w:rFonts w:eastAsia="黑体" w:hint="eastAsia"/>
            <w:noProof/>
          </w:rPr>
          <w:t xml:space="preserve">　系统实现与调试</w:t>
        </w:r>
        <w:r>
          <w:rPr>
            <w:rFonts w:hint="eastAsia"/>
            <w:noProof/>
          </w:rPr>
          <w:tab/>
        </w:r>
        <w:r>
          <w:rPr>
            <w:rFonts w:hint="eastAsia"/>
            <w:noProof/>
          </w:rPr>
          <w:fldChar w:fldCharType="begin"/>
        </w:r>
        <w:r>
          <w:rPr>
            <w:rFonts w:hint="eastAsia"/>
            <w:noProof/>
          </w:rPr>
          <w:instrText xml:space="preserve"> </w:instrText>
        </w:r>
        <w:r>
          <w:rPr>
            <w:noProof/>
          </w:rPr>
          <w:instrText>PAGEREF _Toc198501333 \h</w:instrText>
        </w:r>
        <w:r>
          <w:rPr>
            <w:rFonts w:hint="eastAsia"/>
            <w:noProof/>
          </w:rPr>
          <w:instrText xml:space="preserve"> </w:instrText>
        </w:r>
        <w:r>
          <w:rPr>
            <w:rFonts w:hint="eastAsia"/>
            <w:noProof/>
          </w:rPr>
        </w:r>
        <w:r>
          <w:rPr>
            <w:rFonts w:hint="eastAsia"/>
            <w:noProof/>
          </w:rPr>
          <w:fldChar w:fldCharType="separate"/>
        </w:r>
        <w:r w:rsidR="002F7ACF">
          <w:rPr>
            <w:noProof/>
          </w:rPr>
          <w:t>57</w:t>
        </w:r>
        <w:r>
          <w:rPr>
            <w:rFonts w:hint="eastAsia"/>
            <w:noProof/>
          </w:rPr>
          <w:fldChar w:fldCharType="end"/>
        </w:r>
      </w:hyperlink>
    </w:p>
    <w:p w14:paraId="308E07CB" w14:textId="2A12DD2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4" w:history="1">
        <w:r w:rsidRPr="007B0092">
          <w:rPr>
            <w:rStyle w:val="af3"/>
            <w:rFonts w:eastAsia="黑体" w:hint="eastAsia"/>
            <w:noProof/>
          </w:rPr>
          <w:t>5.1</w:t>
        </w:r>
        <w:r w:rsidRPr="007B0092">
          <w:rPr>
            <w:rStyle w:val="af3"/>
            <w:rFonts w:eastAsia="黑体" w:hint="eastAsia"/>
            <w:noProof/>
          </w:rPr>
          <w:t xml:space="preserve">　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_Toc198501334 \h</w:instrText>
        </w:r>
        <w:r>
          <w:rPr>
            <w:rFonts w:hint="eastAsia"/>
            <w:noProof/>
          </w:rPr>
          <w:instrText xml:space="preserve"> </w:instrText>
        </w:r>
        <w:r>
          <w:rPr>
            <w:rFonts w:hint="eastAsia"/>
            <w:noProof/>
          </w:rPr>
        </w:r>
        <w:r>
          <w:rPr>
            <w:rFonts w:hint="eastAsia"/>
            <w:noProof/>
          </w:rPr>
          <w:fldChar w:fldCharType="separate"/>
        </w:r>
        <w:r w:rsidR="002F7ACF">
          <w:rPr>
            <w:noProof/>
          </w:rPr>
          <w:t>57</w:t>
        </w:r>
        <w:r>
          <w:rPr>
            <w:rFonts w:hint="eastAsia"/>
            <w:noProof/>
          </w:rPr>
          <w:fldChar w:fldCharType="end"/>
        </w:r>
      </w:hyperlink>
    </w:p>
    <w:p w14:paraId="53CDD24F" w14:textId="1671E5E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5" w:history="1">
        <w:r w:rsidRPr="007B0092">
          <w:rPr>
            <w:rStyle w:val="af3"/>
            <w:rFonts w:eastAsia="黑体" w:hint="eastAsia"/>
            <w:noProof/>
          </w:rPr>
          <w:t>5.2</w:t>
        </w:r>
        <w:r w:rsidRPr="007B0092">
          <w:rPr>
            <w:rStyle w:val="af3"/>
            <w:rFonts w:eastAsia="黑体" w:hint="eastAsia"/>
            <w:noProof/>
          </w:rPr>
          <w:t xml:space="preserve">　系统测试</w:t>
        </w:r>
        <w:r>
          <w:rPr>
            <w:rFonts w:hint="eastAsia"/>
            <w:noProof/>
          </w:rPr>
          <w:tab/>
        </w:r>
        <w:r>
          <w:rPr>
            <w:rFonts w:hint="eastAsia"/>
            <w:noProof/>
          </w:rPr>
          <w:fldChar w:fldCharType="begin"/>
        </w:r>
        <w:r>
          <w:rPr>
            <w:rFonts w:hint="eastAsia"/>
            <w:noProof/>
          </w:rPr>
          <w:instrText xml:space="preserve"> </w:instrText>
        </w:r>
        <w:r>
          <w:rPr>
            <w:noProof/>
          </w:rPr>
          <w:instrText>PAGEREF _Toc198501335 \h</w:instrText>
        </w:r>
        <w:r>
          <w:rPr>
            <w:rFonts w:hint="eastAsia"/>
            <w:noProof/>
          </w:rPr>
          <w:instrText xml:space="preserve"> </w:instrText>
        </w:r>
        <w:r>
          <w:rPr>
            <w:rFonts w:hint="eastAsia"/>
            <w:noProof/>
          </w:rPr>
        </w:r>
        <w:r>
          <w:rPr>
            <w:rFonts w:hint="eastAsia"/>
            <w:noProof/>
          </w:rPr>
          <w:fldChar w:fldCharType="separate"/>
        </w:r>
        <w:r w:rsidR="002F7ACF">
          <w:rPr>
            <w:noProof/>
          </w:rPr>
          <w:t>58</w:t>
        </w:r>
        <w:r>
          <w:rPr>
            <w:rFonts w:hint="eastAsia"/>
            <w:noProof/>
          </w:rPr>
          <w:fldChar w:fldCharType="end"/>
        </w:r>
      </w:hyperlink>
    </w:p>
    <w:p w14:paraId="1A09F931" w14:textId="786CF2C4"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6" w:history="1">
        <w:r w:rsidRPr="007B0092">
          <w:rPr>
            <w:rStyle w:val="af3"/>
            <w:rFonts w:eastAsia="黑体" w:hint="eastAsia"/>
            <w:noProof/>
          </w:rPr>
          <w:t>5.2.1</w:t>
        </w:r>
        <w:r w:rsidRPr="007B0092">
          <w:rPr>
            <w:rStyle w:val="af3"/>
            <w:rFonts w:eastAsia="黑体" w:hint="eastAsia"/>
            <w:noProof/>
          </w:rPr>
          <w:t xml:space="preserve">　行人感应自动灯光功能</w:t>
        </w:r>
        <w:r>
          <w:rPr>
            <w:rFonts w:hint="eastAsia"/>
            <w:noProof/>
          </w:rPr>
          <w:tab/>
        </w:r>
        <w:r>
          <w:rPr>
            <w:rFonts w:hint="eastAsia"/>
            <w:noProof/>
          </w:rPr>
          <w:fldChar w:fldCharType="begin"/>
        </w:r>
        <w:r>
          <w:rPr>
            <w:rFonts w:hint="eastAsia"/>
            <w:noProof/>
          </w:rPr>
          <w:instrText xml:space="preserve"> </w:instrText>
        </w:r>
        <w:r>
          <w:rPr>
            <w:noProof/>
          </w:rPr>
          <w:instrText>PAGEREF _Toc198501336 \h</w:instrText>
        </w:r>
        <w:r>
          <w:rPr>
            <w:rFonts w:hint="eastAsia"/>
            <w:noProof/>
          </w:rPr>
          <w:instrText xml:space="preserve"> </w:instrText>
        </w:r>
        <w:r>
          <w:rPr>
            <w:rFonts w:hint="eastAsia"/>
            <w:noProof/>
          </w:rPr>
        </w:r>
        <w:r>
          <w:rPr>
            <w:rFonts w:hint="eastAsia"/>
            <w:noProof/>
          </w:rPr>
          <w:fldChar w:fldCharType="separate"/>
        </w:r>
        <w:r w:rsidR="002F7ACF">
          <w:rPr>
            <w:noProof/>
          </w:rPr>
          <w:t>59</w:t>
        </w:r>
        <w:r>
          <w:rPr>
            <w:rFonts w:hint="eastAsia"/>
            <w:noProof/>
          </w:rPr>
          <w:fldChar w:fldCharType="end"/>
        </w:r>
      </w:hyperlink>
    </w:p>
    <w:p w14:paraId="0BA99423" w14:textId="4D0E551E"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7" w:history="1">
        <w:r w:rsidRPr="007B0092">
          <w:rPr>
            <w:rStyle w:val="af3"/>
            <w:rFonts w:eastAsia="黑体" w:hint="eastAsia"/>
            <w:noProof/>
          </w:rPr>
          <w:t>5.2.2</w:t>
        </w:r>
        <w:r w:rsidRPr="007B0092">
          <w:rPr>
            <w:rStyle w:val="af3"/>
            <w:rFonts w:eastAsia="黑体" w:hint="eastAsia"/>
            <w:noProof/>
          </w:rPr>
          <w:t xml:space="preserve">　中央屏幕显示和中央空调功能</w:t>
        </w:r>
        <w:r>
          <w:rPr>
            <w:rFonts w:hint="eastAsia"/>
            <w:noProof/>
          </w:rPr>
          <w:tab/>
        </w:r>
        <w:r>
          <w:rPr>
            <w:rFonts w:hint="eastAsia"/>
            <w:noProof/>
          </w:rPr>
          <w:fldChar w:fldCharType="begin"/>
        </w:r>
        <w:r>
          <w:rPr>
            <w:rFonts w:hint="eastAsia"/>
            <w:noProof/>
          </w:rPr>
          <w:instrText xml:space="preserve"> </w:instrText>
        </w:r>
        <w:r>
          <w:rPr>
            <w:noProof/>
          </w:rPr>
          <w:instrText>PAGEREF _Toc198501337 \h</w:instrText>
        </w:r>
        <w:r>
          <w:rPr>
            <w:rFonts w:hint="eastAsia"/>
            <w:noProof/>
          </w:rPr>
          <w:instrText xml:space="preserve"> </w:instrText>
        </w:r>
        <w:r>
          <w:rPr>
            <w:rFonts w:hint="eastAsia"/>
            <w:noProof/>
          </w:rPr>
        </w:r>
        <w:r>
          <w:rPr>
            <w:rFonts w:hint="eastAsia"/>
            <w:noProof/>
          </w:rPr>
          <w:fldChar w:fldCharType="separate"/>
        </w:r>
        <w:r w:rsidR="002F7ACF">
          <w:rPr>
            <w:noProof/>
          </w:rPr>
          <w:t>59</w:t>
        </w:r>
        <w:r>
          <w:rPr>
            <w:rFonts w:hint="eastAsia"/>
            <w:noProof/>
          </w:rPr>
          <w:fldChar w:fldCharType="end"/>
        </w:r>
      </w:hyperlink>
    </w:p>
    <w:p w14:paraId="03A4B333" w14:textId="0498ED0D"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8" w:history="1">
        <w:r w:rsidRPr="007B0092">
          <w:rPr>
            <w:rStyle w:val="af3"/>
            <w:rFonts w:eastAsia="黑体" w:hint="eastAsia"/>
            <w:noProof/>
          </w:rPr>
          <w:t>5.2.3</w:t>
        </w:r>
        <w:r w:rsidRPr="007B0092">
          <w:rPr>
            <w:rStyle w:val="af3"/>
            <w:rFonts w:eastAsia="黑体" w:hint="eastAsia"/>
            <w:noProof/>
          </w:rPr>
          <w:t xml:space="preserve">　火灾报警检测与云平台操控、显示报警功能</w:t>
        </w:r>
        <w:r>
          <w:rPr>
            <w:rFonts w:hint="eastAsia"/>
            <w:noProof/>
          </w:rPr>
          <w:tab/>
        </w:r>
        <w:r>
          <w:rPr>
            <w:rFonts w:hint="eastAsia"/>
            <w:noProof/>
          </w:rPr>
          <w:fldChar w:fldCharType="begin"/>
        </w:r>
        <w:r>
          <w:rPr>
            <w:rFonts w:hint="eastAsia"/>
            <w:noProof/>
          </w:rPr>
          <w:instrText xml:space="preserve"> </w:instrText>
        </w:r>
        <w:r>
          <w:rPr>
            <w:noProof/>
          </w:rPr>
          <w:instrText>PAGEREF _Toc198501338 \h</w:instrText>
        </w:r>
        <w:r>
          <w:rPr>
            <w:rFonts w:hint="eastAsia"/>
            <w:noProof/>
          </w:rPr>
          <w:instrText xml:space="preserve"> </w:instrText>
        </w:r>
        <w:r>
          <w:rPr>
            <w:rFonts w:hint="eastAsia"/>
            <w:noProof/>
          </w:rPr>
        </w:r>
        <w:r>
          <w:rPr>
            <w:rFonts w:hint="eastAsia"/>
            <w:noProof/>
          </w:rPr>
          <w:fldChar w:fldCharType="separate"/>
        </w:r>
        <w:r w:rsidR="002F7ACF">
          <w:rPr>
            <w:noProof/>
          </w:rPr>
          <w:t>60</w:t>
        </w:r>
        <w:r>
          <w:rPr>
            <w:rFonts w:hint="eastAsia"/>
            <w:noProof/>
          </w:rPr>
          <w:fldChar w:fldCharType="end"/>
        </w:r>
      </w:hyperlink>
    </w:p>
    <w:p w14:paraId="607B4CA5" w14:textId="70D6C78D"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9" w:history="1">
        <w:r w:rsidRPr="007B0092">
          <w:rPr>
            <w:rStyle w:val="af3"/>
            <w:rFonts w:eastAsia="黑体" w:hint="eastAsia"/>
            <w:noProof/>
          </w:rPr>
          <w:t>5.2.4</w:t>
        </w:r>
        <w:r w:rsidRPr="007B0092">
          <w:rPr>
            <w:rStyle w:val="af3"/>
            <w:rFonts w:eastAsia="黑体" w:hint="eastAsia"/>
            <w:noProof/>
          </w:rPr>
          <w:t xml:space="preserve">　楼宇人员指纹检测功能</w:t>
        </w:r>
        <w:r>
          <w:rPr>
            <w:rFonts w:hint="eastAsia"/>
            <w:noProof/>
          </w:rPr>
          <w:tab/>
        </w:r>
        <w:r>
          <w:rPr>
            <w:rFonts w:hint="eastAsia"/>
            <w:noProof/>
          </w:rPr>
          <w:fldChar w:fldCharType="begin"/>
        </w:r>
        <w:r>
          <w:rPr>
            <w:rFonts w:hint="eastAsia"/>
            <w:noProof/>
          </w:rPr>
          <w:instrText xml:space="preserve"> </w:instrText>
        </w:r>
        <w:r>
          <w:rPr>
            <w:noProof/>
          </w:rPr>
          <w:instrText>PAGEREF _Toc198501339 \h</w:instrText>
        </w:r>
        <w:r>
          <w:rPr>
            <w:rFonts w:hint="eastAsia"/>
            <w:noProof/>
          </w:rPr>
          <w:instrText xml:space="preserve"> </w:instrText>
        </w:r>
        <w:r>
          <w:rPr>
            <w:rFonts w:hint="eastAsia"/>
            <w:noProof/>
          </w:rPr>
        </w:r>
        <w:r>
          <w:rPr>
            <w:rFonts w:hint="eastAsia"/>
            <w:noProof/>
          </w:rPr>
          <w:fldChar w:fldCharType="separate"/>
        </w:r>
        <w:r w:rsidR="002F7ACF">
          <w:rPr>
            <w:noProof/>
          </w:rPr>
          <w:t>61</w:t>
        </w:r>
        <w:r>
          <w:rPr>
            <w:rFonts w:hint="eastAsia"/>
            <w:noProof/>
          </w:rPr>
          <w:fldChar w:fldCharType="end"/>
        </w:r>
      </w:hyperlink>
    </w:p>
    <w:p w14:paraId="75383AB8" w14:textId="2977E909"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0" w:history="1">
        <w:r w:rsidRPr="007B0092">
          <w:rPr>
            <w:rStyle w:val="af3"/>
            <w:rFonts w:eastAsia="黑体" w:hint="eastAsia"/>
            <w:noProof/>
          </w:rPr>
          <w:t>5.2.6</w:t>
        </w:r>
        <w:r w:rsidRPr="007B0092">
          <w:rPr>
            <w:rStyle w:val="af3"/>
            <w:rFonts w:eastAsia="黑体" w:hint="eastAsia"/>
            <w:noProof/>
          </w:rPr>
          <w:t xml:space="preserve">　楼宇人员进出远程控制功能</w:t>
        </w:r>
        <w:r>
          <w:rPr>
            <w:rFonts w:hint="eastAsia"/>
            <w:noProof/>
          </w:rPr>
          <w:tab/>
        </w:r>
        <w:r>
          <w:rPr>
            <w:rFonts w:hint="eastAsia"/>
            <w:noProof/>
          </w:rPr>
          <w:fldChar w:fldCharType="begin"/>
        </w:r>
        <w:r>
          <w:rPr>
            <w:rFonts w:hint="eastAsia"/>
            <w:noProof/>
          </w:rPr>
          <w:instrText xml:space="preserve"> </w:instrText>
        </w:r>
        <w:r>
          <w:rPr>
            <w:noProof/>
          </w:rPr>
          <w:instrText>PAGEREF _Toc198501340 \h</w:instrText>
        </w:r>
        <w:r>
          <w:rPr>
            <w:rFonts w:hint="eastAsia"/>
            <w:noProof/>
          </w:rPr>
          <w:instrText xml:space="preserve"> </w:instrText>
        </w:r>
        <w:r>
          <w:rPr>
            <w:rFonts w:hint="eastAsia"/>
            <w:noProof/>
          </w:rPr>
        </w:r>
        <w:r>
          <w:rPr>
            <w:rFonts w:hint="eastAsia"/>
            <w:noProof/>
          </w:rPr>
          <w:fldChar w:fldCharType="separate"/>
        </w:r>
        <w:r w:rsidR="002F7ACF">
          <w:rPr>
            <w:noProof/>
          </w:rPr>
          <w:t>66</w:t>
        </w:r>
        <w:r>
          <w:rPr>
            <w:rFonts w:hint="eastAsia"/>
            <w:noProof/>
          </w:rPr>
          <w:fldChar w:fldCharType="end"/>
        </w:r>
      </w:hyperlink>
    </w:p>
    <w:p w14:paraId="09318A73" w14:textId="77610291"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1" w:history="1">
        <w:r w:rsidRPr="007B0092">
          <w:rPr>
            <w:rStyle w:val="af3"/>
            <w:rFonts w:eastAsia="黑体" w:hint="eastAsia"/>
            <w:noProof/>
          </w:rPr>
          <w:t>5.2.7</w:t>
        </w:r>
        <w:r w:rsidRPr="007B0092">
          <w:rPr>
            <w:rStyle w:val="af3"/>
            <w:rFonts w:eastAsia="黑体" w:hint="eastAsia"/>
            <w:noProof/>
          </w:rPr>
          <w:t xml:space="preserve">　太阳能逆变并网功能</w:t>
        </w:r>
        <w:r>
          <w:rPr>
            <w:rFonts w:hint="eastAsia"/>
            <w:noProof/>
          </w:rPr>
          <w:tab/>
        </w:r>
        <w:r>
          <w:rPr>
            <w:rFonts w:hint="eastAsia"/>
            <w:noProof/>
          </w:rPr>
          <w:fldChar w:fldCharType="begin"/>
        </w:r>
        <w:r>
          <w:rPr>
            <w:rFonts w:hint="eastAsia"/>
            <w:noProof/>
          </w:rPr>
          <w:instrText xml:space="preserve"> </w:instrText>
        </w:r>
        <w:r>
          <w:rPr>
            <w:noProof/>
          </w:rPr>
          <w:instrText>PAGEREF _Toc198501341 \h</w:instrText>
        </w:r>
        <w:r>
          <w:rPr>
            <w:rFonts w:hint="eastAsia"/>
            <w:noProof/>
          </w:rPr>
          <w:instrText xml:space="preserve"> </w:instrText>
        </w:r>
        <w:r>
          <w:rPr>
            <w:rFonts w:hint="eastAsia"/>
            <w:noProof/>
          </w:rPr>
        </w:r>
        <w:r>
          <w:rPr>
            <w:rFonts w:hint="eastAsia"/>
            <w:noProof/>
          </w:rPr>
          <w:fldChar w:fldCharType="separate"/>
        </w:r>
        <w:r w:rsidR="002F7ACF">
          <w:rPr>
            <w:noProof/>
          </w:rPr>
          <w:t>70</w:t>
        </w:r>
        <w:r>
          <w:rPr>
            <w:rFonts w:hint="eastAsia"/>
            <w:noProof/>
          </w:rPr>
          <w:fldChar w:fldCharType="end"/>
        </w:r>
      </w:hyperlink>
    </w:p>
    <w:p w14:paraId="4C991CF1" w14:textId="739FC96B"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2" w:history="1">
        <w:r w:rsidRPr="007B0092">
          <w:rPr>
            <w:rStyle w:val="af3"/>
            <w:rFonts w:eastAsia="黑体" w:hint="eastAsia"/>
            <w:noProof/>
          </w:rPr>
          <w:t>5.2.8</w:t>
        </w:r>
        <w:r w:rsidRPr="007B0092">
          <w:rPr>
            <w:rStyle w:val="af3"/>
            <w:rFonts w:eastAsia="黑体" w:hint="eastAsia"/>
            <w:noProof/>
          </w:rPr>
          <w:t xml:space="preserve">　断电自动电源切换功能</w:t>
        </w:r>
        <w:r>
          <w:rPr>
            <w:rFonts w:hint="eastAsia"/>
            <w:noProof/>
          </w:rPr>
          <w:tab/>
        </w:r>
        <w:r>
          <w:rPr>
            <w:rFonts w:hint="eastAsia"/>
            <w:noProof/>
          </w:rPr>
          <w:fldChar w:fldCharType="begin"/>
        </w:r>
        <w:r>
          <w:rPr>
            <w:rFonts w:hint="eastAsia"/>
            <w:noProof/>
          </w:rPr>
          <w:instrText xml:space="preserve"> </w:instrText>
        </w:r>
        <w:r>
          <w:rPr>
            <w:noProof/>
          </w:rPr>
          <w:instrText>PAGEREF _Toc198501342 \h</w:instrText>
        </w:r>
        <w:r>
          <w:rPr>
            <w:rFonts w:hint="eastAsia"/>
            <w:noProof/>
          </w:rPr>
          <w:instrText xml:space="preserve"> </w:instrText>
        </w:r>
        <w:r>
          <w:rPr>
            <w:rFonts w:hint="eastAsia"/>
            <w:noProof/>
          </w:rPr>
        </w:r>
        <w:r>
          <w:rPr>
            <w:rFonts w:hint="eastAsia"/>
            <w:noProof/>
          </w:rPr>
          <w:fldChar w:fldCharType="separate"/>
        </w:r>
        <w:r w:rsidR="002F7ACF">
          <w:rPr>
            <w:noProof/>
          </w:rPr>
          <w:t>73</w:t>
        </w:r>
        <w:r>
          <w:rPr>
            <w:rFonts w:hint="eastAsia"/>
            <w:noProof/>
          </w:rPr>
          <w:fldChar w:fldCharType="end"/>
        </w:r>
      </w:hyperlink>
    </w:p>
    <w:p w14:paraId="28F8281D" w14:textId="77310A3C"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3" w:history="1">
        <w:r w:rsidRPr="007B0092">
          <w:rPr>
            <w:rStyle w:val="af3"/>
            <w:rFonts w:ascii="黑体" w:eastAsia="黑体" w:hAnsi="黑体" w:cs="黑体" w:hint="eastAsia"/>
            <w:noProof/>
          </w:rPr>
          <w:t>结　　论</w:t>
        </w:r>
        <w:r>
          <w:rPr>
            <w:rFonts w:hint="eastAsia"/>
            <w:noProof/>
          </w:rPr>
          <w:tab/>
        </w:r>
        <w:r>
          <w:rPr>
            <w:rFonts w:hint="eastAsia"/>
            <w:noProof/>
          </w:rPr>
          <w:fldChar w:fldCharType="begin"/>
        </w:r>
        <w:r>
          <w:rPr>
            <w:rFonts w:hint="eastAsia"/>
            <w:noProof/>
          </w:rPr>
          <w:instrText xml:space="preserve"> </w:instrText>
        </w:r>
        <w:r>
          <w:rPr>
            <w:noProof/>
          </w:rPr>
          <w:instrText>PAGEREF _Toc198501343 \h</w:instrText>
        </w:r>
        <w:r>
          <w:rPr>
            <w:rFonts w:hint="eastAsia"/>
            <w:noProof/>
          </w:rPr>
          <w:instrText xml:space="preserve"> </w:instrText>
        </w:r>
        <w:r>
          <w:rPr>
            <w:rFonts w:hint="eastAsia"/>
            <w:noProof/>
          </w:rPr>
        </w:r>
        <w:r>
          <w:rPr>
            <w:rFonts w:hint="eastAsia"/>
            <w:noProof/>
          </w:rPr>
          <w:fldChar w:fldCharType="separate"/>
        </w:r>
        <w:r w:rsidR="002F7ACF">
          <w:rPr>
            <w:noProof/>
          </w:rPr>
          <w:t>77</w:t>
        </w:r>
        <w:r>
          <w:rPr>
            <w:rFonts w:hint="eastAsia"/>
            <w:noProof/>
          </w:rPr>
          <w:fldChar w:fldCharType="end"/>
        </w:r>
      </w:hyperlink>
    </w:p>
    <w:p w14:paraId="53279CDA" w14:textId="74AC9CD0"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4" w:history="1">
        <w:r w:rsidRPr="007B0092">
          <w:rPr>
            <w:rStyle w:val="af3"/>
            <w:rFonts w:ascii="黑体" w:eastAsia="黑体" w:hAnsi="黑体" w:cs="黑体" w:hint="eastAsia"/>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_Toc198501344 \h</w:instrText>
        </w:r>
        <w:r>
          <w:rPr>
            <w:rFonts w:hint="eastAsia"/>
            <w:noProof/>
          </w:rPr>
          <w:instrText xml:space="preserve"> </w:instrText>
        </w:r>
        <w:r>
          <w:rPr>
            <w:rFonts w:hint="eastAsia"/>
            <w:noProof/>
          </w:rPr>
        </w:r>
        <w:r>
          <w:rPr>
            <w:rFonts w:hint="eastAsia"/>
            <w:noProof/>
          </w:rPr>
          <w:fldChar w:fldCharType="separate"/>
        </w:r>
        <w:r w:rsidR="002F7ACF">
          <w:rPr>
            <w:noProof/>
          </w:rPr>
          <w:t>78</w:t>
        </w:r>
        <w:r>
          <w:rPr>
            <w:rFonts w:hint="eastAsia"/>
            <w:noProof/>
          </w:rPr>
          <w:fldChar w:fldCharType="end"/>
        </w:r>
      </w:hyperlink>
    </w:p>
    <w:p w14:paraId="31B93981" w14:textId="74508E4B"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5" w:history="1">
        <w:r w:rsidRPr="007B0092">
          <w:rPr>
            <w:rStyle w:val="af3"/>
            <w:rFonts w:ascii="黑体" w:eastAsia="黑体" w:hAnsi="黑体" w:cs="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_Toc198501345 \h</w:instrText>
        </w:r>
        <w:r>
          <w:rPr>
            <w:rFonts w:hint="eastAsia"/>
            <w:noProof/>
          </w:rPr>
          <w:instrText xml:space="preserve"> </w:instrText>
        </w:r>
        <w:r>
          <w:rPr>
            <w:rFonts w:hint="eastAsia"/>
            <w:noProof/>
          </w:rPr>
        </w:r>
        <w:r>
          <w:rPr>
            <w:rFonts w:hint="eastAsia"/>
            <w:noProof/>
          </w:rPr>
          <w:fldChar w:fldCharType="separate"/>
        </w:r>
        <w:r w:rsidR="002F7ACF">
          <w:rPr>
            <w:noProof/>
          </w:rPr>
          <w:t>79</w:t>
        </w:r>
        <w:r>
          <w:rPr>
            <w:rFonts w:hint="eastAsia"/>
            <w:noProof/>
          </w:rPr>
          <w:fldChar w:fldCharType="end"/>
        </w:r>
      </w:hyperlink>
    </w:p>
    <w:p w14:paraId="29DFC954" w14:textId="490460A0"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6" w:history="1">
        <w:r w:rsidRPr="007B0092">
          <w:rPr>
            <w:rStyle w:val="af3"/>
            <w:rFonts w:ascii="黑体" w:eastAsia="黑体" w:hAnsi="黑体" w:cs="黑体" w:hint="eastAsia"/>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_Toc198501346 \h</w:instrText>
        </w:r>
        <w:r>
          <w:rPr>
            <w:rFonts w:hint="eastAsia"/>
            <w:noProof/>
          </w:rPr>
          <w:instrText xml:space="preserve"> </w:instrText>
        </w:r>
        <w:r>
          <w:rPr>
            <w:rFonts w:hint="eastAsia"/>
            <w:noProof/>
          </w:rPr>
        </w:r>
        <w:r>
          <w:rPr>
            <w:rFonts w:hint="eastAsia"/>
            <w:noProof/>
          </w:rPr>
          <w:fldChar w:fldCharType="separate"/>
        </w:r>
        <w:r w:rsidR="002F7ACF">
          <w:rPr>
            <w:noProof/>
          </w:rPr>
          <w:t>81</w:t>
        </w:r>
        <w:r>
          <w:rPr>
            <w:rFonts w:hint="eastAsia"/>
            <w:noProof/>
          </w:rPr>
          <w:fldChar w:fldCharType="end"/>
        </w:r>
      </w:hyperlink>
    </w:p>
    <w:p w14:paraId="3FF0873F" w14:textId="093B6F97" w:rsidR="00C511F8" w:rsidRDefault="00AF702B" w:rsidP="006621DD">
      <w:pPr>
        <w:wordWrap w:val="0"/>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rsidP="006621DD">
      <w:pPr>
        <w:wordWrap w:val="0"/>
        <w:rPr>
          <w:rFonts w:ascii="黑体" w:eastAsia="黑体" w:hAnsi="黑体" w:cs="黑体" w:hint="eastAsia"/>
          <w:sz w:val="24"/>
        </w:rPr>
      </w:pPr>
    </w:p>
    <w:p w14:paraId="4127593A" w14:textId="77777777" w:rsidR="00C511F8" w:rsidRDefault="00AF702B" w:rsidP="006621DD">
      <w:pPr>
        <w:tabs>
          <w:tab w:val="left" w:pos="1236"/>
        </w:tabs>
        <w:wordWrap w:val="0"/>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rsidP="006621DD">
      <w:pPr>
        <w:wordWrap w:val="0"/>
        <w:rPr>
          <w:rFonts w:ascii="黑体" w:eastAsia="黑体" w:hAnsi="黑体" w:cs="黑体" w:hint="eastAsia"/>
          <w:sz w:val="24"/>
        </w:rPr>
      </w:pPr>
    </w:p>
    <w:p w14:paraId="3EE24D49" w14:textId="77777777" w:rsidR="00C511F8" w:rsidRDefault="00C511F8" w:rsidP="006621DD">
      <w:pPr>
        <w:wordWrap w:val="0"/>
        <w:rPr>
          <w:rFonts w:ascii="黑体" w:eastAsia="黑体" w:hAnsi="黑体" w:cs="黑体" w:hint="eastAsia"/>
          <w:sz w:val="24"/>
        </w:rPr>
      </w:pPr>
    </w:p>
    <w:p w14:paraId="0ABBB3A1" w14:textId="77777777" w:rsidR="00C511F8" w:rsidRDefault="00C511F8" w:rsidP="006621DD">
      <w:pPr>
        <w:wordWrap w:val="0"/>
        <w:rPr>
          <w:rFonts w:ascii="黑体" w:eastAsia="黑体" w:hAnsi="黑体" w:cs="黑体" w:hint="eastAsia"/>
          <w:sz w:val="24"/>
        </w:rPr>
        <w:sectPr w:rsidR="00C511F8">
          <w:headerReference w:type="default" r:id="rId16"/>
          <w:footerReference w:type="default" r:id="rId17"/>
          <w:pgSz w:w="11906" w:h="16838"/>
          <w:pgMar w:top="1701" w:right="1417" w:bottom="1417" w:left="1417" w:header="851" w:footer="992" w:gutter="0"/>
          <w:pgNumType w:start="4"/>
          <w:cols w:space="720"/>
          <w:docGrid w:type="lines" w:linePitch="312"/>
        </w:sectPr>
      </w:pPr>
    </w:p>
    <w:p w14:paraId="5DE6CD40" w14:textId="67E85B8D" w:rsidR="00C511F8" w:rsidRPr="008261B4" w:rsidRDefault="00A74D56" w:rsidP="006621DD">
      <w:pPr>
        <w:pageBreakBefore/>
        <w:wordWrap w:val="0"/>
        <w:spacing w:beforeLines="50" w:before="156" w:afterLines="50" w:after="156" w:line="360" w:lineRule="auto"/>
        <w:jc w:val="center"/>
        <w:rPr>
          <w:rStyle w:val="afd"/>
          <w:rFonts w:cstheme="minorBidi"/>
          <w:kern w:val="44"/>
        </w:rPr>
      </w:pPr>
      <w:bookmarkStart w:id="4" w:name="_Toc627"/>
      <w:bookmarkStart w:id="5" w:name="_Toc31103"/>
      <w:bookmarkEnd w:id="2"/>
      <w:bookmarkEnd w:id="3"/>
      <w:r w:rsidRPr="008261B4">
        <w:rPr>
          <w:rStyle w:val="afd"/>
          <w:rFonts w:cstheme="minorBidi" w:hint="eastAsia"/>
          <w:kern w:val="44"/>
          <w:sz w:val="44"/>
          <w:szCs w:val="44"/>
        </w:rPr>
        <w:lastRenderedPageBreak/>
        <w:t>基于</w:t>
      </w:r>
      <w:r w:rsidRPr="008261B4">
        <w:rPr>
          <w:rStyle w:val="afd"/>
          <w:rFonts w:cstheme="minorBidi" w:hint="eastAsia"/>
          <w:kern w:val="44"/>
          <w:sz w:val="44"/>
          <w:szCs w:val="44"/>
        </w:rPr>
        <w:t>STM32</w:t>
      </w:r>
      <w:r w:rsidRPr="008261B4">
        <w:rPr>
          <w:rStyle w:val="afd"/>
          <w:rFonts w:cstheme="minorBidi" w:hint="eastAsia"/>
          <w:kern w:val="44"/>
          <w:sz w:val="44"/>
          <w:szCs w:val="44"/>
        </w:rPr>
        <w:t>的云平台楼宇安防与光伏并网系统设计</w:t>
      </w:r>
    </w:p>
    <w:p w14:paraId="7A5CFF11" w14:textId="0C708AE9" w:rsidR="00C511F8" w:rsidRDefault="00AF702B" w:rsidP="006621DD">
      <w:pPr>
        <w:wordWrap w:val="0"/>
        <w:spacing w:beforeLines="50" w:before="156" w:afterLines="50" w:after="156" w:line="360" w:lineRule="auto"/>
        <w:outlineLvl w:val="0"/>
        <w:rPr>
          <w:rFonts w:ascii="黑体" w:eastAsia="黑体" w:hAnsi="黑体" w:cs="黑体" w:hint="eastAsia"/>
          <w:sz w:val="32"/>
          <w:szCs w:val="32"/>
        </w:rPr>
      </w:pPr>
      <w:bookmarkStart w:id="6" w:name="_Toc17750"/>
      <w:bookmarkStart w:id="7" w:name="_Toc198501286"/>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4"/>
      <w:bookmarkEnd w:id="6"/>
      <w:bookmarkEnd w:id="7"/>
      <w:r w:rsidR="004256A7">
        <w:rPr>
          <w:rFonts w:ascii="黑体" w:eastAsia="黑体" w:hAnsi="黑体" w:cs="黑体" w:hint="eastAsia"/>
          <w:sz w:val="32"/>
          <w:szCs w:val="32"/>
        </w:rPr>
        <w:fldChar w:fldCharType="begin"/>
      </w:r>
      <w:r w:rsidR="004256A7">
        <w:rPr>
          <w:rFonts w:ascii="黑体" w:eastAsia="黑体" w:hAnsi="黑体" w:cs="黑体" w:hint="eastAsia"/>
          <w:sz w:val="32"/>
          <w:szCs w:val="32"/>
        </w:rPr>
        <w:instrText xml:space="preserve"> </w:instrText>
      </w:r>
      <w:r w:rsidR="00EF7F56" w:rsidRPr="00EF7F56">
        <w:rPr>
          <w:rFonts w:ascii="黑体" w:eastAsia="黑体" w:hAnsi="黑体" w:cs="黑体"/>
          <w:sz w:val="32"/>
          <w:szCs w:val="32"/>
        </w:rPr>
        <w:instrText>Seq eq \h</w:instrText>
      </w:r>
      <w:r w:rsidR="004256A7">
        <w:rPr>
          <w:rFonts w:ascii="黑体" w:eastAsia="黑体" w:hAnsi="黑体" w:cs="黑体" w:hint="eastAsia"/>
          <w:sz w:val="32"/>
          <w:szCs w:val="32"/>
        </w:rPr>
        <w:instrText xml:space="preserve"> </w:instrText>
      </w:r>
      <w:r w:rsidR="004256A7">
        <w:rPr>
          <w:rFonts w:ascii="黑体" w:eastAsia="黑体" w:hAnsi="黑体" w:cs="黑体" w:hint="eastAsia"/>
          <w:sz w:val="32"/>
          <w:szCs w:val="32"/>
        </w:rPr>
        <w:fldChar w:fldCharType="end"/>
      </w:r>
      <w:r w:rsidR="00EF7F56">
        <w:rPr>
          <w:rFonts w:ascii="黑体" w:eastAsia="黑体" w:hAnsi="黑体" w:cs="黑体" w:hint="eastAsia"/>
          <w:sz w:val="32"/>
          <w:szCs w:val="32"/>
        </w:rPr>
        <w:fldChar w:fldCharType="begin"/>
      </w:r>
      <w:r w:rsidR="00EF7F56">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EF7F56">
        <w:rPr>
          <w:rFonts w:ascii="黑体" w:eastAsia="黑体" w:hAnsi="黑体" w:cs="黑体" w:hint="eastAsia"/>
          <w:sz w:val="32"/>
          <w:szCs w:val="32"/>
        </w:rPr>
        <w:instrText xml:space="preserve"> </w:instrText>
      </w:r>
      <w:r w:rsidR="00EF7F56">
        <w:rPr>
          <w:rFonts w:ascii="黑体" w:eastAsia="黑体" w:hAnsi="黑体" w:cs="黑体" w:hint="eastAsia"/>
          <w:sz w:val="32"/>
          <w:szCs w:val="32"/>
        </w:rPr>
        <w:fldChar w:fldCharType="end"/>
      </w:r>
    </w:p>
    <w:p w14:paraId="5CB221D1"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8" w:name="_Toc68"/>
      <w:bookmarkStart w:id="9" w:name="_Toc8722"/>
      <w:bookmarkStart w:id="10" w:name="_Toc10046"/>
      <w:bookmarkStart w:id="11" w:name="_Toc29834"/>
      <w:bookmarkStart w:id="12" w:name="_Toc198501287"/>
      <w:r w:rsidRPr="00CD6AF6">
        <w:rPr>
          <w:rFonts w:eastAsia="黑体"/>
          <w:sz w:val="28"/>
          <w:szCs w:val="28"/>
        </w:rPr>
        <w:t>1</w:t>
      </w:r>
      <w:r>
        <w:rPr>
          <w:rFonts w:eastAsia="黑体"/>
          <w:sz w:val="28"/>
          <w:szCs w:val="28"/>
        </w:rPr>
        <w:t>.</w:t>
      </w:r>
      <w:r w:rsidRPr="00CD6AF6">
        <w:rPr>
          <w:rFonts w:eastAsia="黑体"/>
          <w:sz w:val="28"/>
          <w:szCs w:val="28"/>
        </w:rPr>
        <w:t>1</w:t>
      </w:r>
      <w:bookmarkEnd w:id="8"/>
      <w:bookmarkEnd w:id="9"/>
      <w:r>
        <w:rPr>
          <w:rFonts w:eastAsia="黑体" w:hint="eastAsia"/>
          <w:sz w:val="28"/>
          <w:szCs w:val="28"/>
        </w:rPr>
        <w:t xml:space="preserve">　</w:t>
      </w:r>
      <w:r>
        <w:rPr>
          <w:rFonts w:ascii="黑体" w:eastAsia="黑体" w:hAnsi="黑体" w:cs="黑体" w:hint="eastAsia"/>
          <w:sz w:val="28"/>
          <w:szCs w:val="28"/>
        </w:rPr>
        <w:t>引言</w:t>
      </w:r>
      <w:bookmarkEnd w:id="10"/>
      <w:bookmarkEnd w:id="11"/>
      <w:bookmarkEnd w:id="12"/>
    </w:p>
    <w:p w14:paraId="6B1260C2" w14:textId="5EC1E407" w:rsidR="00D52FA9" w:rsidRDefault="00F60707" w:rsidP="006621DD">
      <w:pPr>
        <w:wordWrap w:val="0"/>
        <w:spacing w:line="360" w:lineRule="auto"/>
        <w:ind w:firstLineChars="200" w:firstLine="480"/>
        <w:rPr>
          <w:sz w:val="24"/>
          <w:szCs w:val="28"/>
        </w:rPr>
      </w:pPr>
      <w:bookmarkStart w:id="13" w:name="_Toc32505"/>
      <w:bookmarkStart w:id="14" w:name="_Toc23993"/>
      <w:r w:rsidRPr="00F60707">
        <w:rPr>
          <w:rFonts w:hint="eastAsia"/>
          <w:sz w:val="24"/>
          <w:szCs w:val="28"/>
        </w:rPr>
        <w:t>我国城市化进程加剧，截至</w:t>
      </w:r>
      <w:r w:rsidRPr="00F60707">
        <w:rPr>
          <w:rFonts w:hint="eastAsia"/>
          <w:sz w:val="24"/>
          <w:szCs w:val="28"/>
        </w:rPr>
        <w:t>2024</w:t>
      </w:r>
      <w:r w:rsidRPr="00F60707">
        <w:rPr>
          <w:rFonts w:hint="eastAsia"/>
          <w:sz w:val="24"/>
          <w:szCs w:val="28"/>
        </w:rPr>
        <w:t>年，中国的城市化率达到约</w:t>
      </w:r>
      <w:r w:rsidRPr="00F60707">
        <w:rPr>
          <w:rFonts w:hint="eastAsia"/>
          <w:sz w:val="24"/>
          <w:szCs w:val="28"/>
        </w:rPr>
        <w:t>66.16%</w:t>
      </w:r>
      <w:r w:rsidRPr="00F60707">
        <w:rPr>
          <w:rFonts w:hint="eastAsia"/>
          <w:sz w:val="24"/>
          <w:szCs w:val="28"/>
        </w:rPr>
        <w:t>左右。</w:t>
      </w:r>
      <w:r w:rsidR="000D7FB8" w:rsidRPr="000D7FB8">
        <w:rPr>
          <w:sz w:val="24"/>
          <w:szCs w:val="28"/>
        </w:rPr>
        <w:t>在这股浪潮中</w:t>
      </w:r>
      <w:r w:rsidR="000D7FB8">
        <w:rPr>
          <w:rFonts w:hint="eastAsia"/>
          <w:sz w:val="24"/>
          <w:szCs w:val="28"/>
        </w:rPr>
        <w:t>，</w:t>
      </w:r>
      <w:r w:rsidRPr="00F60707">
        <w:rPr>
          <w:rFonts w:hint="eastAsia"/>
          <w:sz w:val="24"/>
          <w:szCs w:val="28"/>
        </w:rPr>
        <w:t>各类写字楼、百货大厦、超高层建筑</w:t>
      </w:r>
      <w:r w:rsidR="00A0121F" w:rsidRPr="00A0121F">
        <w:rPr>
          <w:sz w:val="24"/>
          <w:szCs w:val="28"/>
        </w:rPr>
        <w:t>如雨后春笋般涌现</w:t>
      </w:r>
      <w:r w:rsidRPr="00F60707">
        <w:rPr>
          <w:rFonts w:hint="eastAsia"/>
          <w:sz w:val="24"/>
          <w:szCs w:val="28"/>
        </w:rPr>
        <w:t>，</w:t>
      </w:r>
      <w:r w:rsidR="00AC07B7">
        <w:rPr>
          <w:rFonts w:hint="eastAsia"/>
          <w:sz w:val="24"/>
          <w:szCs w:val="28"/>
        </w:rPr>
        <w:t>随之而来的</w:t>
      </w:r>
      <w:r w:rsidRPr="00F60707">
        <w:rPr>
          <w:rFonts w:hint="eastAsia"/>
          <w:sz w:val="24"/>
          <w:szCs w:val="28"/>
        </w:rPr>
        <w:t>安全</w:t>
      </w:r>
      <w:r w:rsidR="00AC07B7">
        <w:rPr>
          <w:rFonts w:hint="eastAsia"/>
          <w:sz w:val="24"/>
          <w:szCs w:val="28"/>
        </w:rPr>
        <w:t>问题</w:t>
      </w:r>
      <w:r w:rsidRPr="00F60707">
        <w:rPr>
          <w:rFonts w:hint="eastAsia"/>
          <w:sz w:val="24"/>
          <w:szCs w:val="28"/>
        </w:rPr>
        <w:t>，</w:t>
      </w:r>
      <w:r w:rsidR="00AC07B7">
        <w:rPr>
          <w:rFonts w:hint="eastAsia"/>
          <w:sz w:val="24"/>
          <w:szCs w:val="28"/>
        </w:rPr>
        <w:t>尤其是</w:t>
      </w:r>
      <w:r w:rsidRPr="00F60707">
        <w:rPr>
          <w:rFonts w:hint="eastAsia"/>
          <w:sz w:val="24"/>
          <w:szCs w:val="28"/>
        </w:rPr>
        <w:t>消防安全更是首要的问题之一</w:t>
      </w:r>
      <w:r w:rsidR="008B398D">
        <w:rPr>
          <w:rFonts w:hint="eastAsia"/>
          <w:sz w:val="24"/>
          <w:szCs w:val="28"/>
        </w:rPr>
        <w:t>。</w:t>
      </w:r>
    </w:p>
    <w:p w14:paraId="4EAC206A" w14:textId="2CDA6003" w:rsidR="005A1F4F" w:rsidRPr="00F245B2" w:rsidRDefault="00EA7AB7" w:rsidP="006621DD">
      <w:pPr>
        <w:wordWrap w:val="0"/>
        <w:spacing w:line="360" w:lineRule="auto"/>
        <w:ind w:firstLineChars="200" w:firstLine="480"/>
        <w:rPr>
          <w:sz w:val="24"/>
        </w:rPr>
      </w:pPr>
      <w:r w:rsidRPr="00F245B2">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706235C7" w14:textId="34E0D22B" w:rsidR="00F60707" w:rsidRPr="00E2590B" w:rsidRDefault="005A1F4F" w:rsidP="006621DD">
      <w:pPr>
        <w:wordWrap w:val="0"/>
        <w:spacing w:line="360" w:lineRule="auto"/>
        <w:ind w:firstLineChars="200" w:firstLine="480"/>
        <w:rPr>
          <w:sz w:val="24"/>
          <w:szCs w:val="28"/>
        </w:rPr>
      </w:pPr>
      <w:r w:rsidRPr="00E2590B">
        <w:rPr>
          <w:rFonts w:hint="eastAsia"/>
          <w:sz w:val="24"/>
        </w:rPr>
        <w:t>本系统旨在设计一个</w:t>
      </w:r>
      <w:r w:rsidR="00E2590B" w:rsidRPr="00E2590B">
        <w:rPr>
          <w:sz w:val="24"/>
        </w:rPr>
        <w:t>环保、节能且安全的数字化楼宇</w:t>
      </w:r>
      <w:r w:rsidR="00E2590B" w:rsidRPr="00E2590B">
        <w:rPr>
          <w:rFonts w:hint="eastAsia"/>
          <w:sz w:val="24"/>
        </w:rPr>
        <w:t>系统</w:t>
      </w:r>
      <w:r w:rsidRPr="00E2590B">
        <w:rPr>
          <w:rFonts w:hint="eastAsia"/>
          <w:sz w:val="24"/>
        </w:rPr>
        <w:t>。实现全自动化的出入人员身份检测</w:t>
      </w:r>
      <w:r w:rsidR="00EF400B">
        <w:rPr>
          <w:rFonts w:hint="eastAsia"/>
          <w:sz w:val="24"/>
        </w:rPr>
        <w:t>、</w:t>
      </w:r>
      <w:r w:rsidRPr="00E2590B">
        <w:rPr>
          <w:rFonts w:hint="eastAsia"/>
          <w:sz w:val="24"/>
        </w:rPr>
        <w:t>楼宇内火灾报警</w:t>
      </w:r>
      <w:r w:rsidR="00EF400B">
        <w:rPr>
          <w:rFonts w:hint="eastAsia"/>
          <w:sz w:val="24"/>
        </w:rPr>
        <w:t>、</w:t>
      </w:r>
      <w:r w:rsidRPr="00E2590B">
        <w:rPr>
          <w:rFonts w:hint="eastAsia"/>
          <w:sz w:val="24"/>
        </w:rPr>
        <w:t>太阳能逆变等功能</w:t>
      </w:r>
      <w:r w:rsidR="00EF400B">
        <w:rPr>
          <w:rFonts w:hint="eastAsia"/>
          <w:sz w:val="24"/>
        </w:rPr>
        <w:t>，</w:t>
      </w:r>
      <w:r w:rsidR="00EF400B" w:rsidRPr="00EF400B">
        <w:rPr>
          <w:sz w:val="24"/>
        </w:rPr>
        <w:t>为现代城市建筑注入智慧与绿色的新活力。</w:t>
      </w:r>
    </w:p>
    <w:p w14:paraId="71523E90"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5" w:name="_Toc374"/>
      <w:bookmarkStart w:id="16" w:name="_Toc198501288"/>
      <w:r w:rsidRPr="00CD6AF6">
        <w:rPr>
          <w:rFonts w:eastAsia="黑体"/>
          <w:sz w:val="24"/>
        </w:rPr>
        <w:t>1</w:t>
      </w:r>
      <w:r>
        <w:rPr>
          <w:rFonts w:eastAsia="黑体"/>
          <w:sz w:val="24"/>
        </w:rPr>
        <w:t>.</w:t>
      </w:r>
      <w:r w:rsidRPr="00CD6AF6">
        <w:rPr>
          <w:rFonts w:eastAsia="黑体"/>
          <w:sz w:val="24"/>
        </w:rPr>
        <w:t>2</w:t>
      </w:r>
      <w:bookmarkEnd w:id="13"/>
      <w:r>
        <w:rPr>
          <w:rFonts w:eastAsia="黑体" w:hint="eastAsia"/>
          <w:sz w:val="24"/>
        </w:rPr>
        <w:t xml:space="preserve">　</w:t>
      </w:r>
      <w:r>
        <w:rPr>
          <w:rFonts w:ascii="黑体" w:eastAsia="黑体" w:hAnsi="黑体" w:cs="黑体" w:hint="eastAsia"/>
          <w:sz w:val="28"/>
          <w:szCs w:val="28"/>
        </w:rPr>
        <w:t>课题研究的背景及意义</w:t>
      </w:r>
      <w:bookmarkEnd w:id="14"/>
      <w:bookmarkEnd w:id="15"/>
      <w:bookmarkEnd w:id="16"/>
    </w:p>
    <w:p w14:paraId="4D9FCDBC" w14:textId="4FB0E6DA" w:rsidR="005A1F4F" w:rsidRPr="00F60707" w:rsidRDefault="005A1F4F" w:rsidP="006621DD">
      <w:pPr>
        <w:wordWrap w:val="0"/>
        <w:spacing w:line="360" w:lineRule="auto"/>
        <w:ind w:firstLineChars="200" w:firstLine="480"/>
        <w:rPr>
          <w:sz w:val="24"/>
          <w:szCs w:val="28"/>
        </w:rPr>
      </w:pPr>
      <w:bookmarkStart w:id="17" w:name="_Toc29989"/>
      <w:bookmarkStart w:id="18" w:name="_Toc28101"/>
      <w:bookmarkEnd w:id="5"/>
      <w:r w:rsidRPr="00F60707">
        <w:rPr>
          <w:rFonts w:hint="eastAsia"/>
          <w:sz w:val="24"/>
          <w:szCs w:val="28"/>
        </w:rPr>
        <w:t>现代楼宇存在的问题主要是房间数量多，走廊通道长，火灾问题隐蔽，很难依靠人工巡楼发现。而超高层建筑又因为楼层过高，消防人员难以第一时间到达</w:t>
      </w:r>
      <w:r w:rsidR="00D85B34">
        <w:rPr>
          <w:rFonts w:hint="eastAsia"/>
          <w:sz w:val="24"/>
          <w:szCs w:val="28"/>
        </w:rPr>
        <w:t>，</w:t>
      </w:r>
      <w:r w:rsidR="00892D22" w:rsidRPr="00892D22">
        <w:rPr>
          <w:sz w:val="24"/>
          <w:szCs w:val="28"/>
        </w:rPr>
        <w:t>对火场内的情况缺乏了解，这无疑增加了救援的难度和风险</w:t>
      </w:r>
      <w:r w:rsidRPr="00F60707">
        <w:rPr>
          <w:rFonts w:hint="eastAsia"/>
          <w:sz w:val="24"/>
          <w:szCs w:val="28"/>
        </w:rPr>
        <w:t>。</w:t>
      </w:r>
      <w:r w:rsidR="00F160D2" w:rsidRPr="00A95264">
        <w:rPr>
          <w:rFonts w:hint="eastAsia"/>
          <w:color w:val="FF0000"/>
          <w:sz w:val="24"/>
          <w:szCs w:val="28"/>
        </w:rPr>
        <w:t>传统的防火系统一般采用</w:t>
      </w:r>
      <w:r w:rsidR="005C0A7A">
        <w:rPr>
          <w:rFonts w:hint="eastAsia"/>
          <w:color w:val="FF0000"/>
          <w:sz w:val="24"/>
          <w:szCs w:val="28"/>
        </w:rPr>
        <w:t>单一的</w:t>
      </w:r>
      <w:r w:rsidR="005C0A7A" w:rsidRPr="005C0A7A">
        <w:rPr>
          <w:rFonts w:hint="eastAsia"/>
          <w:color w:val="FF0000"/>
          <w:sz w:val="24"/>
          <w:szCs w:val="28"/>
        </w:rPr>
        <w:t>离子式烟雾传感器</w:t>
      </w:r>
      <w:r w:rsidR="00F160D2" w:rsidRPr="00A95264">
        <w:rPr>
          <w:rFonts w:hint="eastAsia"/>
          <w:color w:val="FF0000"/>
          <w:sz w:val="24"/>
          <w:szCs w:val="28"/>
        </w:rPr>
        <w:t>，在有人吸烟或</w:t>
      </w:r>
      <w:r w:rsidR="00267BA1">
        <w:rPr>
          <w:rFonts w:hint="eastAsia"/>
          <w:color w:val="FF0000"/>
          <w:sz w:val="24"/>
          <w:szCs w:val="28"/>
        </w:rPr>
        <w:t>工作</w:t>
      </w:r>
      <w:r w:rsidR="00402C29">
        <w:rPr>
          <w:rFonts w:hint="eastAsia"/>
          <w:color w:val="FF0000"/>
          <w:sz w:val="24"/>
          <w:szCs w:val="28"/>
        </w:rPr>
        <w:t>过程中</w:t>
      </w:r>
      <w:r w:rsidR="00F160D2" w:rsidRPr="00A95264">
        <w:rPr>
          <w:rFonts w:hint="eastAsia"/>
          <w:color w:val="FF0000"/>
          <w:sz w:val="24"/>
          <w:szCs w:val="28"/>
        </w:rPr>
        <w:t>使用焊烙铁造成烟尘较大的情况，容易造成误报警，而当浓度过低时</w:t>
      </w:r>
      <w:r w:rsidR="004B7008">
        <w:rPr>
          <w:rFonts w:hint="eastAsia"/>
          <w:color w:val="FF0000"/>
          <w:sz w:val="24"/>
          <w:szCs w:val="28"/>
        </w:rPr>
        <w:t>又</w:t>
      </w:r>
      <w:r w:rsidR="004B7008" w:rsidRPr="004B7008">
        <w:rPr>
          <w:color w:val="FF0000"/>
          <w:sz w:val="24"/>
          <w:szCs w:val="28"/>
        </w:rPr>
        <w:t>无法进行有效检测。</w:t>
      </w:r>
      <w:r w:rsidR="00F160D2" w:rsidRPr="00A95264">
        <w:rPr>
          <w:rFonts w:hint="eastAsia"/>
          <w:color w:val="FF0000"/>
          <w:sz w:val="24"/>
          <w:szCs w:val="28"/>
        </w:rPr>
        <w:t>（参考文献：</w:t>
      </w:r>
      <w:r w:rsidR="00A95264" w:rsidRPr="00A95264">
        <w:rPr>
          <w:rFonts w:hint="eastAsia"/>
          <w:color w:val="FF0000"/>
          <w:sz w:val="24"/>
          <w:szCs w:val="28"/>
        </w:rPr>
        <w:t>基于</w:t>
      </w:r>
      <w:r w:rsidR="00A95264" w:rsidRPr="00A95264">
        <w:rPr>
          <w:rFonts w:hint="eastAsia"/>
          <w:color w:val="FF0000"/>
          <w:sz w:val="24"/>
          <w:szCs w:val="28"/>
        </w:rPr>
        <w:t>STM32</w:t>
      </w:r>
      <w:r w:rsidR="00A95264" w:rsidRPr="00A95264">
        <w:rPr>
          <w:rFonts w:hint="eastAsia"/>
          <w:color w:val="FF0000"/>
          <w:sz w:val="24"/>
          <w:szCs w:val="28"/>
        </w:rPr>
        <w:t>与机智云的楼宇火灾</w:t>
      </w:r>
      <w:r w:rsidR="000F4CEA">
        <w:rPr>
          <w:rFonts w:hint="eastAsia"/>
          <w:color w:val="FF0000"/>
          <w:sz w:val="24"/>
          <w:szCs w:val="28"/>
        </w:rPr>
        <w:t>，</w:t>
      </w:r>
      <w:r w:rsidR="00491432">
        <w:rPr>
          <w:rFonts w:hint="eastAsia"/>
          <w:color w:val="FF0000"/>
          <w:sz w:val="24"/>
          <w:szCs w:val="28"/>
        </w:rPr>
        <w:t>参考文献：</w:t>
      </w:r>
      <w:r w:rsidR="007A6C2B" w:rsidRPr="007A6C2B">
        <w:rPr>
          <w:rFonts w:hint="eastAsia"/>
          <w:color w:val="FF0000"/>
          <w:sz w:val="24"/>
          <w:szCs w:val="28"/>
        </w:rPr>
        <w:t>基于物联网技术的楼宇智能化综合安防监控系统设计</w:t>
      </w:r>
      <w:r w:rsidR="007A6C2B" w:rsidRPr="007A6C2B">
        <w:rPr>
          <w:rFonts w:hint="eastAsia"/>
          <w:color w:val="FF0000"/>
          <w:sz w:val="24"/>
          <w:szCs w:val="28"/>
        </w:rPr>
        <w:t>_</w:t>
      </w:r>
      <w:r w:rsidR="007A6C2B" w:rsidRPr="007A6C2B">
        <w:rPr>
          <w:rFonts w:hint="eastAsia"/>
          <w:color w:val="FF0000"/>
          <w:sz w:val="24"/>
          <w:szCs w:val="28"/>
        </w:rPr>
        <w:t>秦健勇</w:t>
      </w:r>
      <w:r w:rsidR="00F160D2" w:rsidRPr="00A95264">
        <w:rPr>
          <w:rFonts w:hint="eastAsia"/>
          <w:color w:val="FF0000"/>
          <w:sz w:val="24"/>
          <w:szCs w:val="28"/>
        </w:rPr>
        <w:t>）</w:t>
      </w:r>
      <w:r w:rsidR="00F42E52" w:rsidRPr="00F42E52">
        <w:rPr>
          <w:sz w:val="24"/>
          <w:szCs w:val="28"/>
        </w:rPr>
        <w:t>大大降低了系统的可靠性和有效性</w:t>
      </w:r>
      <w:r w:rsidR="00F42E52" w:rsidRPr="00F42E52">
        <w:rPr>
          <w:rFonts w:hint="eastAsia"/>
          <w:sz w:val="24"/>
          <w:szCs w:val="28"/>
        </w:rPr>
        <w:t>。</w:t>
      </w:r>
      <w:r w:rsidR="00EA54CE" w:rsidRPr="00EA54CE">
        <w:rPr>
          <w:sz w:val="24"/>
          <w:szCs w:val="28"/>
        </w:rPr>
        <w:t>同时，现代楼宇内人口密集，人员流动频繁，对于上下班和进出楼宇的人员难以进行有效监管，</w:t>
      </w:r>
      <w:r w:rsidRPr="00F60707">
        <w:rPr>
          <w:rFonts w:hint="eastAsia"/>
          <w:sz w:val="24"/>
          <w:szCs w:val="28"/>
        </w:rPr>
        <w:t>也容易造成安全隐患。</w:t>
      </w:r>
    </w:p>
    <w:p w14:paraId="7B370F92" w14:textId="5A9BE193" w:rsidR="00C511F8" w:rsidRPr="008152C5" w:rsidRDefault="005A1F4F" w:rsidP="006621DD">
      <w:pPr>
        <w:wordWrap w:val="0"/>
        <w:spacing w:line="360" w:lineRule="auto"/>
        <w:ind w:firstLineChars="200" w:firstLine="480"/>
        <w:rPr>
          <w:sz w:val="24"/>
          <w:szCs w:val="28"/>
        </w:rPr>
      </w:pPr>
      <w:r w:rsidRPr="00F60707">
        <w:rPr>
          <w:rFonts w:hint="eastAsia"/>
          <w:sz w:val="24"/>
          <w:szCs w:val="28"/>
        </w:rPr>
        <w:t>因此，开发一种能够监控楼宇安防状态的智能系统就尤为重要</w:t>
      </w:r>
      <w:r w:rsidR="00E9279F">
        <w:rPr>
          <w:rFonts w:hint="eastAsia"/>
          <w:sz w:val="24"/>
          <w:szCs w:val="28"/>
        </w:rPr>
        <w:t>。</w:t>
      </w:r>
      <w:r w:rsidR="00E9279F" w:rsidRPr="00E9279F">
        <w:rPr>
          <w:sz w:val="24"/>
          <w:szCs w:val="28"/>
        </w:rPr>
        <w:t>这样的系统不仅可以实时监测楼宇内的火灾隐患，减少误报和漏报现象，还可以对人员流动进行有效监管，及时发现并处理安全隐患。此外，</w:t>
      </w:r>
      <w:r w:rsidR="00356F61">
        <w:rPr>
          <w:rFonts w:hint="eastAsia"/>
          <w:sz w:val="24"/>
          <w:szCs w:val="28"/>
        </w:rPr>
        <w:t>它能实时</w:t>
      </w:r>
      <w:r w:rsidR="00E9279F" w:rsidRPr="00E9279F">
        <w:rPr>
          <w:sz w:val="24"/>
          <w:szCs w:val="28"/>
        </w:rPr>
        <w:t>与消防部门实现联动，一旦发生火灾，可以</w:t>
      </w:r>
      <w:r w:rsidR="00E9279F" w:rsidRPr="00E9279F">
        <w:rPr>
          <w:sz w:val="24"/>
          <w:szCs w:val="28"/>
        </w:rPr>
        <w:lastRenderedPageBreak/>
        <w:t>迅速提供准确的火场信息，为消防人员制定救援方案提供有力支持</w:t>
      </w:r>
      <w:r w:rsidRPr="00F60707">
        <w:rPr>
          <w:rFonts w:hint="eastAsia"/>
          <w:sz w:val="24"/>
          <w:szCs w:val="28"/>
        </w:rPr>
        <w:t>。</w:t>
      </w:r>
    </w:p>
    <w:p w14:paraId="0A5D5E96"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9" w:name="_Toc32399"/>
      <w:bookmarkStart w:id="20" w:name="_Toc198501289"/>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7"/>
      <w:bookmarkEnd w:id="19"/>
      <w:bookmarkEnd w:id="20"/>
    </w:p>
    <w:p w14:paraId="6570240E" w14:textId="6D196AAA" w:rsidR="006C2148" w:rsidRPr="006C2148" w:rsidRDefault="00AF702B" w:rsidP="006621DD">
      <w:pPr>
        <w:wordWrap w:val="0"/>
        <w:spacing w:line="360" w:lineRule="auto"/>
        <w:ind w:firstLineChars="200" w:firstLine="480"/>
        <w:rPr>
          <w:sz w:val="24"/>
          <w:szCs w:val="28"/>
        </w:rPr>
      </w:pPr>
      <w:bookmarkStart w:id="21" w:name="_Toc30003"/>
      <w:bookmarkStart w:id="22" w:name="_Toc16888"/>
      <w:r>
        <w:rPr>
          <w:rFonts w:hint="eastAsia"/>
          <w:sz w:val="24"/>
        </w:rPr>
        <w:t>在</w:t>
      </w:r>
      <w:r w:rsidR="00132D64">
        <w:rPr>
          <w:rFonts w:hint="eastAsia"/>
          <w:sz w:val="24"/>
          <w:szCs w:val="28"/>
        </w:rPr>
        <w:t>（楼宇</w:t>
      </w:r>
      <w:r w:rsidR="00132D64">
        <w:rPr>
          <w:rFonts w:hint="eastAsia"/>
          <w:sz w:val="24"/>
          <w:szCs w:val="28"/>
        </w:rPr>
        <w:t>/</w:t>
      </w:r>
      <w:r w:rsidR="00132D64">
        <w:rPr>
          <w:rFonts w:hint="eastAsia"/>
          <w:sz w:val="24"/>
          <w:szCs w:val="28"/>
        </w:rPr>
        <w:t>人脸</w:t>
      </w:r>
      <w:r w:rsidR="00132D64">
        <w:rPr>
          <w:rFonts w:hint="eastAsia"/>
          <w:sz w:val="24"/>
          <w:szCs w:val="28"/>
        </w:rPr>
        <w:t>/</w:t>
      </w:r>
      <w:r w:rsidR="00132D64">
        <w:rPr>
          <w:rFonts w:hint="eastAsia"/>
          <w:sz w:val="24"/>
          <w:szCs w:val="28"/>
        </w:rPr>
        <w:t>太阳能，留个参考文献）</w:t>
      </w:r>
      <w:r w:rsidR="009E352E" w:rsidRPr="00F60707">
        <w:rPr>
          <w:rFonts w:hint="eastAsia"/>
          <w:sz w:val="24"/>
          <w:szCs w:val="28"/>
        </w:rPr>
        <w:t>。</w:t>
      </w:r>
      <w:r w:rsidR="006C2148" w:rsidRPr="006C2148">
        <w:rPr>
          <w:rFonts w:hint="eastAsia"/>
          <w:sz w:val="24"/>
          <w:szCs w:val="28"/>
        </w:rPr>
        <w:t>我国最新发布的国家标准</w:t>
      </w:r>
      <w:r w:rsidR="006C2148" w:rsidRPr="006C2148">
        <w:rPr>
          <w:rFonts w:hint="eastAsia"/>
          <w:sz w:val="24"/>
          <w:szCs w:val="28"/>
        </w:rPr>
        <w:t>GB 17945-202X</w:t>
      </w:r>
      <w:r w:rsidR="006C2148" w:rsidRPr="006C2148">
        <w:rPr>
          <w:rFonts w:hint="eastAsia"/>
          <w:sz w:val="24"/>
          <w:szCs w:val="28"/>
        </w:rPr>
        <w:t>对消防系统结构</w:t>
      </w:r>
      <w:r w:rsidR="00BE0AE6">
        <w:rPr>
          <w:rFonts w:hint="eastAsia"/>
          <w:sz w:val="24"/>
          <w:szCs w:val="28"/>
        </w:rPr>
        <w:t>、</w:t>
      </w:r>
      <w:r w:rsidR="006C2148" w:rsidRPr="006C2148">
        <w:rPr>
          <w:rFonts w:hint="eastAsia"/>
          <w:sz w:val="24"/>
          <w:szCs w:val="28"/>
        </w:rPr>
        <w:t>设备功能进行了</w:t>
      </w:r>
      <w:r w:rsidR="006C2148" w:rsidRPr="008251F5">
        <w:rPr>
          <w:rFonts w:hint="eastAsia"/>
          <w:sz w:val="24"/>
          <w:szCs w:val="28"/>
        </w:rPr>
        <w:t>改进和完善，但绝大多数写字楼仍采用传统的报警</w:t>
      </w:r>
      <w:r w:rsidR="006C2148" w:rsidRPr="008251F5">
        <w:rPr>
          <w:rFonts w:hint="eastAsia"/>
          <w:sz w:val="24"/>
          <w:szCs w:val="28"/>
        </w:rPr>
        <w:t>-</w:t>
      </w:r>
      <w:r w:rsidR="006C2148" w:rsidRPr="008251F5">
        <w:rPr>
          <w:rFonts w:hint="eastAsia"/>
          <w:sz w:val="24"/>
          <w:szCs w:val="28"/>
        </w:rPr>
        <w:t>判断</w:t>
      </w:r>
      <w:r w:rsidR="006C2148" w:rsidRPr="008251F5">
        <w:rPr>
          <w:rFonts w:hint="eastAsia"/>
          <w:sz w:val="24"/>
          <w:szCs w:val="28"/>
        </w:rPr>
        <w:t>-</w:t>
      </w:r>
      <w:r w:rsidR="006C2148" w:rsidRPr="008251F5">
        <w:rPr>
          <w:rFonts w:hint="eastAsia"/>
          <w:sz w:val="24"/>
          <w:szCs w:val="28"/>
        </w:rPr>
        <w:t>逃生模式，依</w:t>
      </w:r>
      <w:r w:rsidR="006C2148" w:rsidRPr="006C2148">
        <w:rPr>
          <w:rFonts w:hint="eastAsia"/>
          <w:sz w:val="24"/>
          <w:szCs w:val="28"/>
        </w:rPr>
        <w:t>赖单一烟感探头探测火灾，通过人工到达现场判断火灾发展，</w:t>
      </w:r>
      <w:r w:rsidR="0094565D">
        <w:rPr>
          <w:rFonts w:hint="eastAsia"/>
          <w:sz w:val="24"/>
          <w:szCs w:val="28"/>
        </w:rPr>
        <w:t>然后通过喊话、电话等方式</w:t>
      </w:r>
      <w:r w:rsidR="006C2148" w:rsidRPr="006C2148">
        <w:rPr>
          <w:rFonts w:hint="eastAsia"/>
          <w:sz w:val="24"/>
          <w:szCs w:val="28"/>
        </w:rPr>
        <w:t>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5A59934E" w14:textId="09A910D0" w:rsidR="005D645B" w:rsidRDefault="006C2148" w:rsidP="006621DD">
      <w:pPr>
        <w:wordWrap w:val="0"/>
        <w:spacing w:line="360" w:lineRule="auto"/>
        <w:ind w:firstLineChars="200" w:firstLine="480"/>
        <w:rPr>
          <w:sz w:val="24"/>
          <w:szCs w:val="28"/>
        </w:rPr>
      </w:pPr>
      <w:r w:rsidRPr="00146089">
        <w:rPr>
          <w:rFonts w:hint="eastAsia"/>
          <w:color w:val="FF0000"/>
          <w:sz w:val="24"/>
          <w:szCs w:val="28"/>
        </w:rPr>
        <w:t>传统的楼宇建筑过程中，也建立了室内监控系统，发挥</w:t>
      </w:r>
      <w:r w:rsidR="00BE0AE6">
        <w:rPr>
          <w:rFonts w:hint="eastAsia"/>
          <w:color w:val="FF0000"/>
          <w:sz w:val="24"/>
          <w:szCs w:val="28"/>
        </w:rPr>
        <w:t>了一定的</w:t>
      </w:r>
      <w:r w:rsidRPr="00146089">
        <w:rPr>
          <w:rFonts w:hint="eastAsia"/>
          <w:color w:val="FF0000"/>
          <w:sz w:val="24"/>
          <w:szCs w:val="28"/>
        </w:rPr>
        <w:t>作用。但是，大多数的监控设备都集中在室内，并且需要有人巡视。（参考文献：物联网技术在楼宇智能化系统中的应用。郭进）</w:t>
      </w:r>
      <w:r w:rsidRPr="006C2148">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637563C9" w14:textId="7C5A1F94" w:rsidR="00411993" w:rsidRPr="00B46E1F" w:rsidRDefault="00411993" w:rsidP="006621DD">
      <w:pPr>
        <w:wordWrap w:val="0"/>
        <w:spacing w:line="360" w:lineRule="auto"/>
        <w:ind w:firstLineChars="200" w:firstLine="480"/>
        <w:rPr>
          <w:color w:val="FF0000"/>
          <w:sz w:val="24"/>
          <w:szCs w:val="28"/>
        </w:rPr>
      </w:pPr>
      <w:r w:rsidRPr="00B46E1F">
        <w:rPr>
          <w:rFonts w:hint="eastAsia"/>
          <w:color w:val="FF0000"/>
          <w:sz w:val="24"/>
          <w:szCs w:val="28"/>
        </w:rPr>
        <w:t>国外对于智能化消防应急疏散系统的研究很早。目前的资料认为，</w:t>
      </w:r>
      <w:r w:rsidRPr="00B46E1F">
        <w:rPr>
          <w:rFonts w:hint="eastAsia"/>
          <w:color w:val="FF0000"/>
          <w:sz w:val="24"/>
          <w:szCs w:val="28"/>
        </w:rPr>
        <w:t>1942</w:t>
      </w:r>
      <w:r w:rsidRPr="00B46E1F">
        <w:rPr>
          <w:rFonts w:hint="eastAsia"/>
          <w:color w:val="FF0000"/>
          <w:sz w:val="24"/>
          <w:szCs w:val="28"/>
        </w:rPr>
        <w:t>年瑞士希伯勒斯公司，率先使用火灾报警器是最早接触智能消防安全和应急系统的公司。后续，日本也对疏散指示灯做了具体的规定，美国引入了模型来搭建建筑模拟人员疏散并计算最短疏散时间。</w:t>
      </w:r>
      <w:r w:rsidR="00D76A5A" w:rsidRPr="00B46E1F">
        <w:rPr>
          <w:rFonts w:hint="eastAsia"/>
          <w:color w:val="FF0000"/>
          <w:sz w:val="24"/>
          <w:szCs w:val="28"/>
        </w:rPr>
        <w:t>（参考文献：</w:t>
      </w:r>
      <w:r w:rsidR="00B46E1F" w:rsidRPr="00B46E1F">
        <w:rPr>
          <w:rFonts w:hint="eastAsia"/>
          <w:color w:val="FF0000"/>
          <w:sz w:val="24"/>
          <w:szCs w:val="28"/>
        </w:rPr>
        <w:t>智慧楼宇消防应急与联动控制系统研究</w:t>
      </w:r>
      <w:r w:rsidR="00B46E1F" w:rsidRPr="00B46E1F">
        <w:rPr>
          <w:rFonts w:hint="eastAsia"/>
          <w:color w:val="FF0000"/>
          <w:sz w:val="24"/>
          <w:szCs w:val="28"/>
        </w:rPr>
        <w:t>_</w:t>
      </w:r>
      <w:r w:rsidR="00B46E1F" w:rsidRPr="00B46E1F">
        <w:rPr>
          <w:rFonts w:hint="eastAsia"/>
          <w:color w:val="FF0000"/>
          <w:sz w:val="24"/>
          <w:szCs w:val="28"/>
        </w:rPr>
        <w:t>刘文浩</w:t>
      </w:r>
      <w:r w:rsidR="00D76A5A" w:rsidRPr="00B46E1F">
        <w:rPr>
          <w:rFonts w:hint="eastAsia"/>
          <w:color w:val="FF0000"/>
          <w:sz w:val="24"/>
          <w:szCs w:val="28"/>
        </w:rPr>
        <w:t>）</w:t>
      </w:r>
    </w:p>
    <w:p w14:paraId="5ED2F0B4" w14:textId="77777777" w:rsidR="00D76A5A" w:rsidRDefault="00411993" w:rsidP="006621DD">
      <w:pPr>
        <w:wordWrap w:val="0"/>
        <w:spacing w:line="360" w:lineRule="auto"/>
        <w:ind w:firstLineChars="200" w:firstLine="480"/>
        <w:rPr>
          <w:sz w:val="24"/>
          <w:szCs w:val="28"/>
        </w:rPr>
      </w:pPr>
      <w:r w:rsidRPr="00411993">
        <w:rPr>
          <w:rFonts w:hint="eastAsia"/>
          <w:sz w:val="24"/>
          <w:szCs w:val="28"/>
        </w:rPr>
        <w:t>欧盟的</w:t>
      </w:r>
      <w:r w:rsidRPr="00411993">
        <w:rPr>
          <w:rFonts w:hint="eastAsia"/>
          <w:sz w:val="24"/>
          <w:szCs w:val="28"/>
        </w:rPr>
        <w:t>ISO/TC90</w:t>
      </w:r>
      <w:r w:rsidRPr="00411993">
        <w:rPr>
          <w:rFonts w:hint="eastAsia"/>
          <w:sz w:val="24"/>
          <w:szCs w:val="28"/>
        </w:rPr>
        <w:t>标准是明确的消防标准</w:t>
      </w:r>
      <w:r w:rsidR="00D76A5A">
        <w:rPr>
          <w:rFonts w:hint="eastAsia"/>
          <w:sz w:val="24"/>
          <w:szCs w:val="28"/>
        </w:rPr>
        <w:t>，</w:t>
      </w:r>
      <w:r w:rsidRPr="00411993">
        <w:rPr>
          <w:rFonts w:hint="eastAsia"/>
          <w:sz w:val="24"/>
          <w:szCs w:val="28"/>
        </w:rPr>
        <w:t>涵盖了系统的设计</w:t>
      </w:r>
      <w:r w:rsidR="00D76A5A">
        <w:rPr>
          <w:rFonts w:hint="eastAsia"/>
          <w:sz w:val="24"/>
          <w:szCs w:val="28"/>
        </w:rPr>
        <w:t>、</w:t>
      </w:r>
      <w:r w:rsidRPr="00411993">
        <w:rPr>
          <w:rFonts w:hint="eastAsia"/>
          <w:sz w:val="24"/>
          <w:szCs w:val="28"/>
        </w:rPr>
        <w:t>安装</w:t>
      </w:r>
      <w:r w:rsidR="00D76A5A">
        <w:rPr>
          <w:rFonts w:hint="eastAsia"/>
          <w:sz w:val="24"/>
          <w:szCs w:val="28"/>
        </w:rPr>
        <w:t>、</w:t>
      </w:r>
      <w:r w:rsidRPr="00411993">
        <w:rPr>
          <w:rFonts w:hint="eastAsia"/>
          <w:sz w:val="24"/>
          <w:szCs w:val="28"/>
        </w:rPr>
        <w:t>测试和维护等方面。为确保系统的有效性提供了强有力的保障。</w:t>
      </w:r>
    </w:p>
    <w:p w14:paraId="115548AC" w14:textId="59925BA7" w:rsidR="00146089" w:rsidRDefault="00D76A5A" w:rsidP="006621DD">
      <w:pPr>
        <w:wordWrap w:val="0"/>
        <w:spacing w:line="360" w:lineRule="auto"/>
        <w:ind w:firstLineChars="200" w:firstLine="480"/>
        <w:rPr>
          <w:sz w:val="24"/>
          <w:szCs w:val="28"/>
        </w:rPr>
      </w:pPr>
      <w:r w:rsidRPr="00D76A5A">
        <w:rPr>
          <w:rFonts w:hint="eastAsia"/>
          <w:sz w:val="24"/>
          <w:szCs w:val="28"/>
        </w:rPr>
        <w:t>近几年，国内外的消防都得到了快速的发展，将研究的重点集中在物联网，传感器，机器识别等技术上，逐渐向智能化，高效化发展。</w:t>
      </w:r>
    </w:p>
    <w:p w14:paraId="463701DF" w14:textId="54590856" w:rsidR="00F80867" w:rsidRPr="00F80867" w:rsidRDefault="00F80867" w:rsidP="006621DD">
      <w:pPr>
        <w:wordWrap w:val="0"/>
        <w:spacing w:line="360" w:lineRule="auto"/>
        <w:ind w:firstLineChars="200" w:firstLine="480"/>
        <w:rPr>
          <w:sz w:val="24"/>
          <w:szCs w:val="28"/>
        </w:rPr>
      </w:pPr>
      <w:r w:rsidRPr="00146089">
        <w:rPr>
          <w:rFonts w:hint="eastAsia"/>
          <w:color w:val="FF0000"/>
          <w:sz w:val="24"/>
          <w:szCs w:val="28"/>
        </w:rPr>
        <w:t>国内的人脸识别门禁行业发展迅猛，但大多以中小型企业为主，产品良莠不齐。而且由于缺乏强制性的标准，导致市场十分混乱。（参考文献。人脸识别门禁产品质量安全现状与状态风险分析，叶子）</w:t>
      </w:r>
      <w:r w:rsidRPr="00F80867">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w:t>
      </w:r>
      <w:r w:rsidRPr="00F80867">
        <w:rPr>
          <w:rFonts w:hint="eastAsia"/>
          <w:sz w:val="24"/>
          <w:szCs w:val="28"/>
        </w:rPr>
        <w:lastRenderedPageBreak/>
        <w:t>视、阿里平台等。辽宁科技大学和沈阳农业大学均采用的海康威视公司的人脸门禁系统，目前效果较好，在疫情期间还实现了测温，但当学生戴上帽子或光线较强时仍然会出现验证失败的情况。</w:t>
      </w:r>
    </w:p>
    <w:p w14:paraId="450A20FE" w14:textId="474F9B68" w:rsidR="00F80867" w:rsidRDefault="00F80867" w:rsidP="006621DD">
      <w:pPr>
        <w:wordWrap w:val="0"/>
        <w:spacing w:line="360" w:lineRule="auto"/>
        <w:ind w:firstLineChars="200" w:firstLine="480"/>
        <w:rPr>
          <w:sz w:val="24"/>
          <w:szCs w:val="28"/>
        </w:rPr>
      </w:pPr>
      <w:r w:rsidRPr="00146089">
        <w:rPr>
          <w:rFonts w:hint="eastAsia"/>
          <w:color w:val="FF0000"/>
          <w:sz w:val="24"/>
          <w:szCs w:val="28"/>
        </w:rPr>
        <w:t>国外人脸技术发展较早，被应用于机场海关和支付方面（参考文献：</w:t>
      </w:r>
      <w:r w:rsidRPr="00146089">
        <w:rPr>
          <w:rFonts w:hint="eastAsia"/>
          <w:color w:val="FF0000"/>
          <w:sz w:val="24"/>
          <w:szCs w:val="28"/>
        </w:rPr>
        <w:t>faical recognition xxx</w:t>
      </w:r>
      <w:r w:rsidRPr="00146089">
        <w:rPr>
          <w:rFonts w:hint="eastAsia"/>
          <w:color w:val="FF0000"/>
          <w:sz w:val="24"/>
          <w:szCs w:val="28"/>
        </w:rPr>
        <w:t>很酷）</w:t>
      </w:r>
      <w:r w:rsidRPr="00F80867">
        <w:rPr>
          <w:rFonts w:hint="eastAsia"/>
          <w:sz w:val="24"/>
          <w:szCs w:val="28"/>
        </w:rPr>
        <w:t>，但同样也有识别准确率低等问题，并且由于国外监管法律不全面，还会出现人脸信息泄露滥用的问题。在这方面做的较好的是苹果的</w:t>
      </w:r>
      <w:r w:rsidRPr="00F80867">
        <w:rPr>
          <w:rFonts w:hint="eastAsia"/>
          <w:sz w:val="24"/>
          <w:szCs w:val="28"/>
        </w:rPr>
        <w:t>Face ID</w:t>
      </w:r>
      <w:r w:rsidRPr="00F80867">
        <w:rPr>
          <w:rFonts w:hint="eastAsia"/>
          <w:sz w:val="24"/>
          <w:szCs w:val="28"/>
        </w:rPr>
        <w:t>，它采用的是</w:t>
      </w:r>
      <w:r w:rsidRPr="00F80867">
        <w:rPr>
          <w:rFonts w:hint="eastAsia"/>
          <w:sz w:val="24"/>
          <w:szCs w:val="28"/>
        </w:rPr>
        <w:t>3D</w:t>
      </w:r>
      <w:r w:rsidRPr="00F80867">
        <w:rPr>
          <w:rFonts w:hint="eastAsia"/>
          <w:sz w:val="24"/>
          <w:szCs w:val="28"/>
        </w:rPr>
        <w:t>识别，使用激光扫描面部和眼睛，被应用于</w:t>
      </w:r>
      <w:r w:rsidRPr="00F80867">
        <w:rPr>
          <w:rFonts w:hint="eastAsia"/>
          <w:sz w:val="24"/>
          <w:szCs w:val="28"/>
        </w:rPr>
        <w:t>iPhone</w:t>
      </w:r>
      <w:r w:rsidRPr="00F80867">
        <w:rPr>
          <w:rFonts w:hint="eastAsia"/>
          <w:sz w:val="24"/>
          <w:szCs w:val="28"/>
        </w:rPr>
        <w:t>手机和</w:t>
      </w:r>
      <w:r w:rsidRPr="00F80867">
        <w:rPr>
          <w:rFonts w:hint="eastAsia"/>
          <w:sz w:val="24"/>
          <w:szCs w:val="28"/>
        </w:rPr>
        <w:t>iPad</w:t>
      </w:r>
      <w:r w:rsidRPr="00F80867">
        <w:rPr>
          <w:rFonts w:hint="eastAsia"/>
          <w:sz w:val="24"/>
          <w:szCs w:val="28"/>
        </w:rPr>
        <w:t>。</w:t>
      </w:r>
    </w:p>
    <w:p w14:paraId="75469E16" w14:textId="1D8C9D2A" w:rsidR="00B32694" w:rsidRPr="00B32694" w:rsidRDefault="00B32694" w:rsidP="006621DD">
      <w:pPr>
        <w:wordWrap w:val="0"/>
        <w:spacing w:line="360" w:lineRule="auto"/>
        <w:ind w:firstLineChars="177" w:firstLine="425"/>
        <w:rPr>
          <w:sz w:val="24"/>
          <w:szCs w:val="28"/>
        </w:rPr>
      </w:pPr>
      <w:r w:rsidRPr="00B32694">
        <w:rPr>
          <w:rFonts w:hint="eastAsia"/>
          <w:color w:val="FF0000"/>
          <w:sz w:val="24"/>
          <w:szCs w:val="28"/>
        </w:rPr>
        <w:t>太阳能在全世界范围内都被认为是一种最理想的绿色能源，特别是太阳能在发电方面有很大的优势。它具有可再生，无污染等优点，是未来新兴产业的重要组成。（参考文献：户用光伏并网系统及其控制方法的研究）</w:t>
      </w:r>
      <w:r w:rsidRPr="00B32694">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sidRPr="00B32694">
        <w:rPr>
          <w:rFonts w:hint="eastAsia"/>
          <w:sz w:val="24"/>
          <w:szCs w:val="28"/>
        </w:rPr>
        <w:t>MOSFET</w:t>
      </w:r>
      <w:r w:rsidRPr="00B32694">
        <w:rPr>
          <w:rFonts w:hint="eastAsia"/>
          <w:sz w:val="24"/>
          <w:szCs w:val="28"/>
        </w:rPr>
        <w:t>等全控器件，它需要在控制算法上实现电网电压同步锁相和锁频率等。</w:t>
      </w:r>
      <w:r w:rsidRPr="00B32694">
        <w:rPr>
          <w:rFonts w:hint="eastAsia"/>
          <w:color w:val="FF0000"/>
          <w:sz w:val="24"/>
          <w:szCs w:val="28"/>
        </w:rPr>
        <w:t>在离网运转时，也采用可控硅有源逆变，例如在某些电力机车上，由于车轮电机是阻感性负载，常使三相桥式全控整流电路工作在逆变状态实现反接制动回馈电网。（参考文献：基于整流有源，逆变电路的电力机车节能调速系统黄元明）</w:t>
      </w:r>
      <w:r w:rsidRPr="00B32694">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312BAC5A"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国外光伏并网的应用场景也非常的多。</w:t>
      </w:r>
      <w:r w:rsidRPr="00B32694">
        <w:rPr>
          <w:rFonts w:hint="eastAsia"/>
          <w:color w:val="FF0000"/>
          <w:sz w:val="24"/>
          <w:szCs w:val="28"/>
        </w:rPr>
        <w:t>例如，沙特阿拉伯地区由于常年气候干旱，他们采用在住宅建筑中集成并网太阳能光伏来减轻电网的压力</w:t>
      </w:r>
      <w:r w:rsidRPr="00B32694">
        <w:rPr>
          <w:rFonts w:hint="eastAsia"/>
          <w:color w:val="FF0000"/>
          <w:sz w:val="24"/>
          <w:szCs w:val="28"/>
        </w:rPr>
        <w:t xml:space="preserve"> </w:t>
      </w:r>
      <w:r w:rsidRPr="00B32694">
        <w:rPr>
          <w:rFonts w:hint="eastAsia"/>
          <w:color w:val="FF0000"/>
          <w:sz w:val="24"/>
          <w:szCs w:val="28"/>
        </w:rPr>
        <w:t>尤其是在夏季用电高峰时，可以大大减少电网的能源消耗。（参考文献：</w:t>
      </w:r>
      <w:r w:rsidRPr="00B32694">
        <w:rPr>
          <w:rFonts w:hint="eastAsia"/>
          <w:color w:val="FF0000"/>
          <w:sz w:val="24"/>
          <w:szCs w:val="28"/>
        </w:rPr>
        <w:t>technoccxxx</w:t>
      </w:r>
      <w:r w:rsidRPr="00B32694">
        <w:rPr>
          <w:rFonts w:hint="eastAsia"/>
          <w:color w:val="FF0000"/>
          <w:sz w:val="24"/>
          <w:szCs w:val="28"/>
        </w:rPr>
        <w:t>沙特阿拉伯地区）</w:t>
      </w:r>
    </w:p>
    <w:p w14:paraId="737FC3FF"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0D8562DE" w14:textId="19CEF5EE" w:rsidR="00C511F8" w:rsidRPr="00B32694" w:rsidRDefault="00B32694" w:rsidP="006621DD">
      <w:pPr>
        <w:wordWrap w:val="0"/>
        <w:spacing w:line="360" w:lineRule="auto"/>
        <w:ind w:firstLineChars="200" w:firstLine="480"/>
        <w:rPr>
          <w:color w:val="FF0000"/>
          <w:sz w:val="24"/>
          <w:szCs w:val="28"/>
        </w:rPr>
      </w:pPr>
      <w:r w:rsidRPr="00B32694">
        <w:rPr>
          <w:rFonts w:hint="eastAsia"/>
          <w:sz w:val="24"/>
          <w:szCs w:val="28"/>
        </w:rPr>
        <w:t>澳大利亚政府在太阳能方面制定了目标，并且提供了补贴和支持，同时，积极推广储能系统，以解决太阳能发电的间歇性问题。</w:t>
      </w:r>
    </w:p>
    <w:p w14:paraId="512E88E8" w14:textId="0A92B090" w:rsidR="00C511F8" w:rsidRDefault="00AF702B" w:rsidP="006621DD">
      <w:pPr>
        <w:wordWrap w:val="0"/>
        <w:spacing w:beforeLines="50" w:before="156" w:afterLines="50" w:after="156" w:line="360" w:lineRule="auto"/>
        <w:outlineLvl w:val="1"/>
        <w:rPr>
          <w:rFonts w:eastAsia="黑体"/>
          <w:sz w:val="28"/>
          <w:szCs w:val="28"/>
        </w:rPr>
      </w:pPr>
      <w:bookmarkStart w:id="23" w:name="_Toc198501290"/>
      <w:r w:rsidRPr="00CD6AF6">
        <w:rPr>
          <w:rFonts w:eastAsia="黑体"/>
          <w:sz w:val="28"/>
          <w:szCs w:val="28"/>
        </w:rPr>
        <w:lastRenderedPageBreak/>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3"/>
    </w:p>
    <w:p w14:paraId="01471735" w14:textId="406C199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第一章主要讲述了选题背景和课题的意义，对比了新型的云平台安防系统的优势，以及国内外关于楼宇安防、人脸门禁、太阳能发电等方面的现状</w:t>
      </w:r>
      <w:r>
        <w:rPr>
          <w:rFonts w:asciiTheme="minorEastAsia" w:eastAsiaTheme="minorEastAsia" w:hAnsiTheme="minorEastAsia" w:cstheme="minorEastAsia" w:hint="eastAsia"/>
          <w:sz w:val="24"/>
        </w:rPr>
        <w:t>。</w:t>
      </w:r>
    </w:p>
    <w:p w14:paraId="1F520773" w14:textId="2FCB3635"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第二章主要描述了系统的总体方案和功能，以及</w:t>
      </w:r>
      <w:r>
        <w:rPr>
          <w:rFonts w:asciiTheme="minorEastAsia" w:eastAsiaTheme="minorEastAsia" w:hAnsiTheme="minorEastAsia" w:cstheme="minorEastAsia" w:hint="eastAsia"/>
          <w:sz w:val="24"/>
        </w:rPr>
        <w:t>部分</w:t>
      </w:r>
      <w:r w:rsidRPr="009233AF">
        <w:rPr>
          <w:rFonts w:asciiTheme="minorEastAsia" w:eastAsiaTheme="minorEastAsia" w:hAnsiTheme="minorEastAsia" w:cstheme="minorEastAsia" w:hint="eastAsia"/>
          <w:sz w:val="24"/>
        </w:rPr>
        <w:t>方案的选择</w:t>
      </w:r>
      <w:r w:rsidR="00AF702B">
        <w:rPr>
          <w:rFonts w:asciiTheme="minorEastAsia" w:eastAsiaTheme="minorEastAsia" w:hAnsiTheme="minorEastAsia" w:cstheme="minorEastAsia" w:hint="eastAsia"/>
          <w:sz w:val="24"/>
        </w:rPr>
        <w:t>。</w:t>
      </w:r>
    </w:p>
    <w:p w14:paraId="28F48D4A" w14:textId="402596A0"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第三章主要介绍了硬件电路，描述了各个模块和各部分的硬件电路设计</w:t>
      </w:r>
      <w:r w:rsidR="00AF702B">
        <w:rPr>
          <w:rFonts w:asciiTheme="minorEastAsia" w:eastAsiaTheme="minorEastAsia" w:hAnsiTheme="minorEastAsia" w:cstheme="minorEastAsia" w:hint="eastAsia"/>
          <w:sz w:val="24"/>
        </w:rPr>
        <w:t>。</w:t>
      </w:r>
    </w:p>
    <w:p w14:paraId="48DD0BF0" w14:textId="418CAEE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第四章主要介绍了软件的编写和程序的逻辑</w:t>
      </w:r>
      <w:r w:rsidR="00AF702B">
        <w:rPr>
          <w:rFonts w:asciiTheme="minorEastAsia" w:eastAsiaTheme="minorEastAsia" w:hAnsiTheme="minorEastAsia" w:cstheme="minorEastAsia" w:hint="eastAsia"/>
          <w:sz w:val="24"/>
        </w:rPr>
        <w:t>。</w:t>
      </w:r>
    </w:p>
    <w:p w14:paraId="523BFF3C" w14:textId="3E9B4C0E" w:rsidR="00C4128D" w:rsidRPr="006C2712" w:rsidRDefault="009233AF" w:rsidP="006621DD">
      <w:pPr>
        <w:wordWrap w:val="0"/>
        <w:spacing w:line="360" w:lineRule="auto"/>
        <w:ind w:firstLineChars="200" w:firstLine="480"/>
        <w:rPr>
          <w:rFonts w:eastAsia="黑体"/>
          <w:sz w:val="28"/>
          <w:szCs w:val="28"/>
        </w:rPr>
      </w:pPr>
      <w:r w:rsidRPr="009233AF">
        <w:rPr>
          <w:rFonts w:asciiTheme="minorEastAsia" w:eastAsiaTheme="minorEastAsia" w:hAnsiTheme="minorEastAsia" w:cstheme="minorEastAsia" w:hint="eastAsia"/>
          <w:sz w:val="24"/>
        </w:rPr>
        <w:t>第五章介绍了实物的调试和整体系统的测试，以及最终的实现效果</w:t>
      </w:r>
      <w:r w:rsidR="00AF702B">
        <w:rPr>
          <w:rFonts w:asciiTheme="minorEastAsia" w:eastAsiaTheme="minorEastAsia" w:hAnsiTheme="minorEastAsia" w:cstheme="minorEastAsia" w:hint="eastAsia"/>
          <w:sz w:val="24"/>
        </w:rPr>
        <w:t>。</w:t>
      </w:r>
      <w:bookmarkStart w:id="24" w:name="_Toc10586559"/>
      <w:bookmarkStart w:id="25" w:name="_Toc5926"/>
      <w:bookmarkStart w:id="26" w:name="_Toc502"/>
      <w:bookmarkEnd w:id="18"/>
      <w:bookmarkEnd w:id="21"/>
      <w:bookmarkEnd w:id="22"/>
    </w:p>
    <w:p w14:paraId="621B821B" w14:textId="72AAF716" w:rsidR="00C511F8" w:rsidRDefault="00AF702B" w:rsidP="006621DD">
      <w:pPr>
        <w:pageBreakBefore/>
        <w:wordWrap w:val="0"/>
        <w:spacing w:beforeLines="50" w:before="156" w:afterLines="50" w:after="156" w:line="360" w:lineRule="auto"/>
        <w:outlineLvl w:val="0"/>
        <w:rPr>
          <w:rFonts w:eastAsia="黑体"/>
          <w:sz w:val="32"/>
          <w:szCs w:val="32"/>
        </w:rPr>
      </w:pPr>
      <w:bookmarkStart w:id="27" w:name="_Toc198501291"/>
      <w:r w:rsidRPr="00CD6AF6">
        <w:rPr>
          <w:rFonts w:eastAsia="黑体"/>
          <w:sz w:val="32"/>
          <w:szCs w:val="32"/>
        </w:rPr>
        <w:lastRenderedPageBreak/>
        <w:t>2</w:t>
      </w:r>
      <w:bookmarkEnd w:id="24"/>
      <w:bookmarkEnd w:id="25"/>
      <w:bookmarkEnd w:id="26"/>
      <w:r>
        <w:rPr>
          <w:rFonts w:eastAsia="黑体" w:hint="eastAsia"/>
          <w:sz w:val="32"/>
          <w:szCs w:val="32"/>
        </w:rPr>
        <w:t xml:space="preserve">　系统总体设计方案</w:t>
      </w:r>
      <w:bookmarkEnd w:id="27"/>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EF7F56">
        <w:rPr>
          <w:rFonts w:ascii="黑体" w:eastAsia="黑体" w:hAnsi="黑体" w:cs="黑体"/>
          <w:sz w:val="32"/>
          <w:szCs w:val="32"/>
        </w:rPr>
        <w:instrText>Seq eq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p>
    <w:p w14:paraId="545B25A4" w14:textId="77777777" w:rsidR="00C511F8" w:rsidRDefault="00AF702B" w:rsidP="006621DD">
      <w:pPr>
        <w:wordWrap w:val="0"/>
        <w:spacing w:beforeLines="50" w:before="156" w:afterLines="50" w:after="156" w:line="360" w:lineRule="auto"/>
        <w:outlineLvl w:val="1"/>
        <w:rPr>
          <w:rFonts w:eastAsia="黑体"/>
          <w:sz w:val="24"/>
        </w:rPr>
      </w:pPr>
      <w:bookmarkStart w:id="28" w:name="_Toc353352043"/>
      <w:bookmarkStart w:id="29" w:name="_Toc71660318"/>
      <w:bookmarkStart w:id="30" w:name="_Toc198501292"/>
      <w:r w:rsidRPr="00CD6AF6">
        <w:rPr>
          <w:rFonts w:eastAsia="黑体" w:hint="eastAsia"/>
          <w:sz w:val="28"/>
          <w:szCs w:val="28"/>
        </w:rPr>
        <w:t>2</w:t>
      </w:r>
      <w:r>
        <w:rPr>
          <w:rFonts w:eastAsia="黑体" w:hint="eastAsia"/>
          <w:sz w:val="28"/>
          <w:szCs w:val="28"/>
        </w:rPr>
        <w:t>.</w:t>
      </w:r>
      <w:bookmarkEnd w:id="28"/>
      <w:r w:rsidRPr="00CD6AF6">
        <w:rPr>
          <w:rFonts w:eastAsia="黑体" w:hint="eastAsia"/>
          <w:sz w:val="28"/>
          <w:szCs w:val="28"/>
        </w:rPr>
        <w:t>1</w:t>
      </w:r>
      <w:r>
        <w:rPr>
          <w:rFonts w:eastAsia="黑体" w:hint="eastAsia"/>
          <w:sz w:val="28"/>
          <w:szCs w:val="28"/>
        </w:rPr>
        <w:t xml:space="preserve">　系统总体设计</w:t>
      </w:r>
      <w:bookmarkEnd w:id="29"/>
      <w:bookmarkEnd w:id="30"/>
    </w:p>
    <w:p w14:paraId="287078E9" w14:textId="7A0E79EA" w:rsidR="00AE7462" w:rsidRPr="00AE7462" w:rsidRDefault="001B658C" w:rsidP="006621DD">
      <w:pPr>
        <w:wordWrap w:val="0"/>
        <w:spacing w:line="360" w:lineRule="auto"/>
        <w:ind w:firstLineChars="200" w:firstLine="480"/>
        <w:rPr>
          <w:sz w:val="24"/>
          <w:szCs w:val="28"/>
        </w:rPr>
      </w:pPr>
      <w:r w:rsidRPr="00FD0519">
        <w:rPr>
          <w:rFonts w:hint="eastAsia"/>
          <w:color w:val="FF0000"/>
          <w:sz w:val="24"/>
          <w:szCs w:val="28"/>
          <w:highlight w:val="yellow"/>
        </w:rPr>
        <w:t>（参考文献</w:t>
      </w:r>
      <w:r w:rsidR="00FD0519" w:rsidRPr="00FD0519">
        <w:rPr>
          <w:rFonts w:hint="eastAsia"/>
          <w:color w:val="FF0000"/>
          <w:sz w:val="24"/>
          <w:szCs w:val="28"/>
          <w:highlight w:val="yellow"/>
        </w:rPr>
        <w:t>：</w:t>
      </w:r>
      <w:r w:rsidRPr="00FD0519">
        <w:rPr>
          <w:rFonts w:hint="eastAsia"/>
          <w:color w:val="FF0000"/>
          <w:sz w:val="24"/>
          <w:szCs w:val="28"/>
          <w:highlight w:val="yellow"/>
        </w:rPr>
        <w:t>物联网技术在楼宇智能化系统中的应用</w:t>
      </w:r>
      <w:r w:rsidR="002857B9">
        <w:rPr>
          <w:rFonts w:hint="eastAsia"/>
          <w:color w:val="FF0000"/>
          <w:sz w:val="24"/>
          <w:szCs w:val="28"/>
          <w:highlight w:val="yellow"/>
        </w:rPr>
        <w:t>，其中引用：物联设计</w:t>
      </w:r>
      <w:r w:rsidR="00564CCF">
        <w:rPr>
          <w:rFonts w:hint="eastAsia"/>
          <w:color w:val="FF0000"/>
          <w:sz w:val="24"/>
          <w:szCs w:val="28"/>
          <w:highlight w:val="yellow"/>
        </w:rPr>
        <w:t>、智能报警</w:t>
      </w:r>
      <w:r w:rsidRPr="00FD0519">
        <w:rPr>
          <w:rFonts w:hint="eastAsia"/>
          <w:color w:val="FF0000"/>
          <w:sz w:val="24"/>
          <w:szCs w:val="28"/>
          <w:highlight w:val="yellow"/>
        </w:rPr>
        <w:t>）</w:t>
      </w:r>
      <w:r w:rsidR="00AE7462" w:rsidRPr="00AE7462">
        <w:rPr>
          <w:rFonts w:hint="eastAsia"/>
          <w:sz w:val="24"/>
          <w:szCs w:val="28"/>
        </w:rPr>
        <w:t>该系统由</w:t>
      </w:r>
      <w:r w:rsidR="00AE7462" w:rsidRPr="00AE7462">
        <w:rPr>
          <w:rFonts w:hint="eastAsia"/>
          <w:sz w:val="24"/>
          <w:szCs w:val="28"/>
        </w:rPr>
        <w:t>STM32F103VCT6</w:t>
      </w:r>
      <w:r w:rsidR="00AE7462" w:rsidRPr="00AE7462">
        <w:rPr>
          <w:rFonts w:hint="eastAsia"/>
          <w:sz w:val="24"/>
          <w:szCs w:val="28"/>
        </w:rPr>
        <w:t>单片机电路、</w:t>
      </w:r>
      <w:r w:rsidR="00AE7462" w:rsidRPr="00AE7462">
        <w:rPr>
          <w:rFonts w:hint="eastAsia"/>
          <w:sz w:val="24"/>
          <w:szCs w:val="28"/>
        </w:rPr>
        <w:t>HC-SR505</w:t>
      </w:r>
      <w:r w:rsidR="00AE7462" w:rsidRPr="00AE7462">
        <w:rPr>
          <w:rFonts w:hint="eastAsia"/>
          <w:sz w:val="24"/>
          <w:szCs w:val="28"/>
        </w:rPr>
        <w:t>红外热释电传感器电路、</w:t>
      </w:r>
      <w:r w:rsidR="00AE7462" w:rsidRPr="00AE7462">
        <w:rPr>
          <w:rFonts w:hint="eastAsia"/>
          <w:sz w:val="24"/>
          <w:szCs w:val="28"/>
        </w:rPr>
        <w:t>MQ2</w:t>
      </w:r>
      <w:r w:rsidR="00AE7462" w:rsidRPr="00AE7462">
        <w:rPr>
          <w:rFonts w:hint="eastAsia"/>
          <w:sz w:val="24"/>
          <w:szCs w:val="28"/>
        </w:rPr>
        <w:t>烟雾传感器电路、</w:t>
      </w:r>
      <w:r w:rsidR="00AE7462" w:rsidRPr="00AE7462">
        <w:rPr>
          <w:rFonts w:hint="eastAsia"/>
          <w:sz w:val="24"/>
          <w:szCs w:val="28"/>
        </w:rPr>
        <w:t>HY-01</w:t>
      </w:r>
      <w:r w:rsidR="00AE7462" w:rsidRPr="00AE7462">
        <w:rPr>
          <w:rFonts w:hint="eastAsia"/>
          <w:sz w:val="24"/>
          <w:szCs w:val="28"/>
        </w:rPr>
        <w:t>火焰传感器电路、</w:t>
      </w:r>
      <w:r w:rsidR="00AE7462" w:rsidRPr="00AE7462">
        <w:rPr>
          <w:rFonts w:hint="eastAsia"/>
          <w:sz w:val="24"/>
          <w:szCs w:val="28"/>
        </w:rPr>
        <w:t>OLED</w:t>
      </w:r>
      <w:r w:rsidR="00AE7462" w:rsidRPr="00AE7462">
        <w:rPr>
          <w:rFonts w:hint="eastAsia"/>
          <w:sz w:val="24"/>
          <w:szCs w:val="28"/>
        </w:rPr>
        <w:t>屏幕显示电路、指纹、刷卡、摄像头人脸识别电路、</w:t>
      </w:r>
      <w:r w:rsidR="00AE7462" w:rsidRPr="00AE7462">
        <w:rPr>
          <w:rFonts w:hint="eastAsia"/>
          <w:sz w:val="24"/>
          <w:szCs w:val="28"/>
        </w:rPr>
        <w:t>ESP8266</w:t>
      </w:r>
      <w:r w:rsidR="00AE7462" w:rsidRPr="00AE7462">
        <w:rPr>
          <w:rFonts w:hint="eastAsia"/>
          <w:sz w:val="24"/>
          <w:szCs w:val="28"/>
        </w:rPr>
        <w:t>物联网电路等一系列电路组成。</w:t>
      </w:r>
    </w:p>
    <w:p w14:paraId="7DDB3DD6" w14:textId="02E3CB76" w:rsidR="00AE7462" w:rsidRPr="00AE7462" w:rsidRDefault="00AE7462" w:rsidP="006621DD">
      <w:pPr>
        <w:wordWrap w:val="0"/>
        <w:spacing w:line="360" w:lineRule="auto"/>
        <w:ind w:firstLineChars="200" w:firstLine="480"/>
        <w:rPr>
          <w:sz w:val="24"/>
          <w:szCs w:val="28"/>
        </w:rPr>
      </w:pPr>
      <w:r w:rsidRPr="00AE7462">
        <w:rPr>
          <w:rFonts w:hint="eastAsia"/>
          <w:sz w:val="24"/>
          <w:szCs w:val="28"/>
        </w:rPr>
        <w:t>系统可以将烟雾火焰信息发送给主控</w:t>
      </w:r>
      <w:r w:rsidRPr="00AE7462">
        <w:rPr>
          <w:rFonts w:hint="eastAsia"/>
          <w:sz w:val="24"/>
          <w:szCs w:val="28"/>
        </w:rPr>
        <w:t>STM32F103VCT6</w:t>
      </w:r>
      <w:r w:rsidRPr="00AE7462">
        <w:rPr>
          <w:rFonts w:hint="eastAsia"/>
          <w:sz w:val="24"/>
          <w:szCs w:val="28"/>
        </w:rPr>
        <w:t>进行处理，并在</w:t>
      </w:r>
      <w:r w:rsidRPr="00AE7462">
        <w:rPr>
          <w:rFonts w:hint="eastAsia"/>
          <w:sz w:val="24"/>
          <w:szCs w:val="28"/>
        </w:rPr>
        <w:t>OLED</w:t>
      </w:r>
      <w:r w:rsidRPr="00AE7462">
        <w:rPr>
          <w:rFonts w:hint="eastAsia"/>
          <w:sz w:val="24"/>
          <w:szCs w:val="28"/>
        </w:rPr>
        <w:t>显示屏上显示出来。如果烟雾和火焰传感器同时</w:t>
      </w:r>
      <w:r w:rsidR="002C1504">
        <w:rPr>
          <w:rFonts w:hint="eastAsia"/>
          <w:sz w:val="24"/>
          <w:szCs w:val="28"/>
        </w:rPr>
        <w:t>感应到信号</w:t>
      </w:r>
      <w:r w:rsidRPr="00AE7462">
        <w:rPr>
          <w:rFonts w:hint="eastAsia"/>
          <w:sz w:val="24"/>
          <w:szCs w:val="28"/>
        </w:rPr>
        <w:t>，系统会判断已经发生火灾，此时系统会发命令给水泵，并开启对应区域的电磁阀，启动喷水灭火。此外，该系统还能够准确的感知行人的移动。</w:t>
      </w:r>
      <w:r w:rsidR="00CB0F98">
        <w:rPr>
          <w:rFonts w:hint="eastAsia"/>
          <w:sz w:val="24"/>
          <w:szCs w:val="28"/>
        </w:rPr>
        <w:t>白天</w:t>
      </w:r>
      <w:r w:rsidR="00B31FD8">
        <w:rPr>
          <w:rFonts w:hint="eastAsia"/>
          <w:sz w:val="24"/>
          <w:szCs w:val="28"/>
        </w:rPr>
        <w:t>（</w:t>
      </w:r>
      <w:r w:rsidR="00B31FD8">
        <w:rPr>
          <w:rFonts w:hint="eastAsia"/>
          <w:sz w:val="24"/>
          <w:szCs w:val="28"/>
        </w:rPr>
        <w:t>6-18</w:t>
      </w:r>
      <w:r w:rsidR="00B31FD8">
        <w:rPr>
          <w:rFonts w:hint="eastAsia"/>
          <w:sz w:val="24"/>
          <w:szCs w:val="28"/>
        </w:rPr>
        <w:t>时）</w:t>
      </w:r>
      <w:r w:rsidR="00CB0F98">
        <w:rPr>
          <w:rFonts w:hint="eastAsia"/>
          <w:sz w:val="24"/>
          <w:szCs w:val="28"/>
        </w:rPr>
        <w:t>楼内灯光会自动关闭，晚上</w:t>
      </w:r>
      <w:r w:rsidR="00B31FD8">
        <w:rPr>
          <w:rFonts w:hint="eastAsia"/>
          <w:sz w:val="24"/>
          <w:szCs w:val="28"/>
        </w:rPr>
        <w:t>（</w:t>
      </w:r>
      <w:r w:rsidR="00297237">
        <w:rPr>
          <w:rFonts w:hint="eastAsia"/>
          <w:sz w:val="24"/>
          <w:szCs w:val="28"/>
        </w:rPr>
        <w:t>18</w:t>
      </w:r>
      <w:r w:rsidR="00B31FD8">
        <w:rPr>
          <w:rFonts w:hint="eastAsia"/>
          <w:sz w:val="24"/>
          <w:szCs w:val="28"/>
        </w:rPr>
        <w:t>-</w:t>
      </w:r>
      <w:r w:rsidR="00B31FD8">
        <w:rPr>
          <w:rFonts w:hint="eastAsia"/>
          <w:sz w:val="24"/>
          <w:szCs w:val="28"/>
        </w:rPr>
        <w:t>次日</w:t>
      </w:r>
      <w:r w:rsidR="00297237">
        <w:rPr>
          <w:rFonts w:hint="eastAsia"/>
          <w:sz w:val="24"/>
          <w:szCs w:val="28"/>
        </w:rPr>
        <w:t>6</w:t>
      </w:r>
      <w:r w:rsidR="00B31FD8">
        <w:rPr>
          <w:rFonts w:hint="eastAsia"/>
          <w:sz w:val="24"/>
          <w:szCs w:val="28"/>
        </w:rPr>
        <w:t>时）</w:t>
      </w:r>
      <w:r w:rsidRPr="00AE7462">
        <w:rPr>
          <w:rFonts w:hint="eastAsia"/>
          <w:sz w:val="24"/>
          <w:szCs w:val="28"/>
        </w:rPr>
        <w:t>当有人经过时，红外热释电传感器会</w:t>
      </w:r>
      <w:r w:rsidR="00CB0F98">
        <w:rPr>
          <w:rFonts w:hint="eastAsia"/>
          <w:sz w:val="24"/>
          <w:szCs w:val="28"/>
        </w:rPr>
        <w:t>自动感应</w:t>
      </w:r>
      <w:r w:rsidRPr="00AE7462">
        <w:rPr>
          <w:rFonts w:hint="eastAsia"/>
          <w:sz w:val="24"/>
          <w:szCs w:val="28"/>
        </w:rPr>
        <w:t>，开启灯光，为行人提供照明。当行人离开后，灯光则会自动熄灭，从而实现节能效果。</w:t>
      </w:r>
      <w:r w:rsidR="00EA680E">
        <w:rPr>
          <w:rFonts w:hint="eastAsia"/>
          <w:sz w:val="24"/>
          <w:szCs w:val="28"/>
        </w:rPr>
        <w:t>当开启入侵功能后，</w:t>
      </w:r>
      <w:r w:rsidR="00EA680E">
        <w:rPr>
          <w:rFonts w:hint="eastAsia"/>
          <w:sz w:val="24"/>
          <w:szCs w:val="28"/>
        </w:rPr>
        <w:t>CAM</w:t>
      </w:r>
      <w:r w:rsidR="00EA680E">
        <w:rPr>
          <w:rFonts w:hint="eastAsia"/>
          <w:sz w:val="24"/>
          <w:szCs w:val="28"/>
        </w:rPr>
        <w:t>摄像头会自动打开，进入移动侦测功能，检测到</w:t>
      </w:r>
      <w:r w:rsidR="006E1CBB">
        <w:rPr>
          <w:rFonts w:hint="eastAsia"/>
          <w:sz w:val="24"/>
          <w:szCs w:val="28"/>
        </w:rPr>
        <w:t>画面有物品移动即会抓拍，并闪烁灯光警报。</w:t>
      </w:r>
      <w:r w:rsidRPr="00AE7462">
        <w:rPr>
          <w:rFonts w:hint="eastAsia"/>
          <w:sz w:val="24"/>
          <w:szCs w:val="28"/>
        </w:rPr>
        <w:t>温湿度传感器也会检测室内</w:t>
      </w:r>
      <w:r w:rsidR="00297237">
        <w:rPr>
          <w:rFonts w:hint="eastAsia"/>
          <w:sz w:val="24"/>
          <w:szCs w:val="28"/>
        </w:rPr>
        <w:t>外</w:t>
      </w:r>
      <w:r w:rsidRPr="00AE7462">
        <w:rPr>
          <w:rFonts w:hint="eastAsia"/>
          <w:sz w:val="24"/>
          <w:szCs w:val="28"/>
        </w:rPr>
        <w:t>温湿度，并根据</w:t>
      </w:r>
      <w:r w:rsidR="00AB147E">
        <w:rPr>
          <w:rFonts w:hint="eastAsia"/>
          <w:sz w:val="24"/>
          <w:szCs w:val="28"/>
        </w:rPr>
        <w:t>云</w:t>
      </w:r>
      <w:r w:rsidR="0067713A">
        <w:rPr>
          <w:rFonts w:hint="eastAsia"/>
          <w:sz w:val="24"/>
          <w:szCs w:val="28"/>
        </w:rPr>
        <w:t>端</w:t>
      </w:r>
      <w:r w:rsidR="00B31FD8">
        <w:rPr>
          <w:rFonts w:hint="eastAsia"/>
          <w:sz w:val="24"/>
          <w:szCs w:val="28"/>
        </w:rPr>
        <w:t>设定</w:t>
      </w:r>
      <w:r w:rsidRPr="00AE7462">
        <w:rPr>
          <w:rFonts w:hint="eastAsia"/>
          <w:sz w:val="24"/>
          <w:szCs w:val="28"/>
        </w:rPr>
        <w:t>温度自动调节空调设备。</w:t>
      </w:r>
    </w:p>
    <w:p w14:paraId="47BFEAA1" w14:textId="198F31F3" w:rsidR="00C511F8" w:rsidRDefault="00AE7462" w:rsidP="006621DD">
      <w:pPr>
        <w:wordWrap w:val="0"/>
        <w:spacing w:line="360" w:lineRule="auto"/>
        <w:ind w:firstLineChars="200" w:firstLine="480"/>
        <w:rPr>
          <w:sz w:val="24"/>
          <w:szCs w:val="28"/>
        </w:rPr>
      </w:pPr>
      <w:r w:rsidRPr="00AE7462">
        <w:rPr>
          <w:rFonts w:hint="eastAsia"/>
          <w:sz w:val="24"/>
          <w:szCs w:val="28"/>
        </w:rPr>
        <w:t>系统还会通过</w:t>
      </w:r>
      <w:r w:rsidR="00DA1876">
        <w:rPr>
          <w:rFonts w:hint="eastAsia"/>
          <w:sz w:val="24"/>
          <w:szCs w:val="28"/>
        </w:rPr>
        <w:t>Wi-Fi</w:t>
      </w:r>
      <w:r w:rsidRPr="00AE7462">
        <w:rPr>
          <w:rFonts w:hint="eastAsia"/>
          <w:sz w:val="24"/>
          <w:szCs w:val="28"/>
        </w:rPr>
        <w:t>和以太网将异常信息发送到云平台，该系统还与</w:t>
      </w:r>
      <w:r w:rsidR="008C2E4D">
        <w:rPr>
          <w:rFonts w:hint="eastAsia"/>
          <w:sz w:val="24"/>
          <w:szCs w:val="28"/>
        </w:rPr>
        <w:t>企业</w:t>
      </w:r>
      <w:r w:rsidRPr="00AE7462">
        <w:rPr>
          <w:rFonts w:hint="eastAsia"/>
          <w:sz w:val="24"/>
          <w:szCs w:val="28"/>
        </w:rPr>
        <w:t>微信平台对接，一旦检测到火灾，会立即通过公众号平台和企业微信通知楼宇管理人员和楼内的办公人员。确保他们能够迅速采取应对措施，逃生以确保安全。</w:t>
      </w:r>
      <w:r w:rsidR="006E1CBB">
        <w:rPr>
          <w:rFonts w:hint="eastAsia"/>
          <w:sz w:val="24"/>
          <w:szCs w:val="28"/>
        </w:rPr>
        <w:t>CAM</w:t>
      </w:r>
      <w:r w:rsidR="006E1CBB">
        <w:rPr>
          <w:rFonts w:hint="eastAsia"/>
          <w:sz w:val="24"/>
          <w:szCs w:val="28"/>
        </w:rPr>
        <w:t>摄像头也会辅助</w:t>
      </w:r>
      <w:r w:rsidR="00E1428E">
        <w:rPr>
          <w:rFonts w:hint="eastAsia"/>
          <w:sz w:val="24"/>
          <w:szCs w:val="28"/>
        </w:rPr>
        <w:t>拍摄火灾现场的图片和视频，为楼外消防人员</w:t>
      </w:r>
      <w:r w:rsidR="007746C4">
        <w:rPr>
          <w:rFonts w:hint="eastAsia"/>
          <w:sz w:val="24"/>
          <w:szCs w:val="28"/>
        </w:rPr>
        <w:t>给予救援参考。</w:t>
      </w:r>
      <w:r w:rsidRPr="00AE7462">
        <w:rPr>
          <w:rFonts w:hint="eastAsia"/>
          <w:sz w:val="24"/>
          <w:szCs w:val="28"/>
        </w:rPr>
        <w:t>4G</w:t>
      </w:r>
      <w:r w:rsidRPr="00AE7462">
        <w:rPr>
          <w:rFonts w:hint="eastAsia"/>
          <w:sz w:val="24"/>
          <w:szCs w:val="28"/>
        </w:rPr>
        <w:t>模块</w:t>
      </w:r>
      <w:r w:rsidR="008C2E4D">
        <w:rPr>
          <w:rFonts w:hint="eastAsia"/>
          <w:sz w:val="24"/>
          <w:szCs w:val="28"/>
        </w:rPr>
        <w:t>也会作为</w:t>
      </w:r>
      <w:r w:rsidR="009879D2">
        <w:rPr>
          <w:rFonts w:hint="eastAsia"/>
          <w:sz w:val="24"/>
          <w:szCs w:val="28"/>
        </w:rPr>
        <w:t>冗余措施，</w:t>
      </w:r>
      <w:r w:rsidR="009879D2" w:rsidRPr="00AE7462">
        <w:rPr>
          <w:rFonts w:hint="eastAsia"/>
          <w:sz w:val="24"/>
          <w:szCs w:val="28"/>
        </w:rPr>
        <w:t>当楼宇内的</w:t>
      </w:r>
      <w:r w:rsidR="00DA1876">
        <w:rPr>
          <w:rFonts w:hint="eastAsia"/>
          <w:sz w:val="24"/>
          <w:szCs w:val="28"/>
        </w:rPr>
        <w:t>Wi-Fi</w:t>
      </w:r>
      <w:r w:rsidR="009879D2" w:rsidRPr="00AE7462">
        <w:rPr>
          <w:rFonts w:hint="eastAsia"/>
          <w:sz w:val="24"/>
          <w:szCs w:val="28"/>
        </w:rPr>
        <w:t>和互联网断开时</w:t>
      </w:r>
      <w:r w:rsidR="009879D2">
        <w:rPr>
          <w:rFonts w:hint="eastAsia"/>
          <w:sz w:val="24"/>
          <w:szCs w:val="28"/>
        </w:rPr>
        <w:t>可以</w:t>
      </w:r>
      <w:r w:rsidRPr="00AE7462">
        <w:rPr>
          <w:rFonts w:hint="eastAsia"/>
          <w:sz w:val="24"/>
          <w:szCs w:val="28"/>
        </w:rPr>
        <w:t>将火灾的信息发送到楼宇管理员的手中。</w:t>
      </w:r>
    </w:p>
    <w:p w14:paraId="1A3F0A82" w14:textId="231E7F10" w:rsidR="00AB147E" w:rsidRDefault="004375DD" w:rsidP="006621DD">
      <w:pPr>
        <w:wordWrap w:val="0"/>
        <w:spacing w:line="360" w:lineRule="auto"/>
        <w:ind w:firstLineChars="200" w:firstLine="480"/>
        <w:rPr>
          <w:sz w:val="24"/>
          <w:szCs w:val="28"/>
        </w:rPr>
      </w:pPr>
      <w:r>
        <w:rPr>
          <w:rFonts w:hint="eastAsia"/>
          <w:sz w:val="24"/>
          <w:szCs w:val="28"/>
        </w:rPr>
        <w:t>楼宇人员出入复杂，</w:t>
      </w:r>
      <w:r w:rsidR="006348A6">
        <w:rPr>
          <w:rFonts w:hint="eastAsia"/>
          <w:sz w:val="24"/>
          <w:szCs w:val="28"/>
        </w:rPr>
        <w:t>该系统还具</w:t>
      </w:r>
      <w:r w:rsidR="001824A2">
        <w:rPr>
          <w:rFonts w:hint="eastAsia"/>
          <w:sz w:val="24"/>
          <w:szCs w:val="28"/>
        </w:rPr>
        <w:t>有</w:t>
      </w:r>
      <w:r w:rsidR="006348A6">
        <w:rPr>
          <w:rFonts w:hint="eastAsia"/>
          <w:sz w:val="24"/>
          <w:szCs w:val="28"/>
        </w:rPr>
        <w:t>人脸识别身份认证和指纹认证功能</w:t>
      </w:r>
      <w:r w:rsidR="00B07CD2">
        <w:rPr>
          <w:rFonts w:hint="eastAsia"/>
          <w:sz w:val="24"/>
          <w:szCs w:val="28"/>
        </w:rPr>
        <w:t>。</w:t>
      </w:r>
      <w:r w:rsidR="009A49FF">
        <w:rPr>
          <w:rFonts w:hint="eastAsia"/>
          <w:sz w:val="24"/>
          <w:szCs w:val="28"/>
        </w:rPr>
        <w:t>这部分由</w:t>
      </w:r>
      <w:r w:rsidR="009A49FF">
        <w:rPr>
          <w:rFonts w:hint="eastAsia"/>
          <w:sz w:val="24"/>
          <w:szCs w:val="28"/>
        </w:rPr>
        <w:t>RDK-X5</w:t>
      </w:r>
      <w:r w:rsidR="009A49FF">
        <w:rPr>
          <w:rFonts w:hint="eastAsia"/>
          <w:sz w:val="24"/>
          <w:szCs w:val="28"/>
        </w:rPr>
        <w:t>开发板和</w:t>
      </w:r>
      <w:r w:rsidR="009A49FF">
        <w:rPr>
          <w:rFonts w:hint="eastAsia"/>
          <w:sz w:val="24"/>
          <w:szCs w:val="28"/>
        </w:rPr>
        <w:t>STM32F103C8T6</w:t>
      </w:r>
      <w:r w:rsidR="009A49FF">
        <w:rPr>
          <w:rFonts w:hint="eastAsia"/>
          <w:sz w:val="24"/>
          <w:szCs w:val="28"/>
        </w:rPr>
        <w:t>做冗余</w:t>
      </w:r>
      <w:r w:rsidR="00596FF1">
        <w:rPr>
          <w:rFonts w:hint="eastAsia"/>
          <w:sz w:val="24"/>
          <w:szCs w:val="28"/>
        </w:rPr>
        <w:t>备份，一般情况下用户可以方便的使用人脸识别来进行身份认证，</w:t>
      </w:r>
      <w:r w:rsidR="00DD0A75">
        <w:rPr>
          <w:rFonts w:hint="eastAsia"/>
          <w:sz w:val="24"/>
          <w:szCs w:val="28"/>
        </w:rPr>
        <w:t>HMI</w:t>
      </w:r>
      <w:r w:rsidR="00DD0A75">
        <w:rPr>
          <w:rFonts w:hint="eastAsia"/>
          <w:sz w:val="24"/>
          <w:szCs w:val="28"/>
        </w:rPr>
        <w:t>显示屏上</w:t>
      </w:r>
      <w:r w:rsidR="00B6338A">
        <w:rPr>
          <w:rFonts w:hint="eastAsia"/>
          <w:sz w:val="24"/>
          <w:szCs w:val="28"/>
        </w:rPr>
        <w:t>会</w:t>
      </w:r>
      <w:r w:rsidR="00DD0A75">
        <w:rPr>
          <w:rFonts w:hint="eastAsia"/>
          <w:sz w:val="24"/>
          <w:szCs w:val="28"/>
        </w:rPr>
        <w:t>实时显示摄像头画面</w:t>
      </w:r>
      <w:r w:rsidR="002C26D7">
        <w:rPr>
          <w:rFonts w:hint="eastAsia"/>
          <w:sz w:val="24"/>
          <w:szCs w:val="28"/>
        </w:rPr>
        <w:t>。</w:t>
      </w:r>
      <w:r w:rsidR="006348A6">
        <w:rPr>
          <w:rFonts w:hint="eastAsia"/>
          <w:sz w:val="24"/>
          <w:szCs w:val="28"/>
        </w:rPr>
        <w:t>当</w:t>
      </w:r>
      <w:r w:rsidR="00B07CD2">
        <w:rPr>
          <w:rFonts w:hint="eastAsia"/>
          <w:sz w:val="24"/>
          <w:szCs w:val="28"/>
        </w:rPr>
        <w:t>有人出现在人脸摄像头前时，</w:t>
      </w:r>
      <w:r w:rsidR="009E3831">
        <w:rPr>
          <w:rFonts w:hint="eastAsia"/>
          <w:sz w:val="24"/>
          <w:szCs w:val="28"/>
        </w:rPr>
        <w:t>会自动识别</w:t>
      </w:r>
      <w:r w:rsidR="00886A58">
        <w:rPr>
          <w:rFonts w:hint="eastAsia"/>
          <w:sz w:val="24"/>
          <w:szCs w:val="28"/>
        </w:rPr>
        <w:t>身份</w:t>
      </w:r>
      <w:r w:rsidR="002C26D7">
        <w:rPr>
          <w:rFonts w:hint="eastAsia"/>
          <w:sz w:val="24"/>
          <w:szCs w:val="28"/>
        </w:rPr>
        <w:t>并执行开关门操作</w:t>
      </w:r>
      <w:r w:rsidR="00B83561">
        <w:rPr>
          <w:rFonts w:hint="eastAsia"/>
          <w:sz w:val="24"/>
          <w:szCs w:val="28"/>
        </w:rPr>
        <w:t>和播报检测结果</w:t>
      </w:r>
      <w:r w:rsidR="00886A58">
        <w:rPr>
          <w:rFonts w:hint="eastAsia"/>
          <w:sz w:val="24"/>
          <w:szCs w:val="28"/>
        </w:rPr>
        <w:t>。系统还有指纹冗余验证，当人脸光线过强或</w:t>
      </w:r>
      <w:r w:rsidR="001F7533">
        <w:rPr>
          <w:rFonts w:hint="eastAsia"/>
          <w:sz w:val="24"/>
          <w:szCs w:val="28"/>
        </w:rPr>
        <w:t>X5</w:t>
      </w:r>
      <w:r w:rsidR="00886A58">
        <w:rPr>
          <w:rFonts w:hint="eastAsia"/>
          <w:sz w:val="24"/>
          <w:szCs w:val="28"/>
        </w:rPr>
        <w:t>死机的情况，</w:t>
      </w:r>
      <w:r w:rsidR="001F7533">
        <w:rPr>
          <w:rFonts w:hint="eastAsia"/>
          <w:sz w:val="24"/>
          <w:szCs w:val="28"/>
        </w:rPr>
        <w:t>可以使用指纹识别来实现身份认证等功能。</w:t>
      </w:r>
      <w:r w:rsidR="001B5F61">
        <w:rPr>
          <w:rFonts w:hint="eastAsia"/>
          <w:sz w:val="24"/>
          <w:szCs w:val="28"/>
        </w:rPr>
        <w:t>进一步增强了稳定性。</w:t>
      </w:r>
      <w:r w:rsidR="002C5451">
        <w:rPr>
          <w:rFonts w:hint="eastAsia"/>
          <w:sz w:val="24"/>
          <w:szCs w:val="28"/>
        </w:rPr>
        <w:t>系统还可以</w:t>
      </w:r>
      <w:r w:rsidR="007D7D75">
        <w:rPr>
          <w:rFonts w:hint="eastAsia"/>
          <w:sz w:val="24"/>
          <w:szCs w:val="28"/>
        </w:rPr>
        <w:t>实现添加删除指纹和录入人脸功能</w:t>
      </w:r>
      <w:r w:rsidR="003E366C">
        <w:rPr>
          <w:rFonts w:hint="eastAsia"/>
          <w:sz w:val="24"/>
          <w:szCs w:val="28"/>
        </w:rPr>
        <w:t>，当</w:t>
      </w:r>
      <w:r w:rsidR="00AA45C3">
        <w:rPr>
          <w:rFonts w:hint="eastAsia"/>
          <w:sz w:val="24"/>
          <w:szCs w:val="28"/>
        </w:rPr>
        <w:t>系统识别到</w:t>
      </w:r>
      <w:r w:rsidR="003E366C">
        <w:rPr>
          <w:rFonts w:hint="eastAsia"/>
          <w:sz w:val="24"/>
          <w:szCs w:val="28"/>
        </w:rPr>
        <w:t>管理员</w:t>
      </w:r>
      <w:r w:rsidR="003E366C">
        <w:rPr>
          <w:rFonts w:hint="eastAsia"/>
          <w:sz w:val="24"/>
          <w:szCs w:val="28"/>
        </w:rPr>
        <w:t>ID</w:t>
      </w:r>
      <w:r w:rsidR="003E366C">
        <w:rPr>
          <w:rFonts w:hint="eastAsia"/>
          <w:sz w:val="24"/>
          <w:szCs w:val="28"/>
        </w:rPr>
        <w:t>卡</w:t>
      </w:r>
      <w:r w:rsidR="00AA45C3">
        <w:rPr>
          <w:rFonts w:hint="eastAsia"/>
          <w:sz w:val="24"/>
          <w:szCs w:val="28"/>
        </w:rPr>
        <w:t>，此时解锁管理员模式，可以进行指纹的录入和删除</w:t>
      </w:r>
      <w:r w:rsidR="007D7D75">
        <w:rPr>
          <w:rFonts w:hint="eastAsia"/>
          <w:sz w:val="24"/>
          <w:szCs w:val="28"/>
        </w:rPr>
        <w:t>。</w:t>
      </w:r>
      <w:r w:rsidR="00AA45C3">
        <w:rPr>
          <w:rFonts w:hint="eastAsia"/>
          <w:sz w:val="24"/>
          <w:szCs w:val="28"/>
        </w:rPr>
        <w:t>在电脑端也可以实现人脸图片的添加。</w:t>
      </w:r>
    </w:p>
    <w:p w14:paraId="7FBAE18D" w14:textId="3514CA29" w:rsidR="008C2E4D" w:rsidRDefault="008C2E4D" w:rsidP="006621DD">
      <w:pPr>
        <w:wordWrap w:val="0"/>
        <w:spacing w:line="360" w:lineRule="auto"/>
        <w:ind w:firstLineChars="200" w:firstLine="480"/>
        <w:rPr>
          <w:sz w:val="24"/>
        </w:rPr>
      </w:pPr>
      <w:r>
        <w:rPr>
          <w:rFonts w:hint="eastAsia"/>
          <w:sz w:val="24"/>
        </w:rPr>
        <w:lastRenderedPageBreak/>
        <w:t>该</w:t>
      </w:r>
      <w:r w:rsidRPr="00945977">
        <w:rPr>
          <w:rFonts w:hint="eastAsia"/>
          <w:sz w:val="24"/>
        </w:rPr>
        <w:t>系统还具有太阳能光伏储能逆变并网功能，可以在白天实现发电并网，</w:t>
      </w:r>
      <w:r w:rsidR="007D7D75">
        <w:rPr>
          <w:rFonts w:hint="eastAsia"/>
          <w:sz w:val="24"/>
        </w:rPr>
        <w:t>针对太阳光不稳定的情况，设计了闭环调节，</w:t>
      </w:r>
      <w:r w:rsidR="002A6956">
        <w:rPr>
          <w:rFonts w:hint="eastAsia"/>
          <w:sz w:val="24"/>
        </w:rPr>
        <w:t>系统会根据太阳能板的电压自动调节发电功率。并计算发电量，</w:t>
      </w:r>
      <w:r w:rsidR="00A77633">
        <w:rPr>
          <w:rFonts w:hint="eastAsia"/>
          <w:sz w:val="24"/>
        </w:rPr>
        <w:t>并在云端显示出来。</w:t>
      </w:r>
    </w:p>
    <w:p w14:paraId="28990B77" w14:textId="5315D1D9" w:rsidR="00C511F8" w:rsidRDefault="00AF702B" w:rsidP="006621DD">
      <w:pPr>
        <w:wordWrap w:val="0"/>
        <w:spacing w:beforeLines="50" w:before="156" w:afterLines="50" w:after="156" w:line="360" w:lineRule="auto"/>
        <w:outlineLvl w:val="1"/>
        <w:rPr>
          <w:rFonts w:eastAsia="黑体"/>
          <w:sz w:val="24"/>
        </w:rPr>
      </w:pPr>
      <w:bookmarkStart w:id="31" w:name="_Toc71660319"/>
      <w:bookmarkStart w:id="32" w:name="_Toc198501293"/>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1"/>
      <w:r w:rsidR="005E74FC">
        <w:rPr>
          <w:rFonts w:eastAsia="黑体" w:hint="eastAsia"/>
          <w:sz w:val="28"/>
          <w:szCs w:val="28"/>
        </w:rPr>
        <w:t>（</w:t>
      </w:r>
      <w:r w:rsidR="000129DB">
        <w:rPr>
          <w:rFonts w:eastAsia="黑体" w:hint="eastAsia"/>
          <w:sz w:val="28"/>
          <w:szCs w:val="28"/>
        </w:rPr>
        <w:t>n</w:t>
      </w:r>
      <w:r w:rsidR="000129DB">
        <w:rPr>
          <w:rFonts w:eastAsia="黑体" w:hint="eastAsia"/>
          <w:sz w:val="28"/>
          <w:szCs w:val="28"/>
        </w:rPr>
        <w:t>可能修改</w:t>
      </w:r>
      <w:r w:rsidR="005E74FC">
        <w:rPr>
          <w:rFonts w:eastAsia="黑体" w:hint="eastAsia"/>
          <w:sz w:val="28"/>
          <w:szCs w:val="28"/>
        </w:rPr>
        <w:t>）</w:t>
      </w:r>
      <w:bookmarkEnd w:id="32"/>
    </w:p>
    <w:p w14:paraId="12783CBE" w14:textId="1890499B" w:rsidR="00C511F8" w:rsidRDefault="005A3238" w:rsidP="006621DD">
      <w:pPr>
        <w:pStyle w:val="afa"/>
        <w:wordWrap w:val="0"/>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00420F33">
        <w:rPr>
          <w:rFonts w:hint="eastAsia"/>
          <w:kern w:val="2"/>
          <w:szCs w:val="24"/>
        </w:rPr>
        <w:t>STM</w:t>
      </w:r>
      <w:r w:rsidRPr="00420F33">
        <w:rPr>
          <w:rFonts w:hint="eastAsia"/>
          <w:kern w:val="2"/>
          <w:szCs w:val="24"/>
        </w:rPr>
        <w:t>32</w:t>
      </w:r>
      <w:r w:rsidRPr="00420F33">
        <w:rPr>
          <w:rFonts w:hint="eastAsia"/>
          <w:kern w:val="2"/>
          <w:szCs w:val="24"/>
        </w:rPr>
        <w:t>单片机作为主控芯片，温湿度传感器可以获取室内的温湿度并根据设定值开关制</w:t>
      </w:r>
      <w:r>
        <w:rPr>
          <w:rFonts w:hint="eastAsia"/>
        </w:rPr>
        <w:t>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29BF1234" w14:textId="0FFC087A" w:rsidR="00C511F8" w:rsidRDefault="00BA6A4C" w:rsidP="006621DD">
      <w:pPr>
        <w:wordWrap w:val="0"/>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49E5D01A" w:rsidR="00C511F8" w:rsidRPr="000129DB" w:rsidRDefault="00AF702B" w:rsidP="006621DD">
      <w:pPr>
        <w:pStyle w:val="a5"/>
        <w:wordWrap w:val="0"/>
        <w:spacing w:line="360" w:lineRule="auto"/>
        <w:ind w:firstLine="643"/>
        <w:jc w:val="center"/>
        <w:rPr>
          <w:rFonts w:ascii="Times New Roman" w:eastAsia="宋体" w:hAnsi="Times New Roman"/>
          <w:color w:val="FF0000"/>
        </w:rPr>
      </w:pPr>
      <w:r w:rsidRPr="000129DB">
        <w:rPr>
          <w:rFonts w:hint="eastAsia"/>
          <w:color w:val="FF0000"/>
          <w:sz w:val="21"/>
          <w:szCs w:val="21"/>
        </w:rPr>
        <w:t>图</w:t>
      </w:r>
      <w:r w:rsidRPr="000129DB">
        <w:rPr>
          <w:rFonts w:ascii="Times New Roman" w:hAnsi="Times New Roman"/>
          <w:color w:val="FF0000"/>
          <w:sz w:val="21"/>
          <w:szCs w:val="21"/>
        </w:rPr>
        <w:t>2.</w:t>
      </w:r>
      <w:r w:rsidRPr="000129DB">
        <w:rPr>
          <w:rFonts w:ascii="Times New Roman" w:hAnsi="Times New Roman" w:hint="eastAsia"/>
          <w:color w:val="FF0000"/>
          <w:sz w:val="21"/>
          <w:szCs w:val="21"/>
        </w:rPr>
        <w:t>1</w:t>
      </w:r>
      <w:r w:rsidRPr="000129DB">
        <w:rPr>
          <w:rFonts w:ascii="Times New Roman" w:hAnsi="Times New Roman" w:hint="eastAsia"/>
          <w:color w:val="FF0000"/>
          <w:sz w:val="21"/>
          <w:szCs w:val="21"/>
        </w:rPr>
        <w:t xml:space="preserve">　</w:t>
      </w:r>
      <w:r w:rsidRPr="000129DB">
        <w:rPr>
          <w:color w:val="FF0000"/>
          <w:sz w:val="21"/>
          <w:szCs w:val="21"/>
        </w:rPr>
        <w:t>系统</w:t>
      </w:r>
      <w:r w:rsidRPr="000129DB">
        <w:rPr>
          <w:rFonts w:hint="eastAsia"/>
          <w:color w:val="FF0000"/>
          <w:sz w:val="21"/>
          <w:szCs w:val="21"/>
        </w:rPr>
        <w:t>框图</w:t>
      </w:r>
      <w:r w:rsidR="000129DB" w:rsidRPr="000129DB">
        <w:rPr>
          <w:rFonts w:hint="eastAsia"/>
          <w:color w:val="FF0000"/>
          <w:sz w:val="21"/>
          <w:szCs w:val="21"/>
        </w:rPr>
        <w:t>（可能修改）</w:t>
      </w:r>
    </w:p>
    <w:p w14:paraId="421409DF" w14:textId="661411E8" w:rsidR="00C511F8" w:rsidRDefault="00AF702B" w:rsidP="006621DD">
      <w:pPr>
        <w:wordWrap w:val="0"/>
        <w:spacing w:beforeLines="50" w:before="156" w:afterLines="50" w:after="156" w:line="360" w:lineRule="auto"/>
        <w:outlineLvl w:val="2"/>
        <w:rPr>
          <w:rFonts w:eastAsia="黑体"/>
          <w:sz w:val="24"/>
        </w:rPr>
      </w:pPr>
      <w:bookmarkStart w:id="33" w:name="_Toc69680612"/>
      <w:bookmarkStart w:id="34" w:name="_Toc70791166"/>
      <w:bookmarkStart w:id="35" w:name="_Toc69680092"/>
      <w:bookmarkStart w:id="36" w:name="_Toc69679964"/>
      <w:bookmarkStart w:id="37" w:name="_Toc71660320"/>
      <w:bookmarkStart w:id="38" w:name="_Toc198501294"/>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3"/>
      <w:bookmarkEnd w:id="34"/>
      <w:bookmarkEnd w:id="35"/>
      <w:bookmarkEnd w:id="36"/>
      <w:r>
        <w:rPr>
          <w:rFonts w:eastAsia="黑体" w:hint="eastAsia"/>
          <w:sz w:val="24"/>
        </w:rPr>
        <w:t>的选择</w:t>
      </w:r>
      <w:bookmarkEnd w:id="37"/>
      <w:r w:rsidR="00CA597C">
        <w:rPr>
          <w:rFonts w:eastAsia="黑体" w:hint="eastAsia"/>
          <w:sz w:val="24"/>
        </w:rPr>
        <w:t>（</w:t>
      </w:r>
      <w:r w:rsidR="000911BB" w:rsidRPr="00802AA2">
        <w:rPr>
          <w:rFonts w:eastAsia="黑体" w:hint="eastAsia"/>
          <w:sz w:val="24"/>
        </w:rPr>
        <w:t>g</w:t>
      </w:r>
      <w:r w:rsidR="00CA597C">
        <w:rPr>
          <w:rFonts w:eastAsia="黑体" w:hint="eastAsia"/>
          <w:sz w:val="24"/>
        </w:rPr>
        <w:t>）</w:t>
      </w:r>
      <w:bookmarkEnd w:id="38"/>
    </w:p>
    <w:p w14:paraId="15CB8BA7" w14:textId="4D749879" w:rsidR="00C511F8" w:rsidRDefault="00491932" w:rsidP="006621DD">
      <w:pPr>
        <w:wordWrap w:val="0"/>
        <w:spacing w:line="360" w:lineRule="auto"/>
        <w:ind w:firstLineChars="200" w:firstLine="480"/>
        <w:rPr>
          <w:sz w:val="24"/>
        </w:rPr>
      </w:pPr>
      <w:r>
        <w:rPr>
          <w:rFonts w:hint="eastAsia"/>
          <w:sz w:val="24"/>
        </w:rPr>
        <w:lastRenderedPageBreak/>
        <w:t>目前市面上单片机的生产厂家有很多，例如国内的</w:t>
      </w:r>
      <w:r w:rsidR="005D2069" w:rsidRPr="00802AA2">
        <w:rPr>
          <w:rFonts w:hint="eastAsia"/>
          <w:sz w:val="24"/>
        </w:rPr>
        <w:t>STC</w:t>
      </w:r>
      <w:r w:rsidR="00321AE9">
        <w:rPr>
          <w:rFonts w:hint="eastAsia"/>
          <w:sz w:val="24"/>
        </w:rPr>
        <w:t>宏晶</w:t>
      </w:r>
      <w:r w:rsidR="005A0DE2">
        <w:rPr>
          <w:rFonts w:hint="eastAsia"/>
          <w:sz w:val="24"/>
        </w:rPr>
        <w:t>科技的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STC</w:t>
      </w:r>
      <w:r w:rsidR="005D2069" w:rsidRPr="00CD6AF6">
        <w:rPr>
          <w:rFonts w:hint="eastAsia"/>
          <w:sz w:val="24"/>
        </w:rPr>
        <w:t>15</w:t>
      </w:r>
      <w:r w:rsidR="005A0DE2">
        <w:rPr>
          <w:rFonts w:hint="eastAsia"/>
          <w:sz w:val="24"/>
        </w:rPr>
        <w:t>系列单片机</w:t>
      </w:r>
      <w:r w:rsidR="007B51E4">
        <w:rPr>
          <w:rFonts w:hint="eastAsia"/>
          <w:sz w:val="24"/>
        </w:rPr>
        <w:t>，沁恒</w:t>
      </w:r>
      <w:r w:rsidR="005A0DE2">
        <w:rPr>
          <w:rFonts w:hint="eastAsia"/>
          <w:sz w:val="24"/>
        </w:rPr>
        <w:t>的</w:t>
      </w:r>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6E0FBD">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6621DD">
      <w:pPr>
        <w:wordWrap w:val="0"/>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1EB1894E" w:rsidR="00535941" w:rsidRPr="00535941" w:rsidRDefault="00535941" w:rsidP="006621DD">
      <w:pPr>
        <w:wordWrap w:val="0"/>
        <w:spacing w:line="360" w:lineRule="auto"/>
        <w:ind w:firstLineChars="200" w:firstLine="480"/>
        <w:rPr>
          <w:sz w:val="24"/>
        </w:rPr>
      </w:pPr>
      <w:r w:rsidRPr="00802AA2">
        <w:rPr>
          <w:rFonts w:hint="eastAsia"/>
          <w:sz w:val="24"/>
        </w:rPr>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w:t>
      </w:r>
      <w:r w:rsidR="005F37DB" w:rsidRPr="00802AA2">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6621DD">
      <w:pPr>
        <w:wordWrap w:val="0"/>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3149529A" w:rsidR="00535941" w:rsidRPr="00535941" w:rsidRDefault="00535941" w:rsidP="006621DD">
      <w:pPr>
        <w:wordWrap w:val="0"/>
        <w:spacing w:line="360" w:lineRule="auto"/>
        <w:ind w:firstLineChars="200" w:firstLine="480"/>
        <w:rPr>
          <w:sz w:val="24"/>
        </w:rPr>
      </w:pPr>
      <w:r w:rsidRPr="00802AA2">
        <w:rPr>
          <w:rFonts w:hint="eastAsia"/>
          <w:sz w:val="24"/>
        </w:rPr>
        <w:t>T</w:t>
      </w:r>
      <w:r w:rsidR="00BA0B07">
        <w:rPr>
          <w:rFonts w:hint="eastAsia"/>
          <w:sz w:val="24"/>
        </w:rPr>
        <w: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43665312" w:rsidR="00C511F8" w:rsidRDefault="00535941" w:rsidP="006621DD">
      <w:pPr>
        <w:wordWrap w:val="0"/>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BA0B07">
        <w:rPr>
          <w:rFonts w:hint="eastAsia"/>
          <w:sz w:val="24"/>
        </w:rPr>
        <w:t>I2C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rsidP="006621DD">
      <w:pPr>
        <w:wordWrap w:val="0"/>
        <w:spacing w:beforeLines="50" w:before="156" w:afterLines="50" w:after="156" w:line="360" w:lineRule="auto"/>
        <w:outlineLvl w:val="2"/>
        <w:rPr>
          <w:rFonts w:eastAsia="黑体"/>
          <w:sz w:val="24"/>
        </w:rPr>
      </w:pPr>
      <w:bookmarkStart w:id="39" w:name="_Toc70791168"/>
      <w:bookmarkStart w:id="40" w:name="_Toc69680614"/>
      <w:bookmarkStart w:id="41" w:name="_Toc69680094"/>
      <w:bookmarkStart w:id="42" w:name="_Toc69679966"/>
      <w:bookmarkStart w:id="43" w:name="_Toc71660322"/>
      <w:bookmarkStart w:id="44" w:name="_Toc198501295"/>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39"/>
      <w:bookmarkEnd w:id="40"/>
      <w:bookmarkEnd w:id="41"/>
      <w:bookmarkEnd w:id="42"/>
      <w:r>
        <w:rPr>
          <w:rFonts w:eastAsia="黑体" w:hint="eastAsia"/>
          <w:sz w:val="24"/>
        </w:rPr>
        <w:t>选择</w:t>
      </w:r>
      <w:bookmarkEnd w:id="43"/>
      <w:r w:rsidR="00894C72">
        <w:rPr>
          <w:rFonts w:eastAsia="黑体" w:hint="eastAsia"/>
          <w:sz w:val="24"/>
        </w:rPr>
        <w:t>（</w:t>
      </w:r>
      <w:r w:rsidR="00CA597C" w:rsidRPr="00802AA2">
        <w:rPr>
          <w:rFonts w:eastAsia="黑体" w:hint="eastAsia"/>
          <w:sz w:val="24"/>
        </w:rPr>
        <w:t>g</w:t>
      </w:r>
      <w:r w:rsidR="00894C72">
        <w:rPr>
          <w:rFonts w:eastAsia="黑体" w:hint="eastAsia"/>
          <w:sz w:val="24"/>
        </w:rPr>
        <w:t>）</w:t>
      </w:r>
      <w:bookmarkEnd w:id="44"/>
    </w:p>
    <w:p w14:paraId="43D3926B" w14:textId="77777777" w:rsidR="00894C72" w:rsidRPr="00CD5893" w:rsidRDefault="00894C72" w:rsidP="006621DD">
      <w:pPr>
        <w:wordWrap w:val="0"/>
        <w:spacing w:line="360" w:lineRule="auto"/>
        <w:ind w:firstLineChars="200" w:firstLine="480"/>
        <w:rPr>
          <w:sz w:val="24"/>
        </w:rPr>
      </w:pPr>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6621DD">
      <w:pPr>
        <w:wordWrap w:val="0"/>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6621DD">
      <w:pPr>
        <w:wordWrap w:val="0"/>
        <w:spacing w:line="360" w:lineRule="auto"/>
        <w:ind w:firstLineChars="200" w:firstLine="480"/>
        <w:rPr>
          <w:sz w:val="24"/>
        </w:rPr>
      </w:pPr>
      <w:r w:rsidRPr="00CD5893">
        <w:rPr>
          <w:rFonts w:hint="eastAsia"/>
          <w:sz w:val="24"/>
        </w:rPr>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6621DD">
      <w:pPr>
        <w:wordWrap w:val="0"/>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6621DD">
      <w:pPr>
        <w:wordWrap w:val="0"/>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018222F1" w:rsidR="00894C72" w:rsidRPr="00CD5893" w:rsidRDefault="00894C72" w:rsidP="006621DD">
      <w:pPr>
        <w:wordWrap w:val="0"/>
        <w:spacing w:line="360" w:lineRule="auto"/>
        <w:ind w:firstLineChars="200" w:firstLine="480"/>
        <w:rPr>
          <w:sz w:val="24"/>
        </w:rPr>
      </w:pPr>
      <w:r w:rsidRPr="00CD5893">
        <w:rPr>
          <w:rFonts w:hint="eastAsia"/>
          <w:sz w:val="24"/>
        </w:rPr>
        <w:lastRenderedPageBreak/>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005C6151" w:rsidRPr="00CD5893">
        <w:rPr>
          <w:rFonts w:hint="eastAsia"/>
          <w:sz w:val="24"/>
        </w:rPr>
        <w:t>×</w:t>
      </w:r>
      <w:r w:rsidRPr="00CD6AF6">
        <w:rPr>
          <w:rFonts w:hint="eastAsia"/>
          <w:sz w:val="24"/>
        </w:rPr>
        <w:t>64</w:t>
      </w:r>
      <w:r w:rsidRPr="00CD5893">
        <w:rPr>
          <w:rFonts w:hint="eastAsia"/>
          <w:sz w:val="24"/>
        </w:rPr>
        <w:t>像素显示，可以显示汉字数字英文，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6621DD">
      <w:pPr>
        <w:wordWrap w:val="0"/>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6621DD">
      <w:pPr>
        <w:wordWrap w:val="0"/>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6621DD">
      <w:pPr>
        <w:wordWrap w:val="0"/>
        <w:spacing w:line="360" w:lineRule="auto"/>
        <w:ind w:firstLineChars="200" w:firstLine="480"/>
        <w:rPr>
          <w:sz w:val="24"/>
        </w:rPr>
      </w:pPr>
      <w:r w:rsidRPr="00CD5893">
        <w:rPr>
          <w:rFonts w:hint="eastAsia"/>
          <w:sz w:val="24"/>
        </w:rPr>
        <w:t>优点：屏幕大显示清晰，具有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6621DD">
      <w:pPr>
        <w:wordWrap w:val="0"/>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6621DD">
      <w:pPr>
        <w:wordWrap w:val="0"/>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6621DD">
      <w:pPr>
        <w:wordWrap w:val="0"/>
        <w:spacing w:beforeLines="50" w:before="156" w:afterLines="50" w:after="156" w:line="360" w:lineRule="auto"/>
        <w:outlineLvl w:val="2"/>
        <w:rPr>
          <w:rFonts w:eastAsia="黑体"/>
          <w:sz w:val="24"/>
        </w:rPr>
      </w:pPr>
      <w:bookmarkStart w:id="45" w:name="_Toc198501296"/>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bookmarkEnd w:id="45"/>
    </w:p>
    <w:p w14:paraId="41B589E6" w14:textId="53E83AF8" w:rsidR="00EB0A33" w:rsidRPr="004108B0" w:rsidRDefault="00511884" w:rsidP="006621DD">
      <w:pPr>
        <w:wordWrap w:val="0"/>
        <w:spacing w:line="360" w:lineRule="auto"/>
        <w:ind w:firstLineChars="200" w:firstLine="480"/>
        <w:rPr>
          <w:sz w:val="24"/>
        </w:rPr>
      </w:pPr>
      <w:r>
        <w:rPr>
          <w:rFonts w:hint="eastAsia"/>
          <w:sz w:val="24"/>
        </w:rPr>
        <w:t>对于温度检测</w:t>
      </w:r>
      <w:r w:rsidR="00EB0A33" w:rsidRPr="004108B0">
        <w:rPr>
          <w:rFonts w:hint="eastAsia"/>
          <w:sz w:val="24"/>
        </w:rPr>
        <w:t>，常用的目前有三种方案：数字模块采集，</w:t>
      </w:r>
      <w:r w:rsidR="00EB0A33" w:rsidRPr="00802AA2">
        <w:rPr>
          <w:rFonts w:hint="eastAsia"/>
          <w:sz w:val="24"/>
        </w:rPr>
        <w:t>ADC</w:t>
      </w:r>
      <w:r w:rsidR="00EB0A33" w:rsidRPr="004108B0">
        <w:rPr>
          <w:rFonts w:hint="eastAsia"/>
          <w:sz w:val="24"/>
        </w:rPr>
        <w:t>采集，热电偶采集。对此分析如下：</w:t>
      </w:r>
    </w:p>
    <w:p w14:paraId="6C781292" w14:textId="77777777" w:rsidR="00EB0A33" w:rsidRPr="004108B0" w:rsidRDefault="00EB0A33" w:rsidP="006621DD">
      <w:pPr>
        <w:wordWrap w:val="0"/>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6621DD">
      <w:pPr>
        <w:wordWrap w:val="0"/>
        <w:spacing w:line="360" w:lineRule="auto"/>
        <w:ind w:firstLineChars="200" w:firstLine="480"/>
        <w:rPr>
          <w:sz w:val="24"/>
        </w:rPr>
      </w:pPr>
      <w:r w:rsidRPr="004108B0">
        <w:rPr>
          <w:rFonts w:hint="eastAsia"/>
          <w:sz w:val="24"/>
        </w:rPr>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6621DD">
      <w:pPr>
        <w:wordWrap w:val="0"/>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6621DD">
      <w:pPr>
        <w:wordWrap w:val="0"/>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6621DD">
      <w:pPr>
        <w:wordWrap w:val="0"/>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6621DD">
      <w:pPr>
        <w:wordWrap w:val="0"/>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6621DD">
      <w:pPr>
        <w:wordWrap w:val="0"/>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6621DD">
      <w:pPr>
        <w:wordWrap w:val="0"/>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6621DD">
      <w:pPr>
        <w:wordWrap w:val="0"/>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6621DD">
      <w:pPr>
        <w:wordWrap w:val="0"/>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4259C7B0" w:rsidR="00C511F8" w:rsidRDefault="00AF702B" w:rsidP="006621DD">
      <w:pPr>
        <w:wordWrap w:val="0"/>
        <w:spacing w:beforeLines="50" w:before="156" w:afterLines="50" w:after="156" w:line="360" w:lineRule="auto"/>
        <w:outlineLvl w:val="2"/>
        <w:rPr>
          <w:rFonts w:eastAsia="黑体"/>
          <w:sz w:val="24"/>
        </w:rPr>
      </w:pPr>
      <w:bookmarkStart w:id="46" w:name="_Toc198501297"/>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r w:rsidR="000572E3">
        <w:rPr>
          <w:rFonts w:eastAsia="黑体" w:hint="eastAsia"/>
          <w:sz w:val="24"/>
        </w:rPr>
        <w:t>（</w:t>
      </w:r>
      <w:r w:rsidR="00891D3B" w:rsidRPr="00802AA2">
        <w:rPr>
          <w:rFonts w:eastAsia="黑体" w:hint="eastAsia"/>
          <w:sz w:val="24"/>
        </w:rPr>
        <w:t>g</w:t>
      </w:r>
      <w:r w:rsidR="00D026A2">
        <w:rPr>
          <w:rFonts w:eastAsia="黑体" w:hint="eastAsia"/>
          <w:sz w:val="24"/>
        </w:rPr>
        <w:t>ck</w:t>
      </w:r>
      <w:r w:rsidR="000572E3">
        <w:rPr>
          <w:rFonts w:eastAsia="黑体" w:hint="eastAsia"/>
          <w:sz w:val="24"/>
        </w:rPr>
        <w:t>）</w:t>
      </w:r>
      <w:bookmarkEnd w:id="46"/>
    </w:p>
    <w:p w14:paraId="56D183A6" w14:textId="69141C07" w:rsidR="00FF1F5F" w:rsidRPr="00FF1F5F" w:rsidRDefault="00E742C9" w:rsidP="006621DD">
      <w:pPr>
        <w:wordWrap w:val="0"/>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6621DD">
      <w:pPr>
        <w:wordWrap w:val="0"/>
        <w:spacing w:line="360" w:lineRule="auto"/>
        <w:ind w:firstLineChars="200" w:firstLine="480"/>
        <w:rPr>
          <w:sz w:val="24"/>
        </w:rPr>
      </w:pPr>
      <w:r w:rsidRPr="00CD6AF6">
        <w:rPr>
          <w:rFonts w:hint="eastAsia"/>
          <w:sz w:val="24"/>
        </w:rPr>
        <w:lastRenderedPageBreak/>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6621DD">
      <w:pPr>
        <w:wordWrap w:val="0"/>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4E91125B" w:rsidR="00FF1F5F" w:rsidRPr="00FF1F5F" w:rsidRDefault="00FF1F5F" w:rsidP="006621DD">
      <w:pPr>
        <w:wordWrap w:val="0"/>
        <w:spacing w:line="360" w:lineRule="auto"/>
        <w:ind w:firstLineChars="200" w:firstLine="480"/>
        <w:rPr>
          <w:sz w:val="24"/>
        </w:rPr>
      </w:pPr>
      <w:r w:rsidRPr="00CD6AF6">
        <w:rPr>
          <w:rFonts w:hint="eastAsia"/>
          <w:sz w:val="24"/>
        </w:rPr>
        <w:t>3</w:t>
      </w:r>
      <w:r w:rsidRPr="00FF1F5F">
        <w:rPr>
          <w:rFonts w:hint="eastAsia"/>
          <w:sz w:val="24"/>
        </w:rPr>
        <w:t>、</w:t>
      </w:r>
      <w:r w:rsidRPr="0064237A">
        <w:rPr>
          <w:rFonts w:hint="eastAsia"/>
          <w:color w:val="FF0000"/>
          <w:sz w:val="24"/>
        </w:rPr>
        <w:t>巴法云采用最新的硬件和优化软件配置，性能强大，可靠性高</w:t>
      </w:r>
      <w:r w:rsidR="0064237A" w:rsidRPr="00D026A2">
        <w:rPr>
          <w:rFonts w:hint="eastAsia"/>
          <w:color w:val="FF0000"/>
          <w:sz w:val="24"/>
        </w:rPr>
        <w:t>（参考文献：</w:t>
      </w:r>
      <w:r w:rsidR="00D026A2" w:rsidRPr="00D026A2">
        <w:rPr>
          <w:rFonts w:hint="eastAsia"/>
          <w:color w:val="FF0000"/>
          <w:sz w:val="24"/>
        </w:rPr>
        <w:t>基于</w:t>
      </w:r>
      <w:r w:rsidR="00D026A2" w:rsidRPr="00D026A2">
        <w:rPr>
          <w:rFonts w:hint="eastAsia"/>
          <w:color w:val="FF0000"/>
          <w:sz w:val="24"/>
        </w:rPr>
        <w:t>STM32</w:t>
      </w:r>
      <w:r w:rsidR="00D026A2" w:rsidRPr="00D026A2">
        <w:rPr>
          <w:rFonts w:hint="eastAsia"/>
          <w:color w:val="FF0000"/>
          <w:sz w:val="24"/>
        </w:rPr>
        <w:t>和巴法云的多功能拐杖设计</w:t>
      </w:r>
      <w:r w:rsidR="0064237A" w:rsidRPr="00D026A2">
        <w:rPr>
          <w:rFonts w:hint="eastAsia"/>
          <w:color w:val="FF0000"/>
          <w:sz w:val="24"/>
        </w:rPr>
        <w:t>）</w:t>
      </w:r>
      <w:r w:rsidRPr="00FF1F5F">
        <w:rPr>
          <w:rFonts w:hint="eastAsia"/>
          <w:sz w:val="24"/>
        </w:rPr>
        <w:t>，并且还可以根据实际需求增加减少服务器，还可以实现低功耗运转。缺点是有关配套资料较少，入手难度较高</w:t>
      </w:r>
      <w:r>
        <w:rPr>
          <w:rFonts w:hint="eastAsia"/>
          <w:sz w:val="24"/>
        </w:rPr>
        <w:t>。</w:t>
      </w:r>
    </w:p>
    <w:p w14:paraId="74B51754" w14:textId="065983D7" w:rsidR="00FF1F5F" w:rsidRPr="00FF1F5F" w:rsidRDefault="00FF1F5F" w:rsidP="006621DD">
      <w:pPr>
        <w:wordWrap w:val="0"/>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w:t>
      </w:r>
      <w:r w:rsidR="00B33A88">
        <w:rPr>
          <w:rFonts w:hint="eastAsia"/>
          <w:sz w:val="24"/>
        </w:rPr>
        <w:t>使用人数多，高峰期</w:t>
      </w:r>
      <w:r w:rsidRPr="00FF1F5F">
        <w:rPr>
          <w:rFonts w:hint="eastAsia"/>
          <w:sz w:val="24"/>
        </w:rPr>
        <w:t>服务器有时会宕机，数据反馈较慢。</w:t>
      </w:r>
    </w:p>
    <w:p w14:paraId="624CF384" w14:textId="609A3AE3" w:rsidR="00FF1F5F" w:rsidRPr="00FF1F5F" w:rsidRDefault="00FF1F5F" w:rsidP="006621DD">
      <w:pPr>
        <w:wordWrap w:val="0"/>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F9FCE9A" w:rsidR="00FF1F5F" w:rsidRPr="00FF1F5F" w:rsidRDefault="00FF1F5F" w:rsidP="006621DD">
      <w:pPr>
        <w:wordWrap w:val="0"/>
        <w:spacing w:line="360" w:lineRule="auto"/>
        <w:ind w:firstLineChars="200" w:firstLine="480"/>
        <w:rPr>
          <w:sz w:val="24"/>
        </w:rPr>
      </w:pPr>
      <w:r w:rsidRPr="00CD6AF6">
        <w:rPr>
          <w:rFonts w:hint="eastAsia"/>
          <w:sz w:val="24"/>
        </w:rPr>
        <w:t>6</w:t>
      </w:r>
      <w:r w:rsidRPr="00FF1F5F">
        <w:rPr>
          <w:rFonts w:hint="eastAsia"/>
          <w:sz w:val="24"/>
        </w:rPr>
        <w:t>、其他小型云平台，可靠性不高</w:t>
      </w:r>
      <w:r w:rsidR="00B002CE">
        <w:rPr>
          <w:rFonts w:hint="eastAsia"/>
          <w:sz w:val="24"/>
        </w:rPr>
        <w:t>，并且接入较难</w:t>
      </w:r>
      <w:r w:rsidRPr="00FF1F5F">
        <w:rPr>
          <w:rFonts w:hint="eastAsia"/>
          <w:sz w:val="24"/>
        </w:rPr>
        <w:t>，暂不考虑。</w:t>
      </w:r>
    </w:p>
    <w:p w14:paraId="23E1CBAF" w14:textId="59AC9C42" w:rsidR="00C511F8" w:rsidRDefault="00FF1F5F" w:rsidP="006621DD">
      <w:pPr>
        <w:wordWrap w:val="0"/>
        <w:spacing w:line="360" w:lineRule="auto"/>
        <w:ind w:firstLineChars="200" w:firstLine="480"/>
        <w:rPr>
          <w:sz w:val="24"/>
        </w:rPr>
      </w:pPr>
      <w:r w:rsidRPr="00FF1F5F">
        <w:rPr>
          <w:rFonts w:hint="eastAsia"/>
          <w:sz w:val="24"/>
        </w:rPr>
        <w:t>综合来看，我决定使用点灯科技平台来实现远程控制和接收数据信息，配合巴法云平台来接收微信公众号的预警信息。使用方便</w:t>
      </w:r>
      <w:r w:rsidR="00AA153B">
        <w:rPr>
          <w:rFonts w:hint="eastAsia"/>
          <w:sz w:val="24"/>
        </w:rPr>
        <w:t>，同时又互为冗余提示</w:t>
      </w:r>
      <w:r w:rsidRPr="00FF1F5F">
        <w:rPr>
          <w:rFonts w:hint="eastAsia"/>
          <w:sz w:val="24"/>
        </w:rPr>
        <w:t>，互不干扰</w:t>
      </w:r>
      <w:r w:rsidR="00AF702B">
        <w:rPr>
          <w:rFonts w:hint="eastAsia"/>
          <w:sz w:val="24"/>
        </w:rPr>
        <w:t>。</w:t>
      </w:r>
    </w:p>
    <w:p w14:paraId="06CF7B67" w14:textId="4AE02B96" w:rsidR="00D55AA1" w:rsidRDefault="00D55AA1" w:rsidP="006621DD">
      <w:pPr>
        <w:wordWrap w:val="0"/>
        <w:spacing w:beforeLines="50" w:before="156" w:afterLines="50" w:after="156" w:line="360" w:lineRule="auto"/>
        <w:outlineLvl w:val="2"/>
        <w:rPr>
          <w:rFonts w:eastAsia="黑体"/>
          <w:sz w:val="24"/>
        </w:rPr>
      </w:pPr>
      <w:bookmarkStart w:id="47" w:name="_Toc198501298"/>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bookmarkEnd w:id="47"/>
    </w:p>
    <w:p w14:paraId="5E7711D7" w14:textId="2F3C0089" w:rsidR="00891D3B" w:rsidRDefault="00891D3B" w:rsidP="006621DD">
      <w:pPr>
        <w:pStyle w:val="afa"/>
        <w:wordWrap w:val="0"/>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w:t>
      </w:r>
      <w:r w:rsidR="00A93D49">
        <w:rPr>
          <w:rFonts w:hint="eastAsia"/>
        </w:rPr>
        <w:t>鉴于目前本人关于</w:t>
      </w:r>
      <w:r w:rsidR="00A93D49">
        <w:rPr>
          <w:rFonts w:hint="eastAsia"/>
        </w:rPr>
        <w:t>Linux</w:t>
      </w:r>
      <w:r w:rsidR="00A93D49">
        <w:rPr>
          <w:rFonts w:hint="eastAsia"/>
        </w:rPr>
        <w:t>系统方面不是很擅长，</w:t>
      </w:r>
      <w:r>
        <w:rPr>
          <w:rFonts w:hint="eastAsia"/>
        </w:rPr>
        <w:t>因此不在本设计的考虑范围内。</w:t>
      </w:r>
    </w:p>
    <w:p w14:paraId="18F45A12" w14:textId="77777777" w:rsidR="00891D3B" w:rsidRDefault="00891D3B" w:rsidP="006621DD">
      <w:pPr>
        <w:pStyle w:val="afa"/>
        <w:wordWrap w:val="0"/>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510ACF08" w:rsidR="00CC725A" w:rsidRDefault="00CC725A" w:rsidP="006621DD">
      <w:pPr>
        <w:pStyle w:val="afa"/>
        <w:wordWrap w:val="0"/>
        <w:ind w:firstLineChars="0" w:firstLine="420"/>
      </w:pPr>
      <w:r w:rsidRPr="00CC725A">
        <w:rPr>
          <w:rFonts w:hint="eastAsia"/>
        </w:rPr>
        <w:t>Air 780e</w:t>
      </w:r>
      <w:r w:rsidRPr="00CC725A">
        <w:rPr>
          <w:rFonts w:hint="eastAsia"/>
        </w:rPr>
        <w:t>是一款合宙通信推出的低成本，高性能的</w:t>
      </w:r>
      <w:r w:rsidRPr="00CC725A">
        <w:rPr>
          <w:rFonts w:hint="eastAsia"/>
        </w:rPr>
        <w:t>4G</w:t>
      </w:r>
      <w:r w:rsidRPr="00CC725A">
        <w:rPr>
          <w:rFonts w:hint="eastAsia"/>
        </w:rPr>
        <w:t>通信模块，专为物联网设计</w:t>
      </w:r>
      <w:r w:rsidR="00C11C6D">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w:t>
      </w:r>
      <w:r w:rsidR="00271994">
        <w:rPr>
          <w:rFonts w:hint="eastAsia"/>
        </w:rPr>
        <w:t>H</w:t>
      </w:r>
      <w:r w:rsidRPr="00CC725A">
        <w:rPr>
          <w:rFonts w:hint="eastAsia"/>
        </w:rPr>
        <w:t>z</w:t>
      </w:r>
      <w:r w:rsidRPr="00CC725A">
        <w:rPr>
          <w:rFonts w:hint="eastAsia"/>
        </w:rPr>
        <w:t>，支持全网通覆盖全</w:t>
      </w:r>
      <w:r w:rsidRPr="00CC725A">
        <w:rPr>
          <w:rFonts w:hint="eastAsia"/>
        </w:rPr>
        <w:lastRenderedPageBreak/>
        <w:t>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Pr="009D1CE2" w:rsidRDefault="00891D3B" w:rsidP="009D1CE2">
      <w:pPr>
        <w:wordWrap w:val="0"/>
        <w:spacing w:line="360" w:lineRule="auto"/>
        <w:ind w:firstLineChars="200" w:firstLine="480"/>
        <w:rPr>
          <w:kern w:val="0"/>
          <w:sz w:val="24"/>
          <w:szCs w:val="22"/>
        </w:rPr>
      </w:pPr>
      <w:r w:rsidRPr="009D1CE2">
        <w:rPr>
          <w:rFonts w:hint="eastAsia"/>
          <w:kern w:val="0"/>
          <w:sz w:val="24"/>
          <w:szCs w:val="22"/>
        </w:rPr>
        <w:t>本设计选择使用</w:t>
      </w:r>
      <w:r w:rsidRPr="009D1CE2">
        <w:rPr>
          <w:rFonts w:hint="eastAsia"/>
          <w:kern w:val="0"/>
          <w:sz w:val="24"/>
          <w:szCs w:val="22"/>
        </w:rPr>
        <w:t>Air780E</w:t>
      </w:r>
      <w:r w:rsidRPr="009D1CE2">
        <w:rPr>
          <w:rFonts w:hint="eastAsia"/>
          <w:kern w:val="0"/>
          <w:sz w:val="24"/>
          <w:szCs w:val="22"/>
        </w:rPr>
        <w:t>来实现报警短信的发送。</w:t>
      </w:r>
      <w:r w:rsidR="00641A96" w:rsidRPr="009D1CE2">
        <w:rPr>
          <w:rFonts w:hint="eastAsia"/>
          <w:kern w:val="0"/>
          <w:sz w:val="24"/>
          <w:szCs w:val="22"/>
        </w:rPr>
        <w:t>它</w:t>
      </w:r>
      <w:r w:rsidRPr="009D1CE2">
        <w:rPr>
          <w:rFonts w:hint="eastAsia"/>
          <w:kern w:val="0"/>
          <w:sz w:val="24"/>
          <w:szCs w:val="22"/>
        </w:rPr>
        <w:t>不仅支持语音通话、短信发送和流量上网等功能，还具有超低待机功耗的特点，非常适合用于发送报警信息。</w:t>
      </w:r>
    </w:p>
    <w:p w14:paraId="1D3D9C51" w14:textId="1CA30666" w:rsidR="000572E3" w:rsidRPr="00891D3B" w:rsidRDefault="00891D3B" w:rsidP="006621DD">
      <w:pPr>
        <w:wordWrap w:val="0"/>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628EDB93" w:rsidR="00C10F4B" w:rsidRDefault="00C10F4B" w:rsidP="006621DD">
      <w:pPr>
        <w:wordWrap w:val="0"/>
        <w:spacing w:beforeLines="50" w:before="156" w:afterLines="50" w:after="156" w:line="360" w:lineRule="auto"/>
        <w:outlineLvl w:val="2"/>
        <w:rPr>
          <w:rFonts w:eastAsia="黑体"/>
          <w:sz w:val="24"/>
        </w:rPr>
      </w:pPr>
      <w:bookmarkStart w:id="48" w:name="_Toc19850129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sidR="0051728D">
        <w:rPr>
          <w:rFonts w:eastAsia="黑体" w:hint="eastAsia"/>
          <w:sz w:val="24"/>
        </w:rPr>
        <w:t>ck2</w:t>
      </w:r>
      <w:r>
        <w:rPr>
          <w:rFonts w:eastAsia="黑体" w:hint="eastAsia"/>
          <w:sz w:val="24"/>
        </w:rPr>
        <w:t>）</w:t>
      </w:r>
      <w:bookmarkEnd w:id="48"/>
    </w:p>
    <w:p w14:paraId="66BBFACF" w14:textId="4D26C519" w:rsidR="00D55AA1" w:rsidRDefault="00C93933" w:rsidP="009D1CE2">
      <w:pPr>
        <w:wordWrap w:val="0"/>
        <w:spacing w:line="360" w:lineRule="auto"/>
        <w:ind w:firstLineChars="200" w:firstLine="480"/>
        <w:rPr>
          <w:sz w:val="24"/>
        </w:rPr>
      </w:pPr>
      <w:r w:rsidRPr="009D1CE2">
        <w:rPr>
          <w:rFonts w:hint="eastAsia"/>
          <w:kern w:val="0"/>
          <w:sz w:val="24"/>
          <w:szCs w:val="22"/>
        </w:rPr>
        <w:t>目前</w:t>
      </w:r>
      <w:r>
        <w:rPr>
          <w:rFonts w:hint="eastAsia"/>
          <w:sz w:val="24"/>
        </w:rPr>
        <w:t>市面上常见的带有主控的摄像头有</w:t>
      </w:r>
      <w:r w:rsidR="00DA7309" w:rsidRPr="00802AA2">
        <w:rPr>
          <w:sz w:val="24"/>
        </w:rPr>
        <w:t>OpenMV</w:t>
      </w:r>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BBE455C" w:rsidR="00FC7F95" w:rsidRDefault="00FC7F95" w:rsidP="009D1CE2">
      <w:pPr>
        <w:wordWrap w:val="0"/>
        <w:spacing w:line="360" w:lineRule="auto"/>
        <w:ind w:firstLineChars="200" w:firstLine="480"/>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是一款基于</w:t>
      </w:r>
      <w:r w:rsidRPr="00802AA2">
        <w:rPr>
          <w:rFonts w:hint="eastAsia"/>
          <w:sz w:val="24"/>
        </w:rPr>
        <w:t>Sunrise</w:t>
      </w:r>
      <w:r w:rsidR="00271994">
        <w:rPr>
          <w:rFonts w:hint="eastAsia"/>
          <w:sz w:val="24"/>
        </w:rPr>
        <w:t xml:space="preserve"> </w:t>
      </w:r>
      <w:r w:rsidRPr="00CD6AF6">
        <w:rPr>
          <w:rFonts w:hint="eastAsia"/>
          <w:sz w:val="24"/>
        </w:rPr>
        <w:t>5</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007A6661">
        <w:rPr>
          <w:rFonts w:hint="eastAsia"/>
          <w:sz w:val="24"/>
        </w:rPr>
        <w:t xml:space="preserve"> </w:t>
      </w:r>
      <w:r w:rsidRPr="00802AA2">
        <w:rPr>
          <w:rFonts w:hint="eastAsia"/>
          <w:sz w:val="24"/>
        </w:rPr>
        <w:t>BPU</w:t>
      </w:r>
      <w:r w:rsidRPr="00FC7F95">
        <w:rPr>
          <w:rFonts w:hint="eastAsia"/>
          <w:sz w:val="24"/>
        </w:rPr>
        <w:t>和</w:t>
      </w:r>
      <w:r w:rsidRPr="00CD6AF6">
        <w:rPr>
          <w:rFonts w:hint="eastAsia"/>
          <w:sz w:val="24"/>
        </w:rPr>
        <w:t>32</w:t>
      </w:r>
      <w:r w:rsidRPr="00FC7F95">
        <w:rPr>
          <w:rFonts w:hint="eastAsia"/>
          <w:sz w:val="24"/>
        </w:rPr>
        <w:t xml:space="preserve"> </w:t>
      </w:r>
      <w:r w:rsidRPr="00802AA2">
        <w:rPr>
          <w:rFonts w:hint="eastAsia"/>
          <w:sz w:val="24"/>
        </w:rPr>
        <w:t>GFlops</w:t>
      </w:r>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和</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21D485EE" w:rsidR="00DA1014" w:rsidRPr="0007513B" w:rsidRDefault="004B66F0" w:rsidP="009D1CE2">
      <w:pPr>
        <w:wordWrap w:val="0"/>
        <w:spacing w:line="360" w:lineRule="auto"/>
        <w:ind w:firstLineChars="200" w:firstLine="480"/>
        <w:rPr>
          <w:color w:val="FF0000"/>
          <w:sz w:val="24"/>
        </w:rPr>
      </w:pPr>
      <w:r w:rsidRPr="00A612A7">
        <w:rPr>
          <w:rFonts w:hint="eastAsia"/>
          <w:color w:val="FF0000"/>
          <w:sz w:val="24"/>
        </w:rPr>
        <w:t>瑞芯微公司的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w:t>
      </w:r>
      <w:r w:rsidR="00950055">
        <w:rPr>
          <w:rFonts w:hint="eastAsia"/>
          <w:sz w:val="24"/>
        </w:rPr>
        <w:t>、</w:t>
      </w:r>
      <w:r w:rsidRPr="004B66F0">
        <w:rPr>
          <w:rFonts w:hint="eastAsia"/>
          <w:sz w:val="24"/>
        </w:rPr>
        <w:t>智能安防</w:t>
      </w:r>
      <w:r w:rsidR="00950055">
        <w:rPr>
          <w:rFonts w:hint="eastAsia"/>
          <w:sz w:val="24"/>
        </w:rPr>
        <w:t>和</w:t>
      </w:r>
      <w:r w:rsidRPr="004B66F0">
        <w:rPr>
          <w:rFonts w:hint="eastAsia"/>
          <w:sz w:val="24"/>
        </w:rPr>
        <w:t>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79B482E2" w:rsidR="001963DA" w:rsidRPr="00B42701" w:rsidRDefault="001963DA" w:rsidP="009D1CE2">
      <w:pPr>
        <w:wordWrap w:val="0"/>
        <w:spacing w:line="360" w:lineRule="auto"/>
        <w:ind w:firstLineChars="200" w:firstLine="480"/>
        <w:rPr>
          <w:color w:val="FF0000"/>
          <w:sz w:val="24"/>
        </w:rPr>
      </w:pPr>
      <w:r w:rsidRPr="00672873">
        <w:rPr>
          <w:color w:val="FF0000"/>
          <w:sz w:val="24"/>
        </w:rPr>
        <w:t>K210</w:t>
      </w:r>
      <w:r w:rsidRPr="00672873">
        <w:rPr>
          <w:color w:val="FF0000"/>
          <w:sz w:val="24"/>
        </w:rPr>
        <w:t>是由嘉楠科技（</w:t>
      </w:r>
      <w:r w:rsidRPr="00672873">
        <w:rPr>
          <w:color w:val="FF0000"/>
          <w:sz w:val="24"/>
        </w:rPr>
        <w:t>Canaan</w:t>
      </w:r>
      <w:r w:rsidRPr="00672873">
        <w:rPr>
          <w:color w:val="FF0000"/>
          <w:sz w:val="24"/>
        </w:rPr>
        <w:t>）推出的低功耗</w:t>
      </w:r>
      <w:r w:rsidRPr="00672873">
        <w:rPr>
          <w:color w:val="FF0000"/>
          <w:sz w:val="24"/>
        </w:rPr>
        <w:t>RISC-V</w:t>
      </w:r>
      <w:r w:rsidRPr="00672873">
        <w:rPr>
          <w:color w:val="FF0000"/>
          <w:sz w:val="24"/>
        </w:rPr>
        <w:t>架构</w:t>
      </w:r>
      <w:r w:rsidRPr="00672873">
        <w:rPr>
          <w:color w:val="FF0000"/>
          <w:sz w:val="24"/>
        </w:rPr>
        <w:t>AI</w:t>
      </w:r>
      <w:r w:rsidRPr="00672873">
        <w:rPr>
          <w:color w:val="FF0000"/>
          <w:sz w:val="24"/>
        </w:rPr>
        <w:t>芯片，主打边缘计算和轻量级</w:t>
      </w:r>
      <w:r w:rsidRPr="00672873">
        <w:rPr>
          <w:color w:val="FF0000"/>
          <w:sz w:val="24"/>
        </w:rPr>
        <w:t>AI</w:t>
      </w:r>
      <w:r w:rsidRPr="00672873">
        <w:rPr>
          <w:color w:val="FF0000"/>
          <w:sz w:val="24"/>
        </w:rPr>
        <w:t>推理，</w:t>
      </w:r>
      <w:r w:rsidRPr="00B42701">
        <w:rPr>
          <w:color w:val="FF0000"/>
          <w:sz w:val="24"/>
        </w:rPr>
        <w:t>适合计算机视觉和语音识别等应用。</w:t>
      </w:r>
      <w:r w:rsidR="00F36907" w:rsidRPr="00B42701">
        <w:rPr>
          <w:rFonts w:hint="eastAsia"/>
          <w:color w:val="FF0000"/>
          <w:sz w:val="24"/>
        </w:rPr>
        <w:t>（参考文献：基于</w:t>
      </w:r>
      <w:r w:rsidR="00F36907" w:rsidRPr="00B42701">
        <w:rPr>
          <w:rFonts w:hint="eastAsia"/>
          <w:color w:val="FF0000"/>
          <w:sz w:val="24"/>
        </w:rPr>
        <w:t>STM32</w:t>
      </w:r>
      <w:r w:rsidR="00F36907" w:rsidRPr="00B42701">
        <w:rPr>
          <w:rFonts w:hint="eastAsia"/>
          <w:color w:val="FF0000"/>
          <w:sz w:val="24"/>
        </w:rPr>
        <w:t>的家庭安防报警设计</w:t>
      </w:r>
      <w:r w:rsidR="00F36907" w:rsidRPr="00B42701">
        <w:rPr>
          <w:rFonts w:hint="eastAsia"/>
          <w:color w:val="FF0000"/>
          <w:sz w:val="24"/>
        </w:rPr>
        <w:t>_</w:t>
      </w:r>
      <w:r w:rsidR="00F36907" w:rsidRPr="00B42701">
        <w:rPr>
          <w:rFonts w:hint="eastAsia"/>
          <w:color w:val="FF0000"/>
          <w:sz w:val="24"/>
        </w:rPr>
        <w:t>王可）</w:t>
      </w:r>
    </w:p>
    <w:p w14:paraId="38F270FA" w14:textId="0A2F1BF2" w:rsidR="001963DA" w:rsidRDefault="006C4DF7" w:rsidP="009D1CE2">
      <w:pPr>
        <w:wordWrap w:val="0"/>
        <w:spacing w:line="360" w:lineRule="auto"/>
        <w:ind w:firstLineChars="200" w:firstLine="480"/>
        <w:rPr>
          <w:sz w:val="24"/>
        </w:rPr>
      </w:pPr>
      <w:r w:rsidRPr="00802AA2">
        <w:rPr>
          <w:sz w:val="24"/>
        </w:rPr>
        <w:t>OpenMV</w:t>
      </w:r>
      <w:r w:rsidRPr="006C4DF7">
        <w:rPr>
          <w:sz w:val="24"/>
        </w:rPr>
        <w:t>是一个基于微控制器的开源机器视觉平台</w:t>
      </w:r>
      <w:r>
        <w:rPr>
          <w:rFonts w:hint="eastAsia"/>
          <w:sz w:val="24"/>
        </w:rPr>
        <w:t>，</w:t>
      </w:r>
      <w:r w:rsidR="00647C2F" w:rsidRPr="00647C2F">
        <w:rPr>
          <w:sz w:val="24"/>
        </w:rPr>
        <w:t>其硬件核心通常是</w:t>
      </w:r>
      <w:r w:rsidR="00647C2F" w:rsidRPr="00802AA2">
        <w:rPr>
          <w:sz w:val="24"/>
        </w:rPr>
        <w:t>STM</w:t>
      </w:r>
      <w:r w:rsidR="00647C2F" w:rsidRPr="00CD6AF6">
        <w:rPr>
          <w:sz w:val="24"/>
        </w:rPr>
        <w:t>32</w:t>
      </w:r>
      <w:r w:rsidR="00647C2F" w:rsidRPr="00647C2F">
        <w:rPr>
          <w:sz w:val="24"/>
        </w:rPr>
        <w:t>或类似的</w:t>
      </w:r>
      <w:r w:rsidR="00647C2F" w:rsidRPr="00802AA2">
        <w:rPr>
          <w:sz w:val="24"/>
        </w:rPr>
        <w:t>MCU</w:t>
      </w:r>
      <w:r w:rsidR="00647C2F" w:rsidRPr="00647C2F">
        <w:rPr>
          <w:sz w:val="24"/>
        </w:rPr>
        <w:t>，搭配专用摄像头模块。</w:t>
      </w:r>
    </w:p>
    <w:p w14:paraId="54B31A2F" w14:textId="39710B5E" w:rsidR="00207F12" w:rsidRDefault="00207F12" w:rsidP="009D1CE2">
      <w:pPr>
        <w:wordWrap w:val="0"/>
        <w:spacing w:line="360" w:lineRule="auto"/>
        <w:ind w:firstLineChars="200" w:firstLine="480"/>
        <w:rPr>
          <w:color w:val="000000" w:themeColor="text1"/>
          <w:sz w:val="24"/>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00621597" w14:textId="77777777" w:rsidR="00CB74ED" w:rsidRPr="00C24BA1" w:rsidRDefault="00CB74ED" w:rsidP="00CB74ED">
      <w:pPr>
        <w:wordWrap w:val="0"/>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加速，支持复杂模型，算力强大，用在人脸识别方面非常合适。</w:t>
      </w:r>
      <w:r>
        <w:rPr>
          <w:rFonts w:hint="eastAsia"/>
          <w:sz w:val="24"/>
        </w:rPr>
        <w:t>并且开发系统使用</w:t>
      </w:r>
      <w:r w:rsidRPr="00802AA2">
        <w:rPr>
          <w:rFonts w:hint="eastAsia"/>
          <w:sz w:val="24"/>
        </w:rPr>
        <w:t>Linux</w:t>
      </w:r>
      <w:r>
        <w:rPr>
          <w:rFonts w:hint="eastAsia"/>
          <w:sz w:val="24"/>
        </w:rPr>
        <w:t>，</w:t>
      </w:r>
      <w:r w:rsidRPr="00C24BA1">
        <w:rPr>
          <w:rFonts w:hint="eastAsia"/>
          <w:sz w:val="24"/>
        </w:rPr>
        <w:t>支持主流开发环境</w:t>
      </w:r>
      <w:r w:rsidRPr="00802AA2">
        <w:rPr>
          <w:rFonts w:hint="eastAsia"/>
          <w:sz w:val="24"/>
        </w:rPr>
        <w:t>GCC</w:t>
      </w:r>
      <w:r w:rsidRPr="00C24BA1">
        <w:rPr>
          <w:rFonts w:hint="eastAsia"/>
          <w:sz w:val="24"/>
        </w:rPr>
        <w:t>，可以直接复用</w:t>
      </w:r>
      <w:r w:rsidRPr="00802AA2">
        <w:rPr>
          <w:rFonts w:hint="eastAsia"/>
          <w:sz w:val="24"/>
        </w:rPr>
        <w:t>PC</w:t>
      </w:r>
      <w:r w:rsidRPr="00C24BA1">
        <w:rPr>
          <w:rFonts w:hint="eastAsia"/>
          <w:sz w:val="24"/>
        </w:rPr>
        <w:t>端算法和工具，无需重写代码。并且</w:t>
      </w:r>
      <w:r w:rsidRPr="00802AA2">
        <w:rPr>
          <w:rFonts w:hint="eastAsia"/>
          <w:sz w:val="24"/>
        </w:rPr>
        <w:t>Linux</w:t>
      </w:r>
      <w:r w:rsidRPr="00C24BA1">
        <w:rPr>
          <w:rFonts w:hint="eastAsia"/>
          <w:sz w:val="24"/>
        </w:rPr>
        <w:t>内核还支持各种外设，可以轻松接入传感器</w:t>
      </w:r>
      <w:r>
        <w:rPr>
          <w:rFonts w:hint="eastAsia"/>
          <w:sz w:val="24"/>
        </w:rPr>
        <w:t>、</w:t>
      </w:r>
      <w:r w:rsidRPr="00C24BA1">
        <w:rPr>
          <w:rFonts w:hint="eastAsia"/>
          <w:sz w:val="24"/>
        </w:rPr>
        <w:t>摄像头等。同时</w:t>
      </w:r>
      <w:r>
        <w:rPr>
          <w:rFonts w:hint="eastAsia"/>
          <w:sz w:val="24"/>
        </w:rPr>
        <w:t>L</w:t>
      </w:r>
      <w:r w:rsidRPr="00802AA2">
        <w:rPr>
          <w:rFonts w:hint="eastAsia"/>
          <w:sz w:val="24"/>
        </w:rPr>
        <w:t>inux</w:t>
      </w:r>
      <w:r w:rsidRPr="00C24BA1">
        <w:rPr>
          <w:rFonts w:hint="eastAsia"/>
          <w:sz w:val="24"/>
        </w:rPr>
        <w:t>还支持多任务并行处理，非常方便。</w:t>
      </w:r>
    </w:p>
    <w:p w14:paraId="0EC7D8F9" w14:textId="77777777" w:rsidR="00337149" w:rsidRPr="00065539" w:rsidRDefault="00337149" w:rsidP="00337149">
      <w:pPr>
        <w:wordWrap w:val="0"/>
        <w:spacing w:line="360" w:lineRule="auto"/>
        <w:ind w:firstLineChars="177" w:firstLine="425"/>
        <w:rPr>
          <w:sz w:val="24"/>
        </w:rPr>
      </w:pPr>
      <w:r w:rsidRPr="00802AA2">
        <w:rPr>
          <w:rFonts w:hint="eastAsia"/>
          <w:sz w:val="24"/>
        </w:rPr>
        <w:lastRenderedPageBreak/>
        <w:t>RDK</w:t>
      </w:r>
      <w:r w:rsidRPr="00C24BA1">
        <w:rPr>
          <w:rFonts w:hint="eastAsia"/>
          <w:sz w:val="24"/>
        </w:rPr>
        <w:t>-</w:t>
      </w:r>
      <w:r w:rsidRPr="00802AA2">
        <w:rPr>
          <w:rFonts w:hint="eastAsia"/>
          <w:sz w:val="24"/>
        </w:rPr>
        <w:t>X</w:t>
      </w:r>
      <w:r w:rsidRPr="00CD6AF6">
        <w:rPr>
          <w:rFonts w:hint="eastAsia"/>
          <w:sz w:val="24"/>
        </w:rPr>
        <w:t>5</w:t>
      </w:r>
      <w:r>
        <w:rPr>
          <w:rFonts w:hint="eastAsia"/>
          <w:sz w:val="24"/>
        </w:rPr>
        <w:t>还</w:t>
      </w:r>
      <w:r w:rsidRPr="00C24BA1">
        <w:rPr>
          <w:rFonts w:hint="eastAsia"/>
          <w:sz w:val="24"/>
        </w:rPr>
        <w:t>可以加载大型模型来进行人脸识别操作，效果好。</w:t>
      </w:r>
      <w:r w:rsidRPr="002D57F9">
        <w:rPr>
          <w:rFonts w:hint="eastAsia"/>
          <w:sz w:val="24"/>
        </w:rPr>
        <w:t>所以</w:t>
      </w:r>
      <w:r>
        <w:rPr>
          <w:rFonts w:hint="eastAsia"/>
          <w:sz w:val="24"/>
        </w:rPr>
        <w:t>本系统</w:t>
      </w:r>
      <w:r w:rsidRPr="002D57F9">
        <w:rPr>
          <w:rFonts w:hint="eastAsia"/>
          <w:sz w:val="24"/>
        </w:rPr>
        <w:t>采用</w:t>
      </w: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来进行人脸识别操作。</w:t>
      </w:r>
    </w:p>
    <w:p w14:paraId="76006A04" w14:textId="21C13288" w:rsidR="00207F12" w:rsidRDefault="00207F12"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rsidP="006621DD">
            <w:pPr>
              <w:widowControl/>
              <w:wordWrap w:val="0"/>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r w:rsidRPr="00802AA2">
              <w:rPr>
                <w:rFonts w:eastAsiaTheme="majorEastAsia"/>
                <w:color w:val="000000"/>
                <w:sz w:val="22"/>
                <w:szCs w:val="22"/>
              </w:rPr>
              <w:t>Kendryte</w:t>
            </w:r>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r w:rsidRPr="00802AA2">
              <w:rPr>
                <w:rFonts w:eastAsiaTheme="majorEastAsia"/>
                <w:color w:val="000000"/>
                <w:sz w:val="22"/>
                <w:szCs w:val="22"/>
              </w:rPr>
              <w:t>PyTorch</w:t>
            </w:r>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Rockchip</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Kendryte</w:t>
            </w:r>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r w:rsidRPr="00802AA2">
              <w:rPr>
                <w:rFonts w:eastAsiaTheme="majorEastAsia"/>
                <w:color w:val="000000"/>
                <w:sz w:val="22"/>
                <w:szCs w:val="22"/>
              </w:rPr>
              <w:t>MicroPython</w:t>
            </w:r>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MicroPython</w:t>
            </w:r>
            <w:r w:rsidRPr="000C7832">
              <w:rPr>
                <w:rFonts w:eastAsiaTheme="majorEastAsia"/>
                <w:color w:val="000000"/>
                <w:sz w:val="22"/>
                <w:szCs w:val="22"/>
              </w:rPr>
              <w:t>（</w:t>
            </w: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457CF06A" w14:textId="68246A0A" w:rsidR="00C511F8" w:rsidRDefault="00AF702B" w:rsidP="006621DD">
      <w:pPr>
        <w:pageBreakBefore/>
        <w:wordWrap w:val="0"/>
        <w:spacing w:beforeLines="50" w:before="156" w:afterLines="50" w:after="156" w:line="360" w:lineRule="auto"/>
        <w:outlineLvl w:val="0"/>
        <w:rPr>
          <w:rFonts w:eastAsia="黑体"/>
          <w:sz w:val="32"/>
          <w:szCs w:val="32"/>
        </w:rPr>
      </w:pPr>
      <w:bookmarkStart w:id="49" w:name="_Toc71660324"/>
      <w:bookmarkStart w:id="50" w:name="_Toc198501300"/>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9"/>
      <w:r w:rsidR="00661415">
        <w:rPr>
          <w:rFonts w:eastAsia="黑体" w:hint="eastAsia"/>
          <w:sz w:val="32"/>
          <w:szCs w:val="32"/>
        </w:rPr>
        <w:t>(</w:t>
      </w:r>
      <w:r w:rsidR="00E243DF">
        <w:rPr>
          <w:rFonts w:eastAsia="黑体" w:hint="eastAsia"/>
          <w:sz w:val="32"/>
          <w:szCs w:val="32"/>
        </w:rPr>
        <w:t>n</w:t>
      </w:r>
      <w:r w:rsidR="00661415">
        <w:rPr>
          <w:rFonts w:eastAsia="黑体" w:hint="eastAsia"/>
          <w:sz w:val="32"/>
          <w:szCs w:val="32"/>
        </w:rPr>
        <w:t>)</w:t>
      </w:r>
      <w:bookmarkEnd w:id="50"/>
      <w:r w:rsidR="00BA03DA">
        <w:rPr>
          <w:rFonts w:eastAsia="黑体"/>
          <w:sz w:val="32"/>
          <w:szCs w:val="32"/>
        </w:rPr>
        <w:fldChar w:fldCharType="begin"/>
      </w:r>
      <w:r w:rsidR="00BA03DA">
        <w:rPr>
          <w:rFonts w:eastAsia="黑体"/>
          <w:sz w:val="32"/>
          <w:szCs w:val="32"/>
        </w:rPr>
        <w:instrText xml:space="preserve"> </w:instrText>
      </w:r>
      <w:r w:rsidR="00BA03DA">
        <w:rPr>
          <w:rFonts w:eastAsia="黑体" w:hint="eastAsia"/>
          <w:sz w:val="32"/>
          <w:szCs w:val="32"/>
        </w:rPr>
        <w:instrText>SEQ eq \h</w:instrText>
      </w:r>
      <w:r w:rsidR="002150B0">
        <w:rPr>
          <w:rFonts w:eastAsia="黑体" w:hint="eastAsia"/>
          <w:sz w:val="32"/>
          <w:szCs w:val="32"/>
        </w:rPr>
        <w:instrText xml:space="preserve"> </w:instrText>
      </w:r>
      <w:r w:rsidR="00BA03DA">
        <w:rPr>
          <w:rFonts w:eastAsia="黑体"/>
          <w:sz w:val="32"/>
          <w:szCs w:val="32"/>
        </w:rPr>
        <w:fldChar w:fldCharType="end"/>
      </w:r>
      <w:r w:rsidR="002150B0">
        <w:rPr>
          <w:rFonts w:eastAsia="黑体"/>
          <w:sz w:val="32"/>
          <w:szCs w:val="32"/>
        </w:rPr>
        <w:fldChar w:fldCharType="begin"/>
      </w:r>
      <w:r w:rsidR="002150B0">
        <w:rPr>
          <w:rFonts w:eastAsia="黑体"/>
          <w:sz w:val="32"/>
          <w:szCs w:val="32"/>
        </w:rPr>
        <w:instrText xml:space="preserve"> </w:instrText>
      </w:r>
      <w:r w:rsidR="005D47D3" w:rsidRPr="005D47D3">
        <w:rPr>
          <w:rFonts w:eastAsia="黑体"/>
          <w:sz w:val="32"/>
          <w:szCs w:val="32"/>
        </w:rPr>
        <w:instrText>Seq list \r \h</w:instrText>
      </w:r>
      <w:r w:rsidR="002150B0">
        <w:rPr>
          <w:rFonts w:eastAsia="黑体"/>
          <w:sz w:val="32"/>
          <w:szCs w:val="32"/>
        </w:rPr>
        <w:instrText xml:space="preserve"> </w:instrText>
      </w:r>
      <w:r w:rsidR="002150B0">
        <w:rPr>
          <w:rFonts w:eastAsia="黑体"/>
          <w:sz w:val="32"/>
          <w:szCs w:val="32"/>
        </w:rPr>
        <w:fldChar w:fldCharType="end"/>
      </w:r>
      <w:r w:rsidR="00C46227">
        <w:rPr>
          <w:rFonts w:eastAsia="黑体"/>
          <w:sz w:val="32"/>
          <w:szCs w:val="32"/>
        </w:rPr>
        <w:fldChar w:fldCharType="begin"/>
      </w:r>
      <w:r w:rsidR="00C46227">
        <w:rPr>
          <w:rFonts w:eastAsia="黑体"/>
          <w:sz w:val="32"/>
          <w:szCs w:val="32"/>
        </w:rPr>
        <w:instrText xml:space="preserve"> </w:instrText>
      </w:r>
      <w:r w:rsidR="00C46227" w:rsidRPr="005D47D3">
        <w:rPr>
          <w:rFonts w:eastAsia="黑体"/>
          <w:sz w:val="32"/>
          <w:szCs w:val="32"/>
        </w:rPr>
        <w:instrText xml:space="preserve">Seq </w:instrText>
      </w:r>
      <w:r w:rsidR="00C46227">
        <w:rPr>
          <w:rFonts w:eastAsia="黑体" w:hint="eastAsia"/>
          <w:sz w:val="32"/>
          <w:szCs w:val="32"/>
        </w:rPr>
        <w:instrText>ptc</w:instrText>
      </w:r>
      <w:r w:rsidR="00C46227" w:rsidRPr="005D47D3">
        <w:rPr>
          <w:rFonts w:eastAsia="黑体"/>
          <w:sz w:val="32"/>
          <w:szCs w:val="32"/>
        </w:rPr>
        <w:instrText xml:space="preserve"> \r \h</w:instrText>
      </w:r>
      <w:r w:rsidR="00C46227">
        <w:rPr>
          <w:rFonts w:eastAsia="黑体"/>
          <w:sz w:val="32"/>
          <w:szCs w:val="32"/>
        </w:rPr>
        <w:instrText xml:space="preserve"> </w:instrText>
      </w:r>
      <w:r w:rsidR="00C46227">
        <w:rPr>
          <w:rFonts w:eastAsia="黑体"/>
          <w:sz w:val="32"/>
          <w:szCs w:val="32"/>
        </w:rPr>
        <w:fldChar w:fldCharType="end"/>
      </w:r>
      <w:ins w:id="51" w:author="Microsoft Word" w:date="2025-05-05T18:33:00Z">
        <w:r w:rsidR="0031732C">
          <w:rPr>
            <w:rFonts w:eastAsia="黑体"/>
            <w:sz w:val="32"/>
            <w:szCs w:val="32"/>
          </w:rPr>
          <w:fldChar w:fldCharType="begin"/>
        </w:r>
        <w:r w:rsidR="0031732C">
          <w:rPr>
            <w:rFonts w:eastAsia="黑体"/>
            <w:sz w:val="32"/>
            <w:szCs w:val="32"/>
          </w:rPr>
          <w:instrText xml:space="preserve"> </w:instrText>
        </w:r>
        <w:r w:rsidR="0031732C" w:rsidRPr="005D47D3">
          <w:rPr>
            <w:rFonts w:eastAsia="黑体"/>
            <w:sz w:val="32"/>
            <w:szCs w:val="32"/>
          </w:rPr>
          <w:instrText xml:space="preserve">Seq </w:instrText>
        </w:r>
        <w:r w:rsidR="0031732C">
          <w:rPr>
            <w:rFonts w:eastAsia="黑体" w:hint="eastAsia"/>
            <w:sz w:val="32"/>
            <w:szCs w:val="32"/>
          </w:rPr>
          <w:instrText>txt</w:instrText>
        </w:r>
        <w:r w:rsidR="0031732C" w:rsidRPr="005D47D3">
          <w:rPr>
            <w:rFonts w:eastAsia="黑体"/>
            <w:sz w:val="32"/>
            <w:szCs w:val="32"/>
          </w:rPr>
          <w:instrText xml:space="preserve"> \r \h</w:instrText>
        </w:r>
        <w:r w:rsidR="0031732C">
          <w:rPr>
            <w:rFonts w:eastAsia="黑体"/>
            <w:sz w:val="32"/>
            <w:szCs w:val="32"/>
          </w:rPr>
          <w:instrText xml:space="preserve"> </w:instrText>
        </w:r>
        <w:r w:rsidR="0031732C">
          <w:rPr>
            <w:rFonts w:eastAsia="黑体"/>
            <w:sz w:val="32"/>
            <w:szCs w:val="32"/>
          </w:rPr>
          <w:fldChar w:fldCharType="end"/>
        </w:r>
      </w:ins>
    </w:p>
    <w:p w14:paraId="651FE933" w14:textId="52EF9233" w:rsidR="00C511F8" w:rsidRDefault="00AF702B" w:rsidP="006621DD">
      <w:pPr>
        <w:wordWrap w:val="0"/>
        <w:spacing w:beforeLines="50" w:before="156" w:afterLines="50" w:after="156" w:line="360" w:lineRule="auto"/>
        <w:outlineLvl w:val="1"/>
        <w:rPr>
          <w:rFonts w:eastAsia="黑体"/>
          <w:sz w:val="24"/>
        </w:rPr>
      </w:pPr>
      <w:bookmarkStart w:id="52" w:name="_Toc71660325"/>
      <w:bookmarkStart w:id="53" w:name="_Toc19850130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2"/>
      <w:r w:rsidR="000572E3">
        <w:rPr>
          <w:rFonts w:eastAsia="黑体" w:hint="eastAsia"/>
          <w:sz w:val="28"/>
          <w:szCs w:val="28"/>
        </w:rPr>
        <w:t>（</w:t>
      </w:r>
      <w:r w:rsidR="000572E3" w:rsidRPr="00802AA2">
        <w:rPr>
          <w:rFonts w:eastAsia="黑体" w:hint="eastAsia"/>
          <w:sz w:val="28"/>
          <w:szCs w:val="28"/>
        </w:rPr>
        <w:t>g</w:t>
      </w:r>
      <w:r w:rsidR="00734838">
        <w:rPr>
          <w:rFonts w:eastAsia="黑体" w:hint="eastAsia"/>
          <w:sz w:val="28"/>
          <w:szCs w:val="28"/>
        </w:rPr>
        <w:t>添加</w:t>
      </w:r>
      <w:r w:rsidR="00A751C4">
        <w:rPr>
          <w:rFonts w:eastAsia="黑体" w:hint="eastAsia"/>
          <w:sz w:val="28"/>
          <w:szCs w:val="28"/>
        </w:rPr>
        <w:t>实物图</w:t>
      </w:r>
      <w:r w:rsidR="000572E3">
        <w:rPr>
          <w:rFonts w:eastAsia="黑体" w:hint="eastAsia"/>
          <w:sz w:val="28"/>
          <w:szCs w:val="28"/>
        </w:rPr>
        <w:t>）</w:t>
      </w:r>
      <w:bookmarkEnd w:id="53"/>
    </w:p>
    <w:p w14:paraId="14422970" w14:textId="24DE0761" w:rsidR="00C511F8" w:rsidRDefault="00AF702B" w:rsidP="006621DD">
      <w:pPr>
        <w:wordWrap w:val="0"/>
        <w:spacing w:line="360" w:lineRule="auto"/>
        <w:ind w:firstLineChars="236" w:firstLine="566"/>
        <w:rPr>
          <w:sz w:val="24"/>
        </w:rPr>
      </w:pPr>
      <w:r>
        <w:rPr>
          <w:rFonts w:hint="eastAsia"/>
          <w:sz w:val="24"/>
        </w:rPr>
        <w:t>图</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eq \c</w:instrText>
      </w:r>
      <w:r w:rsidR="00824EC4" w:rsidRPr="00607453">
        <w:rPr>
          <w:sz w:val="24"/>
        </w:rPr>
        <w:instrText xml:space="preserve"> </w:instrText>
      </w:r>
      <w:r w:rsidR="00824EC4" w:rsidRPr="00607453">
        <w:rPr>
          <w:sz w:val="24"/>
        </w:rPr>
        <w:fldChar w:fldCharType="separate"/>
      </w:r>
      <w:r w:rsidR="002F7ACF">
        <w:rPr>
          <w:noProof/>
          <w:sz w:val="24"/>
        </w:rPr>
        <w:t>3</w:t>
      </w:r>
      <w:r w:rsidR="00824EC4" w:rsidRPr="00607453">
        <w:rPr>
          <w:sz w:val="24"/>
        </w:rPr>
        <w:fldChar w:fldCharType="end"/>
      </w:r>
      <w:r w:rsidR="00824EC4" w:rsidRPr="00607453">
        <w:rPr>
          <w:rFonts w:hint="eastAsia"/>
          <w:sz w:val="24"/>
        </w:rPr>
        <w:t>.</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txt</w:instrText>
      </w:r>
      <w:r w:rsidR="00824EC4" w:rsidRPr="00607453">
        <w:rPr>
          <w:sz w:val="24"/>
        </w:rPr>
        <w:instrText xml:space="preserve"> </w:instrText>
      </w:r>
      <w:r w:rsidR="00824EC4" w:rsidRPr="00607453">
        <w:rPr>
          <w:sz w:val="24"/>
        </w:rPr>
        <w:fldChar w:fldCharType="separate"/>
      </w:r>
      <w:r w:rsidR="002F7ACF">
        <w:rPr>
          <w:noProof/>
          <w:sz w:val="24"/>
        </w:rPr>
        <w:t>1</w:t>
      </w:r>
      <w:r w:rsidR="00824EC4" w:rsidRPr="00607453">
        <w:rPr>
          <w:sz w:val="24"/>
        </w:rPr>
        <w:fldChar w:fldCharType="end"/>
      </w:r>
      <w:r>
        <w:rPr>
          <w:rFonts w:hint="eastAsia"/>
          <w:sz w:val="24"/>
        </w:rPr>
        <w:t>为系统整体的</w:t>
      </w:r>
      <w:r w:rsidR="009756AE">
        <w:rPr>
          <w:rFonts w:hint="eastAsia"/>
          <w:sz w:val="24"/>
        </w:rPr>
        <w:t>电路原理图</w:t>
      </w:r>
      <w:r>
        <w:rPr>
          <w:rFonts w:hint="eastAsia"/>
          <w:sz w:val="24"/>
        </w:rPr>
        <w:t>，其中重要的电路有：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00DA1876">
        <w:rPr>
          <w:rFonts w:hint="eastAsia"/>
          <w:sz w:val="24"/>
        </w:rPr>
        <w:t>Wi-Fi</w:t>
      </w:r>
      <w:r>
        <w:rPr>
          <w:rFonts w:hint="eastAsia"/>
          <w:sz w:val="24"/>
        </w:rPr>
        <w:t>模块等多个模块。</w:t>
      </w:r>
    </w:p>
    <w:p w14:paraId="493C7458" w14:textId="72B67BEE" w:rsidR="00C511F8" w:rsidRDefault="00CB6B3D" w:rsidP="006621DD">
      <w:pPr>
        <w:wordWrap w:val="0"/>
        <w:spacing w:line="360" w:lineRule="auto"/>
        <w:jc w:val="center"/>
        <w:rPr>
          <w:sz w:val="24"/>
        </w:rPr>
      </w:pPr>
      <w:r>
        <w:rPr>
          <w:noProof/>
        </w:rPr>
        <w:drawing>
          <wp:inline distT="0" distB="0" distL="0" distR="0" wp14:anchorId="762BFFE6" wp14:editId="776EFEBB">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p>
    <w:p w14:paraId="2F4838D3" w14:textId="4B0C4BFB" w:rsidR="00C511F8" w:rsidRPr="00E00BDB" w:rsidRDefault="00AF702B" w:rsidP="006621DD">
      <w:pPr>
        <w:pStyle w:val="a5"/>
        <w:wordWrap w:val="0"/>
        <w:spacing w:line="360" w:lineRule="auto"/>
        <w:jc w:val="center"/>
        <w:rPr>
          <w:rFonts w:ascii="Times New Roman" w:hAnsi="Times New Roman"/>
          <w:sz w:val="21"/>
          <w:szCs w:val="21"/>
        </w:rPr>
      </w:pPr>
      <w:r w:rsidRPr="00E00BDB">
        <w:rPr>
          <w:rFonts w:ascii="Times New Roman" w:hAnsi="Times New Roman" w:hint="eastAsia"/>
          <w:sz w:val="21"/>
          <w:szCs w:val="21"/>
        </w:rPr>
        <w:t>图</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Seq eq \c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2F7ACF">
        <w:rPr>
          <w:rFonts w:ascii="Times New Roman" w:hAnsi="Times New Roman"/>
          <w:noProof/>
          <w:sz w:val="21"/>
          <w:szCs w:val="21"/>
        </w:rPr>
        <w:t>3</w:t>
      </w:r>
      <w:r w:rsidR="006F1073">
        <w:rPr>
          <w:rFonts w:ascii="Times New Roman" w:hAnsi="Times New Roman"/>
          <w:sz w:val="21"/>
          <w:szCs w:val="21"/>
        </w:rPr>
        <w:fldChar w:fldCharType="end"/>
      </w:r>
      <w:r w:rsidR="006F1073">
        <w:rPr>
          <w:rFonts w:ascii="Times New Roman" w:hAnsi="Times New Roman" w:hint="eastAsia"/>
          <w:sz w:val="21"/>
          <w:szCs w:val="21"/>
        </w:rPr>
        <w:t>.</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 xml:space="preserve">Seq </w:instrText>
      </w:r>
      <w:r w:rsidR="00552ADC">
        <w:rPr>
          <w:rFonts w:ascii="Times New Roman" w:hAnsi="Times New Roman" w:hint="eastAsia"/>
          <w:sz w:val="21"/>
          <w:szCs w:val="21"/>
        </w:rPr>
        <w:instrText>ptc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2F7ACF">
        <w:rPr>
          <w:rFonts w:ascii="Times New Roman" w:hAnsi="Times New Roman"/>
          <w:noProof/>
          <w:sz w:val="21"/>
          <w:szCs w:val="21"/>
        </w:rPr>
        <w:t>1</w:t>
      </w:r>
      <w:r w:rsidR="006F1073">
        <w:rPr>
          <w:rFonts w:ascii="Times New Roman" w:hAnsi="Times New Roman"/>
          <w:sz w:val="21"/>
          <w:szCs w:val="21"/>
        </w:rPr>
        <w:fldChar w:fldCharType="end"/>
      </w:r>
      <w:r w:rsidRPr="00E00BDB">
        <w:rPr>
          <w:rFonts w:ascii="Times New Roman" w:hAnsi="Times New Roman"/>
          <w:sz w:val="21"/>
          <w:szCs w:val="21"/>
        </w:rPr>
        <w:t>系统整体原理图</w:t>
      </w:r>
    </w:p>
    <w:p w14:paraId="161B9CE6" w14:textId="00EC8D43" w:rsidR="00A27C62" w:rsidRDefault="00D000E3" w:rsidP="006621DD">
      <w:pPr>
        <w:wordWrap w:val="0"/>
        <w:spacing w:line="360" w:lineRule="auto"/>
        <w:ind w:firstLineChars="200" w:firstLine="480"/>
        <w:rPr>
          <w:sz w:val="24"/>
        </w:rPr>
      </w:pPr>
      <w:r w:rsidRPr="00D000E3">
        <w:rPr>
          <w:rFonts w:hint="eastAsia"/>
          <w:sz w:val="24"/>
        </w:rPr>
        <w:t>该电路图</w:t>
      </w:r>
      <w:r w:rsidR="00602C37">
        <w:rPr>
          <w:rFonts w:hint="eastAsia"/>
          <w:sz w:val="24"/>
        </w:rPr>
        <w:t>和实际</w:t>
      </w:r>
      <w:r w:rsidR="00602C37">
        <w:rPr>
          <w:rFonts w:hint="eastAsia"/>
          <w:sz w:val="24"/>
        </w:rPr>
        <w:t>PCB</w:t>
      </w:r>
      <w:r w:rsidR="00602C37">
        <w:rPr>
          <w:rFonts w:hint="eastAsia"/>
          <w:sz w:val="24"/>
        </w:rPr>
        <w:t>板</w:t>
      </w:r>
      <w:r w:rsidRPr="00D000E3">
        <w:rPr>
          <w:rFonts w:hint="eastAsia"/>
          <w:sz w:val="24"/>
        </w:rPr>
        <w:t>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温湿度检测模块可以实时检测楼内外的温湿度，并在屏幕显示出来。同时，串口也可以将楼宇的数据传输到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r w:rsidR="003767DD">
        <w:rPr>
          <w:rFonts w:hint="eastAsia"/>
          <w:sz w:val="24"/>
        </w:rPr>
        <w:t>主控电路</w:t>
      </w:r>
      <w:r w:rsidR="00602C37">
        <w:rPr>
          <w:rFonts w:hint="eastAsia"/>
          <w:sz w:val="24"/>
        </w:rPr>
        <w:t>PCB</w:t>
      </w:r>
      <w:r w:rsidR="00602C37">
        <w:rPr>
          <w:rFonts w:hint="eastAsia"/>
          <w:sz w:val="24"/>
        </w:rPr>
        <w:t>板</w:t>
      </w:r>
      <w:r w:rsidR="00A077B2">
        <w:rPr>
          <w:rFonts w:hint="eastAsia"/>
          <w:sz w:val="24"/>
        </w:rPr>
        <w:t>实物如图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2</w:t>
      </w:r>
      <w:r w:rsidR="0031732C" w:rsidRPr="00607453">
        <w:rPr>
          <w:sz w:val="24"/>
        </w:rPr>
        <w:fldChar w:fldCharType="end"/>
      </w:r>
      <w:r w:rsidR="00A077B2">
        <w:rPr>
          <w:rFonts w:hint="eastAsia"/>
          <w:sz w:val="24"/>
        </w:rPr>
        <w:t>所示</w:t>
      </w:r>
      <w:r w:rsidR="0057073D">
        <w:rPr>
          <w:rFonts w:hint="eastAsia"/>
          <w:sz w:val="24"/>
        </w:rPr>
        <w:t>。</w:t>
      </w:r>
    </w:p>
    <w:p w14:paraId="0B201E3B" w14:textId="4D29FD86" w:rsidR="00A077B2" w:rsidRDefault="00681DC8" w:rsidP="006621DD">
      <w:pPr>
        <w:wordWrap w:val="0"/>
        <w:spacing w:line="360" w:lineRule="auto"/>
        <w:jc w:val="center"/>
        <w:rPr>
          <w:sz w:val="24"/>
        </w:rPr>
      </w:pPr>
      <w:r w:rsidRPr="00681DC8">
        <w:rPr>
          <w:noProof/>
          <w:sz w:val="24"/>
        </w:rPr>
        <w:lastRenderedPageBreak/>
        <w:drawing>
          <wp:inline distT="0" distB="0" distL="0" distR="0" wp14:anchorId="58CE8131" wp14:editId="0C2FE7B3">
            <wp:extent cx="3975100" cy="2698749"/>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200" t="13692" r="9330" b="10740"/>
                    <a:stretch/>
                  </pic:blipFill>
                  <pic:spPr bwMode="auto">
                    <a:xfrm>
                      <a:off x="0" y="0"/>
                      <a:ext cx="3976505" cy="2699703"/>
                    </a:xfrm>
                    <a:prstGeom prst="rect">
                      <a:avLst/>
                    </a:prstGeom>
                    <a:noFill/>
                    <a:ln>
                      <a:noFill/>
                    </a:ln>
                    <a:extLst>
                      <a:ext uri="{53640926-AAD7-44D8-BBD7-CCE9431645EC}">
                        <a14:shadowObscured xmlns:a14="http://schemas.microsoft.com/office/drawing/2010/main"/>
                      </a:ext>
                    </a:extLst>
                  </pic:spPr>
                </pic:pic>
              </a:graphicData>
            </a:graphic>
          </wp:inline>
        </w:drawing>
      </w:r>
    </w:p>
    <w:p w14:paraId="62E68202" w14:textId="740CE1FE" w:rsidR="00D000E3" w:rsidRPr="00A077B2" w:rsidRDefault="00A077B2"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2</w:t>
      </w:r>
      <w:r w:rsidR="00A05C45">
        <w:rPr>
          <w:rFonts w:ascii="Times New Roman" w:hAnsi="Times New Roman"/>
          <w:sz w:val="21"/>
          <w:szCs w:val="21"/>
        </w:rPr>
        <w:fldChar w:fldCharType="end"/>
      </w:r>
      <w:r w:rsidR="003767DD">
        <w:rPr>
          <w:rFonts w:ascii="Times New Roman" w:hAnsi="Times New Roman" w:hint="eastAsia"/>
          <w:sz w:val="21"/>
          <w:szCs w:val="21"/>
        </w:rPr>
        <w:t>主控电路</w:t>
      </w:r>
      <w:r w:rsidR="00681DC8">
        <w:rPr>
          <w:rFonts w:ascii="Times New Roman" w:hAnsi="Times New Roman" w:hint="eastAsia"/>
          <w:sz w:val="21"/>
          <w:szCs w:val="21"/>
        </w:rPr>
        <w:t>PCB</w:t>
      </w:r>
      <w:r w:rsidR="00681DC8">
        <w:rPr>
          <w:rFonts w:ascii="Times New Roman" w:hAnsi="Times New Roman" w:hint="eastAsia"/>
          <w:sz w:val="21"/>
          <w:szCs w:val="21"/>
        </w:rPr>
        <w:t>板实物</w:t>
      </w:r>
      <w:r w:rsidRPr="004C6C42">
        <w:rPr>
          <w:rFonts w:ascii="Times New Roman" w:hAnsi="Times New Roman"/>
          <w:sz w:val="21"/>
          <w:szCs w:val="21"/>
        </w:rPr>
        <w:t>图</w:t>
      </w:r>
    </w:p>
    <w:p w14:paraId="0FF33846" w14:textId="48F4B4D1" w:rsidR="00537502" w:rsidRDefault="00537502" w:rsidP="006621DD">
      <w:pPr>
        <w:wordWrap w:val="0"/>
        <w:spacing w:line="360" w:lineRule="auto"/>
        <w:ind w:firstLineChars="200" w:firstLine="480"/>
        <w:rPr>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w:t>
      </w:r>
    </w:p>
    <w:p w14:paraId="06236C50" w14:textId="587CF79E" w:rsidR="00EF2541" w:rsidRDefault="00112083" w:rsidP="006621DD">
      <w:pPr>
        <w:wordWrap w:val="0"/>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21"/>
                    <a:stretch>
                      <a:fillRect/>
                    </a:stretch>
                  </pic:blipFill>
                  <pic:spPr>
                    <a:xfrm>
                      <a:off x="0" y="0"/>
                      <a:ext cx="5760720" cy="4053205"/>
                    </a:xfrm>
                    <a:prstGeom prst="rect">
                      <a:avLst/>
                    </a:prstGeom>
                  </pic:spPr>
                </pic:pic>
              </a:graphicData>
            </a:graphic>
          </wp:inline>
        </w:drawing>
      </w:r>
    </w:p>
    <w:p w14:paraId="42333C25" w14:textId="4F05CBFA" w:rsidR="00537502" w:rsidRPr="004C6C42" w:rsidRDefault="00EF2541"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3</w:t>
      </w:r>
      <w:r w:rsidR="00A05C45">
        <w:rPr>
          <w:rFonts w:ascii="Times New Roman" w:hAnsi="Times New Roman"/>
          <w:sz w:val="21"/>
          <w:szCs w:val="21"/>
        </w:rPr>
        <w:fldChar w:fldCharType="end"/>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083D358E" w:rsidR="00D000E3" w:rsidRDefault="00D000E3" w:rsidP="006621DD">
      <w:pPr>
        <w:wordWrap w:val="0"/>
        <w:spacing w:line="360" w:lineRule="auto"/>
        <w:ind w:firstLineChars="200" w:firstLine="480"/>
        <w:rPr>
          <w:sz w:val="24"/>
        </w:rPr>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w:t>
      </w:r>
      <w:r>
        <w:rPr>
          <w:rFonts w:hint="eastAsia"/>
          <w:sz w:val="24"/>
        </w:rPr>
        <w:lastRenderedPageBreak/>
        <w:t>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，实时在手机端显示楼宇出入人员情况</w:t>
      </w:r>
      <w:r w:rsidR="0095077B">
        <w:rPr>
          <w:rFonts w:hint="eastAsia"/>
          <w:sz w:val="24"/>
        </w:rPr>
        <w:t>，</w:t>
      </w:r>
      <w:r w:rsidR="001C228D">
        <w:rPr>
          <w:rFonts w:hint="eastAsia"/>
          <w:sz w:val="24"/>
        </w:rPr>
        <w:t>该部分</w:t>
      </w:r>
      <w:r w:rsidR="0095077B">
        <w:rPr>
          <w:rFonts w:hint="eastAsia"/>
          <w:sz w:val="24"/>
        </w:rPr>
        <w:t>PCB</w:t>
      </w:r>
      <w:r w:rsidR="0095077B">
        <w:rPr>
          <w:rFonts w:hint="eastAsia"/>
          <w:sz w:val="24"/>
        </w:rPr>
        <w:t>实物图如图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4</w:t>
      </w:r>
      <w:r w:rsidR="0031732C" w:rsidRPr="00607453">
        <w:rPr>
          <w:sz w:val="24"/>
        </w:rPr>
        <w:fldChar w:fldCharType="end"/>
      </w:r>
      <w:r w:rsidR="0095077B">
        <w:rPr>
          <w:rFonts w:hint="eastAsia"/>
          <w:sz w:val="24"/>
        </w:rPr>
        <w:t>所示。</w:t>
      </w:r>
      <w:r w:rsidR="00517AD6">
        <w:rPr>
          <w:rFonts w:hint="eastAsia"/>
          <w:sz w:val="24"/>
        </w:rPr>
        <w:t>其中</w:t>
      </w:r>
      <w:r w:rsidR="00517AD6">
        <w:rPr>
          <w:rFonts w:hint="eastAsia"/>
          <w:sz w:val="24"/>
        </w:rPr>
        <w:t>H20</w:t>
      </w:r>
      <w:r w:rsidR="00517AD6">
        <w:rPr>
          <w:rFonts w:hint="eastAsia"/>
          <w:sz w:val="24"/>
        </w:rPr>
        <w:t>连接</w:t>
      </w:r>
      <w:r w:rsidR="00517AD6">
        <w:rPr>
          <w:rFonts w:hint="eastAsia"/>
          <w:sz w:val="24"/>
        </w:rPr>
        <w:t>RC522</w:t>
      </w:r>
      <w:r w:rsidR="00517AD6">
        <w:rPr>
          <w:rFonts w:hint="eastAsia"/>
          <w:sz w:val="24"/>
        </w:rPr>
        <w:t>刷卡电路，</w:t>
      </w:r>
      <w:r w:rsidR="00517AD6">
        <w:rPr>
          <w:rFonts w:hint="eastAsia"/>
          <w:sz w:val="24"/>
        </w:rPr>
        <w:t>H19</w:t>
      </w:r>
      <w:r w:rsidR="00517AD6">
        <w:rPr>
          <w:rFonts w:hint="eastAsia"/>
          <w:sz w:val="24"/>
        </w:rPr>
        <w:t>连接</w:t>
      </w:r>
      <w:r w:rsidR="00517AD6">
        <w:rPr>
          <w:rFonts w:hint="eastAsia"/>
          <w:sz w:val="24"/>
        </w:rPr>
        <w:t>AS608</w:t>
      </w:r>
      <w:r w:rsidR="00517AD6">
        <w:rPr>
          <w:rFonts w:hint="eastAsia"/>
          <w:sz w:val="24"/>
        </w:rPr>
        <w:t>指纹模块，</w:t>
      </w:r>
      <w:r w:rsidR="00517AD6">
        <w:rPr>
          <w:rFonts w:hint="eastAsia"/>
          <w:sz w:val="24"/>
        </w:rPr>
        <w:t>J1</w:t>
      </w:r>
      <w:r w:rsidR="00517AD6">
        <w:rPr>
          <w:rFonts w:hint="eastAsia"/>
          <w:sz w:val="24"/>
        </w:rPr>
        <w:t>连接舵机模块，</w:t>
      </w:r>
      <w:r w:rsidR="00517AD6">
        <w:rPr>
          <w:rFonts w:hint="eastAsia"/>
          <w:sz w:val="24"/>
        </w:rPr>
        <w:t>CV APP SIGN</w:t>
      </w:r>
      <w:r w:rsidR="00CF2C65">
        <w:rPr>
          <w:rFonts w:hint="eastAsia"/>
          <w:sz w:val="24"/>
        </w:rPr>
        <w:t>连接</w:t>
      </w:r>
      <w:r w:rsidR="00CF2C65">
        <w:rPr>
          <w:rFonts w:hint="eastAsia"/>
          <w:sz w:val="24"/>
        </w:rPr>
        <w:t>ESP8266</w:t>
      </w:r>
      <w:r w:rsidR="00CF2C65">
        <w:rPr>
          <w:rFonts w:hint="eastAsia"/>
          <w:sz w:val="24"/>
        </w:rPr>
        <w:t>用于云端控制。</w:t>
      </w:r>
    </w:p>
    <w:p w14:paraId="0F7869AF" w14:textId="4EA79E26" w:rsidR="003767DD" w:rsidRDefault="007E5D17" w:rsidP="006621DD">
      <w:pPr>
        <w:wordWrap w:val="0"/>
        <w:spacing w:line="360" w:lineRule="auto"/>
        <w:jc w:val="center"/>
        <w:rPr>
          <w:sz w:val="24"/>
        </w:rPr>
      </w:pPr>
      <w:r w:rsidRPr="007E5D17">
        <w:rPr>
          <w:noProof/>
          <w:sz w:val="24"/>
        </w:rPr>
        <w:drawing>
          <wp:inline distT="0" distB="0" distL="0" distR="0" wp14:anchorId="437FEFE6" wp14:editId="7C10F9DE">
            <wp:extent cx="2094931" cy="2441773"/>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75" t="18883" r="6538" b="11869"/>
                    <a:stretch/>
                  </pic:blipFill>
                  <pic:spPr bwMode="auto">
                    <a:xfrm>
                      <a:off x="0" y="0"/>
                      <a:ext cx="2123083" cy="2474586"/>
                    </a:xfrm>
                    <a:prstGeom prst="rect">
                      <a:avLst/>
                    </a:prstGeom>
                    <a:noFill/>
                    <a:ln>
                      <a:noFill/>
                    </a:ln>
                    <a:extLst>
                      <a:ext uri="{53640926-AAD7-44D8-BBD7-CCE9431645EC}">
                        <a14:shadowObscured xmlns:a14="http://schemas.microsoft.com/office/drawing/2010/main"/>
                      </a:ext>
                    </a:extLst>
                  </pic:spPr>
                </pic:pic>
              </a:graphicData>
            </a:graphic>
          </wp:inline>
        </w:drawing>
      </w:r>
    </w:p>
    <w:p w14:paraId="0C18ABE4" w14:textId="7814664A" w:rsidR="003767DD" w:rsidRPr="003767DD" w:rsidRDefault="003767DD"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2F7ACF">
        <w:rPr>
          <w:rFonts w:ascii="Times New Roman" w:hAnsi="Times New Roman"/>
          <w:noProof/>
          <w:sz w:val="21"/>
          <w:szCs w:val="21"/>
        </w:rPr>
        <w:t>4</w:t>
      </w:r>
      <w:r w:rsidR="00A05C45">
        <w:rPr>
          <w:rFonts w:ascii="Times New Roman" w:hAnsi="Times New Roman"/>
          <w:sz w:val="21"/>
          <w:szCs w:val="21"/>
        </w:rPr>
        <w:fldChar w:fldCharType="end"/>
      </w:r>
      <w:r w:rsidRPr="004C6C42">
        <w:rPr>
          <w:rFonts w:ascii="Times New Roman" w:hAnsi="Times New Roman" w:hint="eastAsia"/>
          <w:sz w:val="21"/>
          <w:szCs w:val="21"/>
        </w:rPr>
        <w:t>楼宇人员信息检测</w:t>
      </w:r>
      <w:r w:rsidR="001C228D">
        <w:rPr>
          <w:rFonts w:ascii="Times New Roman" w:hAnsi="Times New Roman" w:hint="eastAsia"/>
          <w:sz w:val="21"/>
          <w:szCs w:val="21"/>
        </w:rPr>
        <w:t>实物</w:t>
      </w:r>
      <w:r w:rsidR="001C228D">
        <w:rPr>
          <w:rFonts w:ascii="Times New Roman" w:hAnsi="Times New Roman" w:hint="eastAsia"/>
          <w:sz w:val="21"/>
          <w:szCs w:val="21"/>
        </w:rPr>
        <w:t>PCB</w:t>
      </w:r>
      <w:r w:rsidRPr="004C6C42">
        <w:rPr>
          <w:rFonts w:ascii="Times New Roman" w:hAnsi="Times New Roman"/>
          <w:sz w:val="21"/>
          <w:szCs w:val="21"/>
        </w:rPr>
        <w:t>图</w:t>
      </w:r>
    </w:p>
    <w:p w14:paraId="37A4E4DD" w14:textId="7E330D5F" w:rsidR="00537502" w:rsidRPr="00316073" w:rsidRDefault="00537502" w:rsidP="006621DD">
      <w:pPr>
        <w:wordWrap w:val="0"/>
        <w:spacing w:line="360" w:lineRule="auto"/>
        <w:ind w:firstLineChars="200" w:firstLine="480"/>
        <w:rPr>
          <w:b/>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5</w:t>
      </w:r>
      <w:r w:rsidR="0031732C" w:rsidRPr="00607453">
        <w:rPr>
          <w:sz w:val="24"/>
        </w:rPr>
        <w:fldChar w:fldCharType="end"/>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w:t>
      </w:r>
    </w:p>
    <w:p w14:paraId="109FF69B" w14:textId="2F373C7D" w:rsidR="00FC6D0C" w:rsidRDefault="00631291" w:rsidP="006621DD">
      <w:pPr>
        <w:wordWrap w:val="0"/>
        <w:spacing w:line="360" w:lineRule="auto"/>
        <w:jc w:val="center"/>
        <w:rPr>
          <w:sz w:val="24"/>
        </w:rPr>
      </w:pPr>
      <w:r>
        <w:rPr>
          <w:noProof/>
          <w:sz w:val="24"/>
        </w:rPr>
        <w:drawing>
          <wp:inline distT="0" distB="0" distL="0" distR="0" wp14:anchorId="48C8D410" wp14:editId="1EBA9D43">
            <wp:extent cx="5492499"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23"/>
                    <a:stretch>
                      <a:fillRect/>
                    </a:stretch>
                  </pic:blipFill>
                  <pic:spPr>
                    <a:xfrm>
                      <a:off x="0" y="0"/>
                      <a:ext cx="5501295" cy="3763948"/>
                    </a:xfrm>
                    <a:prstGeom prst="rect">
                      <a:avLst/>
                    </a:prstGeom>
                  </pic:spPr>
                </pic:pic>
              </a:graphicData>
            </a:graphic>
          </wp:inline>
        </w:drawing>
      </w:r>
    </w:p>
    <w:p w14:paraId="4F6E716D" w14:textId="28FA69F3" w:rsidR="00991E24" w:rsidRPr="004C6C42" w:rsidRDefault="00FC6D0C"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2F7ACF">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2F7ACF">
        <w:rPr>
          <w:rFonts w:ascii="Times New Roman" w:hAnsi="Times New Roman"/>
          <w:noProof/>
          <w:sz w:val="21"/>
          <w:szCs w:val="21"/>
        </w:rPr>
        <w:t>5</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4C00DA62" w:rsidR="00C511F8" w:rsidRDefault="00AF702B" w:rsidP="006621DD">
      <w:pPr>
        <w:wordWrap w:val="0"/>
        <w:spacing w:line="360" w:lineRule="auto"/>
        <w:ind w:firstLineChars="200" w:firstLine="480"/>
        <w:rPr>
          <w:sz w:val="24"/>
        </w:rPr>
      </w:pPr>
      <w:r>
        <w:rPr>
          <w:rFonts w:hint="eastAsia"/>
          <w:sz w:val="24"/>
        </w:rPr>
        <w:lastRenderedPageBreak/>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r w:rsidR="00F761CD">
        <w:rPr>
          <w:rFonts w:hint="eastAsia"/>
          <w:sz w:val="24"/>
        </w:rPr>
        <w:t>PCB</w:t>
      </w:r>
      <w:r w:rsidR="00F761CD">
        <w:rPr>
          <w:rFonts w:hint="eastAsia"/>
          <w:sz w:val="24"/>
        </w:rPr>
        <w:t>板如图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6</w:t>
      </w:r>
      <w:r w:rsidR="0031732C" w:rsidRPr="00607453">
        <w:rPr>
          <w:sz w:val="24"/>
        </w:rPr>
        <w:fldChar w:fldCharType="end"/>
      </w:r>
      <w:r w:rsidR="00E546F8">
        <w:rPr>
          <w:rFonts w:hint="eastAsia"/>
          <w:sz w:val="24"/>
        </w:rPr>
        <w:t>所示。</w:t>
      </w:r>
      <w:r w:rsidR="00360BCF">
        <w:rPr>
          <w:rFonts w:hint="eastAsia"/>
          <w:sz w:val="24"/>
        </w:rPr>
        <w:t>其中</w:t>
      </w:r>
      <w:r w:rsidR="00456518">
        <w:rPr>
          <w:rFonts w:hint="eastAsia"/>
          <w:sz w:val="24"/>
        </w:rPr>
        <w:t>板上的正极和负极连接太阳能电池板的负极和正极，火线和零线连接国家电网电路。</w:t>
      </w:r>
      <w:r w:rsidR="00F10384">
        <w:rPr>
          <w:rFonts w:hint="eastAsia"/>
          <w:sz w:val="24"/>
        </w:rPr>
        <w:t>TXD1</w:t>
      </w:r>
      <w:r w:rsidR="00F10384">
        <w:rPr>
          <w:rFonts w:hint="eastAsia"/>
          <w:sz w:val="24"/>
        </w:rPr>
        <w:t>连接</w:t>
      </w:r>
      <w:r w:rsidR="00F10384">
        <w:rPr>
          <w:rFonts w:hint="eastAsia"/>
          <w:sz w:val="24"/>
        </w:rPr>
        <w:t>HLW8032</w:t>
      </w:r>
      <w:r w:rsidR="00F10384">
        <w:rPr>
          <w:rFonts w:hint="eastAsia"/>
          <w:sz w:val="24"/>
        </w:rPr>
        <w:t>电能质量模块，</w:t>
      </w:r>
      <w:r w:rsidR="00B77E7E">
        <w:rPr>
          <w:rFonts w:hint="eastAsia"/>
          <w:sz w:val="24"/>
        </w:rPr>
        <w:t>J2</w:t>
      </w:r>
      <w:r w:rsidR="00B77E7E">
        <w:rPr>
          <w:rFonts w:hint="eastAsia"/>
          <w:sz w:val="24"/>
        </w:rPr>
        <w:t>连接</w:t>
      </w:r>
      <w:r w:rsidR="00B77E7E">
        <w:rPr>
          <w:rFonts w:hint="eastAsia"/>
          <w:sz w:val="24"/>
        </w:rPr>
        <w:t>RS485</w:t>
      </w:r>
      <w:r w:rsidR="00B77E7E">
        <w:rPr>
          <w:rFonts w:hint="eastAsia"/>
          <w:sz w:val="24"/>
        </w:rPr>
        <w:t>模块，</w:t>
      </w:r>
      <w:r w:rsidR="00B77E7E">
        <w:rPr>
          <w:rFonts w:hint="eastAsia"/>
          <w:sz w:val="24"/>
        </w:rPr>
        <w:t>U2</w:t>
      </w:r>
      <w:r w:rsidR="00B77E7E">
        <w:rPr>
          <w:rFonts w:hint="eastAsia"/>
          <w:sz w:val="24"/>
        </w:rPr>
        <w:t>供给系统工作电压</w:t>
      </w:r>
      <w:r w:rsidR="006E21D4">
        <w:rPr>
          <w:rFonts w:hint="eastAsia"/>
          <w:sz w:val="24"/>
        </w:rPr>
        <w:t>，与楼宇核心板采用同一路供电</w:t>
      </w:r>
      <w:r w:rsidR="00CF2C65">
        <w:rPr>
          <w:rFonts w:hint="eastAsia"/>
          <w:sz w:val="24"/>
        </w:rPr>
        <w:t>。</w:t>
      </w:r>
    </w:p>
    <w:p w14:paraId="2AA50C11" w14:textId="48CE2C01" w:rsidR="00E546F8" w:rsidRDefault="000064F6" w:rsidP="006621DD">
      <w:pPr>
        <w:wordWrap w:val="0"/>
        <w:spacing w:line="360" w:lineRule="auto"/>
        <w:jc w:val="center"/>
        <w:rPr>
          <w:sz w:val="24"/>
        </w:rPr>
      </w:pPr>
      <w:r>
        <w:rPr>
          <w:noProof/>
          <w:sz w:val="24"/>
        </w:rPr>
        <w:drawing>
          <wp:inline distT="0" distB="0" distL="0" distR="0" wp14:anchorId="287AF769" wp14:editId="007F498A">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1594781424"/>
                    <pic:cNvPicPr/>
                  </pic:nvPicPr>
                  <pic:blipFill>
                    <a:blip r:embed="rId24"/>
                    <a:stretch>
                      <a:fillRect/>
                    </a:stretch>
                  </pic:blipFill>
                  <pic:spPr>
                    <a:xfrm>
                      <a:off x="0" y="0"/>
                      <a:ext cx="5760720" cy="3118485"/>
                    </a:xfrm>
                    <a:prstGeom prst="rect">
                      <a:avLst/>
                    </a:prstGeom>
                  </pic:spPr>
                </pic:pic>
              </a:graphicData>
            </a:graphic>
          </wp:inline>
        </w:drawing>
      </w:r>
    </w:p>
    <w:p w14:paraId="35B6786D" w14:textId="50E80FAF" w:rsidR="00E546F8" w:rsidRPr="00CF2C65" w:rsidRDefault="00E546F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2F7ACF">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2F7ACF">
        <w:rPr>
          <w:rFonts w:ascii="Times New Roman" w:hAnsi="Times New Roman"/>
          <w:noProof/>
          <w:sz w:val="21"/>
          <w:szCs w:val="21"/>
        </w:rPr>
        <w:t>6</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000064F6">
        <w:rPr>
          <w:rFonts w:ascii="Times New Roman" w:hAnsi="Times New Roman" w:hint="eastAsia"/>
          <w:sz w:val="21"/>
          <w:szCs w:val="21"/>
        </w:rPr>
        <w:t>板实物图</w:t>
      </w:r>
    </w:p>
    <w:p w14:paraId="4A322554" w14:textId="5B0C5B0B" w:rsidR="00C511F8" w:rsidRDefault="00AF702B" w:rsidP="006621DD">
      <w:pPr>
        <w:wordWrap w:val="0"/>
        <w:spacing w:beforeLines="50" w:before="156" w:afterLines="50" w:after="156" w:line="360" w:lineRule="auto"/>
        <w:outlineLvl w:val="1"/>
        <w:rPr>
          <w:rFonts w:eastAsia="黑体"/>
          <w:sz w:val="24"/>
        </w:rPr>
      </w:pPr>
      <w:bookmarkStart w:id="54" w:name="_Toc71660327"/>
      <w:bookmarkStart w:id="55" w:name="_Toc70791173"/>
      <w:bookmarkStart w:id="56" w:name="_Toc70791435"/>
      <w:bookmarkStart w:id="57" w:name="_Toc70791697"/>
      <w:bookmarkStart w:id="58" w:name="_Toc198501302"/>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4"/>
      <w:bookmarkEnd w:id="55"/>
      <w:bookmarkEnd w:id="56"/>
      <w:bookmarkEnd w:id="57"/>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58"/>
    </w:p>
    <w:p w14:paraId="00CEE675" w14:textId="7B2B2414" w:rsidR="00C511F8" w:rsidRDefault="00AF702B" w:rsidP="006621DD">
      <w:pPr>
        <w:wordWrap w:val="0"/>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4645FD">
        <w:rPr>
          <w:rFonts w:hint="eastAsia"/>
          <w:color w:val="000000"/>
          <w:sz w:val="24"/>
        </w:rPr>
        <w:t>-</w:t>
      </w:r>
      <w:r w:rsidR="0070685F" w:rsidRPr="0070685F">
        <w:rPr>
          <w:rFonts w:hint="eastAsia"/>
          <w:color w:val="000000"/>
          <w:sz w:val="24"/>
        </w:rPr>
        <w:t>40</w:t>
      </w:r>
      <w:r w:rsidR="0070685F" w:rsidRPr="0070685F">
        <w:rPr>
          <w:rFonts w:hint="eastAsia"/>
          <w:color w:val="000000"/>
          <w:sz w:val="24"/>
        </w:rPr>
        <w:t>℃～</w:t>
      </w:r>
      <w:r w:rsidR="0070685F" w:rsidRPr="0070685F">
        <w:rPr>
          <w:rFonts w:hint="eastAsia"/>
          <w:color w:val="000000"/>
          <w:sz w:val="24"/>
        </w:rPr>
        <w:t>85</w:t>
      </w:r>
      <w:r w:rsidR="0070685F" w:rsidRPr="0070685F">
        <w:rPr>
          <w:rFonts w:hint="eastAsia"/>
          <w:color w:val="000000"/>
          <w:sz w:val="24"/>
        </w:rPr>
        <w:t>℃</w:t>
      </w:r>
      <w:r w:rsidR="006B0254">
        <w:rPr>
          <w:color w:val="000000"/>
          <w:sz w:val="24"/>
        </w:rPr>
        <w:t>。此外，它还具备丰富的外设和功能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145823">
        <w:rPr>
          <w:rFonts w:hint="eastAsia"/>
          <w:color w:val="000000"/>
          <w:sz w:val="24"/>
        </w:rPr>
        <w:t>3</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，以及多组定时器</w:t>
      </w:r>
      <w:r w:rsidR="006B0254" w:rsidRPr="006B0254">
        <w:rPr>
          <w:color w:val="000000"/>
          <w:sz w:val="24"/>
        </w:rPr>
        <w:t>等。</w:t>
      </w:r>
    </w:p>
    <w:p w14:paraId="1C6BB467" w14:textId="7FFD007F" w:rsidR="00C511F8" w:rsidRPr="00607453" w:rsidRDefault="00AF702B" w:rsidP="006621DD">
      <w:pPr>
        <w:wordWrap w:val="0"/>
        <w:spacing w:line="360" w:lineRule="auto"/>
        <w:ind w:firstLineChars="200" w:firstLine="480"/>
        <w:rPr>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电源电路、复位电路以及晶振电路构成。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w:t>
      </w:r>
      <w:r w:rsidRPr="00607453">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7</w:t>
      </w:r>
      <w:r w:rsidR="0031732C" w:rsidRPr="00607453">
        <w:rPr>
          <w:sz w:val="24"/>
        </w:rPr>
        <w:fldChar w:fldCharType="end"/>
      </w:r>
      <w:r w:rsidRPr="00607453">
        <w:rPr>
          <w:rFonts w:hint="eastAsia"/>
          <w:sz w:val="24"/>
        </w:rPr>
        <w:t>所示。</w:t>
      </w:r>
    </w:p>
    <w:p w14:paraId="6AF4991A" w14:textId="00DA4BBA" w:rsidR="00C511F8" w:rsidRDefault="006B0254" w:rsidP="006621DD">
      <w:pPr>
        <w:wordWrap w:val="0"/>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125"/>
                    </a:xfrm>
                    <a:prstGeom prst="rect">
                      <a:avLst/>
                    </a:prstGeom>
                  </pic:spPr>
                </pic:pic>
              </a:graphicData>
            </a:graphic>
          </wp:inline>
        </w:drawing>
      </w:r>
    </w:p>
    <w:p w14:paraId="44A25CF0" w14:textId="352D19CF"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7</w:t>
      </w:r>
      <w:r w:rsidR="00A16CFD">
        <w:rPr>
          <w:rFonts w:ascii="Times New Roman" w:hAnsi="Times New Roman"/>
          <w:sz w:val="21"/>
          <w:szCs w:val="21"/>
        </w:rPr>
        <w:fldChar w:fldCharType="end"/>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52D9B461" w14:textId="2B1730FA" w:rsidR="0078543A" w:rsidRPr="00607453" w:rsidRDefault="000901BC" w:rsidP="006621DD">
      <w:pPr>
        <w:wordWrap w:val="0"/>
        <w:ind w:firstLineChars="200" w:firstLine="480"/>
        <w:rPr>
          <w:sz w:val="24"/>
        </w:rPr>
      </w:pPr>
      <w:r>
        <w:rPr>
          <w:rFonts w:hint="eastAsia"/>
          <w:color w:val="000000"/>
          <w:sz w:val="24"/>
        </w:rPr>
        <w:t>模块</w:t>
      </w:r>
      <w:r w:rsidR="00317EC1">
        <w:rPr>
          <w:rFonts w:hint="eastAsia"/>
          <w:color w:val="000000"/>
          <w:sz w:val="24"/>
        </w:rPr>
        <w:t>如</w:t>
      </w:r>
      <w:r>
        <w:rPr>
          <w:rFonts w:hint="eastAsia"/>
          <w:color w:val="000000"/>
          <w:sz w:val="24"/>
        </w:rPr>
        <w:t>实</w:t>
      </w:r>
      <w:r w:rsidRPr="00607453">
        <w:rPr>
          <w:rFonts w:hint="eastAsia"/>
          <w:sz w:val="24"/>
        </w:rPr>
        <w:t>物图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8</w:t>
      </w:r>
      <w:r w:rsidR="0031732C" w:rsidRPr="00607453">
        <w:rPr>
          <w:sz w:val="24"/>
        </w:rPr>
        <w:fldChar w:fldCharType="end"/>
      </w:r>
      <w:r w:rsidR="00317EC1" w:rsidRPr="00607453">
        <w:rPr>
          <w:rFonts w:hint="eastAsia"/>
          <w:sz w:val="24"/>
        </w:rPr>
        <w:t>所示。</w:t>
      </w:r>
    </w:p>
    <w:p w14:paraId="6ACE9466" w14:textId="1473C8FE" w:rsidR="00873792" w:rsidRDefault="000901BC" w:rsidP="006621DD">
      <w:pPr>
        <w:wordWrap w:val="0"/>
        <w:spacing w:line="360" w:lineRule="auto"/>
        <w:ind w:rightChars="120" w:right="252"/>
        <w:jc w:val="center"/>
        <w:rPr>
          <w:sz w:val="24"/>
        </w:rPr>
      </w:pPr>
      <w:r w:rsidRPr="000901BC">
        <w:rPr>
          <w:noProof/>
          <w:sz w:val="24"/>
        </w:rPr>
        <w:drawing>
          <wp:inline distT="0" distB="0" distL="0" distR="0" wp14:anchorId="2FAF2461" wp14:editId="53771965">
            <wp:extent cx="334482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957" cy="2521097"/>
                    </a:xfrm>
                    <a:prstGeom prst="rect">
                      <a:avLst/>
                    </a:prstGeom>
                    <a:noFill/>
                    <a:ln>
                      <a:noFill/>
                    </a:ln>
                  </pic:spPr>
                </pic:pic>
              </a:graphicData>
            </a:graphic>
          </wp:inline>
        </w:drawing>
      </w:r>
    </w:p>
    <w:p w14:paraId="04B6056B" w14:textId="5B839BEA" w:rsidR="00873792" w:rsidRPr="000901BC" w:rsidRDefault="00873792"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8</w:t>
      </w:r>
      <w:r w:rsidR="00A16CFD">
        <w:rPr>
          <w:rFonts w:ascii="Times New Roman" w:hAnsi="Times New Roman"/>
          <w:sz w:val="21"/>
          <w:szCs w:val="21"/>
        </w:rPr>
        <w:fldChar w:fldCharType="end"/>
      </w:r>
      <w:r w:rsidRPr="004C6C42">
        <w:rPr>
          <w:rFonts w:ascii="Times New Roman" w:hAnsi="Times New Roman"/>
          <w:sz w:val="21"/>
          <w:szCs w:val="21"/>
        </w:rPr>
        <w:t xml:space="preserve"> STM32F103VCT6</w:t>
      </w:r>
      <w:r w:rsidR="000901BC">
        <w:rPr>
          <w:rFonts w:ascii="Times New Roman" w:hAnsi="Times New Roman" w:hint="eastAsia"/>
          <w:sz w:val="21"/>
          <w:szCs w:val="21"/>
        </w:rPr>
        <w:t>模块</w:t>
      </w:r>
      <w:r>
        <w:rPr>
          <w:rFonts w:ascii="Times New Roman" w:hAnsi="Times New Roman" w:hint="eastAsia"/>
          <w:sz w:val="21"/>
          <w:szCs w:val="21"/>
        </w:rPr>
        <w:t>实物图</w:t>
      </w:r>
    </w:p>
    <w:p w14:paraId="23D4475E" w14:textId="328EEE93" w:rsidR="00C511F8" w:rsidRPr="00607453" w:rsidRDefault="006B0254" w:rsidP="006621DD">
      <w:pPr>
        <w:wordWrap w:val="0"/>
        <w:spacing w:line="360" w:lineRule="auto"/>
        <w:ind w:firstLineChars="200" w:firstLine="480"/>
        <w:rPr>
          <w:sz w:val="24"/>
        </w:rPr>
      </w:pPr>
      <w:r w:rsidRPr="006B0254">
        <w:rPr>
          <w:rFonts w:hint="eastAsia"/>
          <w:sz w:val="24"/>
        </w:rPr>
        <w:t>在</w:t>
      </w:r>
      <w:r w:rsidR="0070685F">
        <w:rPr>
          <w:rFonts w:hint="eastAsia"/>
          <w:sz w:val="24"/>
        </w:rPr>
        <w:t>STM</w:t>
      </w:r>
      <w:r w:rsidRPr="00CD6AF6">
        <w:rPr>
          <w:rFonts w:hint="eastAsia"/>
          <w:sz w:val="24"/>
        </w:rPr>
        <w:t>32</w:t>
      </w:r>
      <w:r w:rsidRPr="006B0254">
        <w:rPr>
          <w:rFonts w:hint="eastAsia"/>
          <w:sz w:val="24"/>
        </w:rPr>
        <w:t>系统中，复位电路起着至关重要的作用，它的主要作用包括将</w:t>
      </w:r>
      <w:r w:rsidR="0070685F">
        <w:rPr>
          <w:rFonts w:hint="eastAsia"/>
          <w:sz w:val="24"/>
        </w:rPr>
        <w:t>STM</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w:t>
      </w:r>
      <w:r w:rsidRPr="005F7F81">
        <w:rPr>
          <w:rFonts w:hint="eastAsia"/>
          <w:sz w:val="24"/>
        </w:rPr>
        <w:t>从而</w:t>
      </w:r>
      <w:r w:rsidRPr="006B0254">
        <w:rPr>
          <w:rFonts w:hint="eastAsia"/>
          <w:sz w:val="24"/>
        </w:rPr>
        <w:t>保证</w:t>
      </w:r>
      <w:r w:rsidR="0070685F">
        <w:rPr>
          <w:rFonts w:hint="eastAsia"/>
          <w:sz w:val="24"/>
        </w:rPr>
        <w:t>STM</w:t>
      </w:r>
      <w:r w:rsidR="005F7F81" w:rsidRPr="005F7F81">
        <w:rPr>
          <w:sz w:val="24"/>
        </w:rPr>
        <w:t>3</w:t>
      </w:r>
      <w:r w:rsidRPr="00CD6AF6">
        <w:rPr>
          <w:rFonts w:hint="eastAsia"/>
          <w:sz w:val="24"/>
        </w:rPr>
        <w:t>2</w:t>
      </w:r>
      <w:r w:rsidRPr="006B0254">
        <w:rPr>
          <w:rFonts w:hint="eastAsia"/>
          <w:sz w:val="24"/>
        </w:rPr>
        <w:t>稳定运行</w:t>
      </w:r>
      <w:r>
        <w:rPr>
          <w:rFonts w:hint="eastAsia"/>
          <w:sz w:val="24"/>
        </w:rPr>
        <w:t>。</w:t>
      </w:r>
      <w:r w:rsidR="00AF702B">
        <w:rPr>
          <w:sz w:val="24"/>
        </w:rPr>
        <w:t>复位电路如图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9</w:t>
      </w:r>
      <w:r w:rsidR="0031732C" w:rsidRPr="00607453">
        <w:rPr>
          <w:sz w:val="24"/>
        </w:rPr>
        <w:fldChar w:fldCharType="end"/>
      </w:r>
      <w:r w:rsidR="00AF702B">
        <w:rPr>
          <w:sz w:val="24"/>
        </w:rPr>
        <w:t>所示。</w:t>
      </w:r>
    </w:p>
    <w:p w14:paraId="21C2B55F" w14:textId="7BCFDC40" w:rsidR="00C511F8" w:rsidRDefault="006B0254" w:rsidP="006621DD">
      <w:pPr>
        <w:wordWrap w:val="0"/>
        <w:jc w:val="center"/>
      </w:pPr>
      <w:r w:rsidRPr="006B0254">
        <w:rPr>
          <w:noProof/>
        </w:rPr>
        <w:lastRenderedPageBreak/>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677" cy="1911610"/>
                    </a:xfrm>
                    <a:prstGeom prst="rect">
                      <a:avLst/>
                    </a:prstGeom>
                  </pic:spPr>
                </pic:pic>
              </a:graphicData>
            </a:graphic>
          </wp:inline>
        </w:drawing>
      </w:r>
    </w:p>
    <w:p w14:paraId="45B4B748" w14:textId="1A544F85"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2F7AC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2F7ACF">
        <w:rPr>
          <w:noProof/>
          <w:szCs w:val="21"/>
        </w:rPr>
        <w:t>9</w:t>
      </w:r>
      <w:r w:rsidR="00A16CFD">
        <w:rPr>
          <w:szCs w:val="21"/>
        </w:rPr>
        <w:fldChar w:fldCharType="end"/>
      </w:r>
      <w:r w:rsidRPr="004C6C42">
        <w:rPr>
          <w:rFonts w:eastAsia="黑体" w:hint="eastAsia"/>
          <w:szCs w:val="21"/>
        </w:rPr>
        <w:t>复位电路</w:t>
      </w:r>
    </w:p>
    <w:p w14:paraId="40E820B8" w14:textId="6AC2F9F1" w:rsidR="00C511F8" w:rsidRDefault="006B0254" w:rsidP="006621DD">
      <w:pPr>
        <w:wordWrap w:val="0"/>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10</w:t>
      </w:r>
      <w:r w:rsidR="0031732C" w:rsidRPr="00607453">
        <w:rPr>
          <w:sz w:val="24"/>
        </w:rPr>
        <w:fldChar w:fldCharType="end"/>
      </w:r>
      <w:r w:rsidR="00AF702B">
        <w:rPr>
          <w:sz w:val="24"/>
        </w:rPr>
        <w:t>所示。</w:t>
      </w:r>
    </w:p>
    <w:p w14:paraId="243C0B56" w14:textId="1A7A3012" w:rsidR="00C511F8" w:rsidRDefault="00060A57" w:rsidP="006621DD">
      <w:pPr>
        <w:wordWrap w:val="0"/>
        <w:jc w:val="center"/>
      </w:pPr>
      <w:r>
        <w:rPr>
          <w:noProof/>
        </w:rPr>
        <w:drawing>
          <wp:inline distT="0" distB="0" distL="0" distR="0" wp14:anchorId="11975EB7" wp14:editId="3E8CD72C">
            <wp:extent cx="2433099" cy="2400336"/>
            <wp:effectExtent l="0" t="0" r="5715" b="0"/>
            <wp:docPr id="19565667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9229" cy="2406383"/>
                    </a:xfrm>
                    <a:prstGeom prst="rect">
                      <a:avLst/>
                    </a:prstGeom>
                    <a:noFill/>
                    <a:ln>
                      <a:noFill/>
                    </a:ln>
                  </pic:spPr>
                </pic:pic>
              </a:graphicData>
            </a:graphic>
          </wp:inline>
        </w:drawing>
      </w:r>
    </w:p>
    <w:p w14:paraId="2E8BA993" w14:textId="5E3B5FAC"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2F7AC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2F7ACF">
        <w:rPr>
          <w:noProof/>
          <w:szCs w:val="21"/>
        </w:rPr>
        <w:t>10</w:t>
      </w:r>
      <w:r w:rsidR="00A16CFD">
        <w:rPr>
          <w:szCs w:val="21"/>
        </w:rPr>
        <w:fldChar w:fldCharType="end"/>
      </w:r>
      <w:r w:rsidRPr="004C6C42">
        <w:rPr>
          <w:rFonts w:eastAsia="黑体" w:hint="eastAsia"/>
          <w:szCs w:val="21"/>
        </w:rPr>
        <w:t>晶振电路</w:t>
      </w:r>
    </w:p>
    <w:p w14:paraId="6AA7EAA7" w14:textId="3E85EB27" w:rsidR="00DE350F" w:rsidRPr="00DE350F" w:rsidRDefault="00A50F43" w:rsidP="007C528A">
      <w:pPr>
        <w:spacing w:line="360" w:lineRule="auto"/>
        <w:ind w:firstLineChars="200" w:firstLine="480"/>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1B49F0">
        <w:rPr>
          <w:sz w:val="24"/>
        </w:rPr>
        <w:t>µ</w:t>
      </w:r>
      <w:r w:rsidR="00DE350F" w:rsidRPr="00802AA2">
        <w:rPr>
          <w:sz w:val="24"/>
        </w:rPr>
        <w:t>f</w:t>
      </w:r>
      <w:r w:rsidR="00DE350F" w:rsidRPr="00DE350F">
        <w:rPr>
          <w:rFonts w:hint="eastAsia"/>
          <w:sz w:val="24"/>
        </w:rPr>
        <w:t>去偶电容，可以为单片机提供瞬间的电流补偿，减少电源噪声，确保程序运转稳定。电源电路如图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11</w:t>
      </w:r>
      <w:r w:rsidR="0031732C" w:rsidRPr="00607453">
        <w:rPr>
          <w:sz w:val="24"/>
        </w:rPr>
        <w:fldChar w:fldCharType="end"/>
      </w:r>
      <w:r w:rsidR="00DE350F" w:rsidRPr="00DE350F">
        <w:rPr>
          <w:rFonts w:hint="eastAsia"/>
          <w:sz w:val="24"/>
        </w:rPr>
        <w:t>所示。</w:t>
      </w:r>
    </w:p>
    <w:p w14:paraId="46E1F1DE" w14:textId="3251EB8F" w:rsidR="00DE350F" w:rsidRPr="00A715CE" w:rsidRDefault="00DE350F" w:rsidP="006621DD">
      <w:pPr>
        <w:wordWrap w:val="0"/>
        <w:spacing w:line="360" w:lineRule="auto"/>
        <w:jc w:val="center"/>
        <w:rPr>
          <w:rFonts w:ascii="黑体" w:eastAsia="黑体" w:hAnsi="黑体" w:cs="黑体" w:hint="eastAsia"/>
        </w:rPr>
      </w:pPr>
      <w:r w:rsidRPr="00A715CE">
        <w:rPr>
          <w:rFonts w:ascii="黑体" w:eastAsia="黑体" w:hAnsi="黑体" w:cs="黑体"/>
          <w:noProof/>
        </w:rPr>
        <w:lastRenderedPageBreak/>
        <w:drawing>
          <wp:inline distT="0" distB="0" distL="0" distR="0" wp14:anchorId="652C2C2F" wp14:editId="19683527">
            <wp:extent cx="3528204" cy="1236617"/>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2199" cy="1241522"/>
                    </a:xfrm>
                    <a:prstGeom prst="rect">
                      <a:avLst/>
                    </a:prstGeom>
                    <a:noFill/>
                    <a:ln>
                      <a:noFill/>
                    </a:ln>
                  </pic:spPr>
                </pic:pic>
              </a:graphicData>
            </a:graphic>
          </wp:inline>
        </w:drawing>
      </w:r>
    </w:p>
    <w:p w14:paraId="47171AA9" w14:textId="22556174" w:rsidR="00A50F43" w:rsidRPr="004C6C42" w:rsidRDefault="00DE350F"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2F7AC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2F7ACF">
        <w:rPr>
          <w:noProof/>
          <w:szCs w:val="21"/>
        </w:rPr>
        <w:t>11</w:t>
      </w:r>
      <w:r w:rsidR="00A16CFD">
        <w:rPr>
          <w:szCs w:val="21"/>
        </w:rPr>
        <w:fldChar w:fldCharType="end"/>
      </w:r>
      <w:r w:rsidRPr="004C6C42">
        <w:rPr>
          <w:rFonts w:eastAsia="黑体" w:hint="eastAsia"/>
          <w:szCs w:val="21"/>
        </w:rPr>
        <w:t>电源电路</w:t>
      </w:r>
    </w:p>
    <w:p w14:paraId="3EF5433F" w14:textId="2620B25E" w:rsidR="00C511F8" w:rsidRDefault="00AF702B" w:rsidP="006621DD">
      <w:pPr>
        <w:wordWrap w:val="0"/>
        <w:spacing w:beforeLines="50" w:before="156" w:afterLines="50" w:after="156" w:line="360" w:lineRule="auto"/>
        <w:outlineLvl w:val="1"/>
        <w:rPr>
          <w:rFonts w:eastAsia="黑体"/>
          <w:sz w:val="24"/>
        </w:rPr>
      </w:pPr>
      <w:bookmarkStart w:id="59" w:name="_Toc70791436"/>
      <w:bookmarkStart w:id="60" w:name="_Toc71660328"/>
      <w:bookmarkStart w:id="61" w:name="_Toc70791698"/>
      <w:bookmarkStart w:id="62" w:name="_Toc70791174"/>
      <w:bookmarkStart w:id="63" w:name="_Toc19850130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9"/>
      <w:bookmarkEnd w:id="60"/>
      <w:bookmarkEnd w:id="61"/>
      <w:bookmarkEnd w:id="62"/>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63"/>
    </w:p>
    <w:p w14:paraId="6373F28E" w14:textId="12D4BB4E" w:rsidR="00C511F8" w:rsidRPr="00607453" w:rsidRDefault="00D50451" w:rsidP="007C528A">
      <w:pPr>
        <w:pStyle w:val="ad"/>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982816">
        <w:rPr>
          <w:rFonts w:ascii="Times New Roman" w:hAnsi="Times New Roman" w:cs="Times New Roman" w:hint="eastAsia"/>
        </w:rPr>
        <w:t>，它们输出端</w:t>
      </w:r>
      <w:r w:rsidR="00B1541A">
        <w:rPr>
          <w:rFonts w:ascii="Times New Roman" w:hAnsi="Times New Roman" w:cs="Times New Roman" w:hint="eastAsia"/>
        </w:rPr>
        <w:t>分别与单片机的</w:t>
      </w:r>
      <w:r w:rsidR="00CB453F">
        <w:rPr>
          <w:rFonts w:ascii="Times New Roman" w:hAnsi="Times New Roman" w:cs="Times New Roman" w:hint="eastAsia"/>
        </w:rPr>
        <w:t>PD10</w:t>
      </w:r>
      <w:r w:rsidR="00CB453F">
        <w:rPr>
          <w:rFonts w:ascii="Times New Roman" w:hAnsi="Times New Roman" w:cs="Times New Roman" w:hint="eastAsia"/>
        </w:rPr>
        <w:t>、</w:t>
      </w:r>
      <w:r w:rsidR="00CB453F">
        <w:rPr>
          <w:rFonts w:ascii="Times New Roman" w:hAnsi="Times New Roman" w:cs="Times New Roman" w:hint="eastAsia"/>
        </w:rPr>
        <w:t>PD11</w:t>
      </w:r>
      <w:r w:rsidR="00CB453F">
        <w:rPr>
          <w:rFonts w:ascii="Times New Roman" w:hAnsi="Times New Roman" w:cs="Times New Roman" w:hint="eastAsia"/>
        </w:rPr>
        <w:t>、</w:t>
      </w:r>
      <w:r w:rsidR="00CB453F">
        <w:rPr>
          <w:rFonts w:ascii="Times New Roman" w:hAnsi="Times New Roman" w:cs="Times New Roman" w:hint="eastAsia"/>
        </w:rPr>
        <w:t>PD12</w:t>
      </w:r>
      <w:r w:rsidR="00CB453F">
        <w:rPr>
          <w:rFonts w:ascii="Times New Roman" w:hAnsi="Times New Roman" w:cs="Times New Roman" w:hint="eastAsia"/>
        </w:rPr>
        <w:t>、</w:t>
      </w:r>
      <w:r w:rsidR="00CB453F">
        <w:rPr>
          <w:rFonts w:ascii="Times New Roman" w:hAnsi="Times New Roman" w:cs="Times New Roman" w:hint="eastAsia"/>
        </w:rPr>
        <w:t>PD13</w:t>
      </w:r>
      <w:r w:rsidR="00CB453F">
        <w:rPr>
          <w:rFonts w:ascii="Times New Roman" w:hAnsi="Times New Roman" w:cs="Times New Roman" w:hint="eastAsia"/>
        </w:rPr>
        <w:t>、</w:t>
      </w:r>
      <w:r w:rsidR="00CB453F">
        <w:rPr>
          <w:rFonts w:ascii="Times New Roman" w:hAnsi="Times New Roman" w:cs="Times New Roman" w:hint="eastAsia"/>
        </w:rPr>
        <w:t>PD14</w:t>
      </w:r>
      <w:r w:rsidR="00B1541A">
        <w:rPr>
          <w:rFonts w:ascii="Times New Roman" w:hAnsi="Times New Roman" w:cs="Times New Roman" w:hint="eastAsia"/>
        </w:rPr>
        <w:t>相连</w:t>
      </w:r>
      <w:r w:rsidR="007D4587">
        <w:rPr>
          <w:rFonts w:ascii="Times New Roman" w:hAnsi="Times New Roman" w:cs="Times New Roman" w:hint="eastAsia"/>
        </w:rPr>
        <w:t>，接口电路如图</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eq \c</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2F7ACF">
        <w:rPr>
          <w:rFonts w:ascii="Times New Roman" w:hAnsi="Times New Roman" w:cs="Times New Roman"/>
          <w:noProof/>
          <w:kern w:val="2"/>
        </w:rPr>
        <w:t>3</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txt</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2F7ACF">
        <w:rPr>
          <w:rFonts w:ascii="Times New Roman" w:hAnsi="Times New Roman" w:cs="Times New Roman"/>
          <w:noProof/>
          <w:kern w:val="2"/>
        </w:rPr>
        <w:t>12</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所示</w:t>
      </w:r>
      <w:r w:rsidR="00B1541A">
        <w:rPr>
          <w:rFonts w:ascii="Times New Roman" w:hAnsi="Times New Roman" w:cs="Times New Roman" w:hint="eastAsia"/>
        </w:rPr>
        <w:t>。</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w:t>
      </w:r>
      <w:r w:rsidR="005F33BD">
        <w:rPr>
          <w:rFonts w:hint="eastAsia"/>
        </w:rPr>
        <w:t>内部</w:t>
      </w:r>
      <w:r w:rsidRPr="00D50451">
        <w:rPr>
          <w:rFonts w:hint="eastAsia"/>
        </w:rPr>
        <w:t>电</w:t>
      </w:r>
      <w:r w:rsidRPr="00607453">
        <w:rPr>
          <w:rFonts w:ascii="Times New Roman" w:hAnsi="Times New Roman" w:cs="Times New Roman" w:hint="eastAsia"/>
          <w:kern w:val="2"/>
        </w:rPr>
        <w:t>路</w:t>
      </w:r>
      <w:r w:rsidR="00AF702B" w:rsidRPr="00607453">
        <w:rPr>
          <w:rFonts w:ascii="Times New Roman" w:hAnsi="Times New Roman" w:cs="Times New Roman" w:hint="eastAsia"/>
          <w:kern w:val="2"/>
        </w:rPr>
        <w:t>如图</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eq \c</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2F7ACF">
        <w:rPr>
          <w:rFonts w:ascii="Times New Roman" w:hAnsi="Times New Roman" w:cs="Times New Roman"/>
          <w:noProof/>
          <w:kern w:val="2"/>
        </w:rPr>
        <w:t>3</w:t>
      </w:r>
      <w:r w:rsidR="0031732C" w:rsidRPr="00607453">
        <w:rPr>
          <w:rFonts w:ascii="Times New Roman" w:hAnsi="Times New Roman" w:cs="Times New Roman"/>
          <w:kern w:val="2"/>
        </w:rPr>
        <w:fldChar w:fldCharType="end"/>
      </w:r>
      <w:r w:rsidR="0031732C" w:rsidRPr="00607453">
        <w:rPr>
          <w:rFonts w:ascii="Times New Roman" w:hAnsi="Times New Roman" w:cs="Times New Roman" w:hint="eastAsia"/>
          <w:kern w:val="2"/>
        </w:rPr>
        <w:t>.</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txt</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2F7ACF">
        <w:rPr>
          <w:rFonts w:ascii="Times New Roman" w:hAnsi="Times New Roman" w:cs="Times New Roman"/>
          <w:noProof/>
          <w:kern w:val="2"/>
        </w:rPr>
        <w:t>13</w:t>
      </w:r>
      <w:r w:rsidR="0031732C" w:rsidRPr="00607453">
        <w:rPr>
          <w:rFonts w:ascii="Times New Roman" w:hAnsi="Times New Roman" w:cs="Times New Roman"/>
          <w:kern w:val="2"/>
        </w:rPr>
        <w:fldChar w:fldCharType="end"/>
      </w:r>
      <w:r w:rsidR="00AF702B" w:rsidRPr="00607453">
        <w:rPr>
          <w:rFonts w:ascii="Times New Roman" w:hAnsi="Times New Roman" w:cs="Times New Roman" w:hint="eastAsia"/>
          <w:kern w:val="2"/>
        </w:rPr>
        <w:t>所示。</w:t>
      </w:r>
    </w:p>
    <w:p w14:paraId="722D1038" w14:textId="1A9683EB" w:rsidR="00C511F8" w:rsidRDefault="00FD6AD2" w:rsidP="006621DD">
      <w:pPr>
        <w:wordWrap w:val="0"/>
        <w:spacing w:line="360" w:lineRule="auto"/>
        <w:jc w:val="center"/>
        <w:rPr>
          <w:sz w:val="24"/>
        </w:rPr>
      </w:pPr>
      <w:r>
        <w:rPr>
          <w:noProof/>
          <w:sz w:val="24"/>
        </w:rPr>
        <w:drawing>
          <wp:inline distT="0" distB="0" distL="0" distR="0" wp14:anchorId="766183AA" wp14:editId="15B3704C">
            <wp:extent cx="4666891" cy="1338542"/>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1381" cy="1345566"/>
                    </a:xfrm>
                    <a:prstGeom prst="rect">
                      <a:avLst/>
                    </a:prstGeom>
                    <a:noFill/>
                    <a:ln>
                      <a:noFill/>
                    </a:ln>
                  </pic:spPr>
                </pic:pic>
              </a:graphicData>
            </a:graphic>
          </wp:inline>
        </w:drawing>
      </w:r>
    </w:p>
    <w:p w14:paraId="45D41DFE" w14:textId="305A2790"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12</w:t>
      </w:r>
      <w:r w:rsidR="00A16CFD">
        <w:rPr>
          <w:rFonts w:ascii="Times New Roman" w:hAnsi="Times New Roman"/>
          <w:sz w:val="21"/>
          <w:szCs w:val="21"/>
        </w:rPr>
        <w:fldChar w:fldCharType="end"/>
      </w:r>
      <w:r w:rsidR="007D4587">
        <w:rPr>
          <w:rFonts w:ascii="Times New Roman" w:hAnsi="Times New Roman" w:hint="eastAsia"/>
          <w:sz w:val="21"/>
          <w:szCs w:val="21"/>
        </w:rPr>
        <w:t xml:space="preserve">  </w:t>
      </w:r>
      <w:r w:rsidR="007D4587" w:rsidRPr="00CD6AF6">
        <w:rPr>
          <w:rFonts w:ascii="Times New Roman" w:hAnsi="Times New Roman" w:hint="eastAsia"/>
        </w:rPr>
        <w:t>5</w:t>
      </w:r>
      <w:r w:rsidR="007D4587">
        <w:rPr>
          <w:rFonts w:ascii="Times New Roman" w:hAnsi="Times New Roman" w:hint="eastAsia"/>
        </w:rPr>
        <w:t>路烟雾传感器接口电路</w:t>
      </w:r>
    </w:p>
    <w:p w14:paraId="7F4C727A" w14:textId="77777777" w:rsidR="007D4587" w:rsidRDefault="007D4587" w:rsidP="006621DD">
      <w:pPr>
        <w:wordWrap w:val="0"/>
        <w:spacing w:line="360" w:lineRule="auto"/>
        <w:jc w:val="center"/>
        <w:rPr>
          <w:sz w:val="24"/>
        </w:rPr>
      </w:pPr>
      <w:r>
        <w:rPr>
          <w:rFonts w:hint="eastAsia"/>
          <w:noProof/>
          <w:sz w:val="24"/>
        </w:rPr>
        <w:drawing>
          <wp:inline distT="0" distB="0" distL="0" distR="0" wp14:anchorId="0B776F31" wp14:editId="0DD34C02">
            <wp:extent cx="4630039" cy="1958196"/>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50638" cy="1966908"/>
                    </a:xfrm>
                    <a:prstGeom prst="rect">
                      <a:avLst/>
                    </a:prstGeom>
                    <a:noFill/>
                    <a:ln>
                      <a:noFill/>
                    </a:ln>
                  </pic:spPr>
                </pic:pic>
              </a:graphicData>
            </a:graphic>
          </wp:inline>
        </w:drawing>
      </w:r>
    </w:p>
    <w:p w14:paraId="7F970265" w14:textId="74C6A875" w:rsidR="007D4587" w:rsidRPr="00FD6AD2" w:rsidRDefault="007D4587"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13</w:t>
      </w:r>
      <w:r>
        <w:rPr>
          <w:rFonts w:ascii="Times New Roman" w:hAnsi="Times New Roman"/>
          <w:sz w:val="21"/>
          <w:szCs w:val="21"/>
        </w:rPr>
        <w:fldChar w:fldCharType="end"/>
      </w:r>
      <w:r w:rsidRPr="004C6C42">
        <w:rPr>
          <w:rFonts w:ascii="Times New Roman" w:hAnsi="Times New Roman" w:hint="eastAsia"/>
          <w:sz w:val="21"/>
          <w:szCs w:val="21"/>
        </w:rPr>
        <w:t>烟雾检测模块</w:t>
      </w:r>
    </w:p>
    <w:p w14:paraId="5796293B" w14:textId="7DB319F8" w:rsidR="00C511F8" w:rsidRPr="003A263E" w:rsidRDefault="006127C4" w:rsidP="006621DD">
      <w:pPr>
        <w:wordWrap w:val="0"/>
        <w:spacing w:line="360" w:lineRule="auto"/>
        <w:ind w:firstLineChars="200" w:firstLine="480"/>
        <w:rPr>
          <w:color w:val="FF0000"/>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气敏传感器由一个加热丝和一对电极组成。加热丝负责将传感器内部的金属</w:t>
      </w:r>
      <w:r w:rsidRPr="006127C4">
        <w:rPr>
          <w:kern w:val="0"/>
          <w:sz w:val="24"/>
        </w:rPr>
        <w:lastRenderedPageBreak/>
        <w:t>氧化物加热到一定温度（通常在</w:t>
      </w:r>
      <w:r w:rsidRPr="00CD6AF6">
        <w:rPr>
          <w:kern w:val="0"/>
          <w:sz w:val="24"/>
        </w:rPr>
        <w:t>200</w:t>
      </w:r>
      <w:r w:rsidRPr="006127C4">
        <w:rPr>
          <w:kern w:val="0"/>
          <w:sz w:val="24"/>
        </w:rPr>
        <w:t>°</w:t>
      </w:r>
      <w:r w:rsidRPr="00802AA2">
        <w:rPr>
          <w:kern w:val="0"/>
          <w:sz w:val="24"/>
        </w:rPr>
        <w:t>C</w:t>
      </w:r>
      <w:r w:rsidR="00292D21">
        <w:rPr>
          <w:rFonts w:hint="eastAsia"/>
          <w:kern w:val="0"/>
          <w:sz w:val="24"/>
        </w:rPr>
        <w:t>~</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w:t>
      </w:r>
      <w:r w:rsidRPr="003A263E">
        <w:rPr>
          <w:color w:val="FF0000"/>
          <w:kern w:val="0"/>
          <w:sz w:val="24"/>
        </w:rPr>
        <w:t>导致氧化物的</w:t>
      </w:r>
      <w:r w:rsidR="007440E5" w:rsidRPr="003A263E">
        <w:rPr>
          <w:rFonts w:hint="eastAsia"/>
          <w:color w:val="FF0000"/>
          <w:kern w:val="0"/>
          <w:sz w:val="24"/>
        </w:rPr>
        <w:t>电阻</w:t>
      </w:r>
      <w:r w:rsidR="006D00A4" w:rsidRPr="003A263E">
        <w:rPr>
          <w:rFonts w:hint="eastAsia"/>
          <w:color w:val="FF0000"/>
          <w:kern w:val="0"/>
          <w:sz w:val="24"/>
        </w:rPr>
        <w:t>降低</w:t>
      </w:r>
      <w:r w:rsidR="00644B62" w:rsidRPr="003A263E">
        <w:rPr>
          <w:rFonts w:hint="eastAsia"/>
          <w:color w:val="FF0000"/>
          <w:kern w:val="0"/>
          <w:sz w:val="24"/>
        </w:rPr>
        <w:t>，</w:t>
      </w:r>
      <w:r w:rsidR="00DF46B6">
        <w:rPr>
          <w:rFonts w:hint="eastAsia"/>
          <w:color w:val="FF0000"/>
          <w:kern w:val="0"/>
          <w:sz w:val="24"/>
        </w:rPr>
        <w:t>输出端</w:t>
      </w:r>
      <w:r w:rsidR="003A263E" w:rsidRPr="003A263E">
        <w:rPr>
          <w:rFonts w:hint="eastAsia"/>
          <w:color w:val="FF0000"/>
          <w:kern w:val="0"/>
          <w:sz w:val="24"/>
        </w:rPr>
        <w:t>电压升高，超过滑动变阻器设定的阈值输出低电平。反之输出高电平</w:t>
      </w:r>
      <w:r w:rsidR="00644B62" w:rsidRPr="003A263E">
        <w:rPr>
          <w:rFonts w:hint="eastAsia"/>
          <w:color w:val="FF0000"/>
          <w:kern w:val="0"/>
          <w:sz w:val="24"/>
        </w:rPr>
        <w:t>（参考文献：物联网传感器技术在智能家居中的应用）</w:t>
      </w:r>
    </w:p>
    <w:p w14:paraId="36B8AF13" w14:textId="13705F4A" w:rsidR="00C511F8" w:rsidRDefault="00AF702B" w:rsidP="006621DD">
      <w:pPr>
        <w:wordWrap w:val="0"/>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8961" w:type="dxa"/>
        <w:tblInd w:w="-30" w:type="dxa"/>
        <w:tblLayout w:type="fixed"/>
        <w:tblLook w:val="0000" w:firstRow="0" w:lastRow="0" w:firstColumn="0" w:lastColumn="0" w:noHBand="0" w:noVBand="0"/>
      </w:tblPr>
      <w:tblGrid>
        <w:gridCol w:w="2157"/>
        <w:gridCol w:w="116"/>
        <w:gridCol w:w="6688"/>
      </w:tblGrid>
      <w:tr w:rsidR="008174B3" w14:paraId="339C363C" w14:textId="77777777" w:rsidTr="004B6265">
        <w:trPr>
          <w:trHeight w:val="245"/>
        </w:trPr>
        <w:tc>
          <w:tcPr>
            <w:tcW w:w="2157" w:type="dxa"/>
            <w:tcBorders>
              <w:top w:val="single" w:sz="18" w:space="0" w:color="auto"/>
              <w:left w:val="nil"/>
              <w:bottom w:val="single" w:sz="6" w:space="0" w:color="auto"/>
              <w:right w:val="nil"/>
            </w:tcBorders>
          </w:tcPr>
          <w:p w14:paraId="2BD857AA" w14:textId="77777777" w:rsidR="008174B3" w:rsidRDefault="008174B3" w:rsidP="006621DD">
            <w:pPr>
              <w:wordWrap w:val="0"/>
              <w:autoSpaceDE w:val="0"/>
              <w:autoSpaceDN w:val="0"/>
              <w:adjustRightInd w:val="0"/>
              <w:ind w:rightChars="-119" w:right="-250"/>
              <w:jc w:val="center"/>
              <w:rPr>
                <w:rFonts w:ascii="宋体" w:cs="宋体"/>
                <w:color w:val="000000"/>
                <w:kern w:val="0"/>
                <w:sz w:val="22"/>
                <w:szCs w:val="22"/>
              </w:rPr>
            </w:pPr>
            <w:r>
              <w:rPr>
                <w:rFonts w:ascii="宋体" w:cs="宋体" w:hint="eastAsia"/>
                <w:color w:val="000000"/>
                <w:kern w:val="0"/>
                <w:sz w:val="22"/>
                <w:szCs w:val="22"/>
              </w:rPr>
              <w:t>参数</w:t>
            </w:r>
          </w:p>
        </w:tc>
        <w:tc>
          <w:tcPr>
            <w:tcW w:w="6804" w:type="dxa"/>
            <w:gridSpan w:val="2"/>
            <w:tcBorders>
              <w:top w:val="single" w:sz="18" w:space="0" w:color="auto"/>
              <w:left w:val="nil"/>
              <w:bottom w:val="single" w:sz="6" w:space="0" w:color="auto"/>
              <w:right w:val="nil"/>
            </w:tcBorders>
          </w:tcPr>
          <w:p w14:paraId="25A7DB7E"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4B6265">
        <w:trPr>
          <w:trHeight w:val="257"/>
        </w:trPr>
        <w:tc>
          <w:tcPr>
            <w:tcW w:w="2157" w:type="dxa"/>
            <w:tcBorders>
              <w:top w:val="single" w:sz="6" w:space="0" w:color="auto"/>
              <w:left w:val="nil"/>
              <w:bottom w:val="nil"/>
              <w:right w:val="nil"/>
            </w:tcBorders>
          </w:tcPr>
          <w:p w14:paraId="0AD95DE3"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供电电压</w:t>
            </w:r>
          </w:p>
        </w:tc>
        <w:tc>
          <w:tcPr>
            <w:tcW w:w="6804" w:type="dxa"/>
            <w:gridSpan w:val="2"/>
            <w:tcBorders>
              <w:top w:val="single" w:sz="6" w:space="0" w:color="auto"/>
              <w:left w:val="nil"/>
              <w:bottom w:val="nil"/>
              <w:right w:val="nil"/>
            </w:tcBorders>
          </w:tcPr>
          <w:p w14:paraId="4FF388E2"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4B6265">
        <w:trPr>
          <w:trHeight w:val="257"/>
        </w:trPr>
        <w:tc>
          <w:tcPr>
            <w:tcW w:w="2273" w:type="dxa"/>
            <w:gridSpan w:val="2"/>
            <w:tcBorders>
              <w:top w:val="nil"/>
              <w:left w:val="nil"/>
              <w:bottom w:val="nil"/>
              <w:right w:val="nil"/>
            </w:tcBorders>
          </w:tcPr>
          <w:p w14:paraId="742D8F81"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加热功率</w:t>
            </w:r>
          </w:p>
        </w:tc>
        <w:tc>
          <w:tcPr>
            <w:tcW w:w="6688" w:type="dxa"/>
            <w:tcBorders>
              <w:top w:val="nil"/>
              <w:left w:val="nil"/>
              <w:bottom w:val="nil"/>
              <w:right w:val="nil"/>
            </w:tcBorders>
          </w:tcPr>
          <w:p w14:paraId="12E73DCE" w14:textId="77777777" w:rsidR="008174B3" w:rsidRDefault="008174B3" w:rsidP="006621DD">
            <w:pPr>
              <w:wordWrap w:val="0"/>
              <w:autoSpaceDE w:val="0"/>
              <w:autoSpaceDN w:val="0"/>
              <w:adjustRightInd w:val="0"/>
              <w:ind w:leftChars="-53" w:left="-111" w:firstLineChars="389" w:firstLine="856"/>
              <w:jc w:val="center"/>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4B6265">
        <w:trPr>
          <w:trHeight w:val="257"/>
        </w:trPr>
        <w:tc>
          <w:tcPr>
            <w:tcW w:w="2157" w:type="dxa"/>
            <w:tcBorders>
              <w:top w:val="nil"/>
              <w:left w:val="nil"/>
              <w:bottom w:val="nil"/>
              <w:right w:val="nil"/>
            </w:tcBorders>
          </w:tcPr>
          <w:p w14:paraId="03A6C3F2"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响应时间</w:t>
            </w:r>
          </w:p>
        </w:tc>
        <w:tc>
          <w:tcPr>
            <w:tcW w:w="6804" w:type="dxa"/>
            <w:gridSpan w:val="2"/>
            <w:tcBorders>
              <w:top w:val="nil"/>
              <w:left w:val="nil"/>
              <w:bottom w:val="nil"/>
              <w:right w:val="nil"/>
            </w:tcBorders>
          </w:tcPr>
          <w:p w14:paraId="2FB7D3F0"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4B6265">
        <w:trPr>
          <w:trHeight w:val="257"/>
        </w:trPr>
        <w:tc>
          <w:tcPr>
            <w:tcW w:w="2157" w:type="dxa"/>
            <w:tcBorders>
              <w:top w:val="nil"/>
              <w:left w:val="nil"/>
              <w:bottom w:val="nil"/>
              <w:right w:val="nil"/>
            </w:tcBorders>
          </w:tcPr>
          <w:p w14:paraId="517C094C"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恢复时间</w:t>
            </w:r>
          </w:p>
        </w:tc>
        <w:tc>
          <w:tcPr>
            <w:tcW w:w="6804" w:type="dxa"/>
            <w:gridSpan w:val="2"/>
            <w:tcBorders>
              <w:top w:val="nil"/>
              <w:left w:val="nil"/>
              <w:bottom w:val="nil"/>
              <w:right w:val="nil"/>
            </w:tcBorders>
          </w:tcPr>
          <w:p w14:paraId="1E7D928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4B6265">
        <w:trPr>
          <w:trHeight w:val="257"/>
        </w:trPr>
        <w:tc>
          <w:tcPr>
            <w:tcW w:w="2157" w:type="dxa"/>
            <w:tcBorders>
              <w:top w:val="nil"/>
              <w:left w:val="nil"/>
              <w:bottom w:val="nil"/>
              <w:right w:val="nil"/>
            </w:tcBorders>
          </w:tcPr>
          <w:p w14:paraId="1F9ECEA9"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灵敏度</w:t>
            </w:r>
          </w:p>
        </w:tc>
        <w:tc>
          <w:tcPr>
            <w:tcW w:w="6804" w:type="dxa"/>
            <w:gridSpan w:val="2"/>
            <w:tcBorders>
              <w:top w:val="nil"/>
              <w:left w:val="nil"/>
              <w:bottom w:val="nil"/>
              <w:right w:val="nil"/>
            </w:tcBorders>
          </w:tcPr>
          <w:p w14:paraId="2A6AFB71" w14:textId="3ACF1233"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4B6265">
        <w:trPr>
          <w:trHeight w:val="269"/>
        </w:trPr>
        <w:tc>
          <w:tcPr>
            <w:tcW w:w="2157" w:type="dxa"/>
            <w:tcBorders>
              <w:top w:val="nil"/>
              <w:left w:val="nil"/>
              <w:bottom w:val="single" w:sz="18" w:space="0" w:color="auto"/>
              <w:right w:val="nil"/>
            </w:tcBorders>
          </w:tcPr>
          <w:p w14:paraId="6E665E5A"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使用寿命</w:t>
            </w:r>
          </w:p>
        </w:tc>
        <w:tc>
          <w:tcPr>
            <w:tcW w:w="6804" w:type="dxa"/>
            <w:gridSpan w:val="2"/>
            <w:tcBorders>
              <w:top w:val="nil"/>
              <w:left w:val="nil"/>
              <w:bottom w:val="single" w:sz="18" w:space="0" w:color="auto"/>
              <w:right w:val="nil"/>
            </w:tcBorders>
          </w:tcPr>
          <w:p w14:paraId="683E96A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6621DD">
      <w:pPr>
        <w:wordWrap w:val="0"/>
        <w:spacing w:beforeLines="50" w:before="156" w:afterLines="50" w:after="156" w:line="360" w:lineRule="auto"/>
        <w:outlineLvl w:val="1"/>
        <w:rPr>
          <w:rFonts w:eastAsia="黑体"/>
          <w:sz w:val="24"/>
        </w:rPr>
      </w:pPr>
      <w:bookmarkStart w:id="64" w:name="_Toc198501304"/>
      <w:bookmarkStart w:id="65" w:name="_Toc71660329"/>
      <w:bookmarkStart w:id="66" w:name="_Toc70791699"/>
      <w:bookmarkStart w:id="67" w:name="_Toc70791437"/>
      <w:bookmarkStart w:id="68" w:name="_Toc7079117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bookmarkEnd w:id="64"/>
    </w:p>
    <w:p w14:paraId="58F8D083" w14:textId="2ECDA959" w:rsidR="00853D55" w:rsidRDefault="00E61F34" w:rsidP="006621DD">
      <w:pPr>
        <w:wordWrap w:val="0"/>
        <w:spacing w:line="360" w:lineRule="auto"/>
        <w:ind w:firstLineChars="200" w:firstLine="480"/>
        <w:rPr>
          <w:sz w:val="24"/>
        </w:rPr>
      </w:pPr>
      <w:r w:rsidRPr="00E61F34">
        <w:rPr>
          <w:rFonts w:hint="eastAsia"/>
          <w:sz w:val="24"/>
        </w:rPr>
        <w:t>火焰传感器的工作原理是通过红外接收管接</w:t>
      </w:r>
      <w:r w:rsidR="004B6265">
        <w:rPr>
          <w:rFonts w:hint="eastAsia"/>
          <w:sz w:val="24"/>
        </w:rPr>
        <w:t>收</w:t>
      </w:r>
      <w:r w:rsidRPr="00E61F34">
        <w:rPr>
          <w:rFonts w:hint="eastAsia"/>
          <w:sz w:val="24"/>
        </w:rPr>
        <w:t>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w:t>
      </w:r>
      <w:r w:rsidR="004B6265">
        <w:rPr>
          <w:rFonts w:hint="eastAsia"/>
          <w:sz w:val="24"/>
        </w:rPr>
        <w:t>收</w:t>
      </w:r>
      <w:r w:rsidR="00F84C57" w:rsidRPr="00F84C57">
        <w:rPr>
          <w:sz w:val="24"/>
        </w:rPr>
        <w:t>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w:t>
      </w:r>
      <w:r w:rsidR="00452AB5">
        <w:rPr>
          <w:rFonts w:hint="eastAsia"/>
          <w:sz w:val="24"/>
        </w:rPr>
        <w:t>他们的输出端分别与单片机的引脚</w:t>
      </w:r>
      <w:r w:rsidR="00452AB5">
        <w:rPr>
          <w:rFonts w:hint="eastAsia"/>
          <w:sz w:val="24"/>
        </w:rPr>
        <w:t>PC9</w:t>
      </w:r>
      <w:r w:rsidR="00452AB5">
        <w:rPr>
          <w:rFonts w:hint="eastAsia"/>
          <w:sz w:val="24"/>
        </w:rPr>
        <w:t>、</w:t>
      </w:r>
      <w:r w:rsidR="00567D72">
        <w:rPr>
          <w:rFonts w:hint="eastAsia"/>
          <w:sz w:val="24"/>
        </w:rPr>
        <w:t>PC8</w:t>
      </w:r>
      <w:r w:rsidR="00961083">
        <w:rPr>
          <w:rFonts w:hint="eastAsia"/>
          <w:sz w:val="24"/>
        </w:rPr>
        <w:t>、</w:t>
      </w:r>
      <w:r w:rsidR="00567D72">
        <w:rPr>
          <w:rFonts w:hint="eastAsia"/>
          <w:sz w:val="24"/>
        </w:rPr>
        <w:t>PC7</w:t>
      </w:r>
      <w:r w:rsidR="00961083">
        <w:rPr>
          <w:rFonts w:hint="eastAsia"/>
          <w:sz w:val="24"/>
        </w:rPr>
        <w:t>、</w:t>
      </w:r>
      <w:r w:rsidR="00567D72">
        <w:rPr>
          <w:rFonts w:hint="eastAsia"/>
          <w:sz w:val="24"/>
        </w:rPr>
        <w:t>PC6</w:t>
      </w:r>
      <w:r w:rsidR="00961083">
        <w:rPr>
          <w:rFonts w:hint="eastAsia"/>
          <w:sz w:val="24"/>
        </w:rPr>
        <w:t>、</w:t>
      </w:r>
      <w:r w:rsidR="00567D72">
        <w:rPr>
          <w:rFonts w:hint="eastAsia"/>
          <w:sz w:val="24"/>
        </w:rPr>
        <w:t>PD15</w:t>
      </w:r>
      <w:r w:rsidR="00452AB5">
        <w:rPr>
          <w:rFonts w:hint="eastAsia"/>
          <w:sz w:val="24"/>
        </w:rPr>
        <w:t>相连</w:t>
      </w:r>
      <w:r w:rsidR="00961083">
        <w:rPr>
          <w:rFonts w:hint="eastAsia"/>
          <w:sz w:val="24"/>
        </w:rPr>
        <w:t>，接口电路如图</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eq \c</w:instrText>
      </w:r>
      <w:r w:rsidR="00961083" w:rsidRPr="00607453">
        <w:rPr>
          <w:sz w:val="24"/>
        </w:rPr>
        <w:instrText xml:space="preserve"> </w:instrText>
      </w:r>
      <w:r w:rsidR="00961083" w:rsidRPr="00607453">
        <w:rPr>
          <w:sz w:val="24"/>
        </w:rPr>
        <w:fldChar w:fldCharType="separate"/>
      </w:r>
      <w:r w:rsidR="002F7ACF">
        <w:rPr>
          <w:noProof/>
          <w:sz w:val="24"/>
        </w:rPr>
        <w:t>3</w:t>
      </w:r>
      <w:r w:rsidR="00961083" w:rsidRPr="00607453">
        <w:rPr>
          <w:sz w:val="24"/>
        </w:rPr>
        <w:fldChar w:fldCharType="end"/>
      </w:r>
      <w:r w:rsidR="00961083" w:rsidRPr="00607453">
        <w:rPr>
          <w:rFonts w:hint="eastAsia"/>
          <w:sz w:val="24"/>
        </w:rPr>
        <w:t>.</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txt</w:instrText>
      </w:r>
      <w:r w:rsidR="00961083" w:rsidRPr="00607453">
        <w:rPr>
          <w:sz w:val="24"/>
        </w:rPr>
        <w:instrText xml:space="preserve"> </w:instrText>
      </w:r>
      <w:r w:rsidR="00961083" w:rsidRPr="00607453">
        <w:rPr>
          <w:sz w:val="24"/>
        </w:rPr>
        <w:fldChar w:fldCharType="separate"/>
      </w:r>
      <w:r w:rsidR="002F7ACF">
        <w:rPr>
          <w:noProof/>
          <w:sz w:val="24"/>
        </w:rPr>
        <w:t>14</w:t>
      </w:r>
      <w:r w:rsidR="00961083" w:rsidRPr="00607453">
        <w:rPr>
          <w:sz w:val="24"/>
        </w:rPr>
        <w:fldChar w:fldCharType="end"/>
      </w:r>
      <w:r w:rsidR="00961083" w:rsidRPr="00F36AD2">
        <w:rPr>
          <w:rFonts w:hint="eastAsia"/>
          <w:sz w:val="24"/>
        </w:rPr>
        <w:t>所示</w:t>
      </w:r>
      <w:r w:rsidR="00452AB5">
        <w:rPr>
          <w:rFonts w:hint="eastAsia"/>
          <w:sz w:val="24"/>
        </w:rPr>
        <w:t>。</w:t>
      </w:r>
      <w:r w:rsidR="00961083">
        <w:rPr>
          <w:rFonts w:hint="eastAsia"/>
          <w:sz w:val="24"/>
        </w:rPr>
        <w:t>走廊</w:t>
      </w:r>
      <w:r w:rsidR="00961083" w:rsidRPr="00CD6AF6">
        <w:rPr>
          <w:rFonts w:hint="eastAsia"/>
          <w:sz w:val="24"/>
        </w:rPr>
        <w:t>1</w:t>
      </w:r>
      <w:r w:rsidR="00961083">
        <w:rPr>
          <w:rFonts w:hint="eastAsia"/>
          <w:sz w:val="24"/>
        </w:rPr>
        <w:t>区域的</w:t>
      </w:r>
      <w:r w:rsidR="001A15E4">
        <w:rPr>
          <w:rFonts w:hint="eastAsia"/>
          <w:sz w:val="24"/>
        </w:rPr>
        <w:t>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15</w:t>
      </w:r>
      <w:r w:rsidR="0031732C" w:rsidRPr="00607453">
        <w:rPr>
          <w:sz w:val="24"/>
        </w:rPr>
        <w:fldChar w:fldCharType="end"/>
      </w:r>
      <w:r w:rsidR="00F36AD2" w:rsidRPr="00F36AD2">
        <w:rPr>
          <w:rFonts w:hint="eastAsia"/>
          <w:sz w:val="24"/>
        </w:rPr>
        <w:t>所示</w:t>
      </w:r>
      <w:r w:rsidR="001A15E4">
        <w:rPr>
          <w:rFonts w:hint="eastAsia"/>
          <w:sz w:val="24"/>
        </w:rPr>
        <w:t>。</w:t>
      </w:r>
    </w:p>
    <w:p w14:paraId="5A6A2755" w14:textId="252A2090" w:rsidR="00A715CE" w:rsidRDefault="00F35891" w:rsidP="006621DD">
      <w:pPr>
        <w:wordWrap w:val="0"/>
        <w:spacing w:line="360" w:lineRule="auto"/>
        <w:jc w:val="center"/>
        <w:rPr>
          <w:sz w:val="24"/>
        </w:rPr>
      </w:pPr>
      <w:r>
        <w:rPr>
          <w:noProof/>
          <w:sz w:val="24"/>
        </w:rPr>
        <w:drawing>
          <wp:inline distT="0" distB="0" distL="0" distR="0" wp14:anchorId="793A71BF" wp14:editId="709F2A64">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inline>
        </w:drawing>
      </w:r>
    </w:p>
    <w:p w14:paraId="7B5149AF" w14:textId="64B91192" w:rsidR="00F36AD2" w:rsidRDefault="00A715CE"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2F7AC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2F7ACF">
        <w:rPr>
          <w:noProof/>
          <w:szCs w:val="21"/>
        </w:rPr>
        <w:t>14</w:t>
      </w:r>
      <w:r w:rsidR="00A16CFD">
        <w:rPr>
          <w:szCs w:val="21"/>
        </w:rPr>
        <w:fldChar w:fldCharType="end"/>
      </w:r>
      <w:r w:rsidRPr="004C6C42">
        <w:rPr>
          <w:rFonts w:eastAsia="黑体" w:hint="eastAsia"/>
          <w:szCs w:val="21"/>
        </w:rPr>
        <w:t>火焰传感器模块</w:t>
      </w:r>
    </w:p>
    <w:p w14:paraId="706890F0" w14:textId="77777777" w:rsidR="00961083" w:rsidRDefault="00961083" w:rsidP="006621DD">
      <w:pPr>
        <w:wordWrap w:val="0"/>
        <w:spacing w:line="360" w:lineRule="auto"/>
        <w:jc w:val="center"/>
        <w:rPr>
          <w:sz w:val="24"/>
        </w:rPr>
      </w:pPr>
      <w:r>
        <w:rPr>
          <w:noProof/>
          <w:sz w:val="24"/>
        </w:rPr>
        <w:lastRenderedPageBreak/>
        <w:drawing>
          <wp:inline distT="0" distB="0" distL="0" distR="0" wp14:anchorId="23F024FA" wp14:editId="4EC74065">
            <wp:extent cx="4914199" cy="2112758"/>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68D407E" w14:textId="13A85DA7" w:rsidR="00961083" w:rsidRPr="004C6C42" w:rsidRDefault="00961083" w:rsidP="006621DD">
      <w:pPr>
        <w:wordWrap w:val="0"/>
        <w:spacing w:line="360" w:lineRule="auto"/>
        <w:jc w:val="center"/>
        <w:rPr>
          <w:rFonts w:eastAsia="黑体"/>
          <w:szCs w:val="21"/>
        </w:rPr>
      </w:pPr>
      <w:r w:rsidRPr="004C6C42">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2F7ACF">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2F7ACF">
        <w:rPr>
          <w:noProof/>
          <w:szCs w:val="21"/>
        </w:rPr>
        <w:t>15</w:t>
      </w:r>
      <w:r>
        <w:rPr>
          <w:szCs w:val="21"/>
        </w:rPr>
        <w:fldChar w:fldCharType="end"/>
      </w:r>
      <w:r w:rsidRPr="004C6C42">
        <w:rPr>
          <w:rFonts w:eastAsia="黑体" w:hint="eastAsia"/>
          <w:szCs w:val="21"/>
        </w:rPr>
        <w:t>火焰传感器模块</w:t>
      </w:r>
    </w:p>
    <w:p w14:paraId="7F15EE87" w14:textId="77777777" w:rsidR="00961083" w:rsidRPr="004C6C42" w:rsidRDefault="00961083" w:rsidP="006621DD">
      <w:pPr>
        <w:wordWrap w:val="0"/>
        <w:spacing w:line="360" w:lineRule="auto"/>
        <w:jc w:val="center"/>
        <w:rPr>
          <w:rFonts w:eastAsia="黑体"/>
          <w:szCs w:val="21"/>
        </w:rPr>
      </w:pPr>
    </w:p>
    <w:p w14:paraId="5C64279A" w14:textId="00910E90" w:rsidR="00853D55" w:rsidRDefault="00853D55" w:rsidP="006621DD">
      <w:pPr>
        <w:wordWrap w:val="0"/>
        <w:spacing w:beforeLines="50" w:before="156" w:afterLines="50" w:after="156" w:line="360" w:lineRule="auto"/>
        <w:outlineLvl w:val="1"/>
        <w:rPr>
          <w:rFonts w:eastAsia="黑体"/>
          <w:sz w:val="24"/>
        </w:rPr>
      </w:pPr>
      <w:bookmarkStart w:id="69" w:name="_Toc19850130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bookmarkEnd w:id="69"/>
    </w:p>
    <w:p w14:paraId="3BA7319F" w14:textId="14266387" w:rsidR="00355CB7" w:rsidRPr="00355CB7" w:rsidRDefault="00472321" w:rsidP="006621DD">
      <w:pPr>
        <w:wordWrap w:val="0"/>
        <w:spacing w:line="360" w:lineRule="auto"/>
        <w:ind w:firstLineChars="200" w:firstLine="480"/>
        <w:rPr>
          <w:sz w:val="24"/>
        </w:rPr>
      </w:pPr>
      <w:r w:rsidRPr="00327B8C">
        <w:rPr>
          <w:rFonts w:hint="eastAsia"/>
          <w:color w:val="FF0000"/>
          <w:sz w:val="24"/>
        </w:rPr>
        <w:t>PIR</w:t>
      </w:r>
      <w:r w:rsidR="00355CB7" w:rsidRPr="00327B8C">
        <w:rPr>
          <w:rFonts w:hint="eastAsia"/>
          <w:color w:val="FF0000"/>
          <w:sz w:val="24"/>
        </w:rPr>
        <w:t>红外热释电传感器是一种能够检测人体辐射红外线的设备</w:t>
      </w:r>
      <w:r w:rsidR="00327B8C" w:rsidRPr="00327B8C">
        <w:rPr>
          <w:rFonts w:hint="eastAsia"/>
          <w:color w:val="FF0000"/>
          <w:sz w:val="24"/>
        </w:rPr>
        <w:t>(</w:t>
      </w:r>
      <w:r w:rsidR="00327B8C" w:rsidRPr="00327B8C">
        <w:rPr>
          <w:rFonts w:hint="eastAsia"/>
          <w:color w:val="FF0000"/>
          <w:sz w:val="24"/>
        </w:rPr>
        <w:t>参考文献：基于物联网技术的楼宇智能化综合安防监控系统设计</w:t>
      </w:r>
      <w:r w:rsidR="00327B8C" w:rsidRPr="00327B8C">
        <w:rPr>
          <w:rFonts w:hint="eastAsia"/>
          <w:color w:val="FF0000"/>
          <w:sz w:val="24"/>
        </w:rPr>
        <w:t>)</w:t>
      </w:r>
      <w:r w:rsidR="00355CB7" w:rsidRPr="00327B8C">
        <w:rPr>
          <w:rFonts w:hint="eastAsia"/>
          <w:color w:val="FF0000"/>
          <w:sz w:val="24"/>
        </w:rPr>
        <w:t>，</w:t>
      </w:r>
      <w:r w:rsidR="00355CB7" w:rsidRPr="00355CB7">
        <w:rPr>
          <w:rFonts w:hint="eastAsia"/>
          <w:sz w:val="24"/>
        </w:rPr>
        <w:t>当人体进入传感器探测范围后，红外线被传感器接收转化为电信号，输送到</w:t>
      </w:r>
      <w:r w:rsidR="00355CB7" w:rsidRPr="00802AA2">
        <w:rPr>
          <w:rFonts w:hint="eastAsia"/>
          <w:sz w:val="24"/>
        </w:rPr>
        <w:t>EG</w:t>
      </w:r>
      <w:r w:rsidR="00355CB7" w:rsidRPr="00CD6AF6">
        <w:rPr>
          <w:rFonts w:hint="eastAsia"/>
          <w:sz w:val="24"/>
        </w:rPr>
        <w:t>4001</w:t>
      </w:r>
      <w:r w:rsidR="00355CB7" w:rsidRPr="00355CB7">
        <w:rPr>
          <w:rFonts w:hint="eastAsia"/>
          <w:sz w:val="24"/>
        </w:rPr>
        <w:t>芯片中。</w:t>
      </w:r>
    </w:p>
    <w:p w14:paraId="614F4321" w14:textId="1E353310" w:rsidR="00853D55" w:rsidRDefault="00355CB7" w:rsidP="006621DD">
      <w:pPr>
        <w:wordWrap w:val="0"/>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是一款信号放大及处理的数模专用芯片，内部集成了运算放大器、电压比较器、参考电压源和延时定时器等控制器。专门用于防盗报警和人体控制照明等场合。工作电压为</w:t>
      </w:r>
      <w:r w:rsidR="009853D9" w:rsidRPr="009853D9">
        <w:rPr>
          <w:rFonts w:hint="eastAsia"/>
          <w:sz w:val="24"/>
        </w:rPr>
        <w:t>3v</w:t>
      </w:r>
      <w:r w:rsidR="009853D9" w:rsidRPr="009853D9">
        <w:rPr>
          <w:rFonts w:hint="eastAsia"/>
          <w:sz w:val="24"/>
        </w:rPr>
        <w:t>～</w:t>
      </w:r>
      <w:r w:rsidR="009853D9" w:rsidRPr="009853D9">
        <w:rPr>
          <w:rFonts w:hint="eastAsia"/>
          <w:sz w:val="24"/>
        </w:rPr>
        <w:t>6v</w:t>
      </w:r>
      <w:r w:rsidRPr="00355CB7">
        <w:rPr>
          <w:rFonts w:hint="eastAsia"/>
          <w:sz w:val="24"/>
        </w:rPr>
        <w:t>，采用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w:t>
      </w:r>
      <w:r w:rsidR="000B53D2">
        <w:rPr>
          <w:rFonts w:hint="eastAsia"/>
          <w:sz w:val="24"/>
        </w:rPr>
        <w:t>他们的</w:t>
      </w:r>
      <w:r w:rsidR="000B53D2" w:rsidRPr="00505E74">
        <w:rPr>
          <w:rFonts w:hint="eastAsia"/>
          <w:sz w:val="24"/>
        </w:rPr>
        <w:t>输出端分别</w:t>
      </w:r>
      <w:r w:rsidR="000B53D2">
        <w:rPr>
          <w:rFonts w:hint="eastAsia"/>
          <w:sz w:val="24"/>
        </w:rPr>
        <w:t>与</w:t>
      </w:r>
      <w:r w:rsidR="000B53D2" w:rsidRPr="00505E74">
        <w:rPr>
          <w:rFonts w:hint="eastAsia"/>
          <w:sz w:val="24"/>
        </w:rPr>
        <w:t>单片机的引脚</w:t>
      </w:r>
      <w:r w:rsidR="000B53D2" w:rsidRPr="00505E74">
        <w:rPr>
          <w:rFonts w:hint="eastAsia"/>
          <w:sz w:val="24"/>
        </w:rPr>
        <w:t>P</w:t>
      </w:r>
      <w:r w:rsidR="000B53D2">
        <w:rPr>
          <w:rFonts w:hint="eastAsia"/>
          <w:sz w:val="24"/>
        </w:rPr>
        <w:t>D</w:t>
      </w:r>
      <w:r w:rsidR="000B53D2" w:rsidRPr="00505E74">
        <w:rPr>
          <w:rFonts w:hint="eastAsia"/>
          <w:sz w:val="24"/>
        </w:rPr>
        <w:t>9</w:t>
      </w:r>
      <w:r w:rsidR="000B53D2" w:rsidRPr="00505E74">
        <w:rPr>
          <w:rFonts w:hint="eastAsia"/>
          <w:sz w:val="24"/>
        </w:rPr>
        <w:t>、</w:t>
      </w:r>
      <w:r w:rsidR="000A0AB1">
        <w:rPr>
          <w:rFonts w:hint="eastAsia"/>
          <w:sz w:val="24"/>
        </w:rPr>
        <w:t>PD8</w:t>
      </w:r>
      <w:r w:rsidR="000A0AB1">
        <w:rPr>
          <w:rFonts w:hint="eastAsia"/>
          <w:sz w:val="24"/>
        </w:rPr>
        <w:t>、</w:t>
      </w:r>
      <w:r w:rsidR="000A0AB1">
        <w:rPr>
          <w:rFonts w:hint="eastAsia"/>
          <w:sz w:val="24"/>
        </w:rPr>
        <w:t>PB15</w:t>
      </w:r>
      <w:r w:rsidR="000A0AB1">
        <w:rPr>
          <w:rFonts w:hint="eastAsia"/>
          <w:sz w:val="24"/>
        </w:rPr>
        <w:t>、</w:t>
      </w:r>
      <w:r w:rsidR="000A0AB1">
        <w:rPr>
          <w:rFonts w:hint="eastAsia"/>
          <w:sz w:val="24"/>
        </w:rPr>
        <w:t>PB14</w:t>
      </w:r>
      <w:r w:rsidR="000B53D2" w:rsidRPr="00505E74">
        <w:rPr>
          <w:rFonts w:hint="eastAsia"/>
          <w:sz w:val="24"/>
        </w:rPr>
        <w:t>相连</w:t>
      </w:r>
      <w:r w:rsidR="000B53D2">
        <w:rPr>
          <w:rFonts w:hint="eastAsia"/>
          <w:sz w:val="24"/>
        </w:rPr>
        <w:t>，</w:t>
      </w:r>
      <w:r w:rsidR="00FB7883">
        <w:rPr>
          <w:rFonts w:hint="eastAsia"/>
          <w:sz w:val="24"/>
        </w:rPr>
        <w:t>其</w:t>
      </w:r>
      <w:r w:rsidR="000A0AB1">
        <w:rPr>
          <w:rFonts w:hint="eastAsia"/>
          <w:sz w:val="24"/>
        </w:rPr>
        <w:t>接口电路如图</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eq \c</w:instrText>
      </w:r>
      <w:r w:rsidR="000A0AB1" w:rsidRPr="00607453">
        <w:rPr>
          <w:sz w:val="24"/>
        </w:rPr>
        <w:instrText xml:space="preserve"> </w:instrText>
      </w:r>
      <w:r w:rsidR="000A0AB1" w:rsidRPr="00607453">
        <w:rPr>
          <w:sz w:val="24"/>
        </w:rPr>
        <w:fldChar w:fldCharType="separate"/>
      </w:r>
      <w:r w:rsidR="002F7ACF">
        <w:rPr>
          <w:noProof/>
          <w:sz w:val="24"/>
        </w:rPr>
        <w:t>3</w:t>
      </w:r>
      <w:r w:rsidR="000A0AB1" w:rsidRPr="00607453">
        <w:rPr>
          <w:sz w:val="24"/>
        </w:rPr>
        <w:fldChar w:fldCharType="end"/>
      </w:r>
      <w:r w:rsidR="000A0AB1" w:rsidRPr="00607453">
        <w:rPr>
          <w:rFonts w:hint="eastAsia"/>
          <w:sz w:val="24"/>
        </w:rPr>
        <w:t>.</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txt</w:instrText>
      </w:r>
      <w:r w:rsidR="000A0AB1" w:rsidRPr="00607453">
        <w:rPr>
          <w:sz w:val="24"/>
        </w:rPr>
        <w:instrText xml:space="preserve"> </w:instrText>
      </w:r>
      <w:r w:rsidR="000A0AB1" w:rsidRPr="00607453">
        <w:rPr>
          <w:sz w:val="24"/>
        </w:rPr>
        <w:fldChar w:fldCharType="separate"/>
      </w:r>
      <w:r w:rsidR="002F7ACF">
        <w:rPr>
          <w:noProof/>
          <w:sz w:val="24"/>
        </w:rPr>
        <w:t>16</w:t>
      </w:r>
      <w:r w:rsidR="000A0AB1" w:rsidRPr="00607453">
        <w:rPr>
          <w:sz w:val="24"/>
        </w:rPr>
        <w:fldChar w:fldCharType="end"/>
      </w:r>
      <w:r w:rsidR="000A0AB1">
        <w:rPr>
          <w:rFonts w:hint="eastAsia"/>
          <w:sz w:val="24"/>
        </w:rPr>
        <w:t>所示。内部</w:t>
      </w:r>
      <w:r w:rsidR="00A74552">
        <w:rPr>
          <w:rFonts w:hint="eastAsia"/>
          <w:sz w:val="24"/>
        </w:rPr>
        <w:t>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2F7AC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2F7ACF">
        <w:rPr>
          <w:noProof/>
          <w:sz w:val="24"/>
        </w:rPr>
        <w:t>17</w:t>
      </w:r>
      <w:r w:rsidR="0031732C" w:rsidRPr="00607453">
        <w:rPr>
          <w:sz w:val="24"/>
        </w:rPr>
        <w:fldChar w:fldCharType="end"/>
      </w:r>
      <w:r w:rsidR="00A74552">
        <w:rPr>
          <w:rFonts w:hint="eastAsia"/>
          <w:sz w:val="24"/>
        </w:rPr>
        <w:t>所示</w:t>
      </w:r>
      <w:r w:rsidR="009853D9">
        <w:rPr>
          <w:rFonts w:hint="eastAsia"/>
          <w:sz w:val="24"/>
        </w:rPr>
        <w:t>。</w:t>
      </w:r>
    </w:p>
    <w:p w14:paraId="6BD420FB" w14:textId="09FE1C02" w:rsidR="00360220" w:rsidRDefault="0029397F" w:rsidP="006621DD">
      <w:pPr>
        <w:wordWrap w:val="0"/>
        <w:spacing w:line="360" w:lineRule="auto"/>
        <w:jc w:val="center"/>
        <w:rPr>
          <w:sz w:val="24"/>
        </w:rPr>
      </w:pPr>
      <w:r>
        <w:rPr>
          <w:noProof/>
          <w:sz w:val="24"/>
        </w:rPr>
        <w:drawing>
          <wp:inline distT="0" distB="0" distL="0" distR="0" wp14:anchorId="570E3434" wp14:editId="598CCF6B">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01800"/>
                    </a:xfrm>
                    <a:prstGeom prst="rect">
                      <a:avLst/>
                    </a:prstGeom>
                    <a:noFill/>
                    <a:ln>
                      <a:noFill/>
                    </a:ln>
                  </pic:spPr>
                </pic:pic>
              </a:graphicData>
            </a:graphic>
          </wp:inline>
        </w:drawing>
      </w:r>
    </w:p>
    <w:p w14:paraId="44022EDA" w14:textId="6E1E74E5" w:rsidR="00360220" w:rsidRDefault="00360220"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2F7AC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2F7ACF">
        <w:rPr>
          <w:noProof/>
          <w:szCs w:val="21"/>
        </w:rPr>
        <w:t>16</w:t>
      </w:r>
      <w:r w:rsidR="00A16CFD">
        <w:rPr>
          <w:szCs w:val="21"/>
        </w:rPr>
        <w:fldChar w:fldCharType="end"/>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5E16B9B3" w14:textId="77777777" w:rsidR="000A0AB1" w:rsidRDefault="000A0AB1" w:rsidP="006621DD">
      <w:pPr>
        <w:wordWrap w:val="0"/>
        <w:spacing w:line="360" w:lineRule="auto"/>
        <w:jc w:val="center"/>
        <w:rPr>
          <w:sz w:val="24"/>
        </w:rPr>
      </w:pPr>
      <w:r>
        <w:rPr>
          <w:noProof/>
          <w:sz w:val="24"/>
        </w:rPr>
        <w:lastRenderedPageBreak/>
        <w:drawing>
          <wp:inline distT="0" distB="0" distL="0" distR="0" wp14:anchorId="0E939963" wp14:editId="4F701932">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7EFD7FA4" w14:textId="1796BEA9" w:rsidR="000A0AB1" w:rsidRPr="000A0AB1" w:rsidRDefault="000A0AB1"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2F7ACF">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2F7ACF">
        <w:rPr>
          <w:noProof/>
          <w:szCs w:val="21"/>
        </w:rPr>
        <w:t>17</w:t>
      </w:r>
      <w:r>
        <w:rPr>
          <w:szCs w:val="21"/>
        </w:rPr>
        <w:fldChar w:fldCharType="end"/>
      </w:r>
      <w:r w:rsidRPr="007914AB">
        <w:rPr>
          <w:rFonts w:ascii="Cambria" w:eastAsia="黑体" w:hAnsi="Cambria" w:hint="eastAsia"/>
          <w:szCs w:val="21"/>
        </w:rPr>
        <w:t>红外热释电传感器模块</w:t>
      </w:r>
    </w:p>
    <w:p w14:paraId="0989A3B7" w14:textId="55F6F26D" w:rsidR="0090283D" w:rsidRPr="00EA73E1" w:rsidRDefault="00F129E8" w:rsidP="006621DD">
      <w:pPr>
        <w:wordWrap w:val="0"/>
        <w:spacing w:line="360" w:lineRule="auto"/>
        <w:ind w:firstLineChars="200" w:firstLine="480"/>
        <w:jc w:val="left"/>
        <w:rPr>
          <w:sz w:val="24"/>
        </w:rPr>
      </w:pPr>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r w:rsidR="005B7803" w:rsidRPr="00770CE1">
        <w:rPr>
          <w:rFonts w:hint="eastAsia"/>
          <w:sz w:val="24"/>
        </w:rPr>
        <w:t>Tosc</w:t>
      </w:r>
      <w:r w:rsidR="00D80E80">
        <w:rPr>
          <w:rFonts w:hint="eastAsia"/>
          <w:sz w:val="24"/>
        </w:rPr>
        <w:t>，</w:t>
      </w:r>
      <w:r w:rsidR="008A11A9" w:rsidRPr="008A11A9">
        <w:rPr>
          <w:sz w:val="24"/>
        </w:rPr>
        <w:t>它为芯片提供稳定的时钟基准，确保内部操作按照预设时序进行。此外，振荡器的频率直接影响</w:t>
      </w:r>
      <w:r w:rsidR="00B6189B">
        <w:rPr>
          <w:rFonts w:hint="eastAsia"/>
          <w:sz w:val="24"/>
        </w:rPr>
        <w:t>OUT</w:t>
      </w:r>
      <w:r w:rsidR="008A11A9" w:rsidRPr="008A11A9">
        <w:rPr>
          <w:sz w:val="24"/>
        </w:rPr>
        <w:t>引脚输出高电平信号的持续时间，这对于实现延迟关闭或其他时间控制功能至关重要</w:t>
      </w:r>
      <w:r w:rsidR="005B7803">
        <w:rPr>
          <w:rFonts w:hint="eastAsia"/>
          <w:sz w:val="24"/>
        </w:rPr>
        <w:t>。</w:t>
      </w:r>
      <w:r w:rsidR="00A616A2">
        <w:rPr>
          <w:rFonts w:hint="eastAsia"/>
          <w:sz w:val="24"/>
        </w:rPr>
        <w:t>工作频率</w:t>
      </w:r>
      <w:r w:rsidR="005B7803" w:rsidRPr="00770CE1">
        <w:rPr>
          <w:rFonts w:hint="eastAsia"/>
          <w:sz w:val="24"/>
        </w:rPr>
        <w:t>Tosc</w:t>
      </w:r>
      <w:r w:rsidR="005B7803">
        <w:rPr>
          <w:rFonts w:hint="eastAsia"/>
          <w:sz w:val="24"/>
        </w:rPr>
        <w:t>的</w:t>
      </w:r>
      <w:r w:rsidR="00D80E80">
        <w:rPr>
          <w:rFonts w:hint="eastAsia"/>
          <w:sz w:val="24"/>
        </w:rPr>
        <w:t>计算</w:t>
      </w:r>
      <w:r w:rsidR="00EA73E1">
        <w:rPr>
          <w:rFonts w:hint="eastAsia"/>
          <w:sz w:val="24"/>
        </w:rPr>
        <w:t>公式</w:t>
      </w:r>
      <w:r>
        <w:rPr>
          <w:rFonts w:hint="eastAsia"/>
          <w:sz w:val="24"/>
        </w:rPr>
        <w:t>见式</w:t>
      </w:r>
      <w:r w:rsidR="00E334A9">
        <w:rPr>
          <w:rFonts w:hint="eastAsia"/>
          <w:sz w:val="24"/>
        </w:rPr>
        <w:t>（</w:t>
      </w:r>
      <w:r>
        <w:rPr>
          <w:rFonts w:hint="eastAsia"/>
          <w:sz w:val="24"/>
        </w:rPr>
        <w:t>3.1</w:t>
      </w:r>
      <w:r w:rsidR="00E334A9">
        <w:rPr>
          <w:rFonts w:hint="eastAsia"/>
          <w:sz w:val="24"/>
        </w:rPr>
        <w:t>）</w:t>
      </w:r>
      <w:r>
        <w:rPr>
          <w:rFonts w:hint="eastAsia"/>
          <w:sz w:val="24"/>
        </w:rPr>
        <w:t>。</w:t>
      </w:r>
      <m:oMath>
        <m:eqArr>
          <m:eqArrPr>
            <m:maxDist m:val="1"/>
            <m:ctrlPr>
              <w:rPr>
                <w:rFonts w:ascii="Cambria Math" w:hAnsi="Cambria Math"/>
                <w:sz w:val="24"/>
              </w:rPr>
            </m:ctrlPr>
          </m:eqArrPr>
          <m:e>
            <m:r>
              <m:rPr>
                <m:sty m:val="p"/>
              </m:rPr>
              <w:rPr>
                <w:rFonts w:ascii="Cambria Math" w:hAnsi="Cambria Math"/>
                <w:sz w:val="24"/>
              </w:rPr>
              <m:t xml:space="preserve">                                                Tosc=0.4</m:t>
            </m:r>
            <m:r>
              <m:rPr>
                <m:sty m:val="p"/>
              </m:rPr>
              <w:rPr>
                <w:rFonts w:ascii="Cambria Math" w:hAnsi="Cambria Math" w:cs="Cambria Math"/>
                <w:sz w:val="24"/>
              </w:rPr>
              <m:t>*</m:t>
            </m:r>
            <m:r>
              <m:rPr>
                <m:sty m:val="p"/>
              </m:rPr>
              <w:rPr>
                <w:rFonts w:ascii="Cambria Math" w:hAnsi="Cambria Math"/>
                <w:sz w:val="24"/>
              </w:rPr>
              <m:t>RT</m:t>
            </m:r>
            <m:r>
              <m:rPr>
                <m:sty m:val="p"/>
              </m:rPr>
              <w:rPr>
                <w:rFonts w:ascii="Cambria Math" w:hAnsi="Cambria Math" w:cs="Cambria Math"/>
                <w:sz w:val="24"/>
              </w:rPr>
              <m:t>*</m:t>
            </m:r>
            <m:r>
              <m:rPr>
                <m:sty m:val="p"/>
              </m:rPr>
              <w:rPr>
                <w:rFonts w:ascii="Cambria Math" w:hAnsi="Cambria Math"/>
                <w:sz w:val="24"/>
              </w:rPr>
              <m:t>CT</m:t>
            </m:r>
            <m:f>
              <m:fPr>
                <m:ctrlPr>
                  <w:rPr>
                    <w:rFonts w:ascii="Cambria Math" w:hAnsi="Cambria Math"/>
                    <w:sz w:val="24"/>
                  </w:rPr>
                </m:ctrlPr>
              </m:fPr>
              <m:num>
                <m:r>
                  <m:rPr>
                    <m:sty m:val="p"/>
                  </m:rPr>
                  <w:rPr>
                    <w:rFonts w:ascii="Cambria Math" w:hAnsi="Cambria Math"/>
                    <w:sz w:val="24"/>
                  </w:rPr>
                  <m:t>RT</m:t>
                </m:r>
              </m:num>
              <m:den>
                <m:r>
                  <m:rPr>
                    <m:sty m:val="p"/>
                  </m:rPr>
                  <w:rPr>
                    <w:rFonts w:ascii="Cambria Math" w:hAnsi="Cambria Math"/>
                    <w:sz w:val="24"/>
                  </w:rPr>
                  <m:t>RT-20K</m:t>
                </m:r>
              </m:den>
            </m:f>
            <m:r>
              <m:rPr>
                <m:sty m:val="p"/>
              </m:rPr>
              <w:rPr>
                <w:rFonts w:ascii="Cambria Math" w:hAnsi="Cambria Math"/>
                <w:sz w:val="24"/>
              </w:rPr>
              <m:t xml:space="preserve">                                                            </m:t>
            </m:r>
            <m:d>
              <m:dPr>
                <m:ctrlPr>
                  <w:rPr>
                    <w:rFonts w:ascii="Cambria Math" w:hAnsi="Cambria Math"/>
                    <w:sz w:val="24"/>
                  </w:rPr>
                </m:ctrlPr>
              </m:dPr>
              <m:e>
                <m:r>
                  <m:rPr>
                    <m:sty m:val="p"/>
                  </m:rPr>
                  <w:rPr>
                    <w:rFonts w:ascii="Cambria Math" w:hAnsi="Cambria Math"/>
                    <w:sz w:val="24"/>
                  </w:rPr>
                  <w:fldChar w:fldCharType="begin"/>
                </m:r>
                <m:r>
                  <m:rPr>
                    <m:sty m:val="p"/>
                  </m:rPr>
                  <w:rPr>
                    <w:rFonts w:ascii="Cambria Math" w:hAnsi="Cambria Math"/>
                    <w:sz w:val="24"/>
                  </w:rPr>
                  <m:t xml:space="preserve"> Seq eq \c </m:t>
                </m:r>
                <m:r>
                  <m:rPr>
                    <m:sty m:val="p"/>
                  </m:rPr>
                  <w:rPr>
                    <w:rFonts w:ascii="Cambria Math" w:hAnsi="Cambria Math"/>
                    <w:sz w:val="24"/>
                  </w:rPr>
                  <w:fldChar w:fldCharType="separate"/>
                </m:r>
                <m:r>
                  <m:rPr>
                    <m:sty m:val="p"/>
                  </m:rPr>
                  <w:rPr>
                    <w:rFonts w:ascii="Cambria Math" w:hAnsi="Cambria Math"/>
                    <w:noProof/>
                    <w:sz w:val="24"/>
                  </w:rPr>
                  <m:t>3</m:t>
                </m:r>
                <m:r>
                  <m:rPr>
                    <m:sty m:val="p"/>
                  </m:rPr>
                  <w:rPr>
                    <w:rFonts w:ascii="Cambria Math" w:hAnsi="Cambria Math"/>
                    <w:sz w:val="24"/>
                  </w:rPr>
                  <w:fldChar w:fldCharType="end"/>
                </m:r>
                <m:r>
                  <m:rPr>
                    <m:sty m:val="p"/>
                  </m:rPr>
                  <w:rPr>
                    <w:rFonts w:ascii="Cambria Math" w:hAnsi="Cambria Math"/>
                    <w:sz w:val="24"/>
                  </w:rPr>
                  <m:t>.</m:t>
                </m:r>
                <m:r>
                  <m:rPr>
                    <m:sty m:val="p"/>
                  </m:rPr>
                  <w:rPr>
                    <w:rFonts w:ascii="Cambria Math" w:hAnsi="Cambria Math"/>
                    <w:sz w:val="24"/>
                  </w:rPr>
                  <w:fldChar w:fldCharType="begin"/>
                </m:r>
                <m:r>
                  <m:rPr>
                    <m:sty m:val="p"/>
                  </m:rPr>
                  <w:rPr>
                    <w:rFonts w:ascii="Cambria Math" w:hAnsi="Cambria Math"/>
                    <w:sz w:val="24"/>
                  </w:rPr>
                  <m:t xml:space="preserve"> Seq list </m:t>
                </m:r>
                <m:r>
                  <m:rPr>
                    <m:sty m:val="p"/>
                  </m:rPr>
                  <w:rPr>
                    <w:rFonts w:ascii="Cambria Math" w:hAnsi="Cambria Math"/>
                    <w:sz w:val="24"/>
                  </w:rPr>
                  <w:fldChar w:fldCharType="separate"/>
                </m:r>
                <m:r>
                  <m:rPr>
                    <m:sty m:val="p"/>
                  </m:rPr>
                  <w:rPr>
                    <w:rFonts w:ascii="Cambria Math" w:hAnsi="Cambria Math"/>
                    <w:noProof/>
                    <w:sz w:val="24"/>
                  </w:rPr>
                  <m:t>1</m:t>
                </m:r>
                <m:r>
                  <m:rPr>
                    <m:sty m:val="p"/>
                  </m:rPr>
                  <w:rPr>
                    <w:rFonts w:ascii="Cambria Math" w:hAnsi="Cambria Math"/>
                    <w:sz w:val="24"/>
                  </w:rPr>
                  <w:fldChar w:fldCharType="end"/>
                </m:r>
              </m:e>
            </m:d>
          </m:e>
        </m:eqArr>
      </m:oMath>
    </w:p>
    <w:p w14:paraId="695395A9" w14:textId="1A96202F" w:rsidR="00F129E8" w:rsidRDefault="00770CE1" w:rsidP="006621DD">
      <w:pPr>
        <w:wordWrap w:val="0"/>
        <w:spacing w:line="360" w:lineRule="auto"/>
        <w:ind w:firstLineChars="200" w:firstLine="480"/>
        <w:jc w:val="left"/>
        <w:rPr>
          <w:sz w:val="24"/>
        </w:rPr>
      </w:pPr>
      <w:r w:rsidRPr="00770CE1">
        <w:rPr>
          <w:rFonts w:hint="eastAsia"/>
          <w:sz w:val="24"/>
        </w:rPr>
        <w:t>通过接入一个</w:t>
      </w:r>
      <w:r w:rsidRPr="00770CE1">
        <w:rPr>
          <w:rFonts w:hint="eastAsia"/>
          <w:sz w:val="24"/>
        </w:rPr>
        <w:t>100K</w:t>
      </w:r>
      <w:r w:rsidRPr="00770CE1">
        <w:rPr>
          <w:rFonts w:hint="eastAsia"/>
          <w:sz w:val="24"/>
        </w:rPr>
        <w:t>的电阻（</w:t>
      </w:r>
      <w:r w:rsidRPr="00770CE1">
        <w:rPr>
          <w:rFonts w:hint="eastAsia"/>
          <w:sz w:val="24"/>
        </w:rPr>
        <w:t>RT</w:t>
      </w:r>
      <w:r w:rsidRPr="00770CE1">
        <w:rPr>
          <w:rFonts w:hint="eastAsia"/>
          <w:sz w:val="24"/>
        </w:rPr>
        <w:t>）和</w:t>
      </w:r>
      <w:r w:rsidRPr="00770CE1">
        <w:rPr>
          <w:rFonts w:hint="eastAsia"/>
          <w:sz w:val="24"/>
        </w:rPr>
        <w:t>2nF</w:t>
      </w:r>
      <w:r w:rsidRPr="00770CE1">
        <w:rPr>
          <w:rFonts w:hint="eastAsia"/>
          <w:sz w:val="24"/>
        </w:rPr>
        <w:t>的外接电容（</w:t>
      </w:r>
      <w:r w:rsidRPr="00770CE1">
        <w:rPr>
          <w:rFonts w:hint="eastAsia"/>
          <w:sz w:val="24"/>
        </w:rPr>
        <w:t>CT</w:t>
      </w:r>
      <w:r w:rsidRPr="00770CE1">
        <w:rPr>
          <w:rFonts w:hint="eastAsia"/>
          <w:sz w:val="24"/>
        </w:rPr>
        <w:t>），可以设置振荡器的工作频率。在这个电路中，上拉电阻</w:t>
      </w:r>
      <w:r w:rsidRPr="00770CE1">
        <w:rPr>
          <w:rFonts w:hint="eastAsia"/>
          <w:sz w:val="24"/>
        </w:rPr>
        <w:t>RT</w:t>
      </w:r>
      <w:r w:rsidRPr="00770CE1">
        <w:rPr>
          <w:rFonts w:hint="eastAsia"/>
          <w:sz w:val="24"/>
        </w:rPr>
        <w:t>的作用是提供必要的偏置电流，而外接电容</w:t>
      </w:r>
      <w:r w:rsidRPr="00770CE1">
        <w:rPr>
          <w:rFonts w:hint="eastAsia"/>
          <w:sz w:val="24"/>
        </w:rPr>
        <w:t>CT</w:t>
      </w:r>
      <w:r w:rsidRPr="00770CE1">
        <w:rPr>
          <w:rFonts w:hint="eastAsia"/>
          <w:sz w:val="24"/>
        </w:rPr>
        <w:t>则用于确定振荡器的充放电时间常数。根据公式</w:t>
      </w:r>
      <w:r>
        <w:rPr>
          <w:rFonts w:hint="eastAsia"/>
          <w:sz w:val="24"/>
        </w:rPr>
        <w:t>（</w:t>
      </w:r>
      <w:r>
        <w:rPr>
          <w:rFonts w:hint="eastAsia"/>
          <w:sz w:val="24"/>
        </w:rPr>
        <w:t>3.1</w:t>
      </w:r>
      <w:r>
        <w:rPr>
          <w:rFonts w:hint="eastAsia"/>
          <w:sz w:val="24"/>
        </w:rPr>
        <w:t>）</w:t>
      </w:r>
      <w:r w:rsidRPr="00770CE1">
        <w:rPr>
          <w:rFonts w:hint="eastAsia"/>
          <w:sz w:val="24"/>
        </w:rPr>
        <w:t>计算得出振荡器的工作周期</w:t>
      </w:r>
      <w:r w:rsidRPr="00770CE1">
        <w:rPr>
          <w:rFonts w:hint="eastAsia"/>
          <w:sz w:val="24"/>
        </w:rPr>
        <w:t>Tosc</w:t>
      </w:r>
      <w:r w:rsidRPr="00770CE1">
        <w:rPr>
          <w:rFonts w:hint="eastAsia"/>
          <w:sz w:val="24"/>
        </w:rPr>
        <w:t>为</w:t>
      </w:r>
      <w:r w:rsidRPr="00770CE1">
        <w:rPr>
          <w:rFonts w:hint="eastAsia"/>
          <w:sz w:val="24"/>
        </w:rPr>
        <w:t>100</w:t>
      </w:r>
      <w:r w:rsidRPr="00770CE1">
        <w:rPr>
          <w:rFonts w:hint="eastAsia"/>
          <w:sz w:val="24"/>
        </w:rPr>
        <w:t>微秒。进一步地，根据芯片的延时时间公式</w:t>
      </w:r>
      <w:r>
        <w:rPr>
          <w:rFonts w:hint="eastAsia"/>
          <w:sz w:val="24"/>
        </w:rPr>
        <w:t>（</w:t>
      </w:r>
      <w:r>
        <w:rPr>
          <w:rFonts w:hint="eastAsia"/>
          <w:sz w:val="24"/>
        </w:rPr>
        <w:t>3.2</w:t>
      </w:r>
      <w:r>
        <w:rPr>
          <w:rFonts w:hint="eastAsia"/>
          <w:sz w:val="24"/>
        </w:rPr>
        <w:t>）</w:t>
      </w:r>
      <w:r w:rsidRPr="00770CE1">
        <w:rPr>
          <w:rFonts w:hint="eastAsia"/>
          <w:sz w:val="24"/>
        </w:rPr>
        <w:t>，可以计算出当热释电传感器检测到信号后，会持续发出</w:t>
      </w:r>
      <w:r w:rsidRPr="00770CE1">
        <w:rPr>
          <w:rFonts w:hint="eastAsia"/>
          <w:sz w:val="24"/>
        </w:rPr>
        <w:t>10</w:t>
      </w:r>
      <w:r w:rsidR="006C2CF4">
        <w:rPr>
          <w:rFonts w:hint="eastAsia"/>
          <w:sz w:val="24"/>
        </w:rPr>
        <w:t>s</w:t>
      </w:r>
      <w:r w:rsidRPr="00770CE1">
        <w:rPr>
          <w:rFonts w:hint="eastAsia"/>
          <w:sz w:val="24"/>
        </w:rPr>
        <w:t>（即</w:t>
      </w:r>
      <w:r w:rsidRPr="00770CE1">
        <w:rPr>
          <w:rFonts w:hint="eastAsia"/>
          <w:sz w:val="24"/>
        </w:rPr>
        <w:t>10000000</w:t>
      </w:r>
      <w:r w:rsidR="00C37008" w:rsidRPr="00C37008">
        <w:rPr>
          <w:sz w:val="24"/>
        </w:rPr>
        <w:t>µs</w:t>
      </w:r>
      <w:r w:rsidRPr="00770CE1">
        <w:rPr>
          <w:rFonts w:hint="eastAsia"/>
          <w:sz w:val="24"/>
        </w:rPr>
        <w:t>）的高电平信号。即使人离开检测区域，</w:t>
      </w:r>
      <w:r w:rsidR="00C91779">
        <w:rPr>
          <w:rFonts w:hint="eastAsia"/>
          <w:sz w:val="24"/>
        </w:rPr>
        <w:t>灯光</w:t>
      </w:r>
      <w:r w:rsidR="006C2CF4">
        <w:rPr>
          <w:rFonts w:hint="eastAsia"/>
          <w:sz w:val="24"/>
        </w:rPr>
        <w:t>会延迟</w:t>
      </w:r>
      <w:r w:rsidR="006C2CF4">
        <w:rPr>
          <w:rFonts w:hint="eastAsia"/>
          <w:sz w:val="24"/>
        </w:rPr>
        <w:t>10</w:t>
      </w:r>
      <w:r w:rsidR="006C2CF4" w:rsidRPr="00C37008">
        <w:rPr>
          <w:rFonts w:hint="eastAsia"/>
          <w:sz w:val="28"/>
          <w:szCs w:val="28"/>
        </w:rPr>
        <w:t>s</w:t>
      </w:r>
      <w:r w:rsidRPr="00770CE1">
        <w:rPr>
          <w:rFonts w:hint="eastAsia"/>
          <w:sz w:val="24"/>
        </w:rPr>
        <w:t>关闭。</w:t>
      </w:r>
    </w:p>
    <w:p w14:paraId="50CFDDEC" w14:textId="038055D1" w:rsidR="005B7803" w:rsidRPr="00853D55" w:rsidRDefault="00BA3353" w:rsidP="006621DD">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2</m:t>
                  </m:r>
                  <m:r>
                    <w:rPr>
                      <w:rFonts w:ascii="Cambria Math" w:eastAsia="黑体" w:hAnsi="Cambria Math" w:cs="宋体"/>
                      <w:i/>
                      <w:sz w:val="24"/>
                    </w:rPr>
                    <w:fldChar w:fldCharType="end"/>
                  </m:r>
                </m:e>
              </m:d>
              <m:ctrlPr>
                <w:rPr>
                  <w:rFonts w:ascii="Cambria Math" w:eastAsia="黑体" w:hAnsi="Cambria Math"/>
                  <w:i/>
                  <w:sz w:val="24"/>
                </w:rPr>
              </m:ctrlPr>
            </m:e>
          </m:eqArr>
        </m:oMath>
      </m:oMathPara>
    </w:p>
    <w:p w14:paraId="38CF30FD" w14:textId="46556A74" w:rsidR="00853D55" w:rsidRDefault="00853D55" w:rsidP="006621DD">
      <w:pPr>
        <w:wordWrap w:val="0"/>
        <w:spacing w:beforeLines="50" w:before="156" w:afterLines="50" w:after="156" w:line="360" w:lineRule="auto"/>
        <w:outlineLvl w:val="1"/>
        <w:rPr>
          <w:rFonts w:eastAsia="黑体"/>
          <w:sz w:val="24"/>
        </w:rPr>
      </w:pPr>
      <w:bookmarkStart w:id="70" w:name="_Toc198501306"/>
      <w:r w:rsidRPr="00CD6AF6">
        <w:rPr>
          <w:rFonts w:eastAsia="黑体" w:hint="eastAsia"/>
          <w:sz w:val="28"/>
          <w:szCs w:val="28"/>
        </w:rPr>
        <w:t>3</w:t>
      </w:r>
      <w:r>
        <w:rPr>
          <w:rFonts w:eastAsia="黑体" w:hint="eastAsia"/>
          <w:sz w:val="28"/>
          <w:szCs w:val="28"/>
        </w:rPr>
        <w:t>.</w:t>
      </w:r>
      <w:bookmarkEnd w:id="65"/>
      <w:bookmarkEnd w:id="66"/>
      <w:bookmarkEnd w:id="67"/>
      <w:bookmarkEnd w:id="68"/>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r w:rsidRPr="00802AA2">
        <w:rPr>
          <w:rFonts w:eastAsia="黑体" w:hint="eastAsia"/>
          <w:sz w:val="28"/>
          <w:szCs w:val="28"/>
        </w:rPr>
        <w:t>g</w:t>
      </w:r>
      <w:r>
        <w:rPr>
          <w:rFonts w:eastAsia="黑体" w:hint="eastAsia"/>
          <w:sz w:val="28"/>
          <w:szCs w:val="28"/>
        </w:rPr>
        <w:t>）</w:t>
      </w:r>
      <w:bookmarkEnd w:id="70"/>
    </w:p>
    <w:p w14:paraId="65964BE3" w14:textId="68506341" w:rsidR="00894C72" w:rsidRDefault="000572E3" w:rsidP="00982037">
      <w:pPr>
        <w:wordWrap w:val="0"/>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18</w:t>
      </w:r>
      <w:r w:rsidR="00607453" w:rsidRPr="00607453">
        <w:rPr>
          <w:sz w:val="24"/>
        </w:rPr>
        <w:fldChar w:fldCharType="end"/>
      </w:r>
      <w:r w:rsidR="003316E8">
        <w:rPr>
          <w:rFonts w:hint="eastAsia"/>
          <w:sz w:val="24"/>
        </w:rPr>
        <w:t>所示。</w:t>
      </w:r>
    </w:p>
    <w:p w14:paraId="2DAD336C" w14:textId="65BBE6DE" w:rsidR="003316E8" w:rsidRDefault="00A74007" w:rsidP="006621DD">
      <w:pPr>
        <w:wordWrap w:val="0"/>
        <w:spacing w:line="360" w:lineRule="auto"/>
        <w:jc w:val="center"/>
        <w:rPr>
          <w:sz w:val="24"/>
        </w:rPr>
      </w:pPr>
      <w:r>
        <w:rPr>
          <w:noProof/>
          <w:sz w:val="24"/>
        </w:rPr>
        <w:lastRenderedPageBreak/>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13D950E2" w:rsidR="003316E8" w:rsidRPr="003316E8" w:rsidRDefault="003316E8" w:rsidP="006621DD">
      <w:pPr>
        <w:pStyle w:val="a5"/>
        <w:wordWrap w:val="0"/>
        <w:spacing w:line="360" w:lineRule="auto"/>
        <w:ind w:firstLine="422"/>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18</w:t>
      </w:r>
      <w:r w:rsidR="00A16CFD">
        <w:rPr>
          <w:rFonts w:ascii="Times New Roman" w:hAnsi="Times New Roman"/>
          <w:sz w:val="21"/>
          <w:szCs w:val="21"/>
        </w:rPr>
        <w:fldChar w:fldCharType="end"/>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16BFCEE7" w:rsidR="00C511F8" w:rsidRDefault="00AF702B" w:rsidP="006621DD">
      <w:pPr>
        <w:wordWrap w:val="0"/>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0E2AAF">
        <w:rPr>
          <w:rFonts w:hint="eastAsia"/>
          <w:sz w:val="24"/>
        </w:rPr>
        <w:t>的</w:t>
      </w:r>
      <w:r w:rsidR="00E47485">
        <w:rPr>
          <w:rFonts w:hint="eastAsia"/>
          <w:sz w:val="24"/>
        </w:rPr>
        <w:t>SCL</w:t>
      </w:r>
      <w:r w:rsidR="00E47485">
        <w:rPr>
          <w:rFonts w:hint="eastAsia"/>
          <w:sz w:val="24"/>
        </w:rPr>
        <w:t>和</w:t>
      </w:r>
      <w:r w:rsidR="00E47485">
        <w:rPr>
          <w:rFonts w:hint="eastAsia"/>
          <w:sz w:val="24"/>
        </w:rPr>
        <w:t>SDA</w:t>
      </w:r>
      <w:r w:rsidR="00CD5893">
        <w:rPr>
          <w:rFonts w:hint="eastAsia"/>
          <w:sz w:val="24"/>
        </w:rPr>
        <w:t>连接</w:t>
      </w:r>
      <w:r>
        <w:rPr>
          <w:rFonts w:hint="eastAsia"/>
          <w:sz w:val="24"/>
        </w:rPr>
        <w:t>，具体电路连接如图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19</w:t>
      </w:r>
      <w:r w:rsidR="00607453" w:rsidRPr="00607453">
        <w:rPr>
          <w:sz w:val="24"/>
        </w:rPr>
        <w:fldChar w:fldCharType="end"/>
      </w:r>
      <w:r>
        <w:rPr>
          <w:rFonts w:hint="eastAsia"/>
          <w:sz w:val="24"/>
        </w:rPr>
        <w:t>所示。</w:t>
      </w:r>
    </w:p>
    <w:p w14:paraId="14F52279" w14:textId="6A4669F7" w:rsidR="00C511F8" w:rsidRDefault="004F7117" w:rsidP="006621DD">
      <w:pPr>
        <w:wordWrap w:val="0"/>
        <w:spacing w:line="360" w:lineRule="auto"/>
        <w:jc w:val="center"/>
        <w:rPr>
          <w:sz w:val="24"/>
        </w:rPr>
      </w:pPr>
      <w:r>
        <w:rPr>
          <w:noProof/>
          <w:sz w:val="24"/>
        </w:rPr>
        <w:drawing>
          <wp:inline distT="0" distB="0" distL="0" distR="0" wp14:anchorId="6764F4DD" wp14:editId="4203A9E7">
            <wp:extent cx="1567543" cy="1521714"/>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49" cy="1573171"/>
                    </a:xfrm>
                    <a:prstGeom prst="rect">
                      <a:avLst/>
                    </a:prstGeom>
                    <a:noFill/>
                    <a:ln>
                      <a:noFill/>
                    </a:ln>
                  </pic:spPr>
                </pic:pic>
              </a:graphicData>
            </a:graphic>
          </wp:inline>
        </w:drawing>
      </w:r>
    </w:p>
    <w:p w14:paraId="1B3831E8" w14:textId="01CB0505" w:rsidR="00C511F8" w:rsidRDefault="00AF702B" w:rsidP="006621DD">
      <w:pPr>
        <w:pStyle w:val="a5"/>
        <w:wordWrap w:val="0"/>
        <w:spacing w:line="360" w:lineRule="auto"/>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19</w:t>
      </w:r>
      <w:r w:rsidR="00A16CFD">
        <w:rPr>
          <w:rFonts w:ascii="Times New Roman" w:hAnsi="Times New Roman"/>
          <w:sz w:val="21"/>
          <w:szCs w:val="21"/>
        </w:rPr>
        <w:fldChar w:fldCharType="end"/>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7B0F9206" w:rsidR="00C511F8" w:rsidRDefault="00AF702B" w:rsidP="006621DD">
      <w:pPr>
        <w:wordWrap w:val="0"/>
        <w:spacing w:beforeLines="50" w:before="156" w:afterLines="50" w:after="156" w:line="360" w:lineRule="auto"/>
        <w:outlineLvl w:val="1"/>
        <w:rPr>
          <w:rFonts w:eastAsia="黑体"/>
          <w:sz w:val="24"/>
        </w:rPr>
      </w:pPr>
      <w:bookmarkStart w:id="71" w:name="_Toc71660330"/>
      <w:bookmarkStart w:id="72" w:name="_Toc198501307"/>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71"/>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r w:rsidR="00D33427">
        <w:rPr>
          <w:rFonts w:eastAsia="黑体" w:hint="eastAsia"/>
          <w:sz w:val="28"/>
          <w:szCs w:val="28"/>
        </w:rPr>
        <w:t>（</w:t>
      </w:r>
      <w:r w:rsidR="00D33427" w:rsidRPr="00802AA2">
        <w:rPr>
          <w:rFonts w:eastAsia="黑体" w:hint="eastAsia"/>
          <w:sz w:val="28"/>
          <w:szCs w:val="28"/>
        </w:rPr>
        <w:t>g</w:t>
      </w:r>
      <w:r w:rsidR="00D6247F">
        <w:rPr>
          <w:rFonts w:eastAsia="黑体" w:hint="eastAsia"/>
          <w:sz w:val="28"/>
          <w:szCs w:val="28"/>
        </w:rPr>
        <w:t>.5</w:t>
      </w:r>
      <w:r w:rsidR="00D33427">
        <w:rPr>
          <w:rFonts w:eastAsia="黑体" w:hint="eastAsia"/>
          <w:sz w:val="28"/>
          <w:szCs w:val="28"/>
        </w:rPr>
        <w:t>）</w:t>
      </w:r>
      <w:bookmarkEnd w:id="72"/>
    </w:p>
    <w:p w14:paraId="359786A2" w14:textId="68079077" w:rsidR="002F3466" w:rsidRDefault="00605BE7" w:rsidP="006621DD">
      <w:pPr>
        <w:pStyle w:val="af7"/>
        <w:wordWrap w:val="0"/>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w:t>
      </w:r>
      <w:r w:rsidR="00B9163D">
        <w:rPr>
          <w:rFonts w:hint="eastAsia"/>
        </w:rPr>
        <w:t>和</w:t>
      </w:r>
      <w:r w:rsidRPr="00605BE7">
        <w:rPr>
          <w:rFonts w:hint="eastAsia"/>
        </w:rPr>
        <w:t>，单片机接收解析还原出测量的温度和湿度。</w:t>
      </w:r>
    </w:p>
    <w:p w14:paraId="75DB646A" w14:textId="5E68B412" w:rsidR="00C511F8" w:rsidRDefault="002F3466" w:rsidP="006621DD">
      <w:pPr>
        <w:pStyle w:val="af7"/>
        <w:wordWrap w:val="0"/>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w:t>
      </w:r>
      <w:r w:rsidR="0013406F">
        <w:rPr>
          <w:rFonts w:hint="eastAsia"/>
        </w:rPr>
        <w:t>室内</w:t>
      </w:r>
      <w:r w:rsidR="00B9163D">
        <w:rPr>
          <w:rFonts w:hint="eastAsia"/>
        </w:rPr>
        <w:t>温湿度模块连接到单片机</w:t>
      </w:r>
      <w:r w:rsidR="00B9163D" w:rsidRPr="00802AA2">
        <w:rPr>
          <w:rFonts w:hint="eastAsia"/>
        </w:rPr>
        <w:t>PA</w:t>
      </w:r>
      <w:r w:rsidR="0013406F">
        <w:rPr>
          <w:rFonts w:hint="eastAsia"/>
        </w:rPr>
        <w:t>5</w:t>
      </w:r>
      <w:r w:rsidR="00B9163D">
        <w:rPr>
          <w:rFonts w:hint="eastAsia"/>
        </w:rPr>
        <w:t>引脚</w:t>
      </w:r>
      <w:r w:rsidR="00B45C92">
        <w:rPr>
          <w:rFonts w:hint="eastAsia"/>
        </w:rPr>
        <w:t>，</w:t>
      </w:r>
      <w:r>
        <w:rPr>
          <w:rFonts w:hint="eastAsia"/>
        </w:rPr>
        <w:t>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607453" w:rsidRPr="00607453">
        <w:fldChar w:fldCharType="begin"/>
      </w:r>
      <w:r w:rsidR="00607453" w:rsidRPr="00607453">
        <w:instrText xml:space="preserve"> </w:instrText>
      </w:r>
      <w:r w:rsidR="00607453" w:rsidRPr="00607453">
        <w:rPr>
          <w:rFonts w:hint="eastAsia"/>
        </w:rPr>
        <w:instrText>Seq eq \c</w:instrText>
      </w:r>
      <w:r w:rsidR="00607453" w:rsidRPr="00607453">
        <w:instrText xml:space="preserve"> </w:instrText>
      </w:r>
      <w:r w:rsidR="00607453" w:rsidRPr="00607453">
        <w:fldChar w:fldCharType="separate"/>
      </w:r>
      <w:r w:rsidR="002F7ACF">
        <w:rPr>
          <w:noProof/>
        </w:rPr>
        <w:t>3</w:t>
      </w:r>
      <w:r w:rsidR="00607453" w:rsidRPr="00607453">
        <w:fldChar w:fldCharType="end"/>
      </w:r>
      <w:r w:rsidR="00607453" w:rsidRPr="00607453">
        <w:rPr>
          <w:rFonts w:hint="eastAsia"/>
        </w:rPr>
        <w:t>.</w:t>
      </w:r>
      <w:r w:rsidR="00607453" w:rsidRPr="00607453">
        <w:fldChar w:fldCharType="begin"/>
      </w:r>
      <w:r w:rsidR="00607453" w:rsidRPr="00607453">
        <w:instrText xml:space="preserve"> </w:instrText>
      </w:r>
      <w:r w:rsidR="00607453" w:rsidRPr="00607453">
        <w:rPr>
          <w:rFonts w:hint="eastAsia"/>
        </w:rPr>
        <w:instrText>Seq txt</w:instrText>
      </w:r>
      <w:r w:rsidR="00607453" w:rsidRPr="00607453">
        <w:instrText xml:space="preserve"> </w:instrText>
      </w:r>
      <w:r w:rsidR="00607453" w:rsidRPr="00607453">
        <w:fldChar w:fldCharType="separate"/>
      </w:r>
      <w:r w:rsidR="002F7ACF">
        <w:rPr>
          <w:noProof/>
        </w:rPr>
        <w:t>20</w:t>
      </w:r>
      <w:r w:rsidR="00607453" w:rsidRPr="00607453">
        <w:fldChar w:fldCharType="end"/>
      </w:r>
      <w:r w:rsidR="00AF702B">
        <w:rPr>
          <w:rFonts w:hint="eastAsia"/>
        </w:rPr>
        <w:t>所示。</w:t>
      </w:r>
    </w:p>
    <w:p w14:paraId="7CA83775" w14:textId="6EE15790" w:rsidR="00C511F8" w:rsidRDefault="009B3C34" w:rsidP="006621DD">
      <w:pPr>
        <w:wordWrap w:val="0"/>
        <w:spacing w:line="360" w:lineRule="auto"/>
        <w:jc w:val="center"/>
        <w:rPr>
          <w:sz w:val="24"/>
        </w:rPr>
      </w:pPr>
      <w:r>
        <w:rPr>
          <w:noProof/>
          <w:sz w:val="24"/>
        </w:rPr>
        <w:lastRenderedPageBreak/>
        <w:drawing>
          <wp:inline distT="0" distB="0" distL="0" distR="0" wp14:anchorId="1CB2665B" wp14:editId="0C3CDBBE">
            <wp:extent cx="2562046" cy="2749514"/>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5284" cy="2763721"/>
                    </a:xfrm>
                    <a:prstGeom prst="rect">
                      <a:avLst/>
                    </a:prstGeom>
                    <a:noFill/>
                    <a:ln>
                      <a:noFill/>
                    </a:ln>
                  </pic:spPr>
                </pic:pic>
              </a:graphicData>
            </a:graphic>
          </wp:inline>
        </w:drawing>
      </w:r>
    </w:p>
    <w:p w14:paraId="5C647492" w14:textId="3416A827" w:rsidR="00C511F8" w:rsidRDefault="00AF702B" w:rsidP="006621DD">
      <w:pPr>
        <w:pStyle w:val="a5"/>
        <w:wordWrap w:val="0"/>
        <w:spacing w:line="360" w:lineRule="auto"/>
        <w:jc w:val="cente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20</w:t>
      </w:r>
      <w:r w:rsidR="00A16CFD">
        <w:rPr>
          <w:rFonts w:ascii="Times New Roman" w:hAnsi="Times New Roman"/>
          <w:sz w:val="21"/>
          <w:szCs w:val="21"/>
        </w:rPr>
        <w:fldChar w:fldCharType="end"/>
      </w:r>
      <w:r w:rsidR="00E74B51">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64CF7AC4" w:rsidR="00C511F8" w:rsidRDefault="00AF702B" w:rsidP="006621DD">
      <w:pPr>
        <w:wordWrap w:val="0"/>
        <w:spacing w:beforeLines="50" w:before="156" w:afterLines="50" w:after="156" w:line="360" w:lineRule="auto"/>
        <w:outlineLvl w:val="1"/>
        <w:rPr>
          <w:rFonts w:eastAsia="黑体"/>
          <w:sz w:val="24"/>
        </w:rPr>
      </w:pPr>
      <w:bookmarkStart w:id="73" w:name="_Toc71660331"/>
      <w:bookmarkStart w:id="74" w:name="_Toc198501308"/>
      <w:r w:rsidRPr="00CD6AF6">
        <w:rPr>
          <w:rFonts w:eastAsia="黑体" w:hint="eastAsia"/>
          <w:sz w:val="28"/>
          <w:szCs w:val="28"/>
        </w:rPr>
        <w:t>3</w:t>
      </w:r>
      <w:r>
        <w:rPr>
          <w:rFonts w:eastAsia="黑体" w:hint="eastAsia"/>
          <w:sz w:val="28"/>
          <w:szCs w:val="28"/>
        </w:rPr>
        <w:t>.</w:t>
      </w:r>
      <w:bookmarkEnd w:id="73"/>
      <w:r w:rsidR="00D25B12">
        <w:rPr>
          <w:rFonts w:eastAsia="黑体" w:hint="eastAsia"/>
          <w:sz w:val="28"/>
          <w:szCs w:val="28"/>
        </w:rPr>
        <w:t>8</w:t>
      </w:r>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bookmarkEnd w:id="74"/>
    </w:p>
    <w:p w14:paraId="5F7AE8F1" w14:textId="29EE2A57" w:rsidR="00C511F8" w:rsidRPr="00BF7C9E" w:rsidRDefault="00D75BD6"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w:t>
      </w:r>
      <w:r w:rsidRPr="00BF7C9E">
        <w:rPr>
          <w:rFonts w:hint="eastAsia"/>
          <w:sz w:val="24"/>
        </w:rPr>
        <w:t>合。</w:t>
      </w:r>
      <w:r w:rsidR="00AF702B" w:rsidRPr="00BF7C9E">
        <w:rPr>
          <w:rFonts w:hint="eastAsia"/>
          <w:sz w:val="24"/>
        </w:rPr>
        <w:t>如图</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eq \c</w:instrText>
      </w:r>
      <w:r w:rsidR="00607453" w:rsidRPr="00BF7C9E">
        <w:rPr>
          <w:sz w:val="24"/>
        </w:rPr>
        <w:instrText xml:space="preserve"> </w:instrText>
      </w:r>
      <w:r w:rsidR="00607453" w:rsidRPr="00BF7C9E">
        <w:rPr>
          <w:sz w:val="24"/>
        </w:rPr>
        <w:fldChar w:fldCharType="separate"/>
      </w:r>
      <w:r w:rsidR="002F7ACF">
        <w:rPr>
          <w:noProof/>
          <w:sz w:val="24"/>
        </w:rPr>
        <w:t>3</w:t>
      </w:r>
      <w:r w:rsidR="00607453" w:rsidRPr="00BF7C9E">
        <w:rPr>
          <w:sz w:val="24"/>
        </w:rPr>
        <w:fldChar w:fldCharType="end"/>
      </w:r>
      <w:r w:rsidR="00607453" w:rsidRPr="00BF7C9E">
        <w:rPr>
          <w:rFonts w:hint="eastAsia"/>
          <w:sz w:val="24"/>
        </w:rPr>
        <w:t>.</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txt</w:instrText>
      </w:r>
      <w:r w:rsidR="00607453" w:rsidRPr="00BF7C9E">
        <w:rPr>
          <w:sz w:val="24"/>
        </w:rPr>
        <w:instrText xml:space="preserve"> </w:instrText>
      </w:r>
      <w:r w:rsidR="00607453" w:rsidRPr="00BF7C9E">
        <w:rPr>
          <w:sz w:val="24"/>
        </w:rPr>
        <w:fldChar w:fldCharType="separate"/>
      </w:r>
      <w:r w:rsidR="002F7ACF">
        <w:rPr>
          <w:noProof/>
          <w:sz w:val="24"/>
        </w:rPr>
        <w:t>21</w:t>
      </w:r>
      <w:r w:rsidR="00607453" w:rsidRPr="00BF7C9E">
        <w:rPr>
          <w:sz w:val="24"/>
        </w:rPr>
        <w:fldChar w:fldCharType="end"/>
      </w:r>
      <w:r w:rsidR="00AF702B" w:rsidRPr="00BF7C9E">
        <w:rPr>
          <w:rFonts w:hint="eastAsia"/>
          <w:sz w:val="24"/>
        </w:rPr>
        <w:t>为</w:t>
      </w:r>
      <w:r w:rsidR="008C0229" w:rsidRPr="00BF7C9E">
        <w:rPr>
          <w:rFonts w:hint="eastAsia"/>
          <w:sz w:val="24"/>
        </w:rPr>
        <w:t>单个继电器模块</w:t>
      </w:r>
      <w:r w:rsidR="00AF702B" w:rsidRPr="00BF7C9E">
        <w:rPr>
          <w:rFonts w:hint="eastAsia"/>
          <w:sz w:val="24"/>
        </w:rPr>
        <w:t>的原理图</w:t>
      </w:r>
      <w:r w:rsidR="00643475" w:rsidRPr="00BF7C9E">
        <w:rPr>
          <w:sz w:val="24"/>
        </w:rPr>
        <w:t>，</w:t>
      </w:r>
      <w:r w:rsidR="00D132F7" w:rsidRPr="00BF7C9E">
        <w:rPr>
          <w:rFonts w:hint="eastAsia"/>
          <w:sz w:val="24"/>
        </w:rPr>
        <w:t>PC817</w:t>
      </w:r>
      <w:r w:rsidR="00A569F7" w:rsidRPr="00BF7C9E">
        <w:rPr>
          <w:rFonts w:hint="eastAsia"/>
          <w:sz w:val="24"/>
        </w:rPr>
        <w:t>光耦实际相当于一个</w:t>
      </w:r>
      <w:r w:rsidR="00D132F7" w:rsidRPr="00BF7C9E">
        <w:rPr>
          <w:rFonts w:hint="eastAsia"/>
          <w:sz w:val="24"/>
        </w:rPr>
        <w:t>LED</w:t>
      </w:r>
      <w:r w:rsidR="00D132F7" w:rsidRPr="00BF7C9E">
        <w:rPr>
          <w:rFonts w:hint="eastAsia"/>
          <w:sz w:val="24"/>
        </w:rPr>
        <w:t>和一个光敏传感器，</w:t>
      </w:r>
      <w:r w:rsidR="00460826" w:rsidRPr="00BF7C9E">
        <w:rPr>
          <w:rFonts w:hint="eastAsia"/>
          <w:sz w:val="24"/>
        </w:rPr>
        <w:t>光耦的</w:t>
      </w:r>
      <w:r w:rsidR="00460826" w:rsidRPr="00BF7C9E">
        <w:rPr>
          <w:rFonts w:hint="eastAsia"/>
          <w:sz w:val="24"/>
        </w:rPr>
        <w:t>1</w:t>
      </w:r>
      <w:r w:rsidR="00460826" w:rsidRPr="00BF7C9E">
        <w:rPr>
          <w:rFonts w:hint="eastAsia"/>
          <w:sz w:val="24"/>
        </w:rPr>
        <w:t>引脚是高电平，当</w:t>
      </w:r>
      <w:r w:rsidR="00C5732C" w:rsidRPr="00BF7C9E">
        <w:rPr>
          <w:rFonts w:hint="eastAsia"/>
          <w:sz w:val="24"/>
        </w:rPr>
        <w:t>单片机的</w:t>
      </w:r>
      <w:r w:rsidR="00C5732C" w:rsidRPr="00BF7C9E">
        <w:rPr>
          <w:rFonts w:hint="eastAsia"/>
          <w:sz w:val="24"/>
        </w:rPr>
        <w:t>PD4</w:t>
      </w:r>
      <w:r w:rsidR="00091EF3" w:rsidRPr="00BF7C9E">
        <w:rPr>
          <w:rFonts w:hint="eastAsia"/>
          <w:sz w:val="24"/>
        </w:rPr>
        <w:t>引脚给与低电平时，光耦内部的</w:t>
      </w:r>
      <w:r w:rsidR="00091EF3" w:rsidRPr="00BF7C9E">
        <w:rPr>
          <w:rFonts w:hint="eastAsia"/>
          <w:sz w:val="24"/>
        </w:rPr>
        <w:t>LED</w:t>
      </w:r>
      <w:r w:rsidR="00091EF3" w:rsidRPr="00BF7C9E">
        <w:rPr>
          <w:rFonts w:hint="eastAsia"/>
          <w:sz w:val="24"/>
        </w:rPr>
        <w:t>发光，</w:t>
      </w:r>
      <w:r w:rsidR="00946E66" w:rsidRPr="00BF7C9E">
        <w:rPr>
          <w:rFonts w:hint="eastAsia"/>
          <w:sz w:val="24"/>
        </w:rPr>
        <w:t>内部</w:t>
      </w:r>
      <w:r w:rsidR="00091EF3" w:rsidRPr="00BF7C9E">
        <w:rPr>
          <w:rFonts w:hint="eastAsia"/>
          <w:sz w:val="24"/>
        </w:rPr>
        <w:t>的</w:t>
      </w:r>
      <w:r w:rsidR="00C4181D" w:rsidRPr="00BF7C9E">
        <w:rPr>
          <w:rFonts w:hint="eastAsia"/>
          <w:sz w:val="24"/>
        </w:rPr>
        <w:t>光敏传感器电阻下降，电路导通，</w:t>
      </w:r>
      <w:r w:rsidR="00946E66" w:rsidRPr="00BF7C9E">
        <w:rPr>
          <w:rFonts w:hint="eastAsia"/>
          <w:sz w:val="24"/>
        </w:rPr>
        <w:t>使得</w:t>
      </w:r>
      <w:r w:rsidR="00C4181D" w:rsidRPr="00BF7C9E">
        <w:rPr>
          <w:rFonts w:hint="eastAsia"/>
          <w:sz w:val="24"/>
        </w:rPr>
        <w:t>5V</w:t>
      </w:r>
      <w:r w:rsidR="00C4181D" w:rsidRPr="00BF7C9E">
        <w:rPr>
          <w:rFonts w:hint="eastAsia"/>
          <w:sz w:val="24"/>
        </w:rPr>
        <w:t>电压加在</w:t>
      </w:r>
      <w:r w:rsidR="00C4181D" w:rsidRPr="00BF7C9E">
        <w:rPr>
          <w:rFonts w:hint="eastAsia"/>
          <w:sz w:val="24"/>
        </w:rPr>
        <w:t>NPN</w:t>
      </w:r>
      <w:r w:rsidR="00C4181D" w:rsidRPr="00BF7C9E">
        <w:rPr>
          <w:rFonts w:hint="eastAsia"/>
          <w:sz w:val="24"/>
        </w:rPr>
        <w:t>三极管的基极</w:t>
      </w:r>
      <w:r w:rsidR="00946E66" w:rsidRPr="00BF7C9E">
        <w:rPr>
          <w:rFonts w:hint="eastAsia"/>
          <w:sz w:val="24"/>
        </w:rPr>
        <w:t>，由于</w:t>
      </w:r>
      <w:r w:rsidR="00946E66" w:rsidRPr="00BF7C9E">
        <w:rPr>
          <w:rFonts w:hint="eastAsia"/>
          <w:sz w:val="24"/>
        </w:rPr>
        <w:t>NPN</w:t>
      </w:r>
      <w:r w:rsidR="00946E66" w:rsidRPr="00BF7C9E">
        <w:rPr>
          <w:rFonts w:hint="eastAsia"/>
          <w:sz w:val="24"/>
        </w:rPr>
        <w:t>三极管的基极电压高于发射极</w:t>
      </w:r>
      <w:r w:rsidR="00DF026D" w:rsidRPr="00BF7C9E">
        <w:rPr>
          <w:rFonts w:hint="eastAsia"/>
          <w:sz w:val="24"/>
        </w:rPr>
        <w:t>即会导通，所以电路接通，</w:t>
      </w:r>
      <w:r w:rsidR="00B92BEF" w:rsidRPr="00BF7C9E">
        <w:rPr>
          <w:rFonts w:hint="eastAsia"/>
          <w:sz w:val="24"/>
        </w:rPr>
        <w:t>线圈通电，衔铁吸合</w:t>
      </w:r>
      <w:r w:rsidR="00D132F7" w:rsidRPr="00BF7C9E">
        <w:rPr>
          <w:rFonts w:hint="eastAsia"/>
          <w:sz w:val="24"/>
        </w:rPr>
        <w:t>。</w:t>
      </w:r>
    </w:p>
    <w:p w14:paraId="10E40823" w14:textId="4F8F3955" w:rsidR="00C511F8" w:rsidRDefault="00D132F7" w:rsidP="006621DD">
      <w:pPr>
        <w:wordWrap w:val="0"/>
        <w:spacing w:line="360" w:lineRule="auto"/>
        <w:jc w:val="center"/>
        <w:rPr>
          <w:sz w:val="24"/>
        </w:rPr>
      </w:pPr>
      <w:r>
        <w:rPr>
          <w:noProof/>
          <w:sz w:val="24"/>
        </w:rPr>
        <w:drawing>
          <wp:inline distT="0" distB="0" distL="0" distR="0" wp14:anchorId="159D57E3" wp14:editId="4B74813F">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1718DBD8" w14:textId="4735783A"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21</w:t>
      </w:r>
      <w:r w:rsidR="00A16CFD">
        <w:rPr>
          <w:rFonts w:ascii="Times New Roman" w:hAnsi="Times New Roman"/>
          <w:sz w:val="21"/>
          <w:szCs w:val="21"/>
        </w:rPr>
        <w:fldChar w:fldCharType="end"/>
      </w:r>
      <w:r w:rsidR="005557DD" w:rsidRPr="004C6C42">
        <w:rPr>
          <w:rFonts w:ascii="Times New Roman" w:hAnsi="Times New Roman"/>
          <w:sz w:val="21"/>
          <w:szCs w:val="21"/>
        </w:rPr>
        <w:t>单个继电器模块</w:t>
      </w:r>
    </w:p>
    <w:p w14:paraId="237E56AA" w14:textId="5B0FCB4B" w:rsidR="00E657BC" w:rsidRPr="00E657BC" w:rsidRDefault="00E657BC" w:rsidP="00E657BC">
      <w:pPr>
        <w:wordWrap w:val="0"/>
        <w:spacing w:line="360" w:lineRule="auto"/>
        <w:ind w:firstLineChars="200" w:firstLine="480"/>
        <w:rPr>
          <w:sz w:val="24"/>
        </w:rPr>
      </w:pPr>
      <w:r>
        <w:rPr>
          <w:rFonts w:hint="eastAsia"/>
          <w:sz w:val="24"/>
        </w:rPr>
        <w:lastRenderedPageBreak/>
        <w:t>图</w:t>
      </w:r>
      <w:r w:rsidRPr="00607453">
        <w:rPr>
          <w:sz w:val="24"/>
        </w:rPr>
        <w:fldChar w:fldCharType="begin"/>
      </w:r>
      <w:r w:rsidRPr="00607453">
        <w:rPr>
          <w:sz w:val="24"/>
        </w:rPr>
        <w:instrText xml:space="preserve"> </w:instrText>
      </w:r>
      <w:r w:rsidRPr="00607453">
        <w:rPr>
          <w:rFonts w:hint="eastAsia"/>
          <w:sz w:val="24"/>
        </w:rPr>
        <w:instrText>Seq eq \c</w:instrText>
      </w:r>
      <w:r w:rsidRPr="00607453">
        <w:rPr>
          <w:sz w:val="24"/>
        </w:rPr>
        <w:instrText xml:space="preserve"> </w:instrText>
      </w:r>
      <w:r w:rsidRPr="00607453">
        <w:rPr>
          <w:sz w:val="24"/>
        </w:rPr>
        <w:fldChar w:fldCharType="separate"/>
      </w:r>
      <w:r w:rsidR="002F7ACF">
        <w:rPr>
          <w:noProof/>
          <w:sz w:val="24"/>
        </w:rPr>
        <w:t>3</w:t>
      </w:r>
      <w:r w:rsidRPr="00607453">
        <w:rPr>
          <w:sz w:val="24"/>
        </w:rPr>
        <w:fldChar w:fldCharType="end"/>
      </w:r>
      <w:r w:rsidRPr="00607453">
        <w:rPr>
          <w:rFonts w:hint="eastAsia"/>
          <w:sz w:val="24"/>
        </w:rPr>
        <w:t>.</w:t>
      </w:r>
      <w:r w:rsidRPr="00607453">
        <w:rPr>
          <w:sz w:val="24"/>
        </w:rPr>
        <w:fldChar w:fldCharType="begin"/>
      </w:r>
      <w:r w:rsidRPr="00607453">
        <w:rPr>
          <w:sz w:val="24"/>
        </w:rPr>
        <w:instrText xml:space="preserve"> </w:instrText>
      </w:r>
      <w:r w:rsidRPr="00607453">
        <w:rPr>
          <w:rFonts w:hint="eastAsia"/>
          <w:sz w:val="24"/>
        </w:rPr>
        <w:instrText>Seq txt</w:instrText>
      </w:r>
      <w:r w:rsidRPr="00607453">
        <w:rPr>
          <w:sz w:val="24"/>
        </w:rPr>
        <w:instrText xml:space="preserve"> </w:instrText>
      </w:r>
      <w:r w:rsidRPr="00607453">
        <w:rPr>
          <w:sz w:val="24"/>
        </w:rPr>
        <w:fldChar w:fldCharType="separate"/>
      </w:r>
      <w:r w:rsidR="002F7ACF">
        <w:rPr>
          <w:noProof/>
          <w:sz w:val="24"/>
        </w:rPr>
        <w:t>22</w:t>
      </w:r>
      <w:r w:rsidRPr="00607453">
        <w:rPr>
          <w:sz w:val="24"/>
        </w:rPr>
        <w:fldChar w:fldCharType="end"/>
      </w:r>
      <w:r>
        <w:rPr>
          <w:rFonts w:hint="eastAsia"/>
          <w:sz w:val="24"/>
        </w:rPr>
        <w:t>为本系统</w:t>
      </w:r>
      <w:r w:rsidR="0036006B">
        <w:rPr>
          <w:rFonts w:hint="eastAsia"/>
          <w:sz w:val="24"/>
        </w:rPr>
        <w:t>部分</w:t>
      </w:r>
      <w:r>
        <w:rPr>
          <w:rFonts w:hint="eastAsia"/>
          <w:sz w:val="24"/>
        </w:rPr>
        <w:t>继电器连接图和接口电路。</w:t>
      </w:r>
    </w:p>
    <w:p w14:paraId="2FB698A1" w14:textId="2EF7B678" w:rsidR="00C511F8" w:rsidRDefault="00E611B8" w:rsidP="006621DD">
      <w:pPr>
        <w:wordWrap w:val="0"/>
        <w:spacing w:line="360" w:lineRule="auto"/>
        <w:jc w:val="center"/>
        <w:rPr>
          <w:sz w:val="24"/>
        </w:rPr>
      </w:pPr>
      <w:r>
        <w:rPr>
          <w:noProof/>
          <w:sz w:val="24"/>
        </w:rPr>
        <w:drawing>
          <wp:inline distT="0" distB="0" distL="0" distR="0" wp14:anchorId="023A19CA" wp14:editId="08B3B1CB">
            <wp:extent cx="3959524" cy="7112363"/>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5306" cy="7122750"/>
                    </a:xfrm>
                    <a:prstGeom prst="rect">
                      <a:avLst/>
                    </a:prstGeom>
                    <a:noFill/>
                    <a:ln>
                      <a:noFill/>
                    </a:ln>
                  </pic:spPr>
                </pic:pic>
              </a:graphicData>
            </a:graphic>
          </wp:inline>
        </w:drawing>
      </w:r>
    </w:p>
    <w:p w14:paraId="0B0A23F2" w14:textId="778AB3FB"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22</w:t>
      </w:r>
      <w:r w:rsidR="00A16CFD">
        <w:rPr>
          <w:rFonts w:ascii="Times New Roman" w:hAnsi="Times New Roman"/>
          <w:sz w:val="21"/>
          <w:szCs w:val="21"/>
        </w:rPr>
        <w:fldChar w:fldCharType="end"/>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03B85EA8" w14:textId="345D6742" w:rsidR="007B418E" w:rsidRDefault="007B418E" w:rsidP="006621DD">
      <w:pPr>
        <w:wordWrap w:val="0"/>
        <w:spacing w:line="360" w:lineRule="auto"/>
        <w:ind w:firstLineChars="200" w:firstLine="480"/>
        <w:rPr>
          <w:sz w:val="24"/>
        </w:rPr>
      </w:pPr>
      <w:r w:rsidRPr="007B418E">
        <w:rPr>
          <w:rFonts w:hint="eastAsia"/>
          <w:sz w:val="24"/>
        </w:rPr>
        <w:t>实际</w:t>
      </w:r>
      <w:r w:rsidR="00850159">
        <w:rPr>
          <w:rFonts w:hint="eastAsia"/>
          <w:sz w:val="24"/>
        </w:rPr>
        <w:t>核心板控制器工作过程中，</w:t>
      </w:r>
      <w:r w:rsidR="009A4E44">
        <w:rPr>
          <w:rFonts w:hint="eastAsia"/>
          <w:sz w:val="24"/>
        </w:rPr>
        <w:t>空调</w:t>
      </w:r>
      <w:r w:rsidR="00EB17E8">
        <w:rPr>
          <w:rFonts w:hint="eastAsia"/>
          <w:sz w:val="24"/>
        </w:rPr>
        <w:t>制</w:t>
      </w:r>
      <w:r w:rsidR="009A4E44">
        <w:rPr>
          <w:rFonts w:hint="eastAsia"/>
          <w:sz w:val="24"/>
        </w:rPr>
        <w:t>冷压缩机</w:t>
      </w:r>
      <w:r w:rsidR="00EB17E8">
        <w:rPr>
          <w:rFonts w:hint="eastAsia"/>
          <w:sz w:val="24"/>
        </w:rPr>
        <w:t>、泵阀</w:t>
      </w:r>
      <w:r w:rsidR="009A4E44">
        <w:rPr>
          <w:rFonts w:hint="eastAsia"/>
          <w:sz w:val="24"/>
        </w:rPr>
        <w:t>均需要用</w:t>
      </w:r>
      <w:r w:rsidR="00EB17E8">
        <w:rPr>
          <w:rFonts w:hint="eastAsia"/>
          <w:sz w:val="24"/>
        </w:rPr>
        <w:t>继电器控制，</w:t>
      </w:r>
      <w:r w:rsidR="00C939D3">
        <w:rPr>
          <w:rFonts w:hint="eastAsia"/>
          <w:sz w:val="24"/>
        </w:rPr>
        <w:t>其中核心板</w:t>
      </w:r>
      <w:r w:rsidR="00C939D3">
        <w:rPr>
          <w:rFonts w:hint="eastAsia"/>
          <w:sz w:val="24"/>
        </w:rPr>
        <w:t>PC10</w:t>
      </w:r>
      <w:r w:rsidR="00C939D3">
        <w:rPr>
          <w:rFonts w:hint="eastAsia"/>
          <w:sz w:val="24"/>
        </w:rPr>
        <w:t>和</w:t>
      </w:r>
      <w:r w:rsidR="00C939D3">
        <w:rPr>
          <w:rFonts w:hint="eastAsia"/>
          <w:sz w:val="24"/>
        </w:rPr>
        <w:t>PC11</w:t>
      </w:r>
      <w:r w:rsidR="00C939D3">
        <w:rPr>
          <w:rFonts w:hint="eastAsia"/>
          <w:sz w:val="24"/>
        </w:rPr>
        <w:t>负责空调风扇的运转，</w:t>
      </w:r>
      <w:r w:rsidR="00C939D3">
        <w:rPr>
          <w:rFonts w:hint="eastAsia"/>
          <w:sz w:val="24"/>
        </w:rPr>
        <w:t>PC12</w:t>
      </w:r>
      <w:r w:rsidR="00523F36">
        <w:rPr>
          <w:rFonts w:hint="eastAsia"/>
          <w:sz w:val="24"/>
        </w:rPr>
        <w:t>负责制冷压缩机的运转。</w:t>
      </w:r>
      <w:r w:rsidR="003B4C47">
        <w:rPr>
          <w:rFonts w:hint="eastAsia"/>
          <w:sz w:val="24"/>
        </w:rPr>
        <w:t>PD</w:t>
      </w:r>
      <w:r w:rsidR="003175F2">
        <w:rPr>
          <w:rFonts w:hint="eastAsia"/>
          <w:sz w:val="24"/>
        </w:rPr>
        <w:t>0~</w:t>
      </w:r>
      <w:r w:rsidR="003B4C47">
        <w:rPr>
          <w:rFonts w:hint="eastAsia"/>
          <w:sz w:val="24"/>
        </w:rPr>
        <w:t>PD4</w:t>
      </w:r>
      <w:r w:rsidR="00624623">
        <w:rPr>
          <w:rFonts w:hint="eastAsia"/>
          <w:sz w:val="24"/>
        </w:rPr>
        <w:t>负责</w:t>
      </w:r>
      <w:r w:rsidR="00A73833">
        <w:rPr>
          <w:rFonts w:hint="eastAsia"/>
          <w:sz w:val="24"/>
        </w:rPr>
        <w:t>在火灾发生时泵阀的开启。控制器接口电路如图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23</w:t>
      </w:r>
      <w:r w:rsidR="00607453" w:rsidRPr="00607453">
        <w:rPr>
          <w:sz w:val="24"/>
        </w:rPr>
        <w:fldChar w:fldCharType="end"/>
      </w:r>
      <w:r w:rsidR="00A73833">
        <w:rPr>
          <w:rFonts w:hint="eastAsia"/>
          <w:sz w:val="24"/>
        </w:rPr>
        <w:t>所示。</w:t>
      </w:r>
    </w:p>
    <w:p w14:paraId="7C84D849" w14:textId="1AAF1B9A" w:rsidR="00A73833" w:rsidRDefault="00576F8E" w:rsidP="006621DD">
      <w:pPr>
        <w:wordWrap w:val="0"/>
        <w:spacing w:line="360" w:lineRule="auto"/>
        <w:jc w:val="center"/>
        <w:rPr>
          <w:sz w:val="24"/>
        </w:rPr>
      </w:pPr>
      <w:r>
        <w:rPr>
          <w:noProof/>
          <w:sz w:val="24"/>
        </w:rPr>
        <w:lastRenderedPageBreak/>
        <w:drawing>
          <wp:inline distT="0" distB="0" distL="0" distR="0" wp14:anchorId="052E8CE6" wp14:editId="60A3D438">
            <wp:extent cx="2813050" cy="1637376"/>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3793" cy="1643629"/>
                    </a:xfrm>
                    <a:prstGeom prst="rect">
                      <a:avLst/>
                    </a:prstGeom>
                    <a:noFill/>
                    <a:ln>
                      <a:noFill/>
                    </a:ln>
                  </pic:spPr>
                </pic:pic>
              </a:graphicData>
            </a:graphic>
          </wp:inline>
        </w:drawing>
      </w:r>
    </w:p>
    <w:p w14:paraId="0678370F" w14:textId="13D64F2B" w:rsidR="00A73833" w:rsidRPr="00A73833" w:rsidRDefault="00A73833"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23</w:t>
      </w:r>
      <w:r w:rsidR="00A16CFD">
        <w:rPr>
          <w:rFonts w:ascii="Times New Roman" w:hAnsi="Times New Roman"/>
          <w:sz w:val="21"/>
          <w:szCs w:val="21"/>
        </w:rPr>
        <w:fldChar w:fldCharType="end"/>
      </w:r>
      <w:r w:rsidRPr="004C6C42">
        <w:rPr>
          <w:rFonts w:ascii="Times New Roman" w:hAnsi="Times New Roman" w:hint="eastAsia"/>
          <w:sz w:val="21"/>
          <w:szCs w:val="21"/>
        </w:rPr>
        <w:t>部分继电器连接图和接口电路</w:t>
      </w:r>
    </w:p>
    <w:p w14:paraId="1F11AB05" w14:textId="18F9297B" w:rsidR="00C511F8" w:rsidRDefault="00AF702B" w:rsidP="006621DD">
      <w:pPr>
        <w:wordWrap w:val="0"/>
        <w:spacing w:beforeLines="50" w:before="156" w:afterLines="50" w:after="156" w:line="360" w:lineRule="auto"/>
        <w:outlineLvl w:val="1"/>
        <w:rPr>
          <w:rFonts w:eastAsia="黑体"/>
          <w:sz w:val="24"/>
        </w:rPr>
      </w:pPr>
      <w:bookmarkStart w:id="75" w:name="_Toc198501309"/>
      <w:r w:rsidRPr="00CD6AF6">
        <w:rPr>
          <w:rFonts w:eastAsia="黑体" w:hint="eastAsia"/>
          <w:sz w:val="28"/>
          <w:szCs w:val="28"/>
        </w:rPr>
        <w:t>3</w:t>
      </w:r>
      <w:r>
        <w:rPr>
          <w:rFonts w:eastAsia="黑体" w:hint="eastAsia"/>
          <w:sz w:val="28"/>
          <w:szCs w:val="28"/>
        </w:rPr>
        <w:t>.</w:t>
      </w:r>
      <w:r w:rsidR="00D25B12">
        <w:rPr>
          <w:rFonts w:eastAsia="黑体" w:hint="eastAsia"/>
          <w:sz w:val="28"/>
          <w:szCs w:val="28"/>
        </w:rPr>
        <w:t>9</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bookmarkEnd w:id="75"/>
    </w:p>
    <w:p w14:paraId="03DAA9D3" w14:textId="61A44B89" w:rsidR="00C511F8" w:rsidRDefault="004611E5" w:rsidP="006621DD">
      <w:pPr>
        <w:wordWrap w:val="0"/>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r w:rsidR="007D0A80">
        <w:rPr>
          <w:rFonts w:hint="eastAsia"/>
          <w:sz w:val="24"/>
        </w:rPr>
        <w:t>PWM</w:t>
      </w:r>
      <w:r w:rsidRPr="004611E5">
        <w:rPr>
          <w:rFonts w:hint="eastAsia"/>
          <w:sz w:val="24"/>
        </w:rPr>
        <w:t>输入口来控制电机的正反转和调速。本系统采用的水泵电机是</w:t>
      </w:r>
      <w:r w:rsidRPr="00CD6AF6">
        <w:rPr>
          <w:rFonts w:hint="eastAsia"/>
          <w:sz w:val="24"/>
        </w:rPr>
        <w:t>12</w:t>
      </w:r>
      <w:r w:rsidR="007D0A80">
        <w:rPr>
          <w:rFonts w:hint="eastAsia"/>
          <w:sz w:val="24"/>
        </w:rPr>
        <w:t>V</w:t>
      </w:r>
      <w:r w:rsidRPr="004611E5">
        <w:rPr>
          <w:rFonts w:hint="eastAsia"/>
          <w:sz w:val="24"/>
        </w:rPr>
        <w:t>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00B21B15">
        <w:rPr>
          <w:rFonts w:hint="eastAsia"/>
          <w:sz w:val="24"/>
        </w:rPr>
        <w:t>核心控制器的</w:t>
      </w:r>
      <w:r w:rsidR="00B21B15">
        <w:rPr>
          <w:rFonts w:hint="eastAsia"/>
          <w:sz w:val="24"/>
        </w:rPr>
        <w:t>PD5</w:t>
      </w:r>
      <w:r w:rsidR="00B21B15">
        <w:rPr>
          <w:rFonts w:hint="eastAsia"/>
          <w:sz w:val="24"/>
        </w:rPr>
        <w:t>和</w:t>
      </w:r>
      <w:r w:rsidR="00B21B15">
        <w:rPr>
          <w:rFonts w:hint="eastAsia"/>
          <w:sz w:val="24"/>
        </w:rPr>
        <w:t>PD6</w:t>
      </w:r>
      <w:r w:rsidR="00771DE6">
        <w:rPr>
          <w:rFonts w:hint="eastAsia"/>
          <w:sz w:val="24"/>
        </w:rPr>
        <w:t>连接到</w:t>
      </w:r>
      <w:r w:rsidRPr="00802AA2">
        <w:rPr>
          <w:rFonts w:hint="eastAsia"/>
          <w:sz w:val="24"/>
        </w:rPr>
        <w:t>L</w:t>
      </w:r>
      <w:r w:rsidRPr="00CD6AF6">
        <w:rPr>
          <w:rFonts w:hint="eastAsia"/>
          <w:sz w:val="24"/>
        </w:rPr>
        <w:t>298</w:t>
      </w:r>
      <w:r w:rsidRPr="00802AA2">
        <w:rPr>
          <w:rFonts w:hint="eastAsia"/>
          <w:sz w:val="24"/>
        </w:rPr>
        <w:t>N</w:t>
      </w:r>
      <w:r w:rsidR="00771DE6">
        <w:rPr>
          <w:rFonts w:hint="eastAsia"/>
          <w:sz w:val="24"/>
        </w:rPr>
        <w:t>的</w:t>
      </w:r>
      <w:r w:rsidR="00771DE6">
        <w:rPr>
          <w:rFonts w:hint="eastAsia"/>
          <w:sz w:val="24"/>
        </w:rPr>
        <w:t>INPUT1</w:t>
      </w:r>
      <w:r w:rsidR="00771DE6">
        <w:rPr>
          <w:rFonts w:hint="eastAsia"/>
          <w:sz w:val="24"/>
        </w:rPr>
        <w:t>和</w:t>
      </w:r>
      <w:r w:rsidR="00771DE6">
        <w:rPr>
          <w:rFonts w:hint="eastAsia"/>
          <w:sz w:val="24"/>
        </w:rPr>
        <w:t>INPUT2</w:t>
      </w:r>
      <w:r w:rsidR="00771DE6">
        <w:rPr>
          <w:rFonts w:hint="eastAsia"/>
          <w:sz w:val="24"/>
        </w:rPr>
        <w:t>引脚上</w:t>
      </w:r>
      <w:r w:rsidR="00424C5C">
        <w:rPr>
          <w:rFonts w:hint="eastAsia"/>
          <w:sz w:val="24"/>
        </w:rPr>
        <w:t>，</w:t>
      </w:r>
      <w:r w:rsidR="00424C5C">
        <w:rPr>
          <w:rFonts w:hint="eastAsia"/>
          <w:sz w:val="24"/>
        </w:rPr>
        <w:t>PE9</w:t>
      </w:r>
      <w:r w:rsidR="00424C5C">
        <w:rPr>
          <w:rFonts w:hint="eastAsia"/>
          <w:sz w:val="24"/>
        </w:rPr>
        <w:t>可以产生</w:t>
      </w:r>
      <w:r w:rsidR="00424C5C">
        <w:rPr>
          <w:rFonts w:hint="eastAsia"/>
          <w:sz w:val="24"/>
        </w:rPr>
        <w:t>PWM</w:t>
      </w:r>
      <w:r w:rsidR="00424C5C">
        <w:rPr>
          <w:rFonts w:hint="eastAsia"/>
          <w:sz w:val="24"/>
        </w:rPr>
        <w:t>脉冲</w:t>
      </w:r>
      <w:r w:rsidR="008E6E29">
        <w:rPr>
          <w:rFonts w:hint="eastAsia"/>
          <w:sz w:val="24"/>
        </w:rPr>
        <w:t>连接到</w:t>
      </w:r>
      <w:r w:rsidR="008E6E29">
        <w:rPr>
          <w:rFonts w:hint="eastAsia"/>
          <w:sz w:val="24"/>
        </w:rPr>
        <w:t>ENA</w:t>
      </w:r>
      <w:r w:rsidR="00424C5C">
        <w:rPr>
          <w:rFonts w:hint="eastAsia"/>
          <w:sz w:val="24"/>
        </w:rPr>
        <w:t>，用于调速</w:t>
      </w:r>
      <w:r w:rsidR="008E6E29">
        <w:rPr>
          <w:rFonts w:hint="eastAsia"/>
          <w:sz w:val="24"/>
        </w:rPr>
        <w:t>，防止水泵压力过大</w:t>
      </w:r>
      <w:r w:rsidR="00850159">
        <w:rPr>
          <w:rFonts w:hint="eastAsia"/>
          <w:sz w:val="24"/>
        </w:rPr>
        <w:t>造成崩管。</w:t>
      </w:r>
      <w:r w:rsidRPr="004611E5">
        <w:rPr>
          <w:rFonts w:hint="eastAsia"/>
          <w:sz w:val="24"/>
        </w:rPr>
        <w:t>电机驱动模块的内部电路图如图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24</w:t>
      </w:r>
      <w:r w:rsidR="00607453" w:rsidRPr="00607453">
        <w:rPr>
          <w:sz w:val="24"/>
        </w:rPr>
        <w:fldChar w:fldCharType="end"/>
      </w:r>
      <w:r w:rsidR="00AF702B">
        <w:rPr>
          <w:rFonts w:hint="eastAsia"/>
          <w:sz w:val="24"/>
        </w:rPr>
        <w:t>所示</w:t>
      </w:r>
      <w:r>
        <w:rPr>
          <w:rFonts w:hint="eastAsia"/>
          <w:sz w:val="24"/>
        </w:rPr>
        <w:t>。</w:t>
      </w:r>
    </w:p>
    <w:p w14:paraId="76B1B04E" w14:textId="64A085A4" w:rsidR="00C511F8" w:rsidRPr="00102B8D" w:rsidRDefault="00102B8D" w:rsidP="006621DD">
      <w:pPr>
        <w:wordWrap w:val="0"/>
        <w:spacing w:line="360" w:lineRule="auto"/>
        <w:jc w:val="center"/>
        <w:rPr>
          <w:b/>
          <w:bCs/>
          <w:sz w:val="24"/>
        </w:rPr>
      </w:pPr>
      <w:r>
        <w:rPr>
          <w:b/>
          <w:bCs/>
          <w:noProof/>
          <w:sz w:val="24"/>
        </w:rPr>
        <w:drawing>
          <wp:inline distT="0" distB="0" distL="0" distR="0" wp14:anchorId="51A144E9" wp14:editId="133557C0">
            <wp:extent cx="4580626" cy="3653480"/>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5215" cy="3657140"/>
                    </a:xfrm>
                    <a:prstGeom prst="rect">
                      <a:avLst/>
                    </a:prstGeom>
                    <a:noFill/>
                    <a:ln>
                      <a:noFill/>
                    </a:ln>
                  </pic:spPr>
                </pic:pic>
              </a:graphicData>
            </a:graphic>
          </wp:inline>
        </w:drawing>
      </w:r>
    </w:p>
    <w:p w14:paraId="19C5AA6E" w14:textId="6838AE76"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24</w:t>
      </w:r>
      <w:r w:rsidR="00A16CFD">
        <w:rPr>
          <w:rFonts w:ascii="Times New Roman" w:hAnsi="Times New Roman"/>
          <w:sz w:val="21"/>
          <w:szCs w:val="21"/>
        </w:rPr>
        <w:fldChar w:fldCharType="end"/>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3B620F51" w:rsidR="00C511F8" w:rsidRDefault="00AF702B" w:rsidP="006621DD">
      <w:pPr>
        <w:wordWrap w:val="0"/>
        <w:spacing w:beforeLines="50" w:before="156" w:afterLines="50" w:after="156" w:line="360" w:lineRule="auto"/>
        <w:outlineLvl w:val="1"/>
        <w:rPr>
          <w:rFonts w:eastAsia="黑体"/>
          <w:sz w:val="24"/>
        </w:rPr>
      </w:pPr>
      <w:bookmarkStart w:id="76" w:name="_Toc198501310"/>
      <w:r w:rsidRPr="00CD6AF6">
        <w:rPr>
          <w:rFonts w:eastAsia="黑体" w:hint="eastAsia"/>
          <w:sz w:val="28"/>
          <w:szCs w:val="28"/>
        </w:rPr>
        <w:lastRenderedPageBreak/>
        <w:t>3</w:t>
      </w:r>
      <w:r>
        <w:rPr>
          <w:rFonts w:eastAsia="黑体" w:hint="eastAsia"/>
          <w:sz w:val="28"/>
          <w:szCs w:val="28"/>
        </w:rPr>
        <w:t>.</w:t>
      </w:r>
      <w:bookmarkStart w:id="77" w:name="_Hlk167652695"/>
      <w:r w:rsidR="00D25B12">
        <w:rPr>
          <w:rFonts w:eastAsia="黑体" w:hint="eastAsia"/>
          <w:sz w:val="28"/>
          <w:szCs w:val="28"/>
        </w:rPr>
        <w:t>10</w:t>
      </w:r>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7"/>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bookmarkEnd w:id="76"/>
    </w:p>
    <w:p w14:paraId="3D986E1C" w14:textId="242E2E48" w:rsidR="00F73A14" w:rsidRDefault="00F73A14" w:rsidP="006621DD">
      <w:pPr>
        <w:wordWrap w:val="0"/>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00102B8D">
        <w:rPr>
          <w:rFonts w:hint="eastAsia"/>
          <w:sz w:val="24"/>
        </w:rPr>
        <w:t>~</w:t>
      </w:r>
      <w:r w:rsidRPr="00CD6AF6">
        <w:rPr>
          <w:rFonts w:hint="eastAsia"/>
          <w:sz w:val="24"/>
        </w:rPr>
        <w:t>20</w:t>
      </w:r>
      <w:r w:rsidR="007A5988">
        <w:rPr>
          <w:rFonts w:hint="eastAsia"/>
          <w:sz w:val="24"/>
        </w:rPr>
        <w:t>s</w:t>
      </w:r>
      <w:r w:rsidRPr="00F73A14">
        <w:rPr>
          <w:rFonts w:hint="eastAsia"/>
          <w:sz w:val="24"/>
        </w:rPr>
        <w:t>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804E02">
        <w:rPr>
          <w:sz w:val="24"/>
        </w:rPr>
        <w:fldChar w:fldCharType="begin"/>
      </w:r>
      <w:r w:rsidR="00607453" w:rsidRPr="00804E02">
        <w:rPr>
          <w:sz w:val="24"/>
        </w:rPr>
        <w:instrText xml:space="preserve"> </w:instrText>
      </w:r>
      <w:r w:rsidR="00607453" w:rsidRPr="00804E02">
        <w:rPr>
          <w:rFonts w:hint="eastAsia"/>
          <w:sz w:val="24"/>
        </w:rPr>
        <w:instrText>Seq txt</w:instrText>
      </w:r>
      <w:r w:rsidR="00607453" w:rsidRPr="00804E02">
        <w:rPr>
          <w:sz w:val="24"/>
        </w:rPr>
        <w:instrText xml:space="preserve"> </w:instrText>
      </w:r>
      <w:r w:rsidR="00607453" w:rsidRPr="00804E02">
        <w:rPr>
          <w:sz w:val="24"/>
        </w:rPr>
        <w:fldChar w:fldCharType="separate"/>
      </w:r>
      <w:r w:rsidR="002F7ACF">
        <w:rPr>
          <w:noProof/>
          <w:sz w:val="24"/>
        </w:rPr>
        <w:t>25</w:t>
      </w:r>
      <w:r w:rsidR="00607453" w:rsidRPr="00804E02">
        <w:rPr>
          <w:sz w:val="24"/>
        </w:rPr>
        <w:fldChar w:fldCharType="end"/>
      </w:r>
      <w:r w:rsidR="00981623" w:rsidRPr="00804E02">
        <w:rPr>
          <w:rFonts w:hint="eastAsia"/>
          <w:sz w:val="24"/>
        </w:rPr>
        <w:t>所示</w:t>
      </w:r>
      <w:r w:rsidR="003175F2" w:rsidRPr="00804E02">
        <w:rPr>
          <w:rFonts w:hint="eastAsia"/>
          <w:sz w:val="24"/>
        </w:rPr>
        <w:t>。</w:t>
      </w:r>
      <w:r w:rsidR="00981623" w:rsidRPr="00804E02">
        <w:rPr>
          <w:rFonts w:hint="eastAsia"/>
          <w:sz w:val="24"/>
        </w:rPr>
        <w:t>ISD1820</w:t>
      </w:r>
      <w:r w:rsidR="00981623" w:rsidRPr="00804E02">
        <w:rPr>
          <w:rFonts w:hint="eastAsia"/>
          <w:sz w:val="24"/>
        </w:rPr>
        <w:t>上的</w:t>
      </w:r>
      <w:r w:rsidR="00981623" w:rsidRPr="00804E02">
        <w:rPr>
          <w:rFonts w:hint="eastAsia"/>
          <w:sz w:val="24"/>
        </w:rPr>
        <w:t>1</w:t>
      </w:r>
      <w:r w:rsidR="00981623" w:rsidRPr="00804E02">
        <w:rPr>
          <w:rFonts w:hint="eastAsia"/>
          <w:sz w:val="24"/>
        </w:rPr>
        <w:t>、</w:t>
      </w:r>
      <w:r w:rsidR="00981623" w:rsidRPr="00804E02">
        <w:rPr>
          <w:rFonts w:hint="eastAsia"/>
          <w:sz w:val="24"/>
        </w:rPr>
        <w:t>2</w:t>
      </w:r>
      <w:r w:rsidR="00981623" w:rsidRPr="00804E02">
        <w:rPr>
          <w:rFonts w:hint="eastAsia"/>
          <w:sz w:val="24"/>
        </w:rPr>
        <w:t>、</w:t>
      </w:r>
      <w:r w:rsidR="00981623" w:rsidRPr="00804E02">
        <w:rPr>
          <w:rFonts w:hint="eastAsia"/>
          <w:sz w:val="24"/>
        </w:rPr>
        <w:t>3</w:t>
      </w:r>
      <w:r w:rsidR="00981623" w:rsidRPr="00804E02">
        <w:rPr>
          <w:rFonts w:hint="eastAsia"/>
          <w:sz w:val="24"/>
        </w:rPr>
        <w:t>接口负责录音和播放控制，当按下</w:t>
      </w:r>
      <w:r w:rsidR="00981623" w:rsidRPr="00804E02">
        <w:rPr>
          <w:rFonts w:hint="eastAsia"/>
          <w:sz w:val="24"/>
        </w:rPr>
        <w:t>KEY3</w:t>
      </w:r>
      <w:r w:rsidR="00981623" w:rsidRPr="00804E02">
        <w:rPr>
          <w:rFonts w:hint="eastAsia"/>
          <w:sz w:val="24"/>
        </w:rPr>
        <w:t>时，</w:t>
      </w:r>
      <w:r w:rsidR="00981623" w:rsidRPr="00804E02">
        <w:rPr>
          <w:rFonts w:hint="eastAsia"/>
          <w:sz w:val="24"/>
        </w:rPr>
        <w:t>1</w:t>
      </w:r>
      <w:r w:rsidR="00981623" w:rsidRPr="00804E02">
        <w:rPr>
          <w:rFonts w:hint="eastAsia"/>
          <w:sz w:val="24"/>
        </w:rPr>
        <w:t>引脚</w:t>
      </w:r>
      <w:r w:rsidR="00981623" w:rsidRPr="00804E02">
        <w:rPr>
          <w:rFonts w:hint="eastAsia"/>
          <w:sz w:val="24"/>
        </w:rPr>
        <w:t>REC</w:t>
      </w:r>
      <w:r w:rsidR="00981623" w:rsidRPr="00804E02">
        <w:rPr>
          <w:rFonts w:hint="eastAsia"/>
          <w:sz w:val="24"/>
        </w:rPr>
        <w:t>被接入高电平，此时启动录音模式</w:t>
      </w:r>
      <w:r w:rsidR="00184A9A" w:rsidRPr="00804E02">
        <w:rPr>
          <w:rFonts w:hint="eastAsia"/>
          <w:sz w:val="24"/>
        </w:rPr>
        <w:t>，</w:t>
      </w:r>
      <w:r w:rsidR="00981623" w:rsidRPr="00804E02">
        <w:rPr>
          <w:rFonts w:hint="eastAsia"/>
          <w:sz w:val="24"/>
        </w:rPr>
        <w:t>可以通过</w:t>
      </w:r>
      <w:r w:rsidR="00981623" w:rsidRPr="00804E02">
        <w:rPr>
          <w:rFonts w:hint="eastAsia"/>
          <w:sz w:val="24"/>
        </w:rPr>
        <w:t>MIC1</w:t>
      </w:r>
      <w:r w:rsidR="00981623" w:rsidRPr="00804E02">
        <w:rPr>
          <w:rFonts w:hint="eastAsia"/>
          <w:sz w:val="24"/>
        </w:rPr>
        <w:t>录制警报的音频。当按下</w:t>
      </w:r>
      <w:r w:rsidR="00981623" w:rsidRPr="00804E02">
        <w:rPr>
          <w:rFonts w:hint="eastAsia"/>
          <w:sz w:val="24"/>
        </w:rPr>
        <w:t>KEY1</w:t>
      </w:r>
      <w:r w:rsidR="00981623" w:rsidRPr="00804E02">
        <w:rPr>
          <w:rFonts w:hint="eastAsia"/>
          <w:sz w:val="24"/>
        </w:rPr>
        <w:t>时，</w:t>
      </w:r>
      <w:r w:rsidR="00981623" w:rsidRPr="00804E02">
        <w:rPr>
          <w:rFonts w:hint="eastAsia"/>
          <w:sz w:val="24"/>
        </w:rPr>
        <w:t>2</w:t>
      </w:r>
      <w:r w:rsidR="00981623" w:rsidRPr="00804E02">
        <w:rPr>
          <w:rFonts w:hint="eastAsia"/>
          <w:sz w:val="24"/>
        </w:rPr>
        <w:t>引脚</w:t>
      </w:r>
      <w:r w:rsidR="00981623" w:rsidRPr="00804E02">
        <w:rPr>
          <w:rFonts w:hint="eastAsia"/>
          <w:sz w:val="24"/>
        </w:rPr>
        <w:t>PLAYE</w:t>
      </w:r>
      <w:r w:rsidR="00981623" w:rsidRPr="00804E02">
        <w:rPr>
          <w:rFonts w:hint="eastAsia"/>
          <w:sz w:val="24"/>
        </w:rPr>
        <w:t>被接入高电平，开始播放储存的录音，音频完整播放结束后会自动停止。当按下</w:t>
      </w:r>
      <w:r w:rsidR="00981623" w:rsidRPr="00804E02">
        <w:rPr>
          <w:rFonts w:hint="eastAsia"/>
          <w:sz w:val="24"/>
        </w:rPr>
        <w:t>KEY2</w:t>
      </w:r>
      <w:r w:rsidR="00981623" w:rsidRPr="00804E02">
        <w:rPr>
          <w:rFonts w:hint="eastAsia"/>
          <w:sz w:val="24"/>
        </w:rPr>
        <w:t>时，</w:t>
      </w:r>
      <w:r w:rsidR="00981623" w:rsidRPr="00804E02">
        <w:rPr>
          <w:rFonts w:hint="eastAsia"/>
          <w:sz w:val="24"/>
        </w:rPr>
        <w:t>3</w:t>
      </w:r>
      <w:r w:rsidR="00981623" w:rsidRPr="00804E02">
        <w:rPr>
          <w:rFonts w:hint="eastAsia"/>
          <w:sz w:val="24"/>
        </w:rPr>
        <w:t>引脚</w:t>
      </w:r>
      <w:r w:rsidR="00981623" w:rsidRPr="00804E02">
        <w:rPr>
          <w:rFonts w:hint="eastAsia"/>
          <w:sz w:val="24"/>
        </w:rPr>
        <w:t>PLAYL</w:t>
      </w:r>
      <w:r w:rsidR="00981623" w:rsidRPr="00804E02">
        <w:rPr>
          <w:rFonts w:hint="eastAsia"/>
          <w:sz w:val="24"/>
        </w:rPr>
        <w:t>被接入高电平，开始播放储存录音，但</w:t>
      </w:r>
      <w:r w:rsidR="00981623" w:rsidRPr="00804E02">
        <w:rPr>
          <w:rFonts w:hint="eastAsia"/>
          <w:sz w:val="24"/>
        </w:rPr>
        <w:t>KEY2</w:t>
      </w:r>
      <w:r w:rsidR="00981623" w:rsidRPr="00804E02">
        <w:rPr>
          <w:rFonts w:hint="eastAsia"/>
          <w:sz w:val="24"/>
        </w:rPr>
        <w:t>松开时</w:t>
      </w:r>
      <w:r w:rsidR="00804482" w:rsidRPr="00804E02">
        <w:rPr>
          <w:rFonts w:hint="eastAsia"/>
          <w:sz w:val="24"/>
        </w:rPr>
        <w:t>会关闭放音，属于点动播放</w:t>
      </w:r>
      <w:r w:rsidR="00981623" w:rsidRPr="00804E02">
        <w:rPr>
          <w:rFonts w:hint="eastAsia"/>
          <w:sz w:val="24"/>
        </w:rPr>
        <w:t>。</w:t>
      </w:r>
    </w:p>
    <w:p w14:paraId="38AD835F" w14:textId="7C54C6B6" w:rsidR="00F73A14" w:rsidRDefault="0043742F" w:rsidP="006621DD">
      <w:pPr>
        <w:wordWrap w:val="0"/>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43"/>
                    <a:stretch>
                      <a:fillRect/>
                    </a:stretch>
                  </pic:blipFill>
                  <pic:spPr>
                    <a:xfrm>
                      <a:off x="0" y="0"/>
                      <a:ext cx="5173233" cy="2574641"/>
                    </a:xfrm>
                    <a:prstGeom prst="rect">
                      <a:avLst/>
                    </a:prstGeom>
                  </pic:spPr>
                </pic:pic>
              </a:graphicData>
            </a:graphic>
          </wp:inline>
        </w:drawing>
      </w:r>
    </w:p>
    <w:p w14:paraId="09B67B86" w14:textId="2F08FC04" w:rsidR="00F73A14" w:rsidRPr="004C6C42" w:rsidRDefault="00F73A14"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25</w:t>
      </w:r>
      <w:r w:rsidR="00A16CFD">
        <w:rPr>
          <w:rFonts w:ascii="Times New Roman" w:hAnsi="Times New Roman"/>
          <w:sz w:val="21"/>
          <w:szCs w:val="21"/>
        </w:rPr>
        <w:fldChar w:fldCharType="end"/>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4F49C716" w:rsidR="00C511F8" w:rsidRDefault="00F73A14" w:rsidP="006621DD">
      <w:pPr>
        <w:wordWrap w:val="0"/>
        <w:spacing w:line="360" w:lineRule="auto"/>
        <w:ind w:firstLineChars="200" w:firstLine="480"/>
        <w:rPr>
          <w:sz w:val="24"/>
        </w:rPr>
      </w:pPr>
      <w:r w:rsidRPr="00F73A14">
        <w:rPr>
          <w:rFonts w:hint="eastAsia"/>
          <w:sz w:val="24"/>
        </w:rPr>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26</w:t>
      </w:r>
      <w:r w:rsidR="00607453" w:rsidRPr="00607453">
        <w:rPr>
          <w:sz w:val="24"/>
        </w:rPr>
        <w:fldChar w:fldCharType="end"/>
      </w:r>
      <w:r w:rsidR="000D5C63">
        <w:rPr>
          <w:rFonts w:hint="eastAsia"/>
          <w:sz w:val="24"/>
        </w:rPr>
        <w:t>所示。</w:t>
      </w:r>
      <w:r w:rsidR="000D5C63">
        <w:rPr>
          <w:sz w:val="24"/>
        </w:rPr>
        <w:t xml:space="preserve"> </w:t>
      </w:r>
    </w:p>
    <w:p w14:paraId="62BF4245" w14:textId="09FF67E1" w:rsidR="00C511F8" w:rsidRDefault="002E1AFF" w:rsidP="006621DD">
      <w:pPr>
        <w:wordWrap w:val="0"/>
        <w:spacing w:line="360" w:lineRule="auto"/>
        <w:jc w:val="center"/>
        <w:rPr>
          <w:sz w:val="24"/>
        </w:rPr>
      </w:pPr>
      <w:r>
        <w:rPr>
          <w:noProof/>
          <w:sz w:val="24"/>
        </w:rPr>
        <w:lastRenderedPageBreak/>
        <w:drawing>
          <wp:inline distT="0" distB="0" distL="0" distR="0" wp14:anchorId="7309A3F2" wp14:editId="1E307CD0">
            <wp:extent cx="4830792" cy="1919308"/>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2520" cy="1927941"/>
                    </a:xfrm>
                    <a:prstGeom prst="rect">
                      <a:avLst/>
                    </a:prstGeom>
                    <a:noFill/>
                    <a:ln>
                      <a:noFill/>
                    </a:ln>
                  </pic:spPr>
                </pic:pic>
              </a:graphicData>
            </a:graphic>
          </wp:inline>
        </w:drawing>
      </w:r>
    </w:p>
    <w:p w14:paraId="5E5E43C8" w14:textId="4230742B"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26</w:t>
      </w:r>
      <w:r w:rsidR="00A16CFD">
        <w:rPr>
          <w:rFonts w:ascii="Times New Roman" w:hAnsi="Times New Roman"/>
          <w:sz w:val="21"/>
          <w:szCs w:val="21"/>
        </w:rPr>
        <w:fldChar w:fldCharType="end"/>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6621DD">
      <w:pPr>
        <w:wordWrap w:val="0"/>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6621DD">
      <w:pPr>
        <w:wordWrap w:val="0"/>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6621DD">
      <w:pPr>
        <w:wordWrap w:val="0"/>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1B73683E" w:rsidR="00137A4E" w:rsidRDefault="00137A4E" w:rsidP="006621DD">
      <w:pPr>
        <w:wordWrap w:val="0"/>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27</w:t>
      </w:r>
      <w:r w:rsidR="00607453" w:rsidRPr="00607453">
        <w:rPr>
          <w:sz w:val="24"/>
        </w:rPr>
        <w:fldChar w:fldCharType="end"/>
      </w:r>
      <w:r w:rsidRPr="00137A4E">
        <w:rPr>
          <w:rFonts w:hint="eastAsia"/>
          <w:sz w:val="24"/>
        </w:rPr>
        <w:t>所示</w:t>
      </w:r>
      <w:r w:rsidR="00EB5528">
        <w:rPr>
          <w:rFonts w:hint="eastAsia"/>
          <w:sz w:val="24"/>
        </w:rPr>
        <w:t>：</w:t>
      </w:r>
    </w:p>
    <w:p w14:paraId="15AD1960" w14:textId="1F894F42" w:rsidR="00D468B9" w:rsidRDefault="003E45C9" w:rsidP="006621DD">
      <w:pPr>
        <w:wordWrap w:val="0"/>
        <w:spacing w:line="360" w:lineRule="auto"/>
        <w:jc w:val="center"/>
        <w:rPr>
          <w:sz w:val="24"/>
        </w:rPr>
      </w:pPr>
      <w:r>
        <w:rPr>
          <w:noProof/>
          <w:sz w:val="24"/>
        </w:rPr>
        <w:drawing>
          <wp:inline distT="0" distB="0" distL="0" distR="0" wp14:anchorId="55F1031C" wp14:editId="4D53DA19">
            <wp:extent cx="4977441" cy="217917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6120" cy="2182975"/>
                    </a:xfrm>
                    <a:prstGeom prst="rect">
                      <a:avLst/>
                    </a:prstGeom>
                    <a:noFill/>
                    <a:ln>
                      <a:noFill/>
                    </a:ln>
                  </pic:spPr>
                </pic:pic>
              </a:graphicData>
            </a:graphic>
          </wp:inline>
        </w:drawing>
      </w:r>
    </w:p>
    <w:p w14:paraId="665686A1" w14:textId="1F759E8B" w:rsidR="00EB5528" w:rsidRPr="004C6C42" w:rsidRDefault="00D468B9"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27</w:t>
      </w:r>
      <w:r w:rsidR="00A16CFD">
        <w:rPr>
          <w:rFonts w:ascii="Times New Roman" w:hAnsi="Times New Roman"/>
          <w:sz w:val="21"/>
          <w:szCs w:val="21"/>
        </w:rPr>
        <w:fldChar w:fldCharType="end"/>
      </w:r>
      <w:r w:rsidR="0096422A">
        <w:rPr>
          <w:rFonts w:ascii="Times New Roman" w:hAnsi="Times New Roman" w:hint="eastAsia"/>
          <w:sz w:val="21"/>
          <w:szCs w:val="21"/>
        </w:rPr>
        <w:t xml:space="preserve"> </w:t>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79DE3DA" w14:textId="4013ECAE" w:rsidR="00411EF2" w:rsidRDefault="00411EF2" w:rsidP="006621DD">
      <w:pPr>
        <w:wordWrap w:val="0"/>
        <w:spacing w:beforeLines="50" w:before="156" w:afterLines="50" w:after="156" w:line="360" w:lineRule="auto"/>
        <w:outlineLvl w:val="1"/>
        <w:rPr>
          <w:rFonts w:eastAsia="黑体"/>
          <w:sz w:val="24"/>
        </w:rPr>
      </w:pPr>
      <w:bookmarkStart w:id="78" w:name="_Toc198501311"/>
      <w:r w:rsidRPr="00CD6AF6">
        <w:rPr>
          <w:rFonts w:eastAsia="黑体" w:hint="eastAsia"/>
          <w:sz w:val="28"/>
          <w:szCs w:val="28"/>
        </w:rPr>
        <w:t>3</w:t>
      </w:r>
      <w:r>
        <w:rPr>
          <w:rFonts w:eastAsia="黑体" w:hint="eastAsia"/>
          <w:sz w:val="28"/>
          <w:szCs w:val="28"/>
        </w:rPr>
        <w:t>.11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r w:rsidR="00041F1A">
        <w:rPr>
          <w:rFonts w:eastAsia="黑体" w:hint="eastAsia"/>
          <w:sz w:val="28"/>
          <w:szCs w:val="28"/>
        </w:rPr>
        <w:t>（</w:t>
      </w:r>
      <w:r w:rsidR="00041F1A">
        <w:rPr>
          <w:rFonts w:eastAsia="黑体" w:hint="eastAsia"/>
          <w:sz w:val="28"/>
          <w:szCs w:val="28"/>
        </w:rPr>
        <w:t>g</w:t>
      </w:r>
      <w:r>
        <w:rPr>
          <w:rFonts w:eastAsia="黑体" w:hint="eastAsia"/>
          <w:sz w:val="28"/>
          <w:szCs w:val="28"/>
        </w:rPr>
        <w:t>）</w:t>
      </w:r>
      <w:bookmarkEnd w:id="78"/>
    </w:p>
    <w:p w14:paraId="31A2D6CF" w14:textId="0D632CC5"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系统工作过程中会产生一些数据，比如系统设置的温度，发电量等数据。</w:t>
      </w:r>
      <w:r w:rsidRPr="009C0F3E">
        <w:rPr>
          <w:rFonts w:cs="宋体" w:hint="eastAsia"/>
          <w:color w:val="000000"/>
          <w:kern w:val="0"/>
          <w:sz w:val="24"/>
          <w:lang w:bidi="ar"/>
        </w:rPr>
        <w:t>STM32</w:t>
      </w:r>
      <w:r w:rsidRPr="009C0F3E">
        <w:rPr>
          <w:rFonts w:cs="宋体" w:hint="eastAsia"/>
          <w:color w:val="000000"/>
          <w:kern w:val="0"/>
          <w:sz w:val="24"/>
          <w:lang w:bidi="ar"/>
        </w:rPr>
        <w:t>内部有</w:t>
      </w:r>
      <w:r w:rsidRPr="009C0F3E">
        <w:rPr>
          <w:rFonts w:cs="宋体" w:hint="eastAsia"/>
          <w:color w:val="000000"/>
          <w:kern w:val="0"/>
          <w:sz w:val="24"/>
          <w:lang w:bidi="ar"/>
        </w:rPr>
        <w:t>FLASH</w:t>
      </w:r>
      <w:r w:rsidRPr="009C0F3E">
        <w:rPr>
          <w:rFonts w:cs="宋体" w:hint="eastAsia"/>
          <w:color w:val="000000"/>
          <w:kern w:val="0"/>
          <w:sz w:val="24"/>
          <w:lang w:bidi="ar"/>
        </w:rPr>
        <w:t>区域，也可以储存数据，它访问速度快，但擦写次数有限，长期使用容易造成芯片报废，这对系统的稳定性是致命的问题。</w:t>
      </w:r>
    </w:p>
    <w:p w14:paraId="4F1780A4" w14:textId="69DC7EB1"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AT24C02</w:t>
      </w:r>
      <w:r w:rsidRPr="009C0F3E">
        <w:rPr>
          <w:rFonts w:cs="宋体" w:hint="eastAsia"/>
          <w:color w:val="000000"/>
          <w:kern w:val="0"/>
          <w:sz w:val="24"/>
          <w:lang w:bidi="ar"/>
        </w:rPr>
        <w:t>是一款</w:t>
      </w:r>
      <w:r w:rsidRPr="009C0F3E">
        <w:rPr>
          <w:rFonts w:cs="宋体" w:hint="eastAsia"/>
          <w:color w:val="000000"/>
          <w:kern w:val="0"/>
          <w:sz w:val="24"/>
          <w:lang w:bidi="ar"/>
        </w:rPr>
        <w:t>I2C</w:t>
      </w:r>
      <w:r w:rsidRPr="009C0F3E">
        <w:rPr>
          <w:rFonts w:cs="宋体" w:hint="eastAsia"/>
          <w:color w:val="000000"/>
          <w:kern w:val="0"/>
          <w:sz w:val="24"/>
          <w:lang w:bidi="ar"/>
        </w:rPr>
        <w:t>通讯的</w:t>
      </w:r>
      <w:r w:rsidRPr="009C0F3E">
        <w:rPr>
          <w:rFonts w:cs="宋体" w:hint="eastAsia"/>
          <w:color w:val="000000"/>
          <w:kern w:val="0"/>
          <w:sz w:val="24"/>
          <w:lang w:bidi="ar"/>
        </w:rPr>
        <w:t>EEPROM</w:t>
      </w:r>
      <w:r w:rsidRPr="009C0F3E">
        <w:rPr>
          <w:rFonts w:cs="宋体" w:hint="eastAsia"/>
          <w:color w:val="000000"/>
          <w:kern w:val="0"/>
          <w:sz w:val="24"/>
          <w:lang w:bidi="ar"/>
        </w:rPr>
        <w:t>，可以储存</w:t>
      </w:r>
      <w:r w:rsidRPr="009C0F3E">
        <w:rPr>
          <w:rFonts w:cs="宋体" w:hint="eastAsia"/>
          <w:color w:val="000000"/>
          <w:kern w:val="0"/>
          <w:sz w:val="24"/>
          <w:lang w:bidi="ar"/>
        </w:rPr>
        <w:t>256B</w:t>
      </w:r>
      <w:r w:rsidRPr="009C0F3E">
        <w:rPr>
          <w:rFonts w:cs="宋体" w:hint="eastAsia"/>
          <w:color w:val="000000"/>
          <w:kern w:val="0"/>
          <w:sz w:val="24"/>
          <w:lang w:bidi="ar"/>
        </w:rPr>
        <w:t>的数据，具有至少</w:t>
      </w:r>
      <w:r w:rsidRPr="009C0F3E">
        <w:rPr>
          <w:rFonts w:cs="宋体" w:hint="eastAsia"/>
          <w:color w:val="000000"/>
          <w:kern w:val="0"/>
          <w:sz w:val="24"/>
          <w:lang w:bidi="ar"/>
        </w:rPr>
        <w:t>100</w:t>
      </w:r>
      <w:r w:rsidRPr="009C0F3E">
        <w:rPr>
          <w:rFonts w:cs="宋体" w:hint="eastAsia"/>
          <w:color w:val="000000"/>
          <w:kern w:val="0"/>
          <w:sz w:val="24"/>
          <w:lang w:bidi="ar"/>
        </w:rPr>
        <w:t>万次的擦写周期，并且可以储存至少</w:t>
      </w:r>
      <w:r w:rsidRPr="009C0F3E">
        <w:rPr>
          <w:rFonts w:cs="宋体" w:hint="eastAsia"/>
          <w:color w:val="000000"/>
          <w:kern w:val="0"/>
          <w:sz w:val="24"/>
          <w:lang w:bidi="ar"/>
        </w:rPr>
        <w:t>100</w:t>
      </w:r>
      <w:r w:rsidRPr="009C0F3E">
        <w:rPr>
          <w:rFonts w:cs="宋体" w:hint="eastAsia"/>
          <w:color w:val="000000"/>
          <w:kern w:val="0"/>
          <w:sz w:val="24"/>
          <w:lang w:bidi="ar"/>
        </w:rPr>
        <w:t>年，稳定可靠。旗下还有其</w:t>
      </w:r>
      <w:r w:rsidR="00AB507C">
        <w:rPr>
          <w:rFonts w:cs="宋体" w:hint="eastAsia"/>
          <w:color w:val="000000"/>
          <w:kern w:val="0"/>
          <w:sz w:val="24"/>
          <w:lang w:bidi="ar"/>
        </w:rPr>
        <w:t>它</w:t>
      </w:r>
      <w:r w:rsidRPr="009C0F3E">
        <w:rPr>
          <w:rFonts w:cs="宋体" w:hint="eastAsia"/>
          <w:color w:val="000000"/>
          <w:kern w:val="0"/>
          <w:sz w:val="24"/>
          <w:lang w:bidi="ar"/>
        </w:rPr>
        <w:t>系列的容量，如</w:t>
      </w:r>
      <w:r w:rsidRPr="009C0F3E">
        <w:rPr>
          <w:rFonts w:cs="宋体" w:hint="eastAsia"/>
          <w:color w:val="000000"/>
          <w:kern w:val="0"/>
          <w:sz w:val="24"/>
          <w:lang w:bidi="ar"/>
        </w:rPr>
        <w:t>AT2</w:t>
      </w:r>
      <w:r w:rsidRPr="009C0F3E">
        <w:rPr>
          <w:rFonts w:cs="宋体" w:hint="eastAsia"/>
          <w:color w:val="000000"/>
          <w:kern w:val="0"/>
          <w:sz w:val="24"/>
          <w:lang w:bidi="ar"/>
        </w:rPr>
        <w:lastRenderedPageBreak/>
        <w:t>4C32</w:t>
      </w:r>
      <w:r w:rsidRPr="009C0F3E">
        <w:rPr>
          <w:rFonts w:cs="宋体" w:hint="eastAsia"/>
          <w:color w:val="000000"/>
          <w:kern w:val="0"/>
          <w:sz w:val="24"/>
          <w:lang w:bidi="ar"/>
        </w:rPr>
        <w:t>内部具有</w:t>
      </w:r>
      <w:r w:rsidRPr="009C0F3E">
        <w:rPr>
          <w:rFonts w:cs="宋体" w:hint="eastAsia"/>
          <w:color w:val="000000"/>
          <w:kern w:val="0"/>
          <w:sz w:val="24"/>
          <w:lang w:bidi="ar"/>
        </w:rPr>
        <w:t>4KB</w:t>
      </w:r>
      <w:r w:rsidRPr="009C0F3E">
        <w:rPr>
          <w:rFonts w:cs="宋体" w:hint="eastAsia"/>
          <w:color w:val="000000"/>
          <w:kern w:val="0"/>
          <w:sz w:val="24"/>
          <w:lang w:bidi="ar"/>
        </w:rPr>
        <w:t>（</w:t>
      </w:r>
      <w:r w:rsidRPr="009C0F3E">
        <w:rPr>
          <w:rFonts w:cs="宋体" w:hint="eastAsia"/>
          <w:color w:val="000000"/>
          <w:kern w:val="0"/>
          <w:sz w:val="24"/>
          <w:lang w:bidi="ar"/>
        </w:rPr>
        <w:t>4096</w:t>
      </w:r>
      <w:r w:rsidRPr="00804E02">
        <w:rPr>
          <w:rFonts w:cs="宋体" w:hint="eastAsia"/>
          <w:color w:val="000000"/>
          <w:kern w:val="0"/>
          <w:sz w:val="24"/>
          <w:lang w:bidi="ar"/>
        </w:rPr>
        <w:t>×</w:t>
      </w:r>
      <w:r w:rsidRPr="009C0F3E">
        <w:rPr>
          <w:rFonts w:cs="宋体" w:hint="eastAsia"/>
          <w:color w:val="000000"/>
          <w:kern w:val="0"/>
          <w:sz w:val="24"/>
          <w:lang w:bidi="ar"/>
        </w:rPr>
        <w:t>8</w:t>
      </w:r>
      <w:r w:rsidR="00B2513E">
        <w:rPr>
          <w:rFonts w:cs="宋体" w:hint="eastAsia"/>
          <w:color w:val="000000"/>
          <w:kern w:val="0"/>
          <w:sz w:val="24"/>
          <w:lang w:bidi="ar"/>
        </w:rPr>
        <w:t>bit</w:t>
      </w:r>
      <w:r w:rsidRPr="009C0F3E">
        <w:rPr>
          <w:rFonts w:cs="宋体" w:hint="eastAsia"/>
          <w:color w:val="000000"/>
          <w:kern w:val="0"/>
          <w:sz w:val="24"/>
          <w:lang w:bidi="ar"/>
        </w:rPr>
        <w:t>）空间。</w:t>
      </w:r>
    </w:p>
    <w:p w14:paraId="4F3AD85E" w14:textId="584BD500" w:rsidR="00411EF2" w:rsidRPr="00804E02"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所以本系统采用外挂一个</w:t>
      </w:r>
      <w:r w:rsidRPr="009C0F3E">
        <w:rPr>
          <w:rFonts w:cs="宋体" w:hint="eastAsia"/>
          <w:color w:val="000000"/>
          <w:kern w:val="0"/>
          <w:sz w:val="24"/>
          <w:lang w:bidi="ar"/>
        </w:rPr>
        <w:t>AT24C02</w:t>
      </w:r>
      <w:r w:rsidRPr="009C0F3E">
        <w:rPr>
          <w:rFonts w:cs="宋体" w:hint="eastAsia"/>
          <w:color w:val="000000"/>
          <w:kern w:val="0"/>
          <w:sz w:val="24"/>
          <w:lang w:bidi="ar"/>
        </w:rPr>
        <w:t>存储模块的方式来进行数据存储。它与</w:t>
      </w:r>
      <w:r w:rsidRPr="009C0F3E">
        <w:rPr>
          <w:rFonts w:cs="宋体" w:hint="eastAsia"/>
          <w:color w:val="000000"/>
          <w:kern w:val="0"/>
          <w:sz w:val="24"/>
          <w:lang w:bidi="ar"/>
        </w:rPr>
        <w:t>OLED</w:t>
      </w:r>
      <w:r w:rsidRPr="009C0F3E">
        <w:rPr>
          <w:rFonts w:cs="宋体" w:hint="eastAsia"/>
          <w:color w:val="000000"/>
          <w:kern w:val="0"/>
          <w:sz w:val="24"/>
          <w:lang w:bidi="ar"/>
        </w:rPr>
        <w:t>显示屏使用同一路</w:t>
      </w:r>
      <w:r w:rsidRPr="009C0F3E">
        <w:rPr>
          <w:rFonts w:cs="宋体" w:hint="eastAsia"/>
          <w:color w:val="000000"/>
          <w:kern w:val="0"/>
          <w:sz w:val="24"/>
          <w:lang w:bidi="ar"/>
        </w:rPr>
        <w:t>I2C</w:t>
      </w:r>
      <w:r w:rsidRPr="009C0F3E">
        <w:rPr>
          <w:rFonts w:cs="宋体" w:hint="eastAsia"/>
          <w:color w:val="000000"/>
          <w:kern w:val="0"/>
          <w:sz w:val="24"/>
          <w:lang w:bidi="ar"/>
        </w:rPr>
        <w:t>通讯，使用不同的从机地址区分设备型号。电路图如图</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eq \c</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2F7ACF">
        <w:rPr>
          <w:rFonts w:cs="宋体"/>
          <w:noProof/>
          <w:color w:val="000000"/>
          <w:kern w:val="0"/>
          <w:sz w:val="24"/>
          <w:lang w:bidi="ar"/>
        </w:rPr>
        <w:t>3</w:t>
      </w:r>
      <w:r w:rsidR="00607453" w:rsidRPr="00804E02">
        <w:rPr>
          <w:rFonts w:cs="宋体"/>
          <w:color w:val="000000"/>
          <w:kern w:val="0"/>
          <w:sz w:val="24"/>
          <w:lang w:bidi="ar"/>
        </w:rPr>
        <w:fldChar w:fldCharType="end"/>
      </w:r>
      <w:r w:rsidR="00607453" w:rsidRPr="00804E02">
        <w:rPr>
          <w:rFonts w:cs="宋体" w:hint="eastAsia"/>
          <w:color w:val="000000"/>
          <w:kern w:val="0"/>
          <w:sz w:val="24"/>
          <w:lang w:bidi="ar"/>
        </w:rPr>
        <w:t>.</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txt</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2F7ACF">
        <w:rPr>
          <w:rFonts w:cs="宋体"/>
          <w:noProof/>
          <w:color w:val="000000"/>
          <w:kern w:val="0"/>
          <w:sz w:val="24"/>
          <w:lang w:bidi="ar"/>
        </w:rPr>
        <w:t>28</w:t>
      </w:r>
      <w:r w:rsidR="00607453" w:rsidRPr="00804E02">
        <w:rPr>
          <w:rFonts w:cs="宋体"/>
          <w:color w:val="000000"/>
          <w:kern w:val="0"/>
          <w:sz w:val="24"/>
          <w:lang w:bidi="ar"/>
        </w:rPr>
        <w:fldChar w:fldCharType="end"/>
      </w:r>
      <w:r w:rsidRPr="009C0F3E">
        <w:rPr>
          <w:rFonts w:cs="宋体" w:hint="eastAsia"/>
          <w:color w:val="000000"/>
          <w:kern w:val="0"/>
          <w:sz w:val="24"/>
          <w:lang w:bidi="ar"/>
        </w:rPr>
        <w:t>所示</w:t>
      </w:r>
      <w:r w:rsidRPr="00804E02">
        <w:rPr>
          <w:rFonts w:cs="宋体" w:hint="eastAsia"/>
          <w:color w:val="000000"/>
          <w:kern w:val="0"/>
          <w:sz w:val="24"/>
          <w:lang w:bidi="ar"/>
        </w:rPr>
        <w:t>。</w:t>
      </w:r>
      <w:r w:rsidR="006C6ED4" w:rsidRPr="00804E02">
        <w:rPr>
          <w:rFonts w:cs="宋体" w:hint="eastAsia"/>
          <w:color w:val="000000"/>
          <w:kern w:val="0"/>
          <w:sz w:val="24"/>
          <w:lang w:bidi="ar"/>
        </w:rPr>
        <w:t>核心板的</w:t>
      </w:r>
      <w:r w:rsidR="006C6ED4" w:rsidRPr="00804E02">
        <w:rPr>
          <w:rFonts w:cs="宋体" w:hint="eastAsia"/>
          <w:color w:val="000000"/>
          <w:kern w:val="0"/>
          <w:sz w:val="24"/>
          <w:lang w:bidi="ar"/>
        </w:rPr>
        <w:t>PB6</w:t>
      </w:r>
      <w:r w:rsidR="006C6ED4" w:rsidRPr="00804E02">
        <w:rPr>
          <w:rFonts w:cs="宋体" w:hint="eastAsia"/>
          <w:color w:val="000000"/>
          <w:kern w:val="0"/>
          <w:sz w:val="24"/>
          <w:lang w:bidi="ar"/>
        </w:rPr>
        <w:t>与</w:t>
      </w:r>
      <w:r w:rsidR="00BA4B0A" w:rsidRPr="00804E02">
        <w:rPr>
          <w:rFonts w:cs="宋体" w:hint="eastAsia"/>
          <w:color w:val="000000"/>
          <w:kern w:val="0"/>
          <w:sz w:val="24"/>
          <w:lang w:bidi="ar"/>
        </w:rPr>
        <w:t>AT24C02</w:t>
      </w:r>
      <w:r w:rsidR="00BA4B0A" w:rsidRPr="00804E02">
        <w:rPr>
          <w:rFonts w:cs="宋体" w:hint="eastAsia"/>
          <w:color w:val="000000"/>
          <w:kern w:val="0"/>
          <w:sz w:val="24"/>
          <w:lang w:bidi="ar"/>
        </w:rPr>
        <w:t>的</w:t>
      </w:r>
      <w:r w:rsidR="00BA4B0A" w:rsidRPr="00804E02">
        <w:rPr>
          <w:rFonts w:cs="宋体" w:hint="eastAsia"/>
          <w:color w:val="000000"/>
          <w:kern w:val="0"/>
          <w:sz w:val="24"/>
          <w:lang w:bidi="ar"/>
        </w:rPr>
        <w:t>SCL</w:t>
      </w:r>
      <w:r w:rsidR="00BA4B0A" w:rsidRPr="00804E02">
        <w:rPr>
          <w:rFonts w:cs="宋体" w:hint="eastAsia"/>
          <w:color w:val="000000"/>
          <w:kern w:val="0"/>
          <w:sz w:val="24"/>
          <w:lang w:bidi="ar"/>
        </w:rPr>
        <w:t>连接，</w:t>
      </w:r>
      <w:r w:rsidR="00BA4B0A" w:rsidRPr="00804E02">
        <w:rPr>
          <w:rFonts w:cs="宋体" w:hint="eastAsia"/>
          <w:color w:val="000000"/>
          <w:kern w:val="0"/>
          <w:sz w:val="24"/>
          <w:lang w:bidi="ar"/>
        </w:rPr>
        <w:t>PB7</w:t>
      </w:r>
      <w:r w:rsidR="00BA4B0A" w:rsidRPr="00804E02">
        <w:rPr>
          <w:rFonts w:cs="宋体" w:hint="eastAsia"/>
          <w:color w:val="000000"/>
          <w:kern w:val="0"/>
          <w:sz w:val="24"/>
          <w:lang w:bidi="ar"/>
        </w:rPr>
        <w:t>与</w:t>
      </w:r>
      <w:r w:rsidR="001141DD" w:rsidRPr="00804E02">
        <w:rPr>
          <w:rFonts w:cs="宋体" w:hint="eastAsia"/>
          <w:color w:val="000000"/>
          <w:kern w:val="0"/>
          <w:sz w:val="24"/>
          <w:lang w:bidi="ar"/>
        </w:rPr>
        <w:t>其</w:t>
      </w:r>
      <w:r w:rsidR="00BA4B0A" w:rsidRPr="00804E02">
        <w:rPr>
          <w:rFonts w:cs="宋体" w:hint="eastAsia"/>
          <w:color w:val="000000"/>
          <w:kern w:val="0"/>
          <w:sz w:val="24"/>
          <w:lang w:bidi="ar"/>
        </w:rPr>
        <w:t>SDA</w:t>
      </w:r>
      <w:r w:rsidR="00BA4B0A" w:rsidRPr="00804E02">
        <w:rPr>
          <w:rFonts w:cs="宋体" w:hint="eastAsia"/>
          <w:color w:val="000000"/>
          <w:kern w:val="0"/>
          <w:sz w:val="24"/>
          <w:lang w:bidi="ar"/>
        </w:rPr>
        <w:t>连接。</w:t>
      </w:r>
    </w:p>
    <w:p w14:paraId="65FE9C19" w14:textId="2398A58C" w:rsidR="004870BA" w:rsidRDefault="006C6ED4" w:rsidP="006621DD">
      <w:pPr>
        <w:wordWrap w:val="0"/>
        <w:spacing w:line="360" w:lineRule="auto"/>
        <w:jc w:val="center"/>
        <w:rPr>
          <w:sz w:val="24"/>
        </w:rPr>
      </w:pPr>
      <w:r>
        <w:rPr>
          <w:noProof/>
          <w:sz w:val="24"/>
        </w:rPr>
        <w:drawing>
          <wp:inline distT="0" distB="0" distL="0" distR="0" wp14:anchorId="17E56103" wp14:editId="5EDB715B">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1727200"/>
                    </a:xfrm>
                    <a:prstGeom prst="rect">
                      <a:avLst/>
                    </a:prstGeom>
                    <a:noFill/>
                    <a:ln>
                      <a:noFill/>
                    </a:ln>
                  </pic:spPr>
                </pic:pic>
              </a:graphicData>
            </a:graphic>
          </wp:inline>
        </w:drawing>
      </w:r>
    </w:p>
    <w:p w14:paraId="63E6026A" w14:textId="2B13572F" w:rsidR="004870BA" w:rsidRPr="004870BA" w:rsidRDefault="004870BA"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28</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1141DD">
        <w:rPr>
          <w:rFonts w:ascii="Times New Roman" w:hAnsi="Times New Roman" w:hint="eastAsia"/>
          <w:sz w:val="21"/>
          <w:szCs w:val="21"/>
        </w:rPr>
        <w:t>AT24C02</w:t>
      </w:r>
      <w:r w:rsidRPr="004C6C42">
        <w:rPr>
          <w:rFonts w:ascii="Times New Roman" w:hAnsi="Times New Roman" w:hint="eastAsia"/>
          <w:sz w:val="21"/>
          <w:szCs w:val="21"/>
        </w:rPr>
        <w:t>电路</w:t>
      </w:r>
    </w:p>
    <w:p w14:paraId="028B4F58" w14:textId="5ADBEE55" w:rsidR="00622490" w:rsidRDefault="00622490" w:rsidP="006621DD">
      <w:pPr>
        <w:wordWrap w:val="0"/>
        <w:spacing w:beforeLines="50" w:before="156" w:afterLines="50" w:after="156" w:line="360" w:lineRule="auto"/>
        <w:outlineLvl w:val="1"/>
        <w:rPr>
          <w:rFonts w:eastAsia="黑体"/>
          <w:sz w:val="24"/>
        </w:rPr>
      </w:pPr>
      <w:bookmarkStart w:id="79" w:name="_Toc198501312"/>
      <w:r w:rsidRPr="00CD6AF6">
        <w:rPr>
          <w:rFonts w:eastAsia="黑体" w:hint="eastAsia"/>
          <w:sz w:val="28"/>
          <w:szCs w:val="28"/>
        </w:rPr>
        <w:t>3</w:t>
      </w:r>
      <w:r>
        <w:rPr>
          <w:rFonts w:eastAsia="黑体" w:hint="eastAsia"/>
          <w:sz w:val="28"/>
          <w:szCs w:val="28"/>
        </w:rPr>
        <w:t>.</w:t>
      </w:r>
      <w:r w:rsidR="00D25B12">
        <w:rPr>
          <w:rFonts w:eastAsia="黑体" w:hint="eastAsia"/>
          <w:sz w:val="28"/>
          <w:szCs w:val="28"/>
        </w:rPr>
        <w:t>1</w:t>
      </w:r>
      <w:r w:rsidR="00EC3F8B">
        <w:rPr>
          <w:rFonts w:eastAsia="黑体" w:hint="eastAsia"/>
          <w:sz w:val="28"/>
          <w:szCs w:val="28"/>
        </w:rPr>
        <w:t>2</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bookmarkEnd w:id="79"/>
    </w:p>
    <w:p w14:paraId="5985F16A" w14:textId="7F7902E6" w:rsidR="00622490" w:rsidRDefault="00754672" w:rsidP="002A7229">
      <w:pPr>
        <w:wordWrap w:val="0"/>
        <w:spacing w:line="360" w:lineRule="auto"/>
        <w:ind w:firstLineChars="200" w:firstLine="480"/>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29</w:t>
      </w:r>
      <w:r w:rsidR="00607453" w:rsidRPr="00607453">
        <w:rPr>
          <w:sz w:val="24"/>
        </w:rPr>
        <w:fldChar w:fldCharType="end"/>
      </w:r>
      <w:r w:rsidR="000B0B18">
        <w:rPr>
          <w:rFonts w:hint="eastAsia"/>
          <w:color w:val="000000"/>
          <w:sz w:val="24"/>
        </w:rPr>
        <w:t>所示。</w:t>
      </w:r>
      <w:r w:rsidR="00B83490">
        <w:rPr>
          <w:rFonts w:hint="eastAsia"/>
          <w:color w:val="000000"/>
          <w:sz w:val="24"/>
        </w:rPr>
        <w:t>晶振电路</w:t>
      </w:r>
      <w:r w:rsidR="00154EEE">
        <w:rPr>
          <w:rFonts w:hint="eastAsia"/>
          <w:color w:val="000000"/>
          <w:sz w:val="24"/>
        </w:rPr>
        <w:t>、复位、电源电路如图</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eq \c</w:instrText>
      </w:r>
      <w:r w:rsidR="00154EEE" w:rsidRPr="00607453">
        <w:rPr>
          <w:sz w:val="24"/>
        </w:rPr>
        <w:instrText xml:space="preserve"> </w:instrText>
      </w:r>
      <w:r w:rsidR="00154EEE" w:rsidRPr="00607453">
        <w:rPr>
          <w:sz w:val="24"/>
        </w:rPr>
        <w:fldChar w:fldCharType="separate"/>
      </w:r>
      <w:r w:rsidR="002F7ACF">
        <w:rPr>
          <w:noProof/>
          <w:sz w:val="24"/>
        </w:rPr>
        <w:t>3</w:t>
      </w:r>
      <w:r w:rsidR="00154EEE" w:rsidRPr="00607453">
        <w:rPr>
          <w:sz w:val="24"/>
        </w:rPr>
        <w:fldChar w:fldCharType="end"/>
      </w:r>
      <w:r w:rsidR="00154EEE" w:rsidRPr="00607453">
        <w:rPr>
          <w:rFonts w:hint="eastAsia"/>
          <w:sz w:val="24"/>
        </w:rPr>
        <w:t>.</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txt</w:instrText>
      </w:r>
      <w:r w:rsidR="00154EEE" w:rsidRPr="00607453">
        <w:rPr>
          <w:sz w:val="24"/>
        </w:rPr>
        <w:instrText xml:space="preserve"> </w:instrText>
      </w:r>
      <w:r w:rsidR="00154EEE" w:rsidRPr="00607453">
        <w:rPr>
          <w:sz w:val="24"/>
        </w:rPr>
        <w:fldChar w:fldCharType="separate"/>
      </w:r>
      <w:r w:rsidR="002F7ACF">
        <w:rPr>
          <w:noProof/>
          <w:sz w:val="24"/>
        </w:rPr>
        <w:t>30</w:t>
      </w:r>
      <w:r w:rsidR="00154EEE" w:rsidRPr="00607453">
        <w:rPr>
          <w:sz w:val="24"/>
        </w:rPr>
        <w:fldChar w:fldCharType="end"/>
      </w:r>
      <w:r w:rsidR="00154EEE">
        <w:rPr>
          <w:rFonts w:hint="eastAsia"/>
          <w:color w:val="000000"/>
          <w:sz w:val="24"/>
        </w:rPr>
        <w:t>所示。</w:t>
      </w:r>
    </w:p>
    <w:p w14:paraId="02174328" w14:textId="54B152B2" w:rsidR="00B11AD8" w:rsidRDefault="00502920" w:rsidP="006621DD">
      <w:pPr>
        <w:wordWrap w:val="0"/>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0D22D028" w:rsidR="00B11AD8" w:rsidRDefault="00B11AD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2F7ACF">
        <w:rPr>
          <w:rFonts w:ascii="Times New Roman" w:hAnsi="Times New Roman"/>
          <w:noProof/>
          <w:sz w:val="21"/>
          <w:szCs w:val="21"/>
        </w:rPr>
        <w:t>29</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7079E3">
        <w:rPr>
          <w:rFonts w:ascii="Times New Roman" w:hAnsi="Times New Roman" w:hint="eastAsia"/>
          <w:sz w:val="21"/>
          <w:szCs w:val="21"/>
        </w:rPr>
        <w:t>楼宇人员信息检测系统主控</w:t>
      </w:r>
    </w:p>
    <w:p w14:paraId="56B02648" w14:textId="421DB436" w:rsidR="00154EEE" w:rsidRDefault="003C220E" w:rsidP="00154EEE">
      <w:pPr>
        <w:wordWrap w:val="0"/>
        <w:spacing w:line="360" w:lineRule="auto"/>
        <w:jc w:val="center"/>
        <w:rPr>
          <w:sz w:val="24"/>
        </w:rPr>
      </w:pPr>
      <w:r>
        <w:rPr>
          <w:noProof/>
          <w:sz w:val="24"/>
        </w:rPr>
        <w:lastRenderedPageBreak/>
        <w:drawing>
          <wp:inline distT="0" distB="0" distL="0" distR="0" wp14:anchorId="461E3404" wp14:editId="12F18941">
            <wp:extent cx="3518611" cy="2063282"/>
            <wp:effectExtent l="0" t="0" r="5715" b="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2901" cy="2071662"/>
                    </a:xfrm>
                    <a:prstGeom prst="rect">
                      <a:avLst/>
                    </a:prstGeom>
                    <a:noFill/>
                    <a:ln>
                      <a:noFill/>
                    </a:ln>
                  </pic:spPr>
                </pic:pic>
              </a:graphicData>
            </a:graphic>
          </wp:inline>
        </w:drawing>
      </w:r>
    </w:p>
    <w:p w14:paraId="3EB98EC5" w14:textId="700933AA" w:rsidR="00154EEE" w:rsidRPr="004C6C42" w:rsidRDefault="00154EEE" w:rsidP="00154EEE">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30</w:t>
      </w:r>
      <w:r>
        <w:rPr>
          <w:rFonts w:ascii="Times New Roman" w:hAnsi="Times New Roman"/>
          <w:sz w:val="21"/>
          <w:szCs w:val="21"/>
        </w:rPr>
        <w:fldChar w:fldCharType="end"/>
      </w:r>
      <w:r w:rsidR="00AC1AA2">
        <w:rPr>
          <w:rFonts w:ascii="Times New Roman" w:hAnsi="Times New Roman" w:hint="eastAsia"/>
          <w:sz w:val="21"/>
          <w:szCs w:val="21"/>
        </w:rPr>
        <w:t xml:space="preserve"> </w:t>
      </w:r>
      <w:r>
        <w:rPr>
          <w:rFonts w:ascii="Times New Roman" w:hAnsi="Times New Roman" w:hint="eastAsia"/>
          <w:sz w:val="21"/>
          <w:szCs w:val="21"/>
        </w:rPr>
        <w:t>楼宇人员信息检测系统晶振、复位、电源电路</w:t>
      </w:r>
    </w:p>
    <w:p w14:paraId="4809EDA1" w14:textId="0777BC62" w:rsidR="00622490" w:rsidRDefault="00622490" w:rsidP="006621DD">
      <w:pPr>
        <w:wordWrap w:val="0"/>
        <w:spacing w:beforeLines="50" w:before="156" w:afterLines="50" w:after="156" w:line="360" w:lineRule="auto"/>
        <w:outlineLvl w:val="1"/>
        <w:rPr>
          <w:rFonts w:eastAsia="黑体"/>
          <w:sz w:val="24"/>
        </w:rPr>
      </w:pPr>
      <w:bookmarkStart w:id="80" w:name="_Toc198501313"/>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w:t>
      </w:r>
      <w:r w:rsidR="00EC3F8B">
        <w:rPr>
          <w:rFonts w:eastAsia="黑体" w:hint="eastAsia"/>
          <w:sz w:val="28"/>
          <w:szCs w:val="28"/>
        </w:rPr>
        <w:t>3</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sidR="002A6AC3">
        <w:rPr>
          <w:rFonts w:eastAsia="黑体" w:hint="eastAsia"/>
          <w:sz w:val="28"/>
          <w:szCs w:val="28"/>
        </w:rPr>
        <w:t>ck</w:t>
      </w:r>
      <w:r>
        <w:rPr>
          <w:rFonts w:eastAsia="黑体" w:hint="eastAsia"/>
          <w:sz w:val="28"/>
          <w:szCs w:val="28"/>
        </w:rPr>
        <w:t>）</w:t>
      </w:r>
      <w:bookmarkEnd w:id="80"/>
    </w:p>
    <w:p w14:paraId="3FEE19D9" w14:textId="1D45455C" w:rsidR="00622490" w:rsidRDefault="00622490"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w:t>
      </w:r>
      <w:r w:rsidRPr="00AC1AA2">
        <w:rPr>
          <w:rFonts w:cs="宋体" w:hint="eastAsia"/>
          <w:kern w:val="0"/>
          <w:sz w:val="24"/>
          <w:lang w:bidi="ar"/>
        </w:rPr>
        <w:t>成电磁场，当</w:t>
      </w:r>
      <w:r w:rsidRPr="00AC1AA2">
        <w:rPr>
          <w:rFonts w:cs="宋体" w:hint="eastAsia"/>
          <w:kern w:val="0"/>
          <w:sz w:val="24"/>
          <w:lang w:bidi="ar"/>
        </w:rPr>
        <w:t>RFID</w:t>
      </w:r>
      <w:r w:rsidRPr="00AC1AA2">
        <w:rPr>
          <w:rFonts w:cs="宋体" w:hint="eastAsia"/>
          <w:kern w:val="0"/>
          <w:sz w:val="24"/>
          <w:lang w:bidi="ar"/>
        </w:rPr>
        <w:t>卡靠近该电磁场时（</w:t>
      </w:r>
      <w:r w:rsidRPr="00AC1AA2">
        <w:rPr>
          <w:rFonts w:cs="宋体"/>
          <w:kern w:val="0"/>
          <w:sz w:val="24"/>
          <w:lang w:bidi="ar"/>
        </w:rPr>
        <w:t>5</w:t>
      </w:r>
      <w:r w:rsidR="00CC7191" w:rsidRPr="00AC1AA2">
        <w:rPr>
          <w:rFonts w:cs="宋体" w:hint="eastAsia"/>
          <w:kern w:val="0"/>
          <w:sz w:val="24"/>
          <w:lang w:bidi="ar"/>
        </w:rPr>
        <w:t>~</w:t>
      </w:r>
      <w:r w:rsidRPr="00AC1AA2">
        <w:rPr>
          <w:rFonts w:cs="宋体"/>
          <w:kern w:val="0"/>
          <w:sz w:val="24"/>
          <w:lang w:bidi="ar"/>
        </w:rPr>
        <w:t>10</w:t>
      </w:r>
      <w:r w:rsidR="00CC7191" w:rsidRPr="00AC1AA2">
        <w:rPr>
          <w:rFonts w:cs="宋体" w:hint="eastAsia"/>
          <w:kern w:val="0"/>
          <w:sz w:val="24"/>
          <w:lang w:bidi="ar"/>
        </w:rPr>
        <w:t>cm</w:t>
      </w:r>
      <w:r w:rsidRPr="00AC1AA2">
        <w:rPr>
          <w:rFonts w:cs="宋体"/>
          <w:kern w:val="0"/>
          <w:sz w:val="24"/>
          <w:lang w:bidi="ar"/>
        </w:rPr>
        <w:t>之间</w:t>
      </w:r>
      <w:r w:rsidRPr="00AC1AA2">
        <w:rPr>
          <w:rFonts w:cs="宋体" w:hint="eastAsia"/>
          <w:kern w:val="0"/>
          <w:sz w:val="24"/>
          <w:lang w:bidi="ar"/>
        </w:rPr>
        <w:t>），卡内的线圈感应到电信号并激活卡内芯片，将数据（</w:t>
      </w:r>
      <w:r w:rsidR="00744F70" w:rsidRPr="00AC1AA2">
        <w:rPr>
          <w:rFonts w:cs="宋体" w:hint="eastAsia"/>
          <w:kern w:val="0"/>
          <w:sz w:val="24"/>
          <w:lang w:bidi="ar"/>
        </w:rPr>
        <w:t>四位</w:t>
      </w:r>
      <w:r w:rsidR="00744F70" w:rsidRPr="00AC1AA2">
        <w:rPr>
          <w:rFonts w:cs="宋体" w:hint="eastAsia"/>
          <w:kern w:val="0"/>
          <w:sz w:val="24"/>
          <w:lang w:bidi="ar"/>
        </w:rPr>
        <w:t>16</w:t>
      </w:r>
      <w:r w:rsidR="00744F70" w:rsidRPr="00AC1AA2">
        <w:rPr>
          <w:rFonts w:cs="宋体" w:hint="eastAsia"/>
          <w:kern w:val="0"/>
          <w:sz w:val="24"/>
          <w:lang w:bidi="ar"/>
        </w:rPr>
        <w:t>进制</w:t>
      </w:r>
      <w:r w:rsidRPr="00AC1AA2">
        <w:rPr>
          <w:rFonts w:cs="宋体" w:hint="eastAsia"/>
          <w:kern w:val="0"/>
          <w:sz w:val="24"/>
          <w:lang w:bidi="ar"/>
        </w:rPr>
        <w:t>UID</w:t>
      </w:r>
      <w:r w:rsidRPr="00AC1AA2">
        <w:rPr>
          <w:rFonts w:cs="宋体" w:hint="eastAsia"/>
          <w:kern w:val="0"/>
          <w:sz w:val="24"/>
          <w:lang w:bidi="ar"/>
        </w:rPr>
        <w:t>、加密数据等）发回</w:t>
      </w:r>
      <w:r w:rsidRPr="00AC1AA2">
        <w:rPr>
          <w:rFonts w:cs="宋体" w:hint="eastAsia"/>
          <w:kern w:val="0"/>
          <w:sz w:val="24"/>
          <w:lang w:bidi="ar"/>
        </w:rPr>
        <w:t>RC522</w:t>
      </w:r>
      <w:r w:rsidRPr="00AC1AA2">
        <w:rPr>
          <w:rFonts w:cs="宋体" w:hint="eastAsia"/>
          <w:kern w:val="0"/>
          <w:sz w:val="24"/>
          <w:lang w:bidi="ar"/>
        </w:rPr>
        <w:t>，</w:t>
      </w:r>
      <w:r w:rsidR="00F27FCA" w:rsidRPr="00AC1AA2">
        <w:rPr>
          <w:rFonts w:cs="宋体" w:hint="eastAsia"/>
          <w:kern w:val="0"/>
          <w:sz w:val="24"/>
          <w:lang w:bidi="ar"/>
        </w:rPr>
        <w:t>RC522</w:t>
      </w:r>
      <w:r w:rsidR="00F27FCA" w:rsidRPr="00AC1AA2">
        <w:rPr>
          <w:rFonts w:cs="宋体" w:hint="eastAsia"/>
          <w:kern w:val="0"/>
          <w:sz w:val="24"/>
          <w:lang w:bidi="ar"/>
        </w:rPr>
        <w:t>芯片</w:t>
      </w:r>
      <w:r w:rsidRPr="00AC1AA2">
        <w:rPr>
          <w:rFonts w:cs="宋体" w:hint="eastAsia"/>
          <w:kern w:val="0"/>
          <w:sz w:val="24"/>
          <w:lang w:bidi="ar"/>
        </w:rPr>
        <w:t>将其转换为数字信号并通过</w:t>
      </w:r>
      <w:r w:rsidRPr="00AC1AA2">
        <w:rPr>
          <w:rFonts w:cs="宋体" w:hint="eastAsia"/>
          <w:kern w:val="0"/>
          <w:sz w:val="24"/>
          <w:lang w:bidi="ar"/>
        </w:rPr>
        <w:t>SPI</w:t>
      </w:r>
      <w:r w:rsidRPr="00AC1AA2">
        <w:rPr>
          <w:rFonts w:cs="宋体" w:hint="eastAsia"/>
          <w:kern w:val="0"/>
          <w:sz w:val="24"/>
          <w:lang w:bidi="ar"/>
        </w:rPr>
        <w:t>接口传输给主控</w:t>
      </w:r>
      <w:r w:rsidRPr="00AC1AA2">
        <w:rPr>
          <w:rFonts w:cs="宋体" w:hint="eastAsia"/>
          <w:kern w:val="0"/>
          <w:sz w:val="24"/>
          <w:lang w:bidi="ar"/>
        </w:rPr>
        <w:t>MCU</w:t>
      </w:r>
      <w:r w:rsidRPr="00AC1AA2">
        <w:rPr>
          <w:rFonts w:cs="宋体" w:hint="eastAsia"/>
          <w:kern w:val="0"/>
          <w:sz w:val="24"/>
          <w:lang w:bidi="ar"/>
        </w:rPr>
        <w:t>。</w:t>
      </w:r>
      <w:r w:rsidR="00D62851" w:rsidRPr="00AC1AA2">
        <w:rPr>
          <w:rFonts w:cs="宋体" w:hint="eastAsia"/>
          <w:kern w:val="0"/>
          <w:sz w:val="24"/>
          <w:lang w:bidi="ar"/>
        </w:rPr>
        <w:t>主控</w:t>
      </w:r>
      <w:r w:rsidR="0003342A" w:rsidRPr="00AC1AA2">
        <w:rPr>
          <w:rFonts w:cs="宋体" w:hint="eastAsia"/>
          <w:kern w:val="0"/>
          <w:sz w:val="24"/>
          <w:lang w:bidi="ar"/>
        </w:rPr>
        <w:t>将</w:t>
      </w:r>
      <w:r w:rsidR="005A73A3" w:rsidRPr="00AC1AA2">
        <w:rPr>
          <w:rFonts w:cs="宋体" w:hint="eastAsia"/>
          <w:kern w:val="0"/>
          <w:sz w:val="24"/>
          <w:lang w:bidi="ar"/>
        </w:rPr>
        <w:t>4</w:t>
      </w:r>
      <w:r w:rsidR="005A73A3" w:rsidRPr="00AC1AA2">
        <w:rPr>
          <w:rFonts w:cs="宋体" w:hint="eastAsia"/>
          <w:kern w:val="0"/>
          <w:sz w:val="24"/>
          <w:lang w:bidi="ar"/>
        </w:rPr>
        <w:t>位</w:t>
      </w:r>
      <w:r w:rsidR="005A73A3" w:rsidRPr="00AC1AA2">
        <w:rPr>
          <w:rFonts w:cs="宋体" w:hint="eastAsia"/>
          <w:kern w:val="0"/>
          <w:sz w:val="24"/>
          <w:lang w:bidi="ar"/>
        </w:rPr>
        <w:t>16</w:t>
      </w:r>
      <w:r w:rsidR="005A73A3" w:rsidRPr="00AC1AA2">
        <w:rPr>
          <w:rFonts w:cs="宋体" w:hint="eastAsia"/>
          <w:kern w:val="0"/>
          <w:sz w:val="24"/>
          <w:lang w:bidi="ar"/>
        </w:rPr>
        <w:t>进制的</w:t>
      </w:r>
      <w:r w:rsidR="0003342A" w:rsidRPr="00AC1AA2">
        <w:rPr>
          <w:rFonts w:cs="宋体" w:hint="eastAsia"/>
          <w:kern w:val="0"/>
          <w:sz w:val="24"/>
          <w:lang w:bidi="ar"/>
        </w:rPr>
        <w:t>UID</w:t>
      </w:r>
      <w:r w:rsidR="0003342A" w:rsidRPr="00AC1AA2">
        <w:rPr>
          <w:rFonts w:cs="宋体" w:hint="eastAsia"/>
          <w:kern w:val="0"/>
          <w:sz w:val="24"/>
          <w:lang w:bidi="ar"/>
        </w:rPr>
        <w:t>与芯片内部储存的</w:t>
      </w:r>
      <w:r w:rsidR="00476326" w:rsidRPr="00AC1AA2">
        <w:rPr>
          <w:rFonts w:cs="宋体" w:hint="eastAsia"/>
          <w:kern w:val="0"/>
          <w:sz w:val="24"/>
          <w:lang w:bidi="ar"/>
        </w:rPr>
        <w:t>管理员</w:t>
      </w:r>
      <w:r w:rsidR="00CF7324" w:rsidRPr="00AC1AA2">
        <w:rPr>
          <w:rFonts w:cs="宋体" w:hint="eastAsia"/>
          <w:kern w:val="0"/>
          <w:sz w:val="24"/>
          <w:lang w:bidi="ar"/>
        </w:rPr>
        <w:t>UID</w:t>
      </w:r>
      <w:r w:rsidR="00476326" w:rsidRPr="00AC1AA2">
        <w:rPr>
          <w:rFonts w:cs="宋体" w:hint="eastAsia"/>
          <w:kern w:val="0"/>
          <w:sz w:val="24"/>
          <w:lang w:bidi="ar"/>
        </w:rPr>
        <w:t>进行对比，当对比成功后，允许</w:t>
      </w:r>
      <w:r w:rsidR="00D216C2" w:rsidRPr="00AC1AA2">
        <w:rPr>
          <w:rFonts w:cs="宋体" w:hint="eastAsia"/>
          <w:kern w:val="0"/>
          <w:sz w:val="24"/>
          <w:lang w:bidi="ar"/>
        </w:rPr>
        <w:t>用户</w:t>
      </w:r>
      <w:r w:rsidR="00476326" w:rsidRPr="00AC1AA2">
        <w:rPr>
          <w:rFonts w:cs="宋体" w:hint="eastAsia"/>
          <w:kern w:val="0"/>
          <w:sz w:val="24"/>
          <w:lang w:bidi="ar"/>
        </w:rPr>
        <w:t>启动管理员模式</w:t>
      </w:r>
      <w:r w:rsidR="00D216C2" w:rsidRPr="00AC1AA2">
        <w:rPr>
          <w:rFonts w:cs="宋体" w:hint="eastAsia"/>
          <w:kern w:val="0"/>
          <w:sz w:val="24"/>
          <w:lang w:bidi="ar"/>
        </w:rPr>
        <w:t>。</w:t>
      </w:r>
      <w:r w:rsidR="007C1D19" w:rsidRPr="00AC1AA2">
        <w:rPr>
          <w:rFonts w:cs="宋体" w:hint="eastAsia"/>
          <w:kern w:val="0"/>
          <w:sz w:val="24"/>
          <w:lang w:bidi="ar"/>
        </w:rPr>
        <w:t>读卡器电路包括三个部分：</w:t>
      </w:r>
      <w:r w:rsidR="007C1D19" w:rsidRPr="00AC1AA2">
        <w:rPr>
          <w:rFonts w:cs="宋体" w:hint="eastAsia"/>
          <w:kern w:val="0"/>
          <w:sz w:val="24"/>
          <w:lang w:bidi="ar"/>
        </w:rPr>
        <w:t>MF RC522</w:t>
      </w:r>
      <w:r w:rsidR="007C1D19" w:rsidRPr="00AC1AA2">
        <w:rPr>
          <w:rFonts w:cs="宋体" w:hint="eastAsia"/>
          <w:kern w:val="0"/>
          <w:sz w:val="24"/>
          <w:lang w:bidi="ar"/>
        </w:rPr>
        <w:t>、滤波匹配电路和天线。</w:t>
      </w:r>
      <w:r w:rsidRPr="00AC1AA2">
        <w:rPr>
          <w:rFonts w:cs="宋体" w:hint="eastAsia"/>
          <w:kern w:val="0"/>
          <w:sz w:val="24"/>
          <w:lang w:bidi="ar"/>
        </w:rPr>
        <w:t>电路图如图</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eq \c</w:instrText>
      </w:r>
      <w:r w:rsidR="00607453" w:rsidRPr="00AC1AA2">
        <w:rPr>
          <w:sz w:val="24"/>
        </w:rPr>
        <w:instrText xml:space="preserve"> </w:instrText>
      </w:r>
      <w:r w:rsidR="00607453" w:rsidRPr="00AC1AA2">
        <w:rPr>
          <w:sz w:val="24"/>
        </w:rPr>
        <w:fldChar w:fldCharType="separate"/>
      </w:r>
      <w:r w:rsidR="002F7ACF">
        <w:rPr>
          <w:noProof/>
          <w:sz w:val="24"/>
        </w:rPr>
        <w:t>3</w:t>
      </w:r>
      <w:r w:rsidR="00607453" w:rsidRPr="00AC1AA2">
        <w:rPr>
          <w:sz w:val="24"/>
        </w:rPr>
        <w:fldChar w:fldCharType="end"/>
      </w:r>
      <w:r w:rsidR="00607453" w:rsidRPr="00AC1AA2">
        <w:rPr>
          <w:rFonts w:hint="eastAsia"/>
          <w:sz w:val="24"/>
        </w:rPr>
        <w:t>.</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txt</w:instrText>
      </w:r>
      <w:r w:rsidR="00607453" w:rsidRPr="00AC1AA2">
        <w:rPr>
          <w:sz w:val="24"/>
        </w:rPr>
        <w:instrText xml:space="preserve"> </w:instrText>
      </w:r>
      <w:r w:rsidR="00607453" w:rsidRPr="00AC1AA2">
        <w:rPr>
          <w:sz w:val="24"/>
        </w:rPr>
        <w:fldChar w:fldCharType="separate"/>
      </w:r>
      <w:r w:rsidR="002F7ACF">
        <w:rPr>
          <w:noProof/>
          <w:sz w:val="24"/>
        </w:rPr>
        <w:t>31</w:t>
      </w:r>
      <w:r w:rsidR="00607453" w:rsidRPr="00AC1AA2">
        <w:rPr>
          <w:sz w:val="24"/>
        </w:rPr>
        <w:fldChar w:fldCharType="end"/>
      </w:r>
      <w:r w:rsidRPr="00AC1AA2">
        <w:rPr>
          <w:rFonts w:cs="宋体" w:hint="eastAsia"/>
          <w:kern w:val="0"/>
          <w:sz w:val="24"/>
          <w:lang w:bidi="ar"/>
        </w:rPr>
        <w:t>所示。</w:t>
      </w:r>
    </w:p>
    <w:p w14:paraId="2C6263F0" w14:textId="039DD622" w:rsidR="00622490" w:rsidRDefault="004F2558" w:rsidP="006621DD">
      <w:pPr>
        <w:wordWrap w:val="0"/>
        <w:spacing w:line="360" w:lineRule="auto"/>
        <w:jc w:val="center"/>
        <w:rPr>
          <w:sz w:val="24"/>
        </w:rPr>
      </w:pPr>
      <w:r>
        <w:rPr>
          <w:noProof/>
          <w:sz w:val="24"/>
        </w:rPr>
        <w:drawing>
          <wp:inline distT="0" distB="0" distL="0" distR="0" wp14:anchorId="72B0A5C9" wp14:editId="4160B5D0">
            <wp:extent cx="4681728" cy="2751646"/>
            <wp:effectExtent l="0" t="0" r="5080" b="0"/>
            <wp:docPr id="1909151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95537" cy="2759762"/>
                    </a:xfrm>
                    <a:prstGeom prst="rect">
                      <a:avLst/>
                    </a:prstGeom>
                    <a:noFill/>
                    <a:ln>
                      <a:noFill/>
                    </a:ln>
                  </pic:spPr>
                </pic:pic>
              </a:graphicData>
            </a:graphic>
          </wp:inline>
        </w:drawing>
      </w:r>
    </w:p>
    <w:p w14:paraId="55A0BA50" w14:textId="55D0AAC0" w:rsidR="00622490" w:rsidRPr="00D468B9" w:rsidRDefault="0062249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31</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25DD032C" w:rsidR="00622490" w:rsidRPr="00B92A0C" w:rsidRDefault="002A6AC3" w:rsidP="006621DD">
      <w:pPr>
        <w:widowControl/>
        <w:wordWrap w:val="0"/>
        <w:spacing w:line="360" w:lineRule="auto"/>
        <w:ind w:firstLineChars="177" w:firstLine="425"/>
        <w:rPr>
          <w:rFonts w:cs="宋体"/>
          <w:color w:val="000000"/>
          <w:kern w:val="0"/>
          <w:sz w:val="24"/>
          <w:lang w:bidi="ar"/>
        </w:rPr>
      </w:pPr>
      <w:r w:rsidRPr="002A6AC3">
        <w:rPr>
          <w:rFonts w:cs="宋体" w:hint="eastAsia"/>
          <w:color w:val="FF0000"/>
          <w:kern w:val="0"/>
          <w:sz w:val="24"/>
          <w:lang w:bidi="ar"/>
        </w:rPr>
        <w:lastRenderedPageBreak/>
        <w:t>RFID</w:t>
      </w:r>
      <w:r w:rsidRPr="002A6AC3">
        <w:rPr>
          <w:rFonts w:cs="宋体" w:hint="eastAsia"/>
          <w:color w:val="FF0000"/>
          <w:kern w:val="0"/>
          <w:sz w:val="24"/>
          <w:lang w:bidi="ar"/>
        </w:rPr>
        <w:t>技术是一种非接触式的自动识别技术，</w:t>
      </w:r>
      <w:r w:rsidR="00622490" w:rsidRPr="002A6AC3">
        <w:rPr>
          <w:rFonts w:cs="宋体" w:hint="eastAsia"/>
          <w:color w:val="FF0000"/>
          <w:kern w:val="0"/>
          <w:sz w:val="24"/>
          <w:lang w:bidi="ar"/>
        </w:rPr>
        <w:t>广泛应用于身份识别等领域</w:t>
      </w:r>
      <w:r w:rsidRPr="002A6AC3">
        <w:rPr>
          <w:rFonts w:cs="宋体" w:hint="eastAsia"/>
          <w:color w:val="FF0000"/>
          <w:kern w:val="0"/>
          <w:sz w:val="24"/>
          <w:lang w:bidi="ar"/>
        </w:rPr>
        <w:t>。</w:t>
      </w:r>
      <w:r w:rsidR="00622490" w:rsidRPr="002A6AC3">
        <w:rPr>
          <w:rFonts w:cs="宋体" w:hint="eastAsia"/>
          <w:color w:val="FF0000"/>
          <w:kern w:val="0"/>
          <w:sz w:val="24"/>
          <w:lang w:bidi="ar"/>
        </w:rPr>
        <w:t>（</w:t>
      </w:r>
      <w:r w:rsidR="00622490" w:rsidRPr="00B1692B">
        <w:rPr>
          <w:rFonts w:cs="宋体" w:hint="eastAsia"/>
          <w:color w:val="FF0000"/>
          <w:kern w:val="0"/>
          <w:sz w:val="24"/>
          <w:lang w:bidi="ar"/>
        </w:rPr>
        <w:t>参考文献</w:t>
      </w:r>
      <w:r w:rsidR="00622490">
        <w:rPr>
          <w:rFonts w:cs="宋体" w:hint="eastAsia"/>
          <w:color w:val="FF0000"/>
          <w:kern w:val="0"/>
          <w:sz w:val="24"/>
          <w:lang w:bidi="ar"/>
        </w:rPr>
        <w:t>：</w:t>
      </w:r>
      <w:r w:rsidR="00622490" w:rsidRPr="00CC13DB">
        <w:rPr>
          <w:rFonts w:cs="宋体" w:hint="eastAsia"/>
          <w:color w:val="FF0000"/>
          <w:kern w:val="0"/>
          <w:sz w:val="24"/>
          <w:lang w:bidi="ar"/>
        </w:rPr>
        <w:t>基于电子标签</w:t>
      </w:r>
      <w:r w:rsidR="00622490" w:rsidRPr="00CC13DB">
        <w:rPr>
          <w:rFonts w:cs="宋体" w:hint="eastAsia"/>
          <w:color w:val="FF0000"/>
          <w:kern w:val="0"/>
          <w:sz w:val="24"/>
          <w:lang w:bidi="ar"/>
        </w:rPr>
        <w:t>(</w:t>
      </w:r>
      <w:r w:rsidR="00622490" w:rsidRPr="00802AA2">
        <w:rPr>
          <w:rFonts w:cs="宋体" w:hint="eastAsia"/>
          <w:color w:val="FF0000"/>
          <w:kern w:val="0"/>
          <w:sz w:val="24"/>
          <w:lang w:bidi="ar"/>
        </w:rPr>
        <w:t>RFID</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的</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一体式无线仓位识别系统设计</w:t>
      </w:r>
      <w:r w:rsidR="00622490" w:rsidRPr="00CC13DB">
        <w:rPr>
          <w:rFonts w:cs="宋体" w:hint="eastAsia"/>
          <w:color w:val="FF0000"/>
          <w:kern w:val="0"/>
          <w:sz w:val="24"/>
          <w:lang w:bidi="ar"/>
        </w:rPr>
        <w:t>_</w:t>
      </w:r>
      <w:r w:rsidR="00622490" w:rsidRPr="00CC13DB">
        <w:rPr>
          <w:rFonts w:cs="宋体" w:hint="eastAsia"/>
          <w:color w:val="FF0000"/>
          <w:kern w:val="0"/>
          <w:sz w:val="24"/>
          <w:lang w:bidi="ar"/>
        </w:rPr>
        <w:t>黄昌盛</w:t>
      </w:r>
      <w:r w:rsidR="00622490" w:rsidRPr="00B1692B">
        <w:rPr>
          <w:rFonts w:cs="宋体" w:hint="eastAsia"/>
          <w:color w:val="FF0000"/>
          <w:kern w:val="0"/>
          <w:sz w:val="24"/>
          <w:lang w:bidi="ar"/>
        </w:rPr>
        <w:t>）</w:t>
      </w:r>
      <w:r w:rsidR="00622490">
        <w:rPr>
          <w:rFonts w:cs="宋体" w:hint="eastAsia"/>
          <w:color w:val="FF0000"/>
          <w:kern w:val="0"/>
          <w:sz w:val="24"/>
          <w:lang w:bidi="ar"/>
        </w:rPr>
        <w:t>。</w:t>
      </w:r>
      <w:r w:rsidR="00622490" w:rsidRPr="00B1692B">
        <w:rPr>
          <w:rFonts w:cs="宋体" w:hint="eastAsia"/>
          <w:color w:val="000000"/>
          <w:kern w:val="0"/>
          <w:sz w:val="24"/>
          <w:lang w:bidi="ar"/>
        </w:rPr>
        <w:t>目前现在基本上绝大多数的手机也带有</w:t>
      </w:r>
      <w:r w:rsidR="00622490" w:rsidRPr="00802AA2">
        <w:rPr>
          <w:rFonts w:cs="宋体" w:hint="eastAsia"/>
          <w:color w:val="000000"/>
          <w:kern w:val="0"/>
          <w:sz w:val="24"/>
          <w:lang w:bidi="ar"/>
        </w:rPr>
        <w:t>NFC</w:t>
      </w:r>
      <w:r w:rsidR="00622490" w:rsidRPr="00B1692B">
        <w:rPr>
          <w:rFonts w:cs="宋体" w:hint="eastAsia"/>
          <w:color w:val="000000"/>
          <w:kern w:val="0"/>
          <w:sz w:val="24"/>
          <w:lang w:bidi="ar"/>
        </w:rPr>
        <w:t>功能，同样可以被</w:t>
      </w:r>
      <w:r w:rsidR="00622490" w:rsidRPr="00802AA2">
        <w:rPr>
          <w:rFonts w:cs="宋体" w:hint="eastAsia"/>
          <w:color w:val="000000"/>
          <w:kern w:val="0"/>
          <w:sz w:val="24"/>
          <w:lang w:bidi="ar"/>
        </w:rPr>
        <w:t>RC</w:t>
      </w:r>
      <w:r w:rsidR="00622490" w:rsidRPr="00CD6AF6">
        <w:rPr>
          <w:rFonts w:cs="宋体" w:hint="eastAsia"/>
          <w:color w:val="000000"/>
          <w:kern w:val="0"/>
          <w:sz w:val="24"/>
          <w:lang w:bidi="ar"/>
        </w:rPr>
        <w:t>522</w:t>
      </w:r>
      <w:r w:rsidR="00622490" w:rsidRPr="00B1692B">
        <w:rPr>
          <w:rFonts w:cs="宋体" w:hint="eastAsia"/>
          <w:color w:val="000000"/>
          <w:kern w:val="0"/>
          <w:sz w:val="24"/>
          <w:lang w:bidi="ar"/>
        </w:rPr>
        <w:t>识别，所以管理员也可以用手机</w:t>
      </w:r>
      <w:r w:rsidR="00622490">
        <w:rPr>
          <w:rFonts w:cs="宋体" w:hint="eastAsia"/>
          <w:color w:val="000000"/>
          <w:kern w:val="0"/>
          <w:sz w:val="24"/>
          <w:lang w:bidi="ar"/>
        </w:rPr>
        <w:t>虚拟卡</w:t>
      </w:r>
      <w:r w:rsidR="00622490" w:rsidRPr="00B1692B">
        <w:rPr>
          <w:rFonts w:cs="宋体" w:hint="eastAsia"/>
          <w:color w:val="000000"/>
          <w:kern w:val="0"/>
          <w:sz w:val="24"/>
          <w:lang w:bidi="ar"/>
        </w:rPr>
        <w:t>来代替</w:t>
      </w:r>
      <w:r w:rsidR="00622490" w:rsidRPr="00802AA2">
        <w:rPr>
          <w:rFonts w:cs="宋体" w:hint="eastAsia"/>
          <w:color w:val="000000"/>
          <w:kern w:val="0"/>
          <w:sz w:val="24"/>
          <w:lang w:bidi="ar"/>
        </w:rPr>
        <w:t>RFID</w:t>
      </w:r>
      <w:r w:rsidR="00622490" w:rsidRPr="00B1692B">
        <w:rPr>
          <w:rFonts w:cs="宋体" w:hint="eastAsia"/>
          <w:color w:val="000000"/>
          <w:kern w:val="0"/>
          <w:sz w:val="24"/>
          <w:lang w:bidi="ar"/>
        </w:rPr>
        <w:t>卡，更方便。</w:t>
      </w:r>
    </w:p>
    <w:p w14:paraId="7D09F911" w14:textId="08EE41B0" w:rsidR="0027012F" w:rsidRDefault="0027012F" w:rsidP="006621DD">
      <w:pPr>
        <w:wordWrap w:val="0"/>
        <w:spacing w:beforeLines="50" w:before="156" w:afterLines="50" w:after="156" w:line="360" w:lineRule="auto"/>
        <w:outlineLvl w:val="1"/>
        <w:rPr>
          <w:rFonts w:eastAsia="黑体"/>
          <w:sz w:val="24"/>
        </w:rPr>
      </w:pPr>
      <w:bookmarkStart w:id="81" w:name="_Toc198501314"/>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4</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bookmarkEnd w:id="81"/>
    </w:p>
    <w:p w14:paraId="02A4FDC9" w14:textId="2C7478F4" w:rsidR="0027012F" w:rsidRDefault="00D0307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32</w:t>
      </w:r>
      <w:r w:rsidR="00607453" w:rsidRPr="00607453">
        <w:rPr>
          <w:sz w:val="24"/>
        </w:rPr>
        <w:fldChar w:fldCharType="end"/>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621DD">
      <w:pPr>
        <w:wordWrap w:val="0"/>
        <w:spacing w:line="360" w:lineRule="auto"/>
        <w:jc w:val="center"/>
        <w:rPr>
          <w:sz w:val="24"/>
        </w:rPr>
      </w:pPr>
      <w:r>
        <w:rPr>
          <w:noProof/>
          <w:sz w:val="24"/>
        </w:rPr>
        <w:drawing>
          <wp:inline distT="0" distB="0" distL="0" distR="0" wp14:anchorId="255A45B2" wp14:editId="064D5E60">
            <wp:extent cx="2197289" cy="1246867"/>
            <wp:effectExtent l="0" t="0" r="0"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17506" cy="1258339"/>
                    </a:xfrm>
                    <a:prstGeom prst="rect">
                      <a:avLst/>
                    </a:prstGeom>
                    <a:noFill/>
                    <a:ln>
                      <a:noFill/>
                    </a:ln>
                  </pic:spPr>
                </pic:pic>
              </a:graphicData>
            </a:graphic>
          </wp:inline>
        </w:drawing>
      </w:r>
    </w:p>
    <w:p w14:paraId="4753DCA0" w14:textId="4C5AD23C" w:rsidR="006315EB" w:rsidRDefault="006315EB"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32</w:t>
      </w:r>
      <w:r w:rsidR="00672477">
        <w:rPr>
          <w:rFonts w:ascii="Times New Roman" w:hAnsi="Times New Roman"/>
          <w:sz w:val="21"/>
          <w:szCs w:val="21"/>
        </w:rPr>
        <w:fldChar w:fldCharType="end"/>
      </w:r>
      <w:r w:rsidR="00D1525D">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58C6A410" w14:textId="7F2973C6" w:rsidR="007C09CA" w:rsidRPr="00F33FB4" w:rsidRDefault="00B231F6" w:rsidP="00B231F6">
      <w:pPr>
        <w:widowControl/>
        <w:wordWrap w:val="0"/>
        <w:spacing w:line="360" w:lineRule="auto"/>
        <w:ind w:firstLineChars="200" w:firstLine="480"/>
        <w:rPr>
          <w:rFonts w:cs="宋体"/>
          <w:b/>
          <w:bCs/>
          <w:color w:val="000000"/>
          <w:kern w:val="0"/>
          <w:sz w:val="24"/>
          <w:lang w:bidi="ar"/>
        </w:rPr>
      </w:pPr>
      <w:r w:rsidRPr="00B231F6">
        <w:rPr>
          <w:rFonts w:cs="宋体" w:hint="eastAsia"/>
          <w:color w:val="000000"/>
          <w:kern w:val="0"/>
          <w:sz w:val="24"/>
          <w:lang w:bidi="ar"/>
        </w:rPr>
        <w:t>首次使用需要设定指纹，</w:t>
      </w:r>
      <w:r w:rsidR="00903F54">
        <w:rPr>
          <w:rFonts w:cs="宋体" w:hint="eastAsia"/>
          <w:color w:val="000000"/>
          <w:kern w:val="0"/>
          <w:sz w:val="24"/>
          <w:lang w:bidi="ar"/>
        </w:rPr>
        <w:t>使用独立</w:t>
      </w:r>
      <w:r w:rsidR="00392D45">
        <w:rPr>
          <w:rFonts w:cs="宋体" w:hint="eastAsia"/>
          <w:color w:val="000000"/>
          <w:kern w:val="0"/>
          <w:sz w:val="24"/>
          <w:lang w:bidi="ar"/>
        </w:rPr>
        <w:t>按键</w:t>
      </w:r>
      <w:r w:rsidR="00903F54">
        <w:rPr>
          <w:rFonts w:cs="宋体" w:hint="eastAsia"/>
          <w:color w:val="000000"/>
          <w:kern w:val="0"/>
          <w:sz w:val="24"/>
          <w:lang w:bidi="ar"/>
        </w:rPr>
        <w:t>KEY1</w:t>
      </w:r>
      <w:r w:rsidR="00392D45">
        <w:rPr>
          <w:rFonts w:cs="宋体" w:hint="eastAsia"/>
          <w:color w:val="000000"/>
          <w:kern w:val="0"/>
          <w:sz w:val="24"/>
          <w:lang w:bidi="ar"/>
        </w:rPr>
        <w:t>控制</w:t>
      </w:r>
      <w:r w:rsidRPr="00B231F6">
        <w:rPr>
          <w:rFonts w:cs="宋体" w:hint="eastAsia"/>
          <w:color w:val="000000"/>
          <w:kern w:val="0"/>
          <w:sz w:val="24"/>
          <w:lang w:bidi="ar"/>
        </w:rPr>
        <w:t>指纹模块开启识别模式，此时在</w:t>
      </w:r>
      <w:r w:rsidR="0096422A">
        <w:rPr>
          <w:rFonts w:cs="宋体" w:hint="eastAsia"/>
          <w:color w:val="000000"/>
          <w:kern w:val="0"/>
          <w:sz w:val="24"/>
          <w:lang w:bidi="ar"/>
        </w:rPr>
        <w:t>指纹</w:t>
      </w:r>
      <w:r w:rsidRPr="00B231F6">
        <w:rPr>
          <w:rFonts w:cs="宋体" w:hint="eastAsia"/>
          <w:color w:val="000000"/>
          <w:kern w:val="0"/>
          <w:sz w:val="24"/>
          <w:lang w:bidi="ar"/>
        </w:rPr>
        <w:t>传感器上按压手指，即可读取指纹照片。系统会自动读取两次，并且将两次的特征点进行比较，当检测合格后，</w:t>
      </w:r>
      <w:r w:rsidR="00F67E0F" w:rsidRPr="00B231F6">
        <w:rPr>
          <w:rFonts w:cs="宋体" w:hint="eastAsia"/>
          <w:color w:val="000000"/>
          <w:kern w:val="0"/>
          <w:sz w:val="24"/>
          <w:lang w:bidi="ar"/>
        </w:rPr>
        <w:t>模块会向</w:t>
      </w:r>
      <w:r w:rsidR="00F67E0F">
        <w:rPr>
          <w:rFonts w:cs="宋体" w:hint="eastAsia"/>
          <w:color w:val="000000"/>
          <w:kern w:val="0"/>
          <w:sz w:val="24"/>
          <w:lang w:bidi="ar"/>
        </w:rPr>
        <w:t>STM</w:t>
      </w:r>
      <w:r w:rsidR="00F67E0F" w:rsidRPr="00B231F6">
        <w:rPr>
          <w:rFonts w:cs="宋体" w:hint="eastAsia"/>
          <w:color w:val="000000"/>
          <w:kern w:val="0"/>
          <w:sz w:val="24"/>
          <w:lang w:bidi="ar"/>
        </w:rPr>
        <w:t>32</w:t>
      </w:r>
      <w:r w:rsidR="00F67E0F" w:rsidRPr="00B231F6">
        <w:rPr>
          <w:rFonts w:cs="宋体" w:hint="eastAsia"/>
          <w:color w:val="000000"/>
          <w:kern w:val="0"/>
          <w:sz w:val="24"/>
          <w:lang w:bidi="ar"/>
        </w:rPr>
        <w:t>发送</w:t>
      </w:r>
      <w:r w:rsidRPr="00B231F6">
        <w:rPr>
          <w:rFonts w:cs="宋体" w:hint="eastAsia"/>
          <w:color w:val="000000"/>
          <w:kern w:val="0"/>
          <w:sz w:val="24"/>
          <w:lang w:bidi="ar"/>
        </w:rPr>
        <w:t>指令</w:t>
      </w:r>
      <w:r w:rsidR="00560725" w:rsidRPr="00560725">
        <w:rPr>
          <w:rFonts w:cs="宋体"/>
          <w:color w:val="000000"/>
          <w:kern w:val="0"/>
          <w:sz w:val="24"/>
          <w:lang w:bidi="ar"/>
        </w:rPr>
        <w:t>0</w:t>
      </w:r>
      <w:r w:rsidR="00F67E0F">
        <w:rPr>
          <w:rFonts w:cs="宋体" w:hint="eastAsia"/>
          <w:color w:val="000000"/>
          <w:kern w:val="0"/>
          <w:sz w:val="24"/>
          <w:lang w:bidi="ar"/>
        </w:rPr>
        <w:t>X</w:t>
      </w:r>
      <w:r w:rsidR="00560725" w:rsidRPr="00560725">
        <w:rPr>
          <w:rFonts w:cs="宋体"/>
          <w:color w:val="000000"/>
          <w:kern w:val="0"/>
          <w:sz w:val="24"/>
          <w:lang w:bidi="ar"/>
        </w:rPr>
        <w:t>00</w:t>
      </w:r>
      <w:r w:rsidR="00560725">
        <w:rPr>
          <w:rFonts w:cs="宋体" w:hint="eastAsia"/>
          <w:color w:val="000000"/>
          <w:kern w:val="0"/>
          <w:sz w:val="24"/>
          <w:lang w:bidi="ar"/>
        </w:rPr>
        <w:t>，代表</w:t>
      </w:r>
      <w:r w:rsidR="00E30488">
        <w:rPr>
          <w:rFonts w:cs="宋体" w:hint="eastAsia"/>
          <w:color w:val="000000"/>
          <w:kern w:val="0"/>
          <w:sz w:val="24"/>
          <w:lang w:bidi="ar"/>
        </w:rPr>
        <w:t>OK</w:t>
      </w:r>
      <w:r w:rsidR="00E30488">
        <w:rPr>
          <w:rFonts w:cs="宋体" w:hint="eastAsia"/>
          <w:color w:val="000000"/>
          <w:kern w:val="0"/>
          <w:sz w:val="24"/>
          <w:lang w:bidi="ar"/>
        </w:rPr>
        <w:t>。</w:t>
      </w:r>
      <w:r w:rsidRPr="00B231F6">
        <w:rPr>
          <w:rFonts w:cs="宋体" w:hint="eastAsia"/>
          <w:color w:val="000000"/>
          <w:kern w:val="0"/>
          <w:sz w:val="24"/>
          <w:lang w:bidi="ar"/>
        </w:rPr>
        <w:t>单片机接收到后，跳转设置</w:t>
      </w:r>
      <w:r w:rsidRPr="00B231F6">
        <w:rPr>
          <w:rFonts w:cs="宋体" w:hint="eastAsia"/>
          <w:color w:val="000000"/>
          <w:kern w:val="0"/>
          <w:sz w:val="24"/>
          <w:lang w:bidi="ar"/>
        </w:rPr>
        <w:t>ID</w:t>
      </w:r>
      <w:r w:rsidRPr="00B231F6">
        <w:rPr>
          <w:rFonts w:cs="宋体" w:hint="eastAsia"/>
          <w:color w:val="000000"/>
          <w:kern w:val="0"/>
          <w:sz w:val="24"/>
          <w:lang w:bidi="ar"/>
        </w:rPr>
        <w:t>界面，设置好</w:t>
      </w:r>
      <w:r w:rsidRPr="00B231F6">
        <w:rPr>
          <w:rFonts w:cs="宋体" w:hint="eastAsia"/>
          <w:color w:val="000000"/>
          <w:kern w:val="0"/>
          <w:sz w:val="24"/>
          <w:lang w:bidi="ar"/>
        </w:rPr>
        <w:t>ID</w:t>
      </w:r>
      <w:r w:rsidRPr="00B231F6">
        <w:rPr>
          <w:rFonts w:cs="宋体" w:hint="eastAsia"/>
          <w:color w:val="000000"/>
          <w:kern w:val="0"/>
          <w:sz w:val="24"/>
          <w:lang w:bidi="ar"/>
        </w:rPr>
        <w:t>后按下</w:t>
      </w:r>
      <w:r w:rsidR="00903F54">
        <w:rPr>
          <w:rFonts w:cs="宋体" w:hint="eastAsia"/>
          <w:color w:val="000000"/>
          <w:kern w:val="0"/>
          <w:sz w:val="24"/>
          <w:lang w:bidi="ar"/>
        </w:rPr>
        <w:t>KEY3</w:t>
      </w:r>
      <w:r w:rsidRPr="00B231F6">
        <w:rPr>
          <w:rFonts w:cs="宋体" w:hint="eastAsia"/>
          <w:color w:val="000000"/>
          <w:kern w:val="0"/>
          <w:sz w:val="24"/>
          <w:lang w:bidi="ar"/>
        </w:rPr>
        <w:t>储存，将指纹存储到</w:t>
      </w:r>
      <w:r w:rsidRPr="00B231F6">
        <w:rPr>
          <w:rFonts w:cs="宋体" w:hint="eastAsia"/>
          <w:color w:val="000000"/>
          <w:kern w:val="0"/>
          <w:sz w:val="24"/>
          <w:lang w:bidi="ar"/>
        </w:rPr>
        <w:t>AS608</w:t>
      </w:r>
      <w:r w:rsidRPr="00B231F6">
        <w:rPr>
          <w:rFonts w:cs="宋体" w:hint="eastAsia"/>
          <w:color w:val="000000"/>
          <w:kern w:val="0"/>
          <w:sz w:val="24"/>
          <w:lang w:bidi="ar"/>
        </w:rPr>
        <w:t>模块的存储中。随后，系统退回到工作界面，等待下一次使用。当开启验证指纹功能时，系统会向指纹模块发送</w:t>
      </w:r>
      <w:r w:rsidR="00903F54">
        <w:rPr>
          <w:rFonts w:cs="宋体" w:hint="eastAsia"/>
          <w:color w:val="000000"/>
          <w:kern w:val="0"/>
          <w:sz w:val="24"/>
          <w:lang w:bidi="ar"/>
        </w:rPr>
        <w:t>验证指纹的指令，</w:t>
      </w:r>
      <w:r w:rsidRPr="00B231F6">
        <w:rPr>
          <w:rFonts w:cs="宋体" w:hint="eastAsia"/>
          <w:color w:val="000000"/>
          <w:kern w:val="0"/>
          <w:sz w:val="24"/>
          <w:lang w:bidi="ar"/>
        </w:rPr>
        <w:t>模块接收后会自动开启检测。当有手指按下时，系统会自动拍照进行特征点分析，并与指纹库中的指纹进行对比，如果比对成功，模块</w:t>
      </w:r>
      <w:r w:rsidR="00F67E0F">
        <w:rPr>
          <w:rFonts w:cs="宋体" w:hint="eastAsia"/>
          <w:color w:val="000000"/>
          <w:kern w:val="0"/>
          <w:sz w:val="24"/>
          <w:lang w:bidi="ar"/>
        </w:rPr>
        <w:t>同样</w:t>
      </w:r>
      <w:r w:rsidRPr="00B231F6">
        <w:rPr>
          <w:rFonts w:cs="宋体" w:hint="eastAsia"/>
          <w:color w:val="000000"/>
          <w:kern w:val="0"/>
          <w:sz w:val="24"/>
          <w:lang w:bidi="ar"/>
        </w:rPr>
        <w:t>会向</w:t>
      </w:r>
      <w:r w:rsidR="00FA733B">
        <w:rPr>
          <w:rFonts w:cs="宋体" w:hint="eastAsia"/>
          <w:color w:val="000000"/>
          <w:kern w:val="0"/>
          <w:sz w:val="24"/>
          <w:lang w:bidi="ar"/>
        </w:rPr>
        <w:t>STM</w:t>
      </w:r>
      <w:r w:rsidRPr="00B231F6">
        <w:rPr>
          <w:rFonts w:cs="宋体" w:hint="eastAsia"/>
          <w:color w:val="000000"/>
          <w:kern w:val="0"/>
          <w:sz w:val="24"/>
          <w:lang w:bidi="ar"/>
        </w:rPr>
        <w:t>32</w:t>
      </w:r>
      <w:r w:rsidRPr="00B231F6">
        <w:rPr>
          <w:rFonts w:cs="宋体" w:hint="eastAsia"/>
          <w:color w:val="000000"/>
          <w:kern w:val="0"/>
          <w:sz w:val="24"/>
          <w:lang w:bidi="ar"/>
        </w:rPr>
        <w:t>发送</w:t>
      </w:r>
      <w:r w:rsidR="00F67E0F">
        <w:rPr>
          <w:rFonts w:cs="宋体" w:hint="eastAsia"/>
          <w:color w:val="000000"/>
          <w:kern w:val="0"/>
          <w:sz w:val="24"/>
          <w:lang w:bidi="ar"/>
        </w:rPr>
        <w:t>0X00</w:t>
      </w:r>
      <w:r w:rsidRPr="00B231F6">
        <w:rPr>
          <w:rFonts w:cs="宋体" w:hint="eastAsia"/>
          <w:color w:val="000000"/>
          <w:kern w:val="0"/>
          <w:sz w:val="24"/>
          <w:lang w:bidi="ar"/>
        </w:rPr>
        <w:t>，单片机接收到后执行开锁指令，此时舵机旋转</w:t>
      </w:r>
      <w:r w:rsidRPr="00B231F6">
        <w:rPr>
          <w:rFonts w:cs="宋体" w:hint="eastAsia"/>
          <w:color w:val="000000"/>
          <w:kern w:val="0"/>
          <w:sz w:val="24"/>
          <w:lang w:bidi="ar"/>
        </w:rPr>
        <w:t>90</w:t>
      </w:r>
      <w:r w:rsidRPr="00B231F6">
        <w:rPr>
          <w:rFonts w:cs="宋体" w:hint="eastAsia"/>
          <w:color w:val="000000"/>
          <w:kern w:val="0"/>
          <w:sz w:val="24"/>
          <w:lang w:bidi="ar"/>
        </w:rPr>
        <w:t>度，代表闸机打开。</w:t>
      </w:r>
      <w:r w:rsidR="00F33FB4" w:rsidRPr="00F33FB4">
        <w:rPr>
          <w:rFonts w:cs="宋体"/>
          <w:color w:val="000000"/>
          <w:kern w:val="0"/>
          <w:sz w:val="24"/>
          <w:lang w:bidi="ar"/>
        </w:rPr>
        <w:t>其工作原理如下：首先，模块内部的光学传感器会发出光线并接收从手指表面反射回来的光线，当手指放置在识别区域时，传感器会对指纹图案进行扫描，并将光学信息转换为数字信号。接着，模块内部的图像处理算法会对数字信号进行处理，提取</w:t>
      </w:r>
      <w:r w:rsidR="00F33FB4" w:rsidRPr="00F33FB4">
        <w:rPr>
          <w:rFonts w:cs="宋体"/>
          <w:color w:val="000000"/>
          <w:kern w:val="0"/>
          <w:sz w:val="24"/>
          <w:lang w:bidi="ar"/>
        </w:rPr>
        <w:lastRenderedPageBreak/>
        <w:t>出指纹的特征信息，如纹路走向、纹线数量、纹线交叉点等，并将这些特征信息与预先存储在模块中的指纹模板进行比对。最后，如果比对结果显示当前指纹与模板指纹匹配，则模块会输出识别成功的信号；否则，输出识别失败的信号。</w:t>
      </w:r>
    </w:p>
    <w:p w14:paraId="3FF4C019" w14:textId="29B5538D" w:rsidR="0027012F" w:rsidRDefault="0027012F" w:rsidP="006621DD">
      <w:pPr>
        <w:wordWrap w:val="0"/>
        <w:spacing w:beforeLines="50" w:before="156" w:afterLines="50" w:after="156" w:line="360" w:lineRule="auto"/>
        <w:outlineLvl w:val="1"/>
        <w:rPr>
          <w:rFonts w:eastAsia="黑体"/>
          <w:sz w:val="24"/>
        </w:rPr>
      </w:pPr>
      <w:bookmarkStart w:id="82" w:name="_Toc198501315"/>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5</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bookmarkEnd w:id="82"/>
    </w:p>
    <w:p w14:paraId="69CEDCAD" w14:textId="7185C4A6" w:rsidR="0027012F" w:rsidRDefault="00555068" w:rsidP="006621DD">
      <w:pPr>
        <w:wordWrap w:val="0"/>
        <w:spacing w:line="360" w:lineRule="auto"/>
        <w:ind w:firstLineChars="200" w:firstLine="480"/>
        <w:rPr>
          <w:color w:val="000000"/>
          <w:sz w:val="24"/>
          <w:szCs w:val="32"/>
          <w:lang w:bidi="ar"/>
        </w:rPr>
      </w:pPr>
      <w:r w:rsidRPr="00A42115">
        <w:rPr>
          <w:rFonts w:hint="eastAsia"/>
          <w:color w:val="000000"/>
          <w:sz w:val="24"/>
          <w:szCs w:val="32"/>
          <w:lang w:bidi="ar"/>
        </w:rPr>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开发版类似一个微型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w:t>
      </w:r>
      <w:r w:rsidR="00012645">
        <w:rPr>
          <w:rFonts w:hint="eastAsia"/>
          <w:color w:val="000000"/>
          <w:sz w:val="24"/>
          <w:szCs w:val="32"/>
          <w:lang w:bidi="ar"/>
        </w:rPr>
        <w:t>。</w:t>
      </w:r>
      <w:r w:rsidRPr="00A42115">
        <w:rPr>
          <w:rFonts w:hint="eastAsia"/>
          <w:color w:val="000000"/>
          <w:sz w:val="24"/>
          <w:szCs w:val="32"/>
          <w:lang w:bidi="ar"/>
        </w:rPr>
        <w:t>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光耦隔离，输送到主控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w:t>
      </w:r>
      <w:r w:rsidR="005F56B1">
        <w:rPr>
          <w:rFonts w:hint="eastAsia"/>
          <w:color w:val="000000"/>
          <w:sz w:val="24"/>
          <w:szCs w:val="32"/>
          <w:lang w:bidi="ar"/>
        </w:rPr>
        <w:t>它</w:t>
      </w:r>
      <w:r w:rsidR="001C40D5">
        <w:rPr>
          <w:rFonts w:hint="eastAsia"/>
          <w:color w:val="000000"/>
          <w:sz w:val="24"/>
          <w:szCs w:val="32"/>
          <w:lang w:bidi="ar"/>
        </w:rPr>
        <w:t>使用外置摄像头来收集人脸数据信息，并与开发板内的人脸数据进行比对</w:t>
      </w:r>
      <w:r w:rsidR="000A7136">
        <w:rPr>
          <w:rFonts w:hint="eastAsia"/>
          <w:color w:val="000000"/>
          <w:sz w:val="24"/>
          <w:szCs w:val="32"/>
          <w:lang w:bidi="ar"/>
        </w:rPr>
        <w:t>，</w:t>
      </w:r>
      <w:r w:rsidRPr="00A42115">
        <w:rPr>
          <w:rFonts w:hint="eastAsia"/>
          <w:color w:val="000000"/>
          <w:sz w:val="24"/>
          <w:szCs w:val="32"/>
          <w:lang w:bidi="ar"/>
        </w:rPr>
        <w:t>当</w:t>
      </w:r>
      <w:r w:rsidR="000A7136">
        <w:rPr>
          <w:rFonts w:hint="eastAsia"/>
          <w:color w:val="000000"/>
          <w:sz w:val="24"/>
          <w:szCs w:val="32"/>
          <w:lang w:bidi="ar"/>
        </w:rPr>
        <w:t>数据比对</w:t>
      </w:r>
      <w:r w:rsidRPr="00A42115">
        <w:rPr>
          <w:rFonts w:hint="eastAsia"/>
          <w:color w:val="000000"/>
          <w:sz w:val="24"/>
          <w:szCs w:val="32"/>
          <w:lang w:bidi="ar"/>
        </w:rPr>
        <w:t>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号引脚输出高电平，此时光耦导通，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33</w:t>
      </w:r>
      <w:r w:rsidR="00607453" w:rsidRPr="00607453">
        <w:rPr>
          <w:sz w:val="24"/>
        </w:rPr>
        <w:fldChar w:fldCharType="end"/>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6621DD">
      <w:pPr>
        <w:wordWrap w:val="0"/>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7E36237B" w14:textId="2ACFB267" w:rsidR="00A42115" w:rsidRPr="00672477" w:rsidRDefault="00A42115"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33</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672477">
        <w:rPr>
          <w:rFonts w:ascii="Times New Roman" w:hAnsi="Times New Roman" w:hint="eastAsia"/>
          <w:sz w:val="21"/>
          <w:szCs w:val="21"/>
        </w:rPr>
        <w:t>RDK-X5</w:t>
      </w:r>
      <w:r w:rsidR="00672477">
        <w:rPr>
          <w:rFonts w:ascii="Times New Roman" w:hAnsi="Times New Roman" w:hint="eastAsia"/>
          <w:sz w:val="21"/>
          <w:szCs w:val="21"/>
        </w:rPr>
        <w:t>人脸识别系统接口电路</w:t>
      </w:r>
    </w:p>
    <w:p w14:paraId="60D9D714" w14:textId="21A29E0B" w:rsidR="0027012F" w:rsidRDefault="0027012F" w:rsidP="006621DD">
      <w:pPr>
        <w:wordWrap w:val="0"/>
        <w:spacing w:beforeLines="50" w:before="156" w:afterLines="50" w:after="156" w:line="360" w:lineRule="auto"/>
        <w:outlineLvl w:val="1"/>
        <w:rPr>
          <w:rFonts w:eastAsia="黑体"/>
          <w:sz w:val="24"/>
        </w:rPr>
      </w:pPr>
      <w:bookmarkStart w:id="83" w:name="_Toc19850131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6</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bookmarkEnd w:id="83"/>
    </w:p>
    <w:p w14:paraId="201D0F15" w14:textId="13E5DB31" w:rsidR="0027012F" w:rsidRDefault="008D5F8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w:t>
      </w:r>
      <w:r>
        <w:rPr>
          <w:rFonts w:cs="宋体" w:hint="eastAsia"/>
          <w:color w:val="000000"/>
          <w:kern w:val="0"/>
          <w:sz w:val="24"/>
          <w:lang w:bidi="ar"/>
        </w:rPr>
        <w:t>采用</w:t>
      </w:r>
      <w:r w:rsidR="00BA2082">
        <w:rPr>
          <w:rFonts w:cs="宋体" w:hint="eastAsia"/>
          <w:color w:val="000000"/>
          <w:kern w:val="0"/>
          <w:sz w:val="24"/>
          <w:lang w:bidi="ar"/>
        </w:rPr>
        <w:t>五个</w:t>
      </w:r>
      <w:r>
        <w:rPr>
          <w:rFonts w:cs="宋体" w:hint="eastAsia"/>
          <w:color w:val="000000"/>
          <w:kern w:val="0"/>
          <w:sz w:val="24"/>
          <w:lang w:bidi="ar"/>
        </w:rPr>
        <w:t>独立按键</w:t>
      </w:r>
      <w:r w:rsidR="00BA2082">
        <w:rPr>
          <w:rFonts w:cs="宋体" w:hint="eastAsia"/>
          <w:color w:val="000000"/>
          <w:kern w:val="0"/>
          <w:sz w:val="24"/>
          <w:lang w:bidi="ar"/>
        </w:rPr>
        <w:t>分别为</w:t>
      </w:r>
      <w:r w:rsidR="004B6239">
        <w:rPr>
          <w:rFonts w:cs="宋体" w:hint="eastAsia"/>
          <w:color w:val="000000"/>
          <w:kern w:val="0"/>
          <w:sz w:val="24"/>
          <w:lang w:bidi="ar"/>
        </w:rPr>
        <w:t>KEY1~KEY5</w:t>
      </w:r>
      <w:r w:rsidR="00743919">
        <w:rPr>
          <w:rFonts w:cs="宋体" w:hint="eastAsia"/>
          <w:color w:val="000000"/>
          <w:kern w:val="0"/>
          <w:sz w:val="24"/>
          <w:lang w:bidi="ar"/>
        </w:rPr>
        <w:t>，</w:t>
      </w:r>
      <w:r w:rsidR="005F1EE6">
        <w:rPr>
          <w:rFonts w:cs="宋体" w:hint="eastAsia"/>
          <w:color w:val="000000"/>
          <w:kern w:val="0"/>
          <w:sz w:val="24"/>
          <w:lang w:bidi="ar"/>
        </w:rPr>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w:t>
      </w:r>
      <w:r w:rsidR="004B6239">
        <w:rPr>
          <w:rFonts w:cs="宋体" w:hint="eastAsia"/>
          <w:color w:val="000000"/>
          <w:kern w:val="0"/>
          <w:sz w:val="24"/>
          <w:lang w:bidi="ar"/>
        </w:rPr>
        <w:t>PA2~PA6</w:t>
      </w:r>
      <w:r w:rsidR="00D921DE">
        <w:rPr>
          <w:rFonts w:cs="宋体" w:hint="eastAsia"/>
          <w:color w:val="000000"/>
          <w:kern w:val="0"/>
          <w:sz w:val="24"/>
          <w:lang w:bidi="ar"/>
        </w:rPr>
        <w:t>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81BFA">
        <w:rPr>
          <w:rFonts w:cs="宋体" w:hint="eastAsia"/>
          <w:color w:val="000000"/>
          <w:kern w:val="0"/>
          <w:sz w:val="24"/>
          <w:lang w:bidi="ar"/>
        </w:rPr>
        <w:t>其中</w:t>
      </w:r>
      <w:r w:rsidR="00C81BFA">
        <w:rPr>
          <w:rFonts w:cs="宋体" w:hint="eastAsia"/>
          <w:color w:val="000000"/>
          <w:kern w:val="0"/>
          <w:sz w:val="24"/>
          <w:lang w:bidi="ar"/>
        </w:rPr>
        <w:t>KEY1</w:t>
      </w:r>
      <w:r w:rsidR="00C81BFA">
        <w:rPr>
          <w:rFonts w:cs="宋体" w:hint="eastAsia"/>
          <w:color w:val="000000"/>
          <w:kern w:val="0"/>
          <w:sz w:val="24"/>
          <w:lang w:bidi="ar"/>
        </w:rPr>
        <w:lastRenderedPageBreak/>
        <w:t>负责</w:t>
      </w:r>
      <w:r w:rsidR="005F5371">
        <w:rPr>
          <w:rFonts w:cs="宋体" w:hint="eastAsia"/>
          <w:color w:val="000000"/>
          <w:kern w:val="0"/>
          <w:sz w:val="24"/>
          <w:lang w:bidi="ar"/>
        </w:rPr>
        <w:t>启动</w:t>
      </w:r>
      <w:r w:rsidR="00C81BFA">
        <w:rPr>
          <w:rFonts w:cs="宋体" w:hint="eastAsia"/>
          <w:color w:val="000000"/>
          <w:kern w:val="0"/>
          <w:sz w:val="24"/>
          <w:lang w:bidi="ar"/>
        </w:rPr>
        <w:t>添加指纹功能</w:t>
      </w:r>
      <w:r w:rsidR="00967809">
        <w:rPr>
          <w:rFonts w:cs="宋体" w:hint="eastAsia"/>
          <w:color w:val="000000"/>
          <w:kern w:val="0"/>
          <w:sz w:val="24"/>
          <w:lang w:bidi="ar"/>
        </w:rPr>
        <w:t>，</w:t>
      </w:r>
      <w:r w:rsidR="00C81BFA">
        <w:rPr>
          <w:rFonts w:cs="宋体" w:hint="eastAsia"/>
          <w:color w:val="000000"/>
          <w:kern w:val="0"/>
          <w:sz w:val="24"/>
          <w:lang w:bidi="ar"/>
        </w:rPr>
        <w:t>KEY2</w:t>
      </w:r>
      <w:r w:rsidR="00C81BFA">
        <w:rPr>
          <w:rFonts w:cs="宋体" w:hint="eastAsia"/>
          <w:color w:val="000000"/>
          <w:kern w:val="0"/>
          <w:sz w:val="24"/>
          <w:lang w:bidi="ar"/>
        </w:rPr>
        <w:t>负责二级菜单</w:t>
      </w:r>
      <w:r w:rsidR="005F5371">
        <w:rPr>
          <w:rFonts w:cs="宋体" w:hint="eastAsia"/>
          <w:color w:val="000000"/>
          <w:kern w:val="0"/>
          <w:sz w:val="24"/>
          <w:lang w:bidi="ar"/>
        </w:rPr>
        <w:t>里的指纹存储加</w:t>
      </w:r>
      <w:r w:rsidR="00967809">
        <w:rPr>
          <w:rFonts w:cs="宋体" w:hint="eastAsia"/>
          <w:color w:val="000000"/>
          <w:kern w:val="0"/>
          <w:sz w:val="24"/>
          <w:lang w:bidi="ar"/>
        </w:rPr>
        <w:t>功能，</w:t>
      </w:r>
      <w:r w:rsidR="00C81BFA">
        <w:rPr>
          <w:rFonts w:cs="宋体" w:hint="eastAsia"/>
          <w:color w:val="000000"/>
          <w:kern w:val="0"/>
          <w:sz w:val="24"/>
          <w:lang w:bidi="ar"/>
        </w:rPr>
        <w:t>KEY3</w:t>
      </w:r>
      <w:r w:rsidR="005F5371">
        <w:rPr>
          <w:rFonts w:cs="宋体" w:hint="eastAsia"/>
          <w:color w:val="000000"/>
          <w:kern w:val="0"/>
          <w:sz w:val="24"/>
          <w:lang w:bidi="ar"/>
        </w:rPr>
        <w:t>负责启动删除指纹</w:t>
      </w:r>
      <w:r w:rsidR="00967809">
        <w:rPr>
          <w:rFonts w:cs="宋体" w:hint="eastAsia"/>
          <w:color w:val="000000"/>
          <w:kern w:val="0"/>
          <w:sz w:val="24"/>
          <w:lang w:bidi="ar"/>
        </w:rPr>
        <w:t>功能，</w:t>
      </w:r>
      <w:r w:rsidR="00C81BFA">
        <w:rPr>
          <w:rFonts w:cs="宋体" w:hint="eastAsia"/>
          <w:color w:val="000000"/>
          <w:kern w:val="0"/>
          <w:sz w:val="24"/>
          <w:lang w:bidi="ar"/>
        </w:rPr>
        <w:t>KEY4</w:t>
      </w:r>
      <w:r w:rsidR="005F5371">
        <w:rPr>
          <w:rFonts w:cs="宋体" w:hint="eastAsia"/>
          <w:color w:val="000000"/>
          <w:kern w:val="0"/>
          <w:sz w:val="24"/>
          <w:lang w:bidi="ar"/>
        </w:rPr>
        <w:t>负责二级菜单里的指纹存储减</w:t>
      </w:r>
      <w:r w:rsidR="00967809">
        <w:rPr>
          <w:rFonts w:cs="宋体" w:hint="eastAsia"/>
          <w:color w:val="000000"/>
          <w:kern w:val="0"/>
          <w:sz w:val="24"/>
          <w:lang w:bidi="ar"/>
        </w:rPr>
        <w:t>功能，</w:t>
      </w:r>
      <w:r w:rsidR="00C81BFA">
        <w:rPr>
          <w:rFonts w:cs="宋体" w:hint="eastAsia"/>
          <w:color w:val="000000"/>
          <w:kern w:val="0"/>
          <w:sz w:val="24"/>
          <w:lang w:bidi="ar"/>
        </w:rPr>
        <w:t>KEY5</w:t>
      </w:r>
      <w:r w:rsidR="005F5371">
        <w:rPr>
          <w:rFonts w:cs="宋体" w:hint="eastAsia"/>
          <w:color w:val="000000"/>
          <w:kern w:val="0"/>
          <w:sz w:val="24"/>
          <w:lang w:bidi="ar"/>
        </w:rPr>
        <w:t>负责验证指纹</w:t>
      </w:r>
      <w:r w:rsidR="00967809">
        <w:rPr>
          <w:rFonts w:cs="宋体" w:hint="eastAsia"/>
          <w:color w:val="000000"/>
          <w:kern w:val="0"/>
          <w:sz w:val="24"/>
          <w:lang w:bidi="ar"/>
        </w:rPr>
        <w:t>功能。</w:t>
      </w:r>
      <w:r w:rsidR="00C631A2">
        <w:rPr>
          <w:rFonts w:cs="宋体" w:hint="eastAsia"/>
          <w:color w:val="000000"/>
          <w:kern w:val="0"/>
          <w:sz w:val="24"/>
          <w:lang w:bidi="ar"/>
        </w:rPr>
        <w:t>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34</w:t>
      </w:r>
      <w:r w:rsidR="00607453" w:rsidRPr="00607453">
        <w:rPr>
          <w:sz w:val="24"/>
        </w:rPr>
        <w:fldChar w:fldCharType="end"/>
      </w:r>
      <w:r w:rsidR="00D77170">
        <w:rPr>
          <w:rFonts w:cs="宋体" w:hint="eastAsia"/>
          <w:color w:val="000000"/>
          <w:kern w:val="0"/>
          <w:sz w:val="24"/>
          <w:lang w:bidi="ar"/>
        </w:rPr>
        <w:t>为独立按键电路图。</w:t>
      </w:r>
    </w:p>
    <w:p w14:paraId="6BE822A0" w14:textId="72E55BF3" w:rsidR="00D77170" w:rsidRDefault="00D921DE" w:rsidP="006621DD">
      <w:pPr>
        <w:wordWrap w:val="0"/>
        <w:spacing w:line="360" w:lineRule="auto"/>
        <w:jc w:val="center"/>
        <w:rPr>
          <w:sz w:val="24"/>
        </w:rPr>
      </w:pPr>
      <w:r>
        <w:rPr>
          <w:noProof/>
          <w:sz w:val="24"/>
        </w:rPr>
        <w:drawing>
          <wp:inline distT="0" distB="0" distL="0" distR="0" wp14:anchorId="2EE766D2" wp14:editId="0EAE1329">
            <wp:extent cx="1483743" cy="1893301"/>
            <wp:effectExtent l="0" t="0" r="2540" b="0"/>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l="31084" r="30352" b="7498"/>
                    <a:stretch/>
                  </pic:blipFill>
                  <pic:spPr bwMode="auto">
                    <a:xfrm>
                      <a:off x="0" y="0"/>
                      <a:ext cx="1495312" cy="1908063"/>
                    </a:xfrm>
                    <a:prstGeom prst="rect">
                      <a:avLst/>
                    </a:prstGeom>
                    <a:noFill/>
                    <a:ln>
                      <a:noFill/>
                    </a:ln>
                    <a:extLst>
                      <a:ext uri="{53640926-AAD7-44D8-BBD7-CCE9431645EC}">
                        <a14:shadowObscured xmlns:a14="http://schemas.microsoft.com/office/drawing/2010/main"/>
                      </a:ext>
                    </a:extLst>
                  </pic:spPr>
                </pic:pic>
              </a:graphicData>
            </a:graphic>
          </wp:inline>
        </w:drawing>
      </w:r>
    </w:p>
    <w:p w14:paraId="4DFB343B" w14:textId="5B4DA86C" w:rsidR="00D77170" w:rsidRPr="00D77170" w:rsidRDefault="00D7717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34</w:t>
      </w:r>
      <w:r w:rsidR="00672477">
        <w:rPr>
          <w:rFonts w:ascii="Times New Roman" w:hAnsi="Times New Roman"/>
          <w:sz w:val="21"/>
          <w:szCs w:val="21"/>
        </w:rPr>
        <w:fldChar w:fldCharType="end"/>
      </w:r>
      <w:r>
        <w:rPr>
          <w:rFonts w:ascii="Times New Roman" w:hAnsi="Times New Roman" w:hint="eastAsia"/>
          <w:sz w:val="21"/>
          <w:szCs w:val="21"/>
        </w:rPr>
        <w:t>独立按键</w:t>
      </w:r>
      <w:r>
        <w:rPr>
          <w:rFonts w:hint="eastAsia"/>
          <w:sz w:val="21"/>
          <w:szCs w:val="21"/>
        </w:rPr>
        <w:t>电路图</w:t>
      </w:r>
    </w:p>
    <w:p w14:paraId="2F04E120" w14:textId="65AF53AA" w:rsidR="0027012F" w:rsidRDefault="0027012F" w:rsidP="006621DD">
      <w:pPr>
        <w:wordWrap w:val="0"/>
        <w:spacing w:beforeLines="50" w:before="156" w:afterLines="50" w:after="156" w:line="360" w:lineRule="auto"/>
        <w:outlineLvl w:val="1"/>
        <w:rPr>
          <w:rFonts w:eastAsia="黑体"/>
          <w:sz w:val="24"/>
        </w:rPr>
      </w:pPr>
      <w:bookmarkStart w:id="84" w:name="_Toc19850131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7</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4"/>
    </w:p>
    <w:p w14:paraId="139BB9EB" w14:textId="3BB19238" w:rsidR="002B3449" w:rsidRPr="002B3449" w:rsidRDefault="002B3449"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w:t>
      </w:r>
      <w:r w:rsidR="005A2D17" w:rsidRPr="005A2D17">
        <w:rPr>
          <w:rFonts w:cs="宋体"/>
          <w:color w:val="000000"/>
          <w:kern w:val="0"/>
          <w:sz w:val="24"/>
          <w:lang w:bidi="ar"/>
        </w:rPr>
        <w:t>其结构主要直流电机、减速齿轮组、位置检测元件（如电位器）、控制电路以及外壳组成</w:t>
      </w:r>
      <w:r w:rsidR="005A2D17">
        <w:rPr>
          <w:rFonts w:cs="宋体" w:hint="eastAsia"/>
          <w:color w:val="000000"/>
          <w:kern w:val="0"/>
          <w:sz w:val="24"/>
          <w:lang w:bidi="ar"/>
        </w:rPr>
        <w:t>。</w:t>
      </w:r>
      <w:r w:rsidRPr="002B3449">
        <w:rPr>
          <w:rFonts w:cs="宋体" w:hint="eastAsia"/>
          <w:color w:val="000000"/>
          <w:kern w:val="0"/>
          <w:sz w:val="24"/>
          <w:lang w:bidi="ar"/>
        </w:rPr>
        <w:t>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006A0785">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132AD59F" w:rsidR="0027012F" w:rsidRDefault="002B3449" w:rsidP="006621DD">
      <w:pPr>
        <w:widowControl/>
        <w:wordWrap w:val="0"/>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eq \c</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2F7ACF">
        <w:rPr>
          <w:rFonts w:cs="宋体"/>
          <w:noProof/>
          <w:color w:val="000000"/>
          <w:kern w:val="0"/>
          <w:sz w:val="24"/>
          <w:lang w:bidi="ar"/>
        </w:rPr>
        <w:t>3</w:t>
      </w:r>
      <w:r w:rsidR="00607453" w:rsidRPr="00DC572B">
        <w:rPr>
          <w:rFonts w:cs="宋体"/>
          <w:color w:val="000000"/>
          <w:kern w:val="0"/>
          <w:sz w:val="24"/>
          <w:lang w:bidi="ar"/>
        </w:rPr>
        <w:fldChar w:fldCharType="end"/>
      </w:r>
      <w:r w:rsidR="00607453" w:rsidRPr="00DC572B">
        <w:rPr>
          <w:rFonts w:cs="宋体" w:hint="eastAsia"/>
          <w:color w:val="000000"/>
          <w:kern w:val="0"/>
          <w:sz w:val="24"/>
          <w:lang w:bidi="ar"/>
        </w:rPr>
        <w:t>.</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txt</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2F7ACF">
        <w:rPr>
          <w:rFonts w:cs="宋体"/>
          <w:noProof/>
          <w:color w:val="000000"/>
          <w:kern w:val="0"/>
          <w:sz w:val="24"/>
          <w:lang w:bidi="ar"/>
        </w:rPr>
        <w:t>35</w:t>
      </w:r>
      <w:r w:rsidR="00607453" w:rsidRPr="00DC572B">
        <w:rPr>
          <w:rFonts w:cs="宋体"/>
          <w:color w:val="000000"/>
          <w:kern w:val="0"/>
          <w:sz w:val="24"/>
          <w:lang w:bidi="ar"/>
        </w:rPr>
        <w:fldChar w:fldCharType="end"/>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008F5589">
        <w:rPr>
          <w:rFonts w:cs="宋体" w:hint="eastAsia"/>
          <w:color w:val="000000"/>
          <w:kern w:val="0"/>
          <w:sz w:val="24"/>
          <w:lang w:bidi="ar"/>
        </w:rPr>
        <w:t>主控</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r w:rsidR="00DC572B" w:rsidRPr="00DC572B">
        <w:rPr>
          <w:rFonts w:cs="宋体" w:hint="eastAsia"/>
          <w:color w:val="000000"/>
          <w:kern w:val="0"/>
          <w:sz w:val="24"/>
          <w:lang w:bidi="ar"/>
        </w:rPr>
        <w:t>脉冲周期电平范围见表</w:t>
      </w:r>
      <w:r w:rsidR="00DC572B" w:rsidRPr="00DC572B">
        <w:rPr>
          <w:rFonts w:cs="宋体" w:hint="eastAsia"/>
          <w:color w:val="000000"/>
          <w:kern w:val="0"/>
          <w:sz w:val="24"/>
          <w:lang w:bidi="ar"/>
        </w:rPr>
        <w:t>3.2</w:t>
      </w:r>
      <w:r w:rsidR="00DC572B" w:rsidRPr="00DC572B">
        <w:rPr>
          <w:rFonts w:cs="宋体" w:hint="eastAsia"/>
          <w:color w:val="000000"/>
          <w:kern w:val="0"/>
          <w:sz w:val="24"/>
          <w:lang w:bidi="ar"/>
        </w:rPr>
        <w:t>。</w:t>
      </w:r>
    </w:p>
    <w:p w14:paraId="55EAE431" w14:textId="575244D0" w:rsidR="002B3449" w:rsidRDefault="00A45475" w:rsidP="006621DD">
      <w:pPr>
        <w:wordWrap w:val="0"/>
        <w:spacing w:line="360" w:lineRule="auto"/>
        <w:jc w:val="center"/>
        <w:rPr>
          <w:sz w:val="24"/>
        </w:rPr>
      </w:pPr>
      <w:r>
        <w:rPr>
          <w:noProof/>
          <w:sz w:val="24"/>
        </w:rPr>
        <w:drawing>
          <wp:inline distT="0" distB="0" distL="0" distR="0" wp14:anchorId="25DB4098" wp14:editId="055A35E6">
            <wp:extent cx="2389517" cy="1116534"/>
            <wp:effectExtent l="0" t="0" r="0" b="762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6355" cy="1129074"/>
                    </a:xfrm>
                    <a:prstGeom prst="rect">
                      <a:avLst/>
                    </a:prstGeom>
                    <a:noFill/>
                    <a:ln>
                      <a:noFill/>
                    </a:ln>
                  </pic:spPr>
                </pic:pic>
              </a:graphicData>
            </a:graphic>
          </wp:inline>
        </w:drawing>
      </w:r>
    </w:p>
    <w:p w14:paraId="4EF3026D" w14:textId="52F9261E" w:rsidR="002B3449" w:rsidRDefault="002B3449"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35</w:t>
      </w:r>
      <w:r w:rsidR="00672477">
        <w:rPr>
          <w:rFonts w:ascii="Times New Roman" w:hAnsi="Times New Roman"/>
          <w:sz w:val="21"/>
          <w:szCs w:val="21"/>
        </w:rPr>
        <w:fldChar w:fldCharType="end"/>
      </w:r>
      <w:r w:rsidR="00DC572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2ECD31E7" w14:textId="77777777" w:rsidR="00537A61" w:rsidRPr="001E4FF0" w:rsidRDefault="00537A61" w:rsidP="00537A61">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Pr>
          <w:rFonts w:hint="eastAsia"/>
          <w:b/>
          <w:bCs/>
          <w:sz w:val="21"/>
          <w:szCs w:val="21"/>
        </w:rPr>
        <w:t xml:space="preserve">2 </w:t>
      </w:r>
      <w:r>
        <w:rPr>
          <w:rFonts w:cs="Arial" w:hint="eastAsia"/>
          <w:b/>
          <w:bCs/>
          <w:color w:val="000000" w:themeColor="text1"/>
          <w:sz w:val="21"/>
          <w:szCs w:val="21"/>
          <w:shd w:val="clear" w:color="auto" w:fill="FFFFFF"/>
        </w:rPr>
        <w:t>SG90</w:t>
      </w:r>
      <w:r w:rsidRPr="00DC572B">
        <w:rPr>
          <w:rFonts w:cs="Arial" w:hint="eastAsia"/>
          <w:b/>
          <w:bCs/>
          <w:color w:val="000000" w:themeColor="text1"/>
          <w:sz w:val="21"/>
          <w:szCs w:val="21"/>
          <w:shd w:val="clear" w:color="auto" w:fill="FFFFFF"/>
        </w:rPr>
        <w:t>脉冲周期电平范围</w:t>
      </w:r>
    </w:p>
    <w:tbl>
      <w:tblPr>
        <w:tblW w:w="4500" w:type="dxa"/>
        <w:jc w:val="center"/>
        <w:tblLook w:val="04A0" w:firstRow="1" w:lastRow="0" w:firstColumn="1" w:lastColumn="0" w:noHBand="0" w:noVBand="1"/>
      </w:tblPr>
      <w:tblGrid>
        <w:gridCol w:w="1300"/>
        <w:gridCol w:w="1360"/>
        <w:gridCol w:w="1840"/>
      </w:tblGrid>
      <w:tr w:rsidR="00F14858" w:rsidRPr="00F14858" w14:paraId="4C456EA2" w14:textId="77777777" w:rsidTr="00F14858">
        <w:trPr>
          <w:trHeight w:val="315"/>
          <w:jc w:val="center"/>
        </w:trPr>
        <w:tc>
          <w:tcPr>
            <w:tcW w:w="1300" w:type="dxa"/>
            <w:tcBorders>
              <w:top w:val="single" w:sz="12" w:space="0" w:color="auto"/>
              <w:left w:val="nil"/>
              <w:bottom w:val="single" w:sz="8" w:space="0" w:color="auto"/>
              <w:right w:val="nil"/>
            </w:tcBorders>
            <w:shd w:val="clear" w:color="000000" w:fill="FFFFFF"/>
            <w:vAlign w:val="center"/>
            <w:hideMark/>
          </w:tcPr>
          <w:p w14:paraId="79089C0F"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脉宽（ms）</w:t>
            </w:r>
          </w:p>
        </w:tc>
        <w:tc>
          <w:tcPr>
            <w:tcW w:w="1360" w:type="dxa"/>
            <w:tcBorders>
              <w:top w:val="single" w:sz="12" w:space="0" w:color="auto"/>
              <w:left w:val="nil"/>
              <w:bottom w:val="single" w:sz="8" w:space="0" w:color="auto"/>
              <w:right w:val="nil"/>
            </w:tcBorders>
            <w:shd w:val="clear" w:color="000000" w:fill="FFFFFF"/>
            <w:vAlign w:val="center"/>
            <w:hideMark/>
          </w:tcPr>
          <w:p w14:paraId="5A57E2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占空比（%）</w:t>
            </w:r>
          </w:p>
        </w:tc>
        <w:tc>
          <w:tcPr>
            <w:tcW w:w="1840" w:type="dxa"/>
            <w:tcBorders>
              <w:top w:val="single" w:sz="12" w:space="0" w:color="auto"/>
              <w:left w:val="nil"/>
              <w:bottom w:val="single" w:sz="8" w:space="0" w:color="auto"/>
              <w:right w:val="nil"/>
            </w:tcBorders>
            <w:shd w:val="clear" w:color="000000" w:fill="FFFFFF"/>
            <w:vAlign w:val="center"/>
            <w:hideMark/>
          </w:tcPr>
          <w:p w14:paraId="78AAD1F4"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角度（度）</w:t>
            </w:r>
          </w:p>
        </w:tc>
      </w:tr>
      <w:tr w:rsidR="00F14858" w:rsidRPr="00F14858" w14:paraId="00272C24"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1EB2136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0.5</w:t>
            </w:r>
          </w:p>
        </w:tc>
        <w:tc>
          <w:tcPr>
            <w:tcW w:w="1360" w:type="dxa"/>
            <w:tcBorders>
              <w:top w:val="nil"/>
              <w:left w:val="nil"/>
              <w:bottom w:val="single" w:sz="8" w:space="0" w:color="E5E5E5"/>
              <w:right w:val="nil"/>
            </w:tcBorders>
            <w:shd w:val="clear" w:color="000000" w:fill="FFFFFF"/>
            <w:vAlign w:val="center"/>
            <w:hideMark/>
          </w:tcPr>
          <w:p w14:paraId="309EDBAA"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840" w:type="dxa"/>
            <w:tcBorders>
              <w:top w:val="nil"/>
              <w:left w:val="nil"/>
              <w:bottom w:val="single" w:sz="8" w:space="0" w:color="E5E5E5"/>
              <w:right w:val="nil"/>
            </w:tcBorders>
            <w:shd w:val="clear" w:color="000000" w:fill="FFFFFF"/>
            <w:vAlign w:val="center"/>
            <w:hideMark/>
          </w:tcPr>
          <w:p w14:paraId="595DD7A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w:t>
            </w:r>
          </w:p>
        </w:tc>
      </w:tr>
      <w:tr w:rsidR="00F14858" w:rsidRPr="00F14858" w14:paraId="2082D78E"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79D507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w:t>
            </w:r>
          </w:p>
        </w:tc>
        <w:tc>
          <w:tcPr>
            <w:tcW w:w="1360" w:type="dxa"/>
            <w:tcBorders>
              <w:top w:val="nil"/>
              <w:left w:val="nil"/>
              <w:bottom w:val="single" w:sz="8" w:space="0" w:color="E5E5E5"/>
              <w:right w:val="nil"/>
            </w:tcBorders>
            <w:shd w:val="clear" w:color="000000" w:fill="FFFFFF"/>
            <w:vAlign w:val="center"/>
            <w:hideMark/>
          </w:tcPr>
          <w:p w14:paraId="7C9F72FC"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5</w:t>
            </w:r>
          </w:p>
        </w:tc>
        <w:tc>
          <w:tcPr>
            <w:tcW w:w="1840" w:type="dxa"/>
            <w:tcBorders>
              <w:top w:val="nil"/>
              <w:left w:val="nil"/>
              <w:bottom w:val="single" w:sz="8" w:space="0" w:color="E5E5E5"/>
              <w:right w:val="nil"/>
            </w:tcBorders>
            <w:shd w:val="clear" w:color="000000" w:fill="FFFFFF"/>
            <w:vAlign w:val="center"/>
            <w:hideMark/>
          </w:tcPr>
          <w:p w14:paraId="0C0B1720"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45°</w:t>
            </w:r>
          </w:p>
        </w:tc>
      </w:tr>
      <w:tr w:rsidR="00F14858" w:rsidRPr="00F14858" w14:paraId="2FCC3961"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56942D83"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1.5</w:t>
            </w:r>
          </w:p>
        </w:tc>
        <w:tc>
          <w:tcPr>
            <w:tcW w:w="1360" w:type="dxa"/>
            <w:tcBorders>
              <w:top w:val="nil"/>
              <w:left w:val="nil"/>
              <w:bottom w:val="single" w:sz="8" w:space="0" w:color="E5E5E5"/>
              <w:right w:val="nil"/>
            </w:tcBorders>
            <w:shd w:val="clear" w:color="000000" w:fill="FFFFFF"/>
            <w:vAlign w:val="center"/>
            <w:hideMark/>
          </w:tcPr>
          <w:p w14:paraId="0DA2ED0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7.5</w:t>
            </w:r>
          </w:p>
        </w:tc>
        <w:tc>
          <w:tcPr>
            <w:tcW w:w="1840" w:type="dxa"/>
            <w:tcBorders>
              <w:top w:val="nil"/>
              <w:left w:val="nil"/>
              <w:bottom w:val="single" w:sz="8" w:space="0" w:color="E5E5E5"/>
              <w:right w:val="nil"/>
            </w:tcBorders>
            <w:shd w:val="clear" w:color="000000" w:fill="FFFFFF"/>
            <w:vAlign w:val="center"/>
            <w:hideMark/>
          </w:tcPr>
          <w:p w14:paraId="3E6B2737"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-90°</w:t>
            </w:r>
          </w:p>
        </w:tc>
      </w:tr>
      <w:tr w:rsidR="00F14858" w:rsidRPr="00F14858" w14:paraId="050F59A7"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48C21441"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w:t>
            </w:r>
          </w:p>
        </w:tc>
        <w:tc>
          <w:tcPr>
            <w:tcW w:w="1360" w:type="dxa"/>
            <w:tcBorders>
              <w:top w:val="nil"/>
              <w:left w:val="nil"/>
              <w:bottom w:val="single" w:sz="8" w:space="0" w:color="E5E5E5"/>
              <w:right w:val="nil"/>
            </w:tcBorders>
            <w:shd w:val="clear" w:color="000000" w:fill="FFFFFF"/>
            <w:vAlign w:val="center"/>
            <w:hideMark/>
          </w:tcPr>
          <w:p w14:paraId="588FEF8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10</w:t>
            </w:r>
          </w:p>
        </w:tc>
        <w:tc>
          <w:tcPr>
            <w:tcW w:w="1840" w:type="dxa"/>
            <w:tcBorders>
              <w:top w:val="nil"/>
              <w:left w:val="nil"/>
              <w:bottom w:val="single" w:sz="8" w:space="0" w:color="E5E5E5"/>
              <w:right w:val="nil"/>
            </w:tcBorders>
            <w:shd w:val="clear" w:color="000000" w:fill="FFFFFF"/>
            <w:vAlign w:val="center"/>
            <w:hideMark/>
          </w:tcPr>
          <w:p w14:paraId="24E5202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135°</w:t>
            </w:r>
          </w:p>
        </w:tc>
      </w:tr>
      <w:tr w:rsidR="00F14858" w:rsidRPr="00F14858" w14:paraId="012ADFF9" w14:textId="77777777" w:rsidTr="00F14858">
        <w:trPr>
          <w:trHeight w:val="300"/>
          <w:jc w:val="center"/>
        </w:trPr>
        <w:tc>
          <w:tcPr>
            <w:tcW w:w="1300" w:type="dxa"/>
            <w:tcBorders>
              <w:top w:val="nil"/>
              <w:left w:val="nil"/>
              <w:bottom w:val="single" w:sz="12" w:space="0" w:color="auto"/>
              <w:right w:val="nil"/>
            </w:tcBorders>
            <w:shd w:val="clear" w:color="000000" w:fill="FFFFFF"/>
            <w:vAlign w:val="center"/>
            <w:hideMark/>
          </w:tcPr>
          <w:p w14:paraId="38EF1B3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360" w:type="dxa"/>
            <w:tcBorders>
              <w:top w:val="nil"/>
              <w:left w:val="nil"/>
              <w:bottom w:val="single" w:sz="12" w:space="0" w:color="auto"/>
              <w:right w:val="nil"/>
            </w:tcBorders>
            <w:shd w:val="clear" w:color="000000" w:fill="FFFFFF"/>
            <w:vAlign w:val="center"/>
            <w:hideMark/>
          </w:tcPr>
          <w:p w14:paraId="47F39B4B"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12.5</w:t>
            </w:r>
          </w:p>
        </w:tc>
        <w:tc>
          <w:tcPr>
            <w:tcW w:w="1840" w:type="dxa"/>
            <w:tcBorders>
              <w:top w:val="nil"/>
              <w:left w:val="nil"/>
              <w:bottom w:val="single" w:sz="12" w:space="0" w:color="auto"/>
              <w:right w:val="nil"/>
            </w:tcBorders>
            <w:shd w:val="clear" w:color="000000" w:fill="FFFFFF"/>
            <w:vAlign w:val="center"/>
            <w:hideMark/>
          </w:tcPr>
          <w:p w14:paraId="67995A5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180°</w:t>
            </w:r>
          </w:p>
        </w:tc>
      </w:tr>
    </w:tbl>
    <w:p w14:paraId="16DA58CC" w14:textId="5249BBD6" w:rsidR="0027012F" w:rsidRDefault="0027012F" w:rsidP="006621DD">
      <w:pPr>
        <w:wordWrap w:val="0"/>
        <w:spacing w:beforeLines="50" w:before="156" w:afterLines="50" w:after="156" w:line="360" w:lineRule="auto"/>
        <w:outlineLvl w:val="1"/>
        <w:rPr>
          <w:rFonts w:eastAsia="黑体"/>
          <w:sz w:val="24"/>
        </w:rPr>
      </w:pPr>
      <w:bookmarkStart w:id="85" w:name="_Toc198501318"/>
      <w:r w:rsidRPr="00CD6AF6">
        <w:rPr>
          <w:rFonts w:eastAsia="黑体" w:hint="eastAsia"/>
          <w:sz w:val="28"/>
          <w:szCs w:val="28"/>
        </w:rPr>
        <w:lastRenderedPageBreak/>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8</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5"/>
    </w:p>
    <w:p w14:paraId="2C517407" w14:textId="1DC8A81C" w:rsidR="000D2717"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w:t>
      </w:r>
      <w:r w:rsidR="00935FEC">
        <w:rPr>
          <w:rFonts w:cs="宋体" w:hint="eastAsia"/>
          <w:color w:val="000000"/>
          <w:kern w:val="0"/>
          <w:sz w:val="24"/>
          <w:lang w:bidi="ar"/>
        </w:rPr>
        <w:t>它</w:t>
      </w:r>
      <w:r w:rsidR="00EB2224">
        <w:rPr>
          <w:rFonts w:cs="宋体" w:hint="eastAsia"/>
          <w:color w:val="000000"/>
          <w:kern w:val="0"/>
          <w:sz w:val="24"/>
          <w:lang w:bidi="ar"/>
        </w:rPr>
        <w:t>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脉冲，并根据直流和交流测电压计算晶闸管触发角，从而实现有源逆变。</w:t>
      </w:r>
      <w:r w:rsidR="000D2717">
        <w:rPr>
          <w:rFonts w:cs="宋体" w:hint="eastAsia"/>
          <w:color w:val="000000"/>
          <w:kern w:val="0"/>
          <w:sz w:val="24"/>
          <w:lang w:bidi="ar"/>
        </w:rPr>
        <w:t>单项桥式整流电路的公式</w:t>
      </w:r>
      <w:r w:rsidR="002F13C8">
        <w:rPr>
          <w:rFonts w:cs="宋体" w:hint="eastAsia"/>
          <w:color w:val="000000"/>
          <w:kern w:val="0"/>
          <w:sz w:val="24"/>
          <w:lang w:bidi="ar"/>
        </w:rPr>
        <w:t>见式</w:t>
      </w:r>
      <w:r w:rsidR="00E334A9">
        <w:rPr>
          <w:rFonts w:cs="宋体" w:hint="eastAsia"/>
          <w:color w:val="000000"/>
          <w:kern w:val="0"/>
          <w:sz w:val="24"/>
          <w:lang w:bidi="ar"/>
        </w:rPr>
        <w:t>（</w:t>
      </w:r>
      <w:r w:rsidR="002F13C8">
        <w:rPr>
          <w:rFonts w:cs="宋体" w:hint="eastAsia"/>
          <w:color w:val="000000"/>
          <w:kern w:val="0"/>
          <w:sz w:val="24"/>
          <w:lang w:bidi="ar"/>
        </w:rPr>
        <w:t>3</w:t>
      </w:r>
      <w:r w:rsidR="00A701A7">
        <w:rPr>
          <w:rFonts w:cs="宋体" w:hint="eastAsia"/>
          <w:color w:val="000000"/>
          <w:kern w:val="0"/>
          <w:sz w:val="24"/>
          <w:lang w:bidi="ar"/>
        </w:rPr>
        <w:t>.3</w:t>
      </w:r>
      <w:r w:rsidR="00E334A9">
        <w:rPr>
          <w:rFonts w:cs="宋体" w:hint="eastAsia"/>
          <w:color w:val="000000"/>
          <w:kern w:val="0"/>
          <w:sz w:val="24"/>
          <w:lang w:bidi="ar"/>
        </w:rPr>
        <w:t>）</w:t>
      </w:r>
    </w:p>
    <w:p w14:paraId="57DCFFFF" w14:textId="314ACD0E" w:rsidR="00F95F9E" w:rsidRPr="00F14858" w:rsidRDefault="00BA3353" w:rsidP="006621DD">
      <w:pPr>
        <w:widowControl/>
        <w:wordWrap w:val="0"/>
        <w:spacing w:line="360" w:lineRule="auto"/>
        <w:rPr>
          <w:rFonts w:cs="宋体"/>
          <w:sz w:val="24"/>
        </w:rPr>
      </w:pPr>
      <m:oMathPara>
        <m:oMathParaPr>
          <m:jc m:val="left"/>
        </m:oMathParaPr>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e>
              </m:d>
            </m:e>
          </m:eqArr>
        </m:oMath>
      </m:oMathPara>
    </w:p>
    <w:p w14:paraId="32483304" w14:textId="55C46E8C" w:rsidR="00F95F9E" w:rsidRPr="00F95F9E" w:rsidRDefault="00482922" w:rsidP="006621DD">
      <w:pPr>
        <w:widowControl/>
        <w:wordWrap w:val="0"/>
        <w:spacing w:line="360" w:lineRule="auto"/>
        <w:ind w:firstLineChars="200" w:firstLine="480"/>
        <w:rPr>
          <w:rFonts w:cs="宋体"/>
          <w:color w:val="000000"/>
          <w:kern w:val="0"/>
          <w:sz w:val="24"/>
          <w:lang w:bidi="ar"/>
        </w:rPr>
      </w:pPr>
      <w:r>
        <w:rPr>
          <w:rFonts w:cs="宋体" w:hint="eastAsia"/>
          <w:sz w:val="24"/>
        </w:rPr>
        <w:t>其中</w:t>
      </w:r>
      <w:r w:rsidR="00006670" w:rsidRPr="00006670">
        <w:rPr>
          <w:rFonts w:cs="宋体" w:hint="eastAsia"/>
          <w:sz w:val="24"/>
        </w:rPr>
        <w:t>Ud</w:t>
      </w:r>
      <w:r w:rsidR="00006670" w:rsidRPr="00006670">
        <w:rPr>
          <w:rFonts w:cs="宋体" w:hint="eastAsia"/>
          <w:sz w:val="24"/>
        </w:rPr>
        <w:t>是直流电压，</w:t>
      </w:r>
      <w:r w:rsidR="00006670" w:rsidRPr="00006670">
        <w:rPr>
          <w:rFonts w:cs="宋体" w:hint="eastAsia"/>
          <w:sz w:val="24"/>
        </w:rPr>
        <w:t>U2</w:t>
      </w:r>
      <w:r w:rsidR="00006670" w:rsidRPr="00006670">
        <w:rPr>
          <w:rFonts w:cs="宋体" w:hint="eastAsia"/>
          <w:sz w:val="24"/>
        </w:rPr>
        <w:t>是交流电压，α是触发角</w:t>
      </w:r>
      <w:r w:rsidR="00006670">
        <w:rPr>
          <w:rFonts w:cs="宋体" w:hint="eastAsia"/>
          <w:sz w:val="24"/>
        </w:rPr>
        <w:t>。</w:t>
      </w:r>
      <w:r w:rsidR="00F95F9E">
        <w:rPr>
          <w:rFonts w:cs="宋体" w:hint="eastAsia"/>
          <w:sz w:val="24"/>
        </w:rPr>
        <w:t>当触发角</w:t>
      </w:r>
      <w:r w:rsidRPr="00482922">
        <w:rPr>
          <w:rFonts w:cs="宋体" w:hint="eastAsia"/>
          <w:sz w:val="24"/>
        </w:rPr>
        <w:t>α</w:t>
      </w:r>
      <w:r w:rsidR="00F95F9E">
        <w:rPr>
          <w:rFonts w:cs="宋体" w:hint="eastAsia"/>
          <w:sz w:val="24"/>
        </w:rPr>
        <w:t>&gt;</w:t>
      </w:r>
      <w:r w:rsidR="00F95F9E"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w:t>
      </w:r>
      <w:r w:rsidR="00006670" w:rsidRPr="00482922">
        <w:rPr>
          <w:rFonts w:cs="宋体"/>
          <w:sz w:val="24"/>
        </w:rPr>
        <w:t>Ud</w:t>
      </w:r>
      <w:r w:rsidR="003E771C">
        <w:rPr>
          <w:rFonts w:cs="宋体" w:hint="eastAsia"/>
          <w:sz w:val="24"/>
        </w:rPr>
        <w:t>，即可实现逆变并网</w:t>
      </w:r>
      <w:r w:rsidR="005D4E94">
        <w:rPr>
          <w:rFonts w:cs="宋体" w:hint="eastAsia"/>
          <w:sz w:val="24"/>
        </w:rPr>
        <w:t>。</w:t>
      </w:r>
    </w:p>
    <w:p w14:paraId="518D363E" w14:textId="4ED66FC3" w:rsidR="0027012F" w:rsidRPr="00385E69"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36</w:t>
      </w:r>
      <w:r w:rsidR="00607453" w:rsidRPr="00607453">
        <w:rPr>
          <w:sz w:val="24"/>
        </w:rPr>
        <w:fldChar w:fldCharType="end"/>
      </w:r>
      <w:r w:rsidRPr="00424CE1">
        <w:rPr>
          <w:rFonts w:cs="宋体" w:hint="eastAsia"/>
          <w:color w:val="000000"/>
          <w:kern w:val="0"/>
          <w:sz w:val="24"/>
          <w:lang w:bidi="ar"/>
        </w:rPr>
        <w:t>所示。</w:t>
      </w:r>
    </w:p>
    <w:p w14:paraId="3835BC1F" w14:textId="34F810E8" w:rsidR="000178E0" w:rsidRDefault="00BB1AE4" w:rsidP="006621DD">
      <w:pPr>
        <w:wordWrap w:val="0"/>
        <w:spacing w:line="360" w:lineRule="auto"/>
        <w:jc w:val="center"/>
        <w:rPr>
          <w:sz w:val="24"/>
        </w:rPr>
      </w:pPr>
      <w:r>
        <w:rPr>
          <w:noProof/>
          <w:sz w:val="24"/>
        </w:rPr>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3679BDEB" w:rsidR="0027012F" w:rsidRPr="004C6C42" w:rsidRDefault="000178E0"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36</w:t>
      </w:r>
      <w:r w:rsidR="00672477">
        <w:rPr>
          <w:rFonts w:ascii="Times New Roman" w:hAnsi="Times New Roman"/>
          <w:sz w:val="21"/>
          <w:szCs w:val="21"/>
        </w:rPr>
        <w:fldChar w:fldCharType="end"/>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38DB6EAD" w:rsidR="00F1475D" w:rsidRDefault="00F1475D" w:rsidP="006621DD">
      <w:pPr>
        <w:wordWrap w:val="0"/>
        <w:spacing w:beforeLines="50" w:before="156" w:afterLines="50" w:after="156" w:line="360" w:lineRule="auto"/>
        <w:outlineLvl w:val="1"/>
        <w:rPr>
          <w:rFonts w:eastAsia="黑体"/>
          <w:sz w:val="24"/>
        </w:rPr>
      </w:pPr>
      <w:bookmarkStart w:id="86" w:name="_Toc198501319"/>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w:t>
      </w:r>
      <w:r w:rsidR="00EC3F8B">
        <w:rPr>
          <w:rFonts w:eastAsia="黑体" w:hint="eastAsia"/>
          <w:sz w:val="28"/>
          <w:szCs w:val="28"/>
        </w:rPr>
        <w:t>9</w:t>
      </w:r>
      <w:r>
        <w:rPr>
          <w:rFonts w:eastAsia="黑体" w:hint="eastAsia"/>
          <w:sz w:val="28"/>
          <w:szCs w:val="28"/>
        </w:rPr>
        <w:t xml:space="preserve">　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bookmarkEnd w:id="86"/>
    </w:p>
    <w:p w14:paraId="1BFC0765" w14:textId="5CB52EF2" w:rsidR="00F1475D" w:rsidRPr="005A7534" w:rsidRDefault="00F1475D" w:rsidP="006621DD">
      <w:pPr>
        <w:wordWrap w:val="0"/>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00307A8E">
        <w:rPr>
          <w:rFonts w:hint="eastAsia"/>
          <w:sz w:val="24"/>
        </w:rPr>
        <w:t>°</w:t>
      </w:r>
      <w:r w:rsidRPr="005A7534">
        <w:rPr>
          <w:rFonts w:hint="eastAsia"/>
          <w:sz w:val="24"/>
        </w:rPr>
        <w:t>即可实现有源逆变并网。</w:t>
      </w:r>
    </w:p>
    <w:p w14:paraId="2EB46F2E" w14:textId="3321672C" w:rsidR="00F1475D" w:rsidRDefault="00F1475D" w:rsidP="006621DD">
      <w:pPr>
        <w:wordWrap w:val="0"/>
        <w:spacing w:line="360" w:lineRule="auto"/>
        <w:ind w:firstLineChars="200" w:firstLine="480"/>
        <w:rPr>
          <w:sz w:val="24"/>
        </w:rPr>
      </w:pPr>
      <w:r w:rsidRPr="005A7534">
        <w:rPr>
          <w:rFonts w:hint="eastAsia"/>
          <w:sz w:val="24"/>
        </w:rPr>
        <w:t>由于逆变并网非常危险，在正式制作之前，我们采用了</w:t>
      </w:r>
      <w:r w:rsidRPr="00802AA2">
        <w:rPr>
          <w:sz w:val="24"/>
        </w:rPr>
        <w:t>M</w:t>
      </w:r>
      <w:r w:rsidRPr="00802AA2">
        <w:rPr>
          <w:rFonts w:hint="eastAsia"/>
          <w:sz w:val="24"/>
        </w:rPr>
        <w:t>atlab</w:t>
      </w:r>
      <w:r w:rsidRPr="005A7534">
        <w:rPr>
          <w:rFonts w:hint="eastAsia"/>
          <w:sz w:val="24"/>
        </w:rPr>
        <w:t>仿真测试结果，当</w:t>
      </w:r>
      <w:r w:rsidRPr="005A7534">
        <w:rPr>
          <w:rFonts w:hint="eastAsia"/>
          <w:sz w:val="24"/>
        </w:rPr>
        <w:lastRenderedPageBreak/>
        <w:t>结果正确后，</w:t>
      </w:r>
      <w:r w:rsidR="00307A8E">
        <w:rPr>
          <w:rFonts w:hint="eastAsia"/>
          <w:sz w:val="24"/>
        </w:rPr>
        <w:t>再</w:t>
      </w:r>
      <w:r w:rsidRPr="005A7534">
        <w:rPr>
          <w:rFonts w:hint="eastAsia"/>
          <w:sz w:val="24"/>
        </w:rPr>
        <w:t>焊接实物编写程序</w:t>
      </w:r>
      <w:r>
        <w:rPr>
          <w:rFonts w:hint="eastAsia"/>
          <w:sz w:val="24"/>
        </w:rPr>
        <w:t>。</w:t>
      </w:r>
      <w:r w:rsidRPr="00802AA2">
        <w:rPr>
          <w:sz w:val="24"/>
        </w:rPr>
        <w:t>M</w:t>
      </w:r>
      <w:r w:rsidRPr="00802AA2">
        <w:rPr>
          <w:rFonts w:hint="eastAsia"/>
          <w:sz w:val="24"/>
        </w:rPr>
        <w:t>atlab</w:t>
      </w:r>
      <w:r>
        <w:rPr>
          <w:rFonts w:hint="eastAsia"/>
          <w:sz w:val="24"/>
        </w:rPr>
        <w:t>仿真</w:t>
      </w:r>
      <w:r w:rsidRPr="00802AA2">
        <w:rPr>
          <w:rFonts w:hint="eastAsia"/>
          <w:sz w:val="24"/>
        </w:rPr>
        <w:t>Simulink</w:t>
      </w:r>
      <w:r>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37</w:t>
      </w:r>
      <w:r w:rsidR="00607453" w:rsidRPr="00607453">
        <w:rPr>
          <w:sz w:val="24"/>
        </w:rPr>
        <w:fldChar w:fldCharType="end"/>
      </w:r>
      <w:r>
        <w:rPr>
          <w:rFonts w:hint="eastAsia"/>
          <w:sz w:val="24"/>
        </w:rPr>
        <w:t>所示。</w:t>
      </w:r>
    </w:p>
    <w:p w14:paraId="5B1A081C" w14:textId="77777777" w:rsidR="00F1475D" w:rsidRDefault="00F1475D" w:rsidP="006621DD">
      <w:pPr>
        <w:wordWrap w:val="0"/>
        <w:spacing w:line="360" w:lineRule="auto"/>
        <w:jc w:val="center"/>
        <w:rPr>
          <w:sz w:val="24"/>
        </w:rPr>
      </w:pPr>
      <w:r>
        <w:rPr>
          <w:noProof/>
          <w:sz w:val="24"/>
        </w:rPr>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16E7F8D0"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37</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716F1595" w:rsidR="00F1475D" w:rsidRDefault="00F1475D" w:rsidP="006621DD">
      <w:pPr>
        <w:wordWrap w:val="0"/>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00430907">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使光耦</w:t>
      </w:r>
      <w:r w:rsidR="00B738E5">
        <w:rPr>
          <w:rFonts w:hint="eastAsia"/>
          <w:sz w:val="24"/>
        </w:rPr>
        <w:t>MOC3020</w:t>
      </w:r>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38</w:t>
      </w:r>
      <w:r w:rsidR="00607453" w:rsidRPr="00607453">
        <w:rPr>
          <w:sz w:val="24"/>
        </w:rPr>
        <w:fldChar w:fldCharType="end"/>
      </w:r>
      <w:r w:rsidRPr="0065534D">
        <w:rPr>
          <w:rFonts w:hint="eastAsia"/>
          <w:sz w:val="24"/>
        </w:rPr>
        <w:t>所示</w:t>
      </w:r>
      <w:r>
        <w:rPr>
          <w:rFonts w:hint="eastAsia"/>
          <w:sz w:val="24"/>
        </w:rPr>
        <w:t>，采样电路如图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39</w:t>
      </w:r>
      <w:r w:rsidR="00607453" w:rsidRPr="00607453">
        <w:rPr>
          <w:sz w:val="24"/>
        </w:rPr>
        <w:fldChar w:fldCharType="end"/>
      </w:r>
      <w:r>
        <w:rPr>
          <w:rFonts w:hint="eastAsia"/>
          <w:sz w:val="24"/>
        </w:rPr>
        <w:t>所示</w:t>
      </w:r>
      <w:r w:rsidRPr="0065534D">
        <w:rPr>
          <w:rFonts w:hint="eastAsia"/>
          <w:sz w:val="24"/>
        </w:rPr>
        <w:t>。</w:t>
      </w:r>
    </w:p>
    <w:p w14:paraId="6F0D41CE" w14:textId="77777777" w:rsidR="00F1475D" w:rsidRDefault="00F1475D" w:rsidP="006621DD">
      <w:pPr>
        <w:wordWrap w:val="0"/>
        <w:spacing w:line="360" w:lineRule="auto"/>
        <w:jc w:val="center"/>
        <w:rPr>
          <w:sz w:val="24"/>
        </w:rPr>
      </w:pPr>
      <w:r w:rsidRPr="00905EFA">
        <w:rPr>
          <w:noProof/>
          <w:sz w:val="24"/>
        </w:rPr>
        <w:drawing>
          <wp:inline distT="0" distB="0" distL="0" distR="0" wp14:anchorId="5485D1FD" wp14:editId="6DBE27C8">
            <wp:extent cx="4390618" cy="3102762"/>
            <wp:effectExtent l="0" t="0" r="0" b="2540"/>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56"/>
                    <a:stretch>
                      <a:fillRect/>
                    </a:stretch>
                  </pic:blipFill>
                  <pic:spPr>
                    <a:xfrm>
                      <a:off x="0" y="0"/>
                      <a:ext cx="4409842" cy="3116347"/>
                    </a:xfrm>
                    <a:prstGeom prst="rect">
                      <a:avLst/>
                    </a:prstGeom>
                  </pic:spPr>
                </pic:pic>
              </a:graphicData>
            </a:graphic>
          </wp:inline>
        </w:drawing>
      </w:r>
    </w:p>
    <w:p w14:paraId="6AA25D51" w14:textId="3EAF66E7"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38</w:t>
      </w:r>
      <w:r w:rsidR="00672477">
        <w:rPr>
          <w:rFonts w:ascii="Times New Roman" w:hAnsi="Times New Roman"/>
          <w:sz w:val="21"/>
          <w:szCs w:val="21"/>
        </w:rPr>
        <w:fldChar w:fldCharType="end"/>
      </w:r>
      <w:r>
        <w:rPr>
          <w:rFonts w:ascii="Times New Roman" w:hAnsi="Times New Roman" w:hint="eastAsia"/>
          <w:sz w:val="21"/>
          <w:szCs w:val="21"/>
        </w:rPr>
        <w:t>单相有源逆变电路图</w:t>
      </w:r>
    </w:p>
    <w:p w14:paraId="71E2D267" w14:textId="77777777" w:rsidR="00F1475D" w:rsidRDefault="00F1475D" w:rsidP="006621DD">
      <w:pPr>
        <w:wordWrap w:val="0"/>
        <w:spacing w:line="360" w:lineRule="auto"/>
        <w:jc w:val="center"/>
        <w:rPr>
          <w:sz w:val="24"/>
        </w:rPr>
      </w:pPr>
      <w:r w:rsidRPr="00A02DA8">
        <w:rPr>
          <w:noProof/>
          <w:sz w:val="24"/>
        </w:rPr>
        <w:lastRenderedPageBreak/>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57"/>
                    <a:stretch>
                      <a:fillRect/>
                    </a:stretch>
                  </pic:blipFill>
                  <pic:spPr>
                    <a:xfrm>
                      <a:off x="0" y="0"/>
                      <a:ext cx="3947539" cy="1713124"/>
                    </a:xfrm>
                    <a:prstGeom prst="rect">
                      <a:avLst/>
                    </a:prstGeom>
                  </pic:spPr>
                </pic:pic>
              </a:graphicData>
            </a:graphic>
          </wp:inline>
        </w:drawing>
      </w:r>
    </w:p>
    <w:p w14:paraId="25AE9B6D" w14:textId="44AF99BC"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39</w:t>
      </w:r>
      <w:r w:rsidR="00672477">
        <w:rPr>
          <w:rFonts w:ascii="Times New Roman" w:hAnsi="Times New Roman"/>
          <w:sz w:val="21"/>
          <w:szCs w:val="21"/>
        </w:rPr>
        <w:fldChar w:fldCharType="end"/>
      </w:r>
      <w:r>
        <w:rPr>
          <w:rFonts w:ascii="Times New Roman" w:hAnsi="Times New Roman" w:hint="eastAsia"/>
          <w:sz w:val="21"/>
          <w:szCs w:val="21"/>
        </w:rPr>
        <w:t>采样电路原理图</w:t>
      </w:r>
    </w:p>
    <w:p w14:paraId="68DD21F4" w14:textId="26AA40B4" w:rsidR="005069BC" w:rsidRPr="0010565A" w:rsidRDefault="00F65E7C" w:rsidP="0010565A">
      <w:pPr>
        <w:wordWrap w:val="0"/>
        <w:spacing w:line="360" w:lineRule="auto"/>
        <w:ind w:firstLineChars="200" w:firstLine="480"/>
        <w:rPr>
          <w:sz w:val="24"/>
        </w:rPr>
      </w:pPr>
      <w:r w:rsidRPr="00F65E7C">
        <w:rPr>
          <w:rFonts w:hint="eastAsia"/>
          <w:sz w:val="24"/>
        </w:rPr>
        <w:t>由于电网交流电波形是正弦波，当</w:t>
      </w:r>
      <w:r>
        <w:rPr>
          <w:rFonts w:hint="eastAsia"/>
          <w:sz w:val="24"/>
        </w:rPr>
        <w:t>波形</w:t>
      </w:r>
      <w:r w:rsidRPr="00F65E7C">
        <w:rPr>
          <w:rFonts w:hint="eastAsia"/>
          <w:sz w:val="24"/>
        </w:rPr>
        <w:t>经过光耦</w:t>
      </w:r>
      <w:r w:rsidRPr="00F65E7C">
        <w:rPr>
          <w:rFonts w:hint="eastAsia"/>
          <w:sz w:val="24"/>
        </w:rPr>
        <w:t>PC817</w:t>
      </w:r>
      <w:r w:rsidRPr="00F65E7C">
        <w:rPr>
          <w:rFonts w:hint="eastAsia"/>
          <w:sz w:val="24"/>
        </w:rPr>
        <w:t>后，正半周部分会使得光耦内部光电二极管导通，连带内部光敏传感器导通。光耦的</w:t>
      </w:r>
      <w:r w:rsidRPr="00F65E7C">
        <w:rPr>
          <w:rFonts w:hint="eastAsia"/>
          <w:sz w:val="24"/>
        </w:rPr>
        <w:t>3</w:t>
      </w:r>
      <w:r w:rsidRPr="00F65E7C">
        <w:rPr>
          <w:rFonts w:hint="eastAsia"/>
          <w:sz w:val="24"/>
        </w:rPr>
        <w:t>，</w:t>
      </w:r>
      <w:r w:rsidRPr="00F65E7C">
        <w:rPr>
          <w:rFonts w:hint="eastAsia"/>
          <w:sz w:val="24"/>
        </w:rPr>
        <w:t>4</w:t>
      </w:r>
      <w:r w:rsidRPr="00F65E7C">
        <w:rPr>
          <w:rFonts w:hint="eastAsia"/>
          <w:sz w:val="24"/>
        </w:rPr>
        <w:t>引脚接成开漏输出，当光耦内部光敏传感器导通，</w:t>
      </w:r>
      <w:r w:rsidRPr="00F65E7C">
        <w:rPr>
          <w:rFonts w:hint="eastAsia"/>
          <w:sz w:val="24"/>
        </w:rPr>
        <w:t>PA5</w:t>
      </w:r>
      <w:r w:rsidRPr="00F65E7C">
        <w:rPr>
          <w:rFonts w:hint="eastAsia"/>
          <w:sz w:val="24"/>
        </w:rPr>
        <w:t>被拉至低电平，主控检测到下拉外部中断，自动进入计时，并根据延时时间</w:t>
      </w:r>
      <w:r w:rsidR="002F4FFE">
        <w:rPr>
          <w:rFonts w:hint="eastAsia"/>
          <w:sz w:val="24"/>
        </w:rPr>
        <w:t>给与</w:t>
      </w:r>
      <w:r w:rsidR="002F4FFE">
        <w:rPr>
          <w:rFonts w:hint="eastAsia"/>
          <w:sz w:val="24"/>
        </w:rPr>
        <w:t>PB5</w:t>
      </w:r>
      <w:r w:rsidR="002F4FFE">
        <w:rPr>
          <w:rFonts w:hint="eastAsia"/>
          <w:sz w:val="24"/>
        </w:rPr>
        <w:t>和</w:t>
      </w:r>
      <w:r w:rsidR="002F4FFE">
        <w:rPr>
          <w:rFonts w:hint="eastAsia"/>
          <w:sz w:val="24"/>
        </w:rPr>
        <w:t>PB7</w:t>
      </w:r>
      <w:r w:rsidR="002F4FFE">
        <w:rPr>
          <w:rFonts w:hint="eastAsia"/>
          <w:sz w:val="24"/>
        </w:rPr>
        <w:t>高电平，</w:t>
      </w:r>
      <w:r w:rsidR="00294AD5">
        <w:rPr>
          <w:rFonts w:hint="eastAsia"/>
          <w:sz w:val="24"/>
        </w:rPr>
        <w:t>光耦</w:t>
      </w:r>
      <w:r w:rsidR="00294AD5">
        <w:rPr>
          <w:rFonts w:hint="eastAsia"/>
          <w:sz w:val="24"/>
        </w:rPr>
        <w:t>MOC3020</w:t>
      </w:r>
      <w:r w:rsidR="002D4F08">
        <w:rPr>
          <w:rFonts w:hint="eastAsia"/>
          <w:sz w:val="24"/>
        </w:rPr>
        <w:t>开启，连接晶闸管的光耦</w:t>
      </w:r>
      <w:r w:rsidR="002D4F08">
        <w:rPr>
          <w:rFonts w:hint="eastAsia"/>
          <w:sz w:val="24"/>
        </w:rPr>
        <w:t>3</w:t>
      </w:r>
      <w:r w:rsidR="002D4F08">
        <w:rPr>
          <w:rFonts w:hint="eastAsia"/>
          <w:sz w:val="24"/>
        </w:rPr>
        <w:t>引脚和</w:t>
      </w:r>
      <w:r w:rsidR="002D4F08">
        <w:rPr>
          <w:rFonts w:hint="eastAsia"/>
          <w:sz w:val="24"/>
        </w:rPr>
        <w:t>6</w:t>
      </w:r>
      <w:r w:rsidR="002D4F08">
        <w:rPr>
          <w:rFonts w:hint="eastAsia"/>
          <w:sz w:val="24"/>
        </w:rPr>
        <w:t>引脚打开，</w:t>
      </w:r>
      <w:r w:rsidRPr="00F65E7C">
        <w:rPr>
          <w:rFonts w:hint="eastAsia"/>
          <w:sz w:val="24"/>
        </w:rPr>
        <w:t>1</w:t>
      </w:r>
      <w:r w:rsidRPr="00F65E7C">
        <w:rPr>
          <w:rFonts w:hint="eastAsia"/>
          <w:sz w:val="24"/>
        </w:rPr>
        <w:t>，</w:t>
      </w:r>
      <w:r w:rsidRPr="00F65E7C">
        <w:rPr>
          <w:rFonts w:hint="eastAsia"/>
          <w:sz w:val="24"/>
        </w:rPr>
        <w:t>3</w:t>
      </w:r>
      <w:r w:rsidRPr="00F65E7C">
        <w:rPr>
          <w:rFonts w:hint="eastAsia"/>
          <w:sz w:val="24"/>
        </w:rPr>
        <w:t>晶闸管</w:t>
      </w:r>
      <w:r w:rsidR="002D4F08">
        <w:rPr>
          <w:rFonts w:hint="eastAsia"/>
          <w:sz w:val="24"/>
        </w:rPr>
        <w:t>导通</w:t>
      </w:r>
      <w:r w:rsidR="0010565A">
        <w:rPr>
          <w:rFonts w:hint="eastAsia"/>
          <w:sz w:val="24"/>
        </w:rPr>
        <w:t>。由于晶闸管导通后不需要</w:t>
      </w:r>
      <w:r w:rsidR="009B79EC">
        <w:rPr>
          <w:rFonts w:hint="eastAsia"/>
          <w:sz w:val="24"/>
        </w:rPr>
        <w:t>门极电压维持也可以一直导通，所以</w:t>
      </w:r>
      <w:r w:rsidR="00E62311">
        <w:rPr>
          <w:rFonts w:hint="eastAsia"/>
          <w:sz w:val="24"/>
        </w:rPr>
        <w:t>PB5</w:t>
      </w:r>
      <w:r w:rsidR="00E62311">
        <w:rPr>
          <w:rFonts w:hint="eastAsia"/>
          <w:sz w:val="24"/>
        </w:rPr>
        <w:t>和</w:t>
      </w:r>
      <w:r w:rsidR="00E62311">
        <w:rPr>
          <w:rFonts w:hint="eastAsia"/>
          <w:sz w:val="24"/>
        </w:rPr>
        <w:t>PB7</w:t>
      </w:r>
      <w:r w:rsidR="00E62311">
        <w:rPr>
          <w:rFonts w:hint="eastAsia"/>
          <w:sz w:val="24"/>
        </w:rPr>
        <w:t>恢复低电平</w:t>
      </w:r>
      <w:r w:rsidRPr="00F65E7C">
        <w:rPr>
          <w:rFonts w:hint="eastAsia"/>
          <w:sz w:val="24"/>
        </w:rPr>
        <w:t>。负半周部分会使光耦</w:t>
      </w:r>
      <w:r w:rsidR="00DB71EB" w:rsidRPr="00F65E7C">
        <w:rPr>
          <w:rFonts w:hint="eastAsia"/>
          <w:sz w:val="24"/>
        </w:rPr>
        <w:t>PC817</w:t>
      </w:r>
      <w:r w:rsidRPr="00F65E7C">
        <w:rPr>
          <w:rFonts w:hint="eastAsia"/>
          <w:sz w:val="24"/>
        </w:rPr>
        <w:t>内部二极管关断，此时由于开漏电路原因，</w:t>
      </w:r>
      <w:r w:rsidRPr="00F65E7C">
        <w:rPr>
          <w:rFonts w:hint="eastAsia"/>
          <w:sz w:val="24"/>
        </w:rPr>
        <w:t>PA5</w:t>
      </w:r>
      <w:r w:rsidRPr="00F65E7C">
        <w:rPr>
          <w:rFonts w:hint="eastAsia"/>
          <w:sz w:val="24"/>
        </w:rPr>
        <w:t>会被拉至高电平，主控检测到上拉外部中断，自动进入计时，并根据延时时间</w:t>
      </w:r>
      <w:r w:rsidR="00E62311">
        <w:rPr>
          <w:rFonts w:hint="eastAsia"/>
          <w:sz w:val="24"/>
        </w:rPr>
        <w:t>给与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高电平，</w:t>
      </w:r>
      <w:r w:rsidRPr="00F65E7C">
        <w:rPr>
          <w:rFonts w:hint="eastAsia"/>
          <w:sz w:val="24"/>
        </w:rPr>
        <w:t>导通</w:t>
      </w:r>
      <w:r w:rsidRPr="00F65E7C">
        <w:rPr>
          <w:rFonts w:hint="eastAsia"/>
          <w:sz w:val="24"/>
        </w:rPr>
        <w:t>2</w:t>
      </w:r>
      <w:r w:rsidRPr="00F65E7C">
        <w:rPr>
          <w:rFonts w:hint="eastAsia"/>
          <w:sz w:val="24"/>
        </w:rPr>
        <w:t>，</w:t>
      </w:r>
      <w:r w:rsidRPr="00F65E7C">
        <w:rPr>
          <w:rFonts w:hint="eastAsia"/>
          <w:sz w:val="24"/>
        </w:rPr>
        <w:t>4</w:t>
      </w:r>
      <w:r w:rsidRPr="00F65E7C">
        <w:rPr>
          <w:rFonts w:hint="eastAsia"/>
          <w:sz w:val="24"/>
        </w:rPr>
        <w:t>晶闸管</w:t>
      </w:r>
      <w:r w:rsidR="00E62311">
        <w:rPr>
          <w:rFonts w:hint="eastAsia"/>
          <w:sz w:val="24"/>
        </w:rPr>
        <w:t>，随后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恢复低电平</w:t>
      </w:r>
      <w:r w:rsidRPr="00F65E7C">
        <w:rPr>
          <w:rFonts w:hint="eastAsia"/>
          <w:sz w:val="24"/>
        </w:rPr>
        <w:t>。</w:t>
      </w:r>
    </w:p>
    <w:p w14:paraId="0A8C9C6E" w14:textId="35DA2F0F" w:rsidR="00F1475D" w:rsidRDefault="00F1475D" w:rsidP="006621DD">
      <w:pPr>
        <w:wordWrap w:val="0"/>
        <w:spacing w:beforeLines="50" w:before="156" w:afterLines="50" w:after="156" w:line="360" w:lineRule="auto"/>
        <w:outlineLvl w:val="1"/>
        <w:rPr>
          <w:rFonts w:eastAsia="黑体"/>
          <w:sz w:val="24"/>
        </w:rPr>
      </w:pPr>
      <w:bookmarkStart w:id="87" w:name="_Toc198501320"/>
      <w:r w:rsidRPr="00CD6AF6">
        <w:rPr>
          <w:rFonts w:eastAsia="黑体" w:hint="eastAsia"/>
          <w:sz w:val="28"/>
          <w:szCs w:val="28"/>
        </w:rPr>
        <w:t>3</w:t>
      </w:r>
      <w:r>
        <w:rPr>
          <w:rFonts w:eastAsia="黑体" w:hint="eastAsia"/>
          <w:sz w:val="28"/>
          <w:szCs w:val="28"/>
        </w:rPr>
        <w:t>.</w:t>
      </w:r>
      <w:r w:rsidR="00D277E2">
        <w:rPr>
          <w:rFonts w:eastAsia="黑体" w:hint="eastAsia"/>
          <w:sz w:val="28"/>
          <w:szCs w:val="28"/>
        </w:rPr>
        <w:t>20</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bookmarkEnd w:id="87"/>
    </w:p>
    <w:p w14:paraId="4F59D9F0" w14:textId="743D4B14" w:rsidR="00F1475D" w:rsidRDefault="00F1475D" w:rsidP="006621DD">
      <w:pPr>
        <w:wordWrap w:val="0"/>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。太阳能发电板逆变产生的是单相电，采用了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40</w:t>
      </w:r>
      <w:r w:rsidR="00607453" w:rsidRPr="00607453">
        <w:rPr>
          <w:sz w:val="24"/>
        </w:rPr>
        <w:fldChar w:fldCharType="end"/>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27C8DF30" w:rsidR="00F1475D" w:rsidRDefault="00C605DE" w:rsidP="006621DD">
      <w:pPr>
        <w:wordWrap w:val="0"/>
        <w:spacing w:line="360" w:lineRule="auto"/>
        <w:jc w:val="center"/>
        <w:rPr>
          <w:sz w:val="24"/>
        </w:rPr>
      </w:pPr>
      <w:r>
        <w:rPr>
          <w:noProof/>
          <w:sz w:val="24"/>
        </w:rPr>
        <w:lastRenderedPageBreak/>
        <w:drawing>
          <wp:inline distT="0" distB="0" distL="0" distR="0" wp14:anchorId="64AC3992" wp14:editId="37EB9FFF">
            <wp:extent cx="4747564" cy="3420592"/>
            <wp:effectExtent l="0" t="0" r="0" b="8890"/>
            <wp:docPr id="827906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1372" cy="3423335"/>
                    </a:xfrm>
                    <a:prstGeom prst="rect">
                      <a:avLst/>
                    </a:prstGeom>
                    <a:noFill/>
                    <a:ln>
                      <a:noFill/>
                    </a:ln>
                  </pic:spPr>
                </pic:pic>
              </a:graphicData>
            </a:graphic>
          </wp:inline>
        </w:drawing>
      </w:r>
    </w:p>
    <w:p w14:paraId="45734200" w14:textId="07B9BB02"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40</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2CE05611" w14:textId="3B8B0013" w:rsidR="00C76B01" w:rsidRDefault="00A30B51" w:rsidP="005D6973">
      <w:pPr>
        <w:wordWrap w:val="0"/>
        <w:spacing w:line="360" w:lineRule="auto"/>
        <w:ind w:firstLineChars="200" w:firstLine="480"/>
        <w:rPr>
          <w:sz w:val="24"/>
        </w:rPr>
      </w:pPr>
      <w:r w:rsidRPr="00A30B51">
        <w:rPr>
          <w:rFonts w:hint="eastAsia"/>
          <w:sz w:val="24"/>
        </w:rPr>
        <w:t>该模块配备了一个简单的</w:t>
      </w:r>
      <w:r w:rsidRPr="00A30B51">
        <w:rPr>
          <w:rFonts w:hint="eastAsia"/>
          <w:sz w:val="24"/>
        </w:rPr>
        <w:t>UART</w:t>
      </w:r>
      <w:r w:rsidRPr="00A30B51">
        <w:rPr>
          <w:rFonts w:hint="eastAsia"/>
          <w:sz w:val="24"/>
        </w:rPr>
        <w:t>接口，采用异步串行通信方式，并通过两个单向引脚进行数据传输。该接口以固定的</w:t>
      </w:r>
      <w:r w:rsidRPr="00A30B51">
        <w:rPr>
          <w:rFonts w:hint="eastAsia"/>
          <w:sz w:val="24"/>
        </w:rPr>
        <w:t>4800bps</w:t>
      </w:r>
      <w:r w:rsidRPr="00A30B51">
        <w:rPr>
          <w:rFonts w:hint="eastAsia"/>
          <w:sz w:val="24"/>
        </w:rPr>
        <w:t>波特率运行，发送数据的时间间隔为</w:t>
      </w:r>
      <w:r w:rsidRPr="00A30B51">
        <w:rPr>
          <w:rFonts w:hint="eastAsia"/>
          <w:sz w:val="24"/>
        </w:rPr>
        <w:t>50</w:t>
      </w:r>
      <w:r w:rsidR="00EA24D6">
        <w:rPr>
          <w:rFonts w:hint="eastAsia"/>
          <w:sz w:val="24"/>
        </w:rPr>
        <w:t>ms</w:t>
      </w:r>
      <w:r w:rsidRPr="00A30B51">
        <w:rPr>
          <w:rFonts w:hint="eastAsia"/>
          <w:sz w:val="24"/>
        </w:rPr>
        <w:t>，非常适合低速设计。</w:t>
      </w:r>
    </w:p>
    <w:p w14:paraId="0811BFF1" w14:textId="77777777" w:rsidR="00C76B01" w:rsidRDefault="00C76B01" w:rsidP="005D6973">
      <w:pPr>
        <w:wordWrap w:val="0"/>
        <w:spacing w:line="360" w:lineRule="auto"/>
        <w:ind w:firstLineChars="200" w:firstLine="480"/>
        <w:rPr>
          <w:sz w:val="24"/>
        </w:rPr>
      </w:pPr>
      <w:r>
        <w:rPr>
          <w:rFonts w:hint="eastAsia"/>
          <w:sz w:val="24"/>
        </w:rPr>
        <w:t>芯片</w:t>
      </w:r>
      <w:r w:rsidR="00A30B51" w:rsidRPr="00A30B51">
        <w:rPr>
          <w:rFonts w:hint="eastAsia"/>
          <w:sz w:val="24"/>
        </w:rPr>
        <w:t>每次发送的数据量为</w:t>
      </w:r>
      <w:r w:rsidR="00A30B51" w:rsidRPr="00A30B51">
        <w:rPr>
          <w:rFonts w:hint="eastAsia"/>
          <w:sz w:val="24"/>
        </w:rPr>
        <w:t xml:space="preserve"> 24 </w:t>
      </w:r>
      <w:r w:rsidR="00A30B51" w:rsidRPr="00A30B51">
        <w:rPr>
          <w:rFonts w:hint="eastAsia"/>
          <w:sz w:val="24"/>
        </w:rPr>
        <w:t>字节，数据从寄存器</w:t>
      </w:r>
      <w:r w:rsidR="00A30B51" w:rsidRPr="00A30B51">
        <w:rPr>
          <w:rFonts w:hint="eastAsia"/>
          <w:sz w:val="24"/>
        </w:rPr>
        <w:t xml:space="preserve"> 1</w:t>
      </w:r>
      <w:r w:rsidR="00A30B51" w:rsidRPr="00A30B51">
        <w:rPr>
          <w:rFonts w:hint="eastAsia"/>
          <w:sz w:val="24"/>
        </w:rPr>
        <w:t>（</w:t>
      </w:r>
      <w:r w:rsidR="00A30B51" w:rsidRPr="00A30B51">
        <w:rPr>
          <w:rFonts w:hint="eastAsia"/>
          <w:sz w:val="24"/>
        </w:rPr>
        <w:t>StateREG</w:t>
      </w:r>
      <w:r w:rsidR="00A30B51" w:rsidRPr="00A30B51">
        <w:rPr>
          <w:rFonts w:hint="eastAsia"/>
          <w:sz w:val="24"/>
        </w:rPr>
        <w:t>）开始发送，到寄存器</w:t>
      </w:r>
      <w:r w:rsidR="00A30B51" w:rsidRPr="00A30B51">
        <w:rPr>
          <w:rFonts w:hint="eastAsia"/>
          <w:sz w:val="24"/>
        </w:rPr>
        <w:t xml:space="preserve"> 11</w:t>
      </w:r>
      <w:r w:rsidR="00A30B51" w:rsidRPr="00A30B51">
        <w:rPr>
          <w:rFonts w:hint="eastAsia"/>
          <w:sz w:val="24"/>
        </w:rPr>
        <w:t>（</w:t>
      </w:r>
      <w:r w:rsidR="00A30B51" w:rsidRPr="00A30B51">
        <w:rPr>
          <w:rFonts w:hint="eastAsia"/>
          <w:sz w:val="24"/>
        </w:rPr>
        <w:t>CheckSumREG</w:t>
      </w:r>
      <w:r w:rsidR="00A30B51" w:rsidRPr="00A30B51">
        <w:rPr>
          <w:rFonts w:hint="eastAsia"/>
          <w:sz w:val="24"/>
        </w:rPr>
        <w:t>）结束，共包含</w:t>
      </w:r>
      <w:r w:rsidR="00A30B51" w:rsidRPr="00A30B51">
        <w:rPr>
          <w:rFonts w:hint="eastAsia"/>
          <w:sz w:val="24"/>
        </w:rPr>
        <w:t xml:space="preserve"> 11 </w:t>
      </w:r>
      <w:r w:rsidR="00A30B51" w:rsidRPr="00A30B51">
        <w:rPr>
          <w:rFonts w:hint="eastAsia"/>
          <w:sz w:val="24"/>
        </w:rPr>
        <w:t>个寄存器的数据。</w:t>
      </w:r>
      <w:r w:rsidR="009620B2">
        <w:rPr>
          <w:rFonts w:hint="eastAsia"/>
          <w:sz w:val="24"/>
        </w:rPr>
        <w:t>例如，当模块工作稳定后，串口会稳定发送：</w:t>
      </w:r>
      <w:r w:rsidR="00231AFA" w:rsidRPr="00231AFA">
        <w:rPr>
          <w:sz w:val="24"/>
        </w:rPr>
        <w:t>F2 5A 02</w:t>
      </w:r>
      <w:r w:rsidR="00231AFA">
        <w:rPr>
          <w:rFonts w:hint="eastAsia"/>
          <w:sz w:val="24"/>
        </w:rPr>
        <w:t xml:space="preserve"> </w:t>
      </w:r>
      <w:r w:rsidR="00231AFA" w:rsidRPr="00231AFA">
        <w:rPr>
          <w:sz w:val="24"/>
        </w:rPr>
        <w:t>CD</w:t>
      </w:r>
      <w:r w:rsidR="00231AFA">
        <w:rPr>
          <w:rFonts w:hint="eastAsia"/>
          <w:sz w:val="24"/>
        </w:rPr>
        <w:t xml:space="preserve"> </w:t>
      </w:r>
      <w:r w:rsidR="00231AFA" w:rsidRPr="00231AFA">
        <w:rPr>
          <w:sz w:val="24"/>
        </w:rPr>
        <w:t>30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48</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3C</w:t>
      </w:r>
      <w:r w:rsidR="00231AFA">
        <w:rPr>
          <w:rFonts w:hint="eastAsia"/>
          <w:sz w:val="24"/>
        </w:rPr>
        <w:t xml:space="preserve"> </w:t>
      </w:r>
      <w:r w:rsidR="00231AFA" w:rsidRPr="00231AFA">
        <w:rPr>
          <w:sz w:val="24"/>
        </w:rPr>
        <w:t>F0</w:t>
      </w:r>
      <w:r w:rsidR="00231AFA">
        <w:rPr>
          <w:rFonts w:hint="eastAsia"/>
          <w:sz w:val="24"/>
        </w:rPr>
        <w:t xml:space="preserve"> </w:t>
      </w:r>
      <w:r w:rsidR="00231AFA" w:rsidRPr="00231AFA">
        <w:rPr>
          <w:sz w:val="24"/>
        </w:rPr>
        <w:t>03</w:t>
      </w:r>
      <w:r w:rsidR="00231AFA">
        <w:rPr>
          <w:rFonts w:hint="eastAsia"/>
          <w:sz w:val="24"/>
        </w:rPr>
        <w:t xml:space="preserve"> </w:t>
      </w:r>
      <w:r w:rsidR="00231AFA" w:rsidRPr="00231AFA">
        <w:rPr>
          <w:sz w:val="24"/>
        </w:rPr>
        <w:t>BD</w:t>
      </w:r>
      <w:r w:rsidR="00231AFA">
        <w:rPr>
          <w:rFonts w:hint="eastAsia"/>
          <w:sz w:val="24"/>
        </w:rPr>
        <w:t xml:space="preserve"> </w:t>
      </w:r>
      <w:r w:rsidR="00231AFA" w:rsidRPr="00231AFA">
        <w:rPr>
          <w:sz w:val="24"/>
        </w:rPr>
        <w:t>E5</w:t>
      </w:r>
      <w:r w:rsidR="00231AFA">
        <w:rPr>
          <w:rFonts w:hint="eastAsia"/>
          <w:sz w:val="24"/>
        </w:rPr>
        <w:t xml:space="preserve"> </w:t>
      </w:r>
      <w:r w:rsidR="00231AFA" w:rsidRPr="00231AFA">
        <w:rPr>
          <w:sz w:val="24"/>
        </w:rPr>
        <w:t>4C</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E0</w:t>
      </w:r>
      <w:r w:rsidR="00231AFA">
        <w:rPr>
          <w:rFonts w:hint="eastAsia"/>
          <w:sz w:val="24"/>
        </w:rPr>
        <w:t xml:space="preserve"> </w:t>
      </w:r>
      <w:r w:rsidR="00231AFA" w:rsidRPr="00231AFA">
        <w:rPr>
          <w:sz w:val="24"/>
        </w:rPr>
        <w:t>4F</w:t>
      </w:r>
      <w:r w:rsidR="00231AFA">
        <w:rPr>
          <w:rFonts w:hint="eastAsia"/>
          <w:sz w:val="24"/>
        </w:rPr>
        <w:t xml:space="preserve"> </w:t>
      </w:r>
      <w:r w:rsidR="00231AFA" w:rsidRPr="00231AFA">
        <w:rPr>
          <w:sz w:val="24"/>
        </w:rPr>
        <w:t>AE</w:t>
      </w:r>
      <w:r w:rsidR="00231AFA">
        <w:rPr>
          <w:rFonts w:hint="eastAsia"/>
          <w:sz w:val="24"/>
        </w:rPr>
        <w:t xml:space="preserve"> </w:t>
      </w:r>
      <w:r w:rsidR="00231AFA" w:rsidRPr="00231AFA">
        <w:rPr>
          <w:sz w:val="24"/>
        </w:rPr>
        <w:t>02</w:t>
      </w:r>
      <w:r w:rsidR="00231AFA">
        <w:rPr>
          <w:rFonts w:hint="eastAsia"/>
          <w:sz w:val="24"/>
        </w:rPr>
        <w:t xml:space="preserve"> </w:t>
      </w:r>
      <w:r w:rsidR="00231AFA" w:rsidRPr="00231AFA">
        <w:rPr>
          <w:sz w:val="24"/>
        </w:rPr>
        <w:t>61</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5E</w:t>
      </w:r>
      <w:r w:rsidR="00826557">
        <w:rPr>
          <w:rFonts w:hint="eastAsia"/>
          <w:sz w:val="24"/>
        </w:rPr>
        <w:t>。</w:t>
      </w:r>
    </w:p>
    <w:p w14:paraId="2DE6C984" w14:textId="27B10E99" w:rsidR="00C76B01" w:rsidRDefault="00826557" w:rsidP="005D6973">
      <w:pPr>
        <w:wordWrap w:val="0"/>
        <w:spacing w:line="360" w:lineRule="auto"/>
        <w:ind w:firstLineChars="200" w:firstLine="480"/>
        <w:rPr>
          <w:sz w:val="24"/>
        </w:rPr>
      </w:pPr>
      <w:r>
        <w:rPr>
          <w:rFonts w:hint="eastAsia"/>
          <w:sz w:val="24"/>
        </w:rPr>
        <w:t>其中</w:t>
      </w:r>
      <w:r w:rsidR="00C523BD" w:rsidRPr="00C523BD">
        <w:rPr>
          <w:sz w:val="24"/>
        </w:rPr>
        <w:t>F2</w:t>
      </w:r>
      <w:r w:rsidR="00C523BD" w:rsidRPr="00C523BD">
        <w:rPr>
          <w:sz w:val="24"/>
        </w:rPr>
        <w:t>表示状态寄存器的值</w:t>
      </w:r>
      <w:r w:rsidR="00C523BD">
        <w:rPr>
          <w:rFonts w:hint="eastAsia"/>
          <w:sz w:val="24"/>
        </w:rPr>
        <w:t>，</w:t>
      </w:r>
      <w:r w:rsidR="00C523BD" w:rsidRPr="00C523BD">
        <w:rPr>
          <w:sz w:val="24"/>
        </w:rPr>
        <w:t>5A</w:t>
      </w:r>
      <w:r w:rsidR="00C523BD" w:rsidRPr="00C523BD">
        <w:rPr>
          <w:sz w:val="24"/>
        </w:rPr>
        <w:t>表示检测寄存器的值</w:t>
      </w:r>
      <w:r w:rsidR="00C523BD">
        <w:rPr>
          <w:rFonts w:hint="eastAsia"/>
          <w:sz w:val="24"/>
        </w:rPr>
        <w:t>，</w:t>
      </w:r>
      <w:r w:rsidR="00C523BD" w:rsidRPr="00C523BD">
        <w:rPr>
          <w:sz w:val="24"/>
        </w:rPr>
        <w:t>02 CD</w:t>
      </w:r>
      <w:r w:rsidR="00C523BD">
        <w:rPr>
          <w:rFonts w:hint="eastAsia"/>
          <w:sz w:val="24"/>
        </w:rPr>
        <w:t xml:space="preserve"> </w:t>
      </w:r>
      <w:r w:rsidR="00C523BD" w:rsidRPr="00C523BD">
        <w:rPr>
          <w:sz w:val="24"/>
        </w:rPr>
        <w:t>30</w:t>
      </w:r>
      <w:r w:rsidR="00C523BD" w:rsidRPr="00C523BD">
        <w:rPr>
          <w:sz w:val="24"/>
        </w:rPr>
        <w:t>表示电压参数寄存器的值</w:t>
      </w:r>
      <w:r w:rsidR="00C523BD">
        <w:rPr>
          <w:rFonts w:hint="eastAsia"/>
          <w:sz w:val="24"/>
        </w:rPr>
        <w:t>，</w:t>
      </w:r>
      <w:r w:rsidR="00C523BD" w:rsidRPr="00C523BD">
        <w:rPr>
          <w:sz w:val="24"/>
        </w:rPr>
        <w:t>06 D7</w:t>
      </w:r>
      <w:r w:rsidR="00C523BD">
        <w:rPr>
          <w:rFonts w:hint="eastAsia"/>
          <w:sz w:val="24"/>
        </w:rPr>
        <w:t xml:space="preserve"> </w:t>
      </w:r>
      <w:r w:rsidR="00C523BD" w:rsidRPr="00C523BD">
        <w:rPr>
          <w:sz w:val="24"/>
        </w:rPr>
        <w:t>48</w:t>
      </w:r>
      <w:r w:rsidR="00C523BD" w:rsidRPr="00C523BD">
        <w:rPr>
          <w:sz w:val="24"/>
        </w:rPr>
        <w:t>表示电压寄存器的值</w:t>
      </w:r>
      <w:r w:rsidR="00C523BD">
        <w:rPr>
          <w:rFonts w:hint="eastAsia"/>
          <w:sz w:val="24"/>
        </w:rPr>
        <w:t>，</w:t>
      </w:r>
      <w:r w:rsidR="00C523BD" w:rsidRPr="00C523BD">
        <w:rPr>
          <w:sz w:val="24"/>
        </w:rPr>
        <w:t>00 3C F0</w:t>
      </w:r>
      <w:r w:rsidR="00C523BD" w:rsidRPr="00C523BD">
        <w:rPr>
          <w:sz w:val="24"/>
        </w:rPr>
        <w:t>表示电流参数寄存器的值</w:t>
      </w:r>
      <w:r w:rsidR="00C523BD">
        <w:rPr>
          <w:rFonts w:hint="eastAsia"/>
          <w:sz w:val="24"/>
        </w:rPr>
        <w:t>，</w:t>
      </w:r>
      <w:r w:rsidR="00C523BD" w:rsidRPr="00C523BD">
        <w:rPr>
          <w:sz w:val="24"/>
        </w:rPr>
        <w:t>03 BD E5</w:t>
      </w:r>
      <w:r w:rsidR="00C523BD" w:rsidRPr="00C523BD">
        <w:rPr>
          <w:sz w:val="24"/>
        </w:rPr>
        <w:t>表示电流寄存器的值</w:t>
      </w:r>
      <w:r w:rsidR="00C523BD">
        <w:rPr>
          <w:rFonts w:hint="eastAsia"/>
          <w:sz w:val="24"/>
        </w:rPr>
        <w:t>，</w:t>
      </w:r>
      <w:r w:rsidR="00C523BD" w:rsidRPr="00C523BD">
        <w:rPr>
          <w:sz w:val="24"/>
        </w:rPr>
        <w:t>4C D7</w:t>
      </w:r>
      <w:r w:rsidR="00C523BD">
        <w:rPr>
          <w:rFonts w:hint="eastAsia"/>
          <w:sz w:val="24"/>
        </w:rPr>
        <w:t xml:space="preserve"> </w:t>
      </w:r>
      <w:r w:rsidR="00C523BD" w:rsidRPr="00C523BD">
        <w:rPr>
          <w:sz w:val="24"/>
        </w:rPr>
        <w:t>E0</w:t>
      </w:r>
      <w:r w:rsidR="00C523BD" w:rsidRPr="00C523BD">
        <w:rPr>
          <w:sz w:val="24"/>
        </w:rPr>
        <w:t>表示功率参数寄存器的值</w:t>
      </w:r>
      <w:r w:rsidR="00C523BD">
        <w:rPr>
          <w:rFonts w:hint="eastAsia"/>
          <w:sz w:val="24"/>
        </w:rPr>
        <w:t>，</w:t>
      </w:r>
      <w:r w:rsidR="00C523BD" w:rsidRPr="00C523BD">
        <w:rPr>
          <w:sz w:val="24"/>
        </w:rPr>
        <w:t>4F AE 02</w:t>
      </w:r>
      <w:r w:rsidR="00C523BD" w:rsidRPr="00C523BD">
        <w:rPr>
          <w:sz w:val="24"/>
        </w:rPr>
        <w:t>表示功率寄存器的值</w:t>
      </w:r>
      <w:r w:rsidR="00C523BD">
        <w:rPr>
          <w:rFonts w:hint="eastAsia"/>
          <w:sz w:val="24"/>
        </w:rPr>
        <w:t>，</w:t>
      </w:r>
      <w:r w:rsidR="00C523BD" w:rsidRPr="00C523BD">
        <w:rPr>
          <w:sz w:val="24"/>
        </w:rPr>
        <w:t>61</w:t>
      </w:r>
      <w:r w:rsidR="00C523BD" w:rsidRPr="00C523BD">
        <w:rPr>
          <w:sz w:val="24"/>
        </w:rPr>
        <w:t>表示数据更新寄存器的值</w:t>
      </w:r>
      <w:r w:rsidR="00C523BD" w:rsidRPr="00C523BD">
        <w:rPr>
          <w:sz w:val="24"/>
        </w:rPr>
        <w:t>00 06</w:t>
      </w:r>
      <w:r w:rsidR="00C523BD" w:rsidRPr="00C523BD">
        <w:rPr>
          <w:sz w:val="24"/>
        </w:rPr>
        <w:t>表示</w:t>
      </w:r>
      <w:r w:rsidR="00C523BD" w:rsidRPr="00C523BD">
        <w:rPr>
          <w:sz w:val="24"/>
        </w:rPr>
        <w:t>PF</w:t>
      </w:r>
      <w:r w:rsidR="000873FC">
        <w:rPr>
          <w:rFonts w:hint="eastAsia"/>
          <w:sz w:val="24"/>
        </w:rPr>
        <w:t>脉冲</w:t>
      </w:r>
      <w:r w:rsidR="00C523BD" w:rsidRPr="00C523BD">
        <w:rPr>
          <w:sz w:val="24"/>
        </w:rPr>
        <w:t>寄存器的值</w:t>
      </w:r>
      <w:r w:rsidR="005E211C">
        <w:rPr>
          <w:rFonts w:hint="eastAsia"/>
          <w:sz w:val="24"/>
        </w:rPr>
        <w:t>，用于计算电功率</w:t>
      </w:r>
      <w:r w:rsidR="00C523BD">
        <w:rPr>
          <w:rFonts w:hint="eastAsia"/>
          <w:sz w:val="24"/>
        </w:rPr>
        <w:t>，</w:t>
      </w:r>
      <w:r w:rsidR="00C523BD" w:rsidRPr="00C523BD">
        <w:rPr>
          <w:sz w:val="24"/>
        </w:rPr>
        <w:t>5E</w:t>
      </w:r>
      <w:r w:rsidR="00C523BD" w:rsidRPr="00C523BD">
        <w:rPr>
          <w:sz w:val="24"/>
        </w:rPr>
        <w:t>表示校验和寄存器的值</w:t>
      </w:r>
      <w:r w:rsidR="00C523BD">
        <w:rPr>
          <w:rFonts w:hint="eastAsia"/>
          <w:sz w:val="24"/>
        </w:rPr>
        <w:t>。</w:t>
      </w:r>
    </w:p>
    <w:p w14:paraId="7FB6CD16" w14:textId="661582EC" w:rsidR="002551E7" w:rsidRPr="00700CED" w:rsidRDefault="00D47E1E" w:rsidP="00700CED">
      <w:pPr>
        <w:wordWrap w:val="0"/>
        <w:spacing w:line="360" w:lineRule="auto"/>
        <w:ind w:firstLineChars="200" w:firstLine="480"/>
        <w:rPr>
          <w:sz w:val="24"/>
        </w:rPr>
      </w:pPr>
      <w:r>
        <w:rPr>
          <w:rFonts w:hint="eastAsia"/>
          <w:sz w:val="24"/>
        </w:rPr>
        <w:t>当</w:t>
      </w:r>
      <w:r w:rsidR="00F96405">
        <w:rPr>
          <w:rFonts w:hint="eastAsia"/>
          <w:sz w:val="24"/>
        </w:rPr>
        <w:t>单片机串口接收数据</w:t>
      </w:r>
      <w:r w:rsidR="00C523BD" w:rsidRPr="00C523BD">
        <w:rPr>
          <w:sz w:val="24"/>
        </w:rPr>
        <w:t>后</w:t>
      </w:r>
      <w:r w:rsidR="001216A4">
        <w:rPr>
          <w:rFonts w:hint="eastAsia"/>
          <w:sz w:val="24"/>
        </w:rPr>
        <w:t>，</w:t>
      </w:r>
      <w:r w:rsidR="00F96405">
        <w:rPr>
          <w:rFonts w:hint="eastAsia"/>
          <w:sz w:val="24"/>
        </w:rPr>
        <w:t>会</w:t>
      </w:r>
      <w:r w:rsidR="00C523BD" w:rsidRPr="00C523BD">
        <w:rPr>
          <w:sz w:val="24"/>
        </w:rPr>
        <w:t>根据上面的</w:t>
      </w:r>
      <w:r w:rsidR="00F96405">
        <w:rPr>
          <w:rFonts w:hint="eastAsia"/>
          <w:sz w:val="24"/>
        </w:rPr>
        <w:t>数据</w:t>
      </w:r>
      <w:r w:rsidR="001216A4">
        <w:rPr>
          <w:rFonts w:hint="eastAsia"/>
          <w:sz w:val="24"/>
        </w:rPr>
        <w:t>判断检测是否可信，只有状态寄存器是</w:t>
      </w:r>
      <w:r w:rsidR="001216A4">
        <w:rPr>
          <w:rFonts w:hint="eastAsia"/>
          <w:sz w:val="24"/>
        </w:rPr>
        <w:t>F2</w:t>
      </w:r>
      <w:r w:rsidR="001216A4">
        <w:rPr>
          <w:rFonts w:hint="eastAsia"/>
          <w:sz w:val="24"/>
        </w:rPr>
        <w:t>，</w:t>
      </w:r>
      <w:r w:rsidR="00CD5921">
        <w:rPr>
          <w:rFonts w:hint="eastAsia"/>
          <w:sz w:val="24"/>
        </w:rPr>
        <w:t>检测寄存器是</w:t>
      </w:r>
      <w:r w:rsidR="00CD5921">
        <w:rPr>
          <w:rFonts w:hint="eastAsia"/>
          <w:sz w:val="24"/>
        </w:rPr>
        <w:t>5A</w:t>
      </w:r>
      <w:r w:rsidR="00CD5921">
        <w:rPr>
          <w:rFonts w:hint="eastAsia"/>
          <w:sz w:val="24"/>
        </w:rPr>
        <w:t>时，</w:t>
      </w:r>
      <w:r w:rsidR="007B54DF">
        <w:rPr>
          <w:rFonts w:hint="eastAsia"/>
          <w:sz w:val="24"/>
        </w:rPr>
        <w:t>单片机</w:t>
      </w:r>
      <w:r w:rsidR="00CD5921">
        <w:rPr>
          <w:rFonts w:hint="eastAsia"/>
          <w:sz w:val="24"/>
        </w:rPr>
        <w:t>认为数据可靠，进而</w:t>
      </w:r>
      <w:r w:rsidR="00C523BD" w:rsidRPr="00C523BD">
        <w:rPr>
          <w:sz w:val="24"/>
        </w:rPr>
        <w:t>计算出相应测量值。</w:t>
      </w:r>
      <w:r w:rsidR="003B745B">
        <w:rPr>
          <w:rFonts w:hint="eastAsia"/>
          <w:sz w:val="24"/>
        </w:rPr>
        <w:t>其中有效电压计算公式见式</w:t>
      </w:r>
      <w:r w:rsidR="00E334A9">
        <w:rPr>
          <w:rFonts w:hint="eastAsia"/>
          <w:sz w:val="24"/>
        </w:rPr>
        <w:t>（</w:t>
      </w:r>
      <w:r w:rsidR="00E23E87">
        <w:rPr>
          <w:rFonts w:hint="eastAsia"/>
          <w:sz w:val="24"/>
        </w:rPr>
        <w:t>3.4</w:t>
      </w:r>
      <w:r w:rsidR="00E334A9">
        <w:rPr>
          <w:rFonts w:hint="eastAsia"/>
          <w:sz w:val="24"/>
        </w:rPr>
        <w:t>）</w:t>
      </w:r>
      <w:r w:rsidR="00DB23EC">
        <w:rPr>
          <w:rFonts w:hint="eastAsia"/>
          <w:sz w:val="24"/>
        </w:rPr>
        <w:t>，</w:t>
      </w:r>
      <w:r w:rsidR="0076769B">
        <w:rPr>
          <w:rFonts w:hint="eastAsia"/>
          <w:sz w:val="24"/>
        </w:rPr>
        <w:t>根据</w:t>
      </w:r>
      <w:r w:rsidR="009F594D">
        <w:rPr>
          <w:rFonts w:hint="eastAsia"/>
          <w:sz w:val="24"/>
        </w:rPr>
        <w:t>芯片手册</w:t>
      </w:r>
      <w:r w:rsidR="0076769B">
        <w:rPr>
          <w:rFonts w:hint="eastAsia"/>
          <w:sz w:val="24"/>
        </w:rPr>
        <w:t>，</w:t>
      </w:r>
      <w:r w:rsidR="00752363">
        <w:rPr>
          <w:rFonts w:hint="eastAsia"/>
          <w:sz w:val="24"/>
        </w:rPr>
        <w:t>电压系数</w:t>
      </w:r>
      <w:r w:rsidR="00BF5EEB">
        <w:rPr>
          <w:rFonts w:hint="eastAsia"/>
          <w:sz w:val="24"/>
        </w:rPr>
        <w:t>由分压电阻决定</w:t>
      </w:r>
      <w:r w:rsidR="00700CED">
        <w:rPr>
          <w:rFonts w:hint="eastAsia"/>
          <w:sz w:val="24"/>
        </w:rPr>
        <w:t>。本系统采用的是五个</w:t>
      </w:r>
      <w:r w:rsidR="00700CED">
        <w:rPr>
          <w:rFonts w:hint="eastAsia"/>
          <w:sz w:val="24"/>
        </w:rPr>
        <w:t>20K</w:t>
      </w:r>
      <w:r w:rsidR="00700CED">
        <w:rPr>
          <w:rFonts w:hint="eastAsia"/>
          <w:sz w:val="24"/>
        </w:rPr>
        <w:t>的电阻串联，分别是</w:t>
      </w:r>
      <w:r w:rsidR="00700CED">
        <w:rPr>
          <w:rFonts w:hint="eastAsia"/>
          <w:sz w:val="24"/>
        </w:rPr>
        <w:t>R6</w:t>
      </w:r>
      <w:r w:rsidR="00700CED">
        <w:rPr>
          <w:rFonts w:hint="eastAsia"/>
          <w:sz w:val="24"/>
        </w:rPr>
        <w:t>、</w:t>
      </w:r>
      <w:r w:rsidR="00700CED">
        <w:rPr>
          <w:rFonts w:hint="eastAsia"/>
          <w:sz w:val="24"/>
        </w:rPr>
        <w:t>R20</w:t>
      </w:r>
      <w:r w:rsidR="00700CED">
        <w:rPr>
          <w:rFonts w:hint="eastAsia"/>
          <w:sz w:val="24"/>
        </w:rPr>
        <w:t>、</w:t>
      </w:r>
      <w:r w:rsidR="00700CED">
        <w:rPr>
          <w:rFonts w:hint="eastAsia"/>
          <w:sz w:val="24"/>
        </w:rPr>
        <w:t>R21</w:t>
      </w:r>
      <w:r w:rsidR="00700CED">
        <w:rPr>
          <w:rFonts w:hint="eastAsia"/>
          <w:sz w:val="24"/>
        </w:rPr>
        <w:t>、</w:t>
      </w:r>
      <w:r w:rsidR="00700CED">
        <w:rPr>
          <w:rFonts w:hint="eastAsia"/>
          <w:sz w:val="24"/>
        </w:rPr>
        <w:t>R22</w:t>
      </w:r>
      <w:r w:rsidR="00700CED">
        <w:rPr>
          <w:rFonts w:hint="eastAsia"/>
          <w:sz w:val="24"/>
        </w:rPr>
        <w:t>、</w:t>
      </w:r>
      <w:r w:rsidR="00700CED">
        <w:rPr>
          <w:rFonts w:hint="eastAsia"/>
          <w:sz w:val="24"/>
        </w:rPr>
        <w:t>R23</w:t>
      </w:r>
      <w:r w:rsidR="00700CED">
        <w:rPr>
          <w:rFonts w:hint="eastAsia"/>
          <w:sz w:val="24"/>
        </w:rPr>
        <w:t>和一个</w:t>
      </w:r>
      <w:r w:rsidR="00700CED">
        <w:rPr>
          <w:rFonts w:hint="eastAsia"/>
          <w:sz w:val="24"/>
        </w:rPr>
        <w:t>1K</w:t>
      </w:r>
      <w:r w:rsidR="00700CED">
        <w:rPr>
          <w:rFonts w:hint="eastAsia"/>
          <w:sz w:val="24"/>
        </w:rPr>
        <w:t>的电阻</w:t>
      </w:r>
      <w:r w:rsidR="00700CED">
        <w:rPr>
          <w:rFonts w:hint="eastAsia"/>
          <w:sz w:val="24"/>
        </w:rPr>
        <w:t>R19</w:t>
      </w:r>
      <w:r w:rsidR="00700CED">
        <w:rPr>
          <w:rFonts w:hint="eastAsia"/>
          <w:sz w:val="24"/>
        </w:rPr>
        <w:t>分压，</w:t>
      </w:r>
      <w:r w:rsidR="00700CED">
        <w:rPr>
          <w:rFonts w:hint="eastAsia"/>
          <w:sz w:val="24"/>
        </w:rPr>
        <w:lastRenderedPageBreak/>
        <w:t>所以</w:t>
      </w:r>
      <w:r w:rsidR="00700CED" w:rsidRPr="00126A90">
        <w:rPr>
          <w:rFonts w:hint="eastAsia"/>
          <w:sz w:val="24"/>
        </w:rPr>
        <w:t>电压系数</w:t>
      </w:r>
      <w:r w:rsidR="00700CED">
        <w:rPr>
          <w:rFonts w:hint="eastAsia"/>
          <w:sz w:val="24"/>
        </w:rPr>
        <w:t>为</w:t>
      </w:r>
      <w:r w:rsidR="00700CED" w:rsidRPr="00126A90">
        <w:rPr>
          <w:rFonts w:hint="eastAsia"/>
          <w:sz w:val="24"/>
        </w:rPr>
        <w:t>20</w:t>
      </w:r>
      <w:r w:rsidR="00700CED">
        <w:rPr>
          <w:rFonts w:hint="eastAsia"/>
          <w:sz w:val="24"/>
        </w:rPr>
        <w:t>K</w:t>
      </w:r>
      <w:r w:rsidR="00700CED" w:rsidRPr="00126A90">
        <w:rPr>
          <w:rFonts w:hint="eastAsia"/>
          <w:sz w:val="24"/>
        </w:rPr>
        <w:t>*5/</w:t>
      </w:r>
      <w:r w:rsidR="00700CED">
        <w:rPr>
          <w:rFonts w:hint="eastAsia"/>
          <w:sz w:val="24"/>
        </w:rPr>
        <w:t>1K*</w:t>
      </w:r>
      <w:r w:rsidR="00700CED" w:rsidRPr="00126A90">
        <w:rPr>
          <w:rFonts w:hint="eastAsia"/>
          <w:sz w:val="24"/>
        </w:rPr>
        <w:t>1000</w:t>
      </w:r>
      <w:r w:rsidR="00700CED">
        <w:rPr>
          <w:rFonts w:hint="eastAsia"/>
          <w:sz w:val="24"/>
        </w:rPr>
        <w:t>=0.1</w:t>
      </w:r>
      <w:r w:rsidR="00700CED">
        <w:rPr>
          <w:rFonts w:hint="eastAsia"/>
          <w:sz w:val="24"/>
        </w:rPr>
        <w:t>。</w:t>
      </w:r>
    </w:p>
    <w:p w14:paraId="082D3A25" w14:textId="41D7DA4F" w:rsidR="00E23E87" w:rsidRPr="00810901" w:rsidRDefault="00BA3353" w:rsidP="00E23E87">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有效电压</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电压参数寄存器</m:t>
                  </m:r>
                </m:num>
                <m:den>
                  <m:r>
                    <m:rPr>
                      <m:sty m:val="p"/>
                    </m:rPr>
                    <w:rPr>
                      <w:rFonts w:ascii="Cambria Math" w:eastAsia="黑体" w:hAnsi="Cambria Math" w:hint="eastAsia"/>
                      <w:sz w:val="24"/>
                    </w:rPr>
                    <m:t>电压寄存器</m:t>
                  </m:r>
                </m:den>
              </m:f>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4</m:t>
                  </m:r>
                  <m:r>
                    <w:rPr>
                      <w:rFonts w:ascii="Cambria Math" w:eastAsia="黑体" w:hAnsi="Cambria Math"/>
                      <w:i/>
                      <w:sz w:val="24"/>
                    </w:rPr>
                    <w:fldChar w:fldCharType="end"/>
                  </m:r>
                </m:e>
              </m:d>
            </m:e>
          </m:eqArr>
        </m:oMath>
      </m:oMathPara>
    </w:p>
    <w:p w14:paraId="5C0BA491" w14:textId="20880F73" w:rsidR="00187EAB" w:rsidRDefault="00187EAB" w:rsidP="00187EAB">
      <w:pPr>
        <w:wordWrap w:val="0"/>
        <w:spacing w:line="360" w:lineRule="auto"/>
        <w:ind w:firstLineChars="200" w:firstLine="480"/>
        <w:rPr>
          <w:sz w:val="24"/>
        </w:rPr>
      </w:pPr>
      <w:r>
        <w:rPr>
          <w:rFonts w:hint="eastAsia"/>
          <w:sz w:val="24"/>
        </w:rPr>
        <w:t>有效电流计算公式见式</w:t>
      </w:r>
      <w:r w:rsidR="00E334A9">
        <w:rPr>
          <w:rFonts w:hint="eastAsia"/>
          <w:sz w:val="24"/>
        </w:rPr>
        <w:t>（</w:t>
      </w:r>
      <w:r>
        <w:rPr>
          <w:rFonts w:hint="eastAsia"/>
          <w:sz w:val="24"/>
        </w:rPr>
        <w:t>3.</w:t>
      </w:r>
      <w:r w:rsidR="00A9293E">
        <w:rPr>
          <w:rFonts w:hint="eastAsia"/>
          <w:sz w:val="24"/>
        </w:rPr>
        <w:t>5</w:t>
      </w:r>
      <w:r w:rsidR="00E334A9">
        <w:rPr>
          <w:rFonts w:hint="eastAsia"/>
          <w:sz w:val="24"/>
        </w:rPr>
        <w:t>）</w:t>
      </w:r>
      <w:r w:rsidR="009F5885">
        <w:rPr>
          <w:rFonts w:hint="eastAsia"/>
          <w:sz w:val="24"/>
        </w:rPr>
        <w:t>。电流系数是由</w:t>
      </w:r>
      <w:r w:rsidR="00AC1EE2">
        <w:rPr>
          <w:rFonts w:hint="eastAsia"/>
          <w:sz w:val="24"/>
        </w:rPr>
        <w:t>采样电阻</w:t>
      </w:r>
      <w:r w:rsidR="00DE0A9B">
        <w:rPr>
          <w:rFonts w:hint="eastAsia"/>
          <w:sz w:val="24"/>
        </w:rPr>
        <w:t>R</w:t>
      </w:r>
      <w:r w:rsidR="00AC1EE2">
        <w:rPr>
          <w:rFonts w:hint="eastAsia"/>
          <w:sz w:val="24"/>
        </w:rPr>
        <w:t>决定的，本系统采样电阻</w:t>
      </w:r>
      <w:r w:rsidR="00F32D30">
        <w:rPr>
          <w:rFonts w:hint="eastAsia"/>
          <w:sz w:val="24"/>
        </w:rPr>
        <w:t>R18</w:t>
      </w:r>
      <w:r w:rsidR="00F32D30">
        <w:rPr>
          <w:rFonts w:hint="eastAsia"/>
          <w:sz w:val="24"/>
        </w:rPr>
        <w:t>为</w:t>
      </w:r>
      <w:r w:rsidR="00AC1EE2">
        <w:rPr>
          <w:rFonts w:hint="eastAsia"/>
          <w:sz w:val="24"/>
        </w:rPr>
        <w:t>1R</w:t>
      </w:r>
      <w:r w:rsidR="00AC1EE2">
        <w:rPr>
          <w:rFonts w:hint="eastAsia"/>
          <w:sz w:val="24"/>
        </w:rPr>
        <w:t>，所以电流系数为</w:t>
      </w:r>
      <w:r w:rsidR="00140B65">
        <w:rPr>
          <w:rFonts w:hint="eastAsia"/>
          <w:sz w:val="24"/>
        </w:rPr>
        <w:t>1/</w:t>
      </w:r>
      <w:r w:rsidR="00DE0A9B">
        <w:rPr>
          <w:rFonts w:hint="eastAsia"/>
          <w:sz w:val="24"/>
        </w:rPr>
        <w:t>R*1000=</w:t>
      </w:r>
      <w:r w:rsidR="00D4493E">
        <w:rPr>
          <w:rFonts w:hint="eastAsia"/>
          <w:sz w:val="24"/>
        </w:rPr>
        <w:t>0.001</w:t>
      </w:r>
      <w:r w:rsidR="00D4493E">
        <w:rPr>
          <w:rFonts w:hint="eastAsia"/>
          <w:sz w:val="24"/>
        </w:rPr>
        <w:t>。</w:t>
      </w:r>
    </w:p>
    <w:p w14:paraId="667AD6C7" w14:textId="64F6B772" w:rsidR="00A9293E" w:rsidRPr="00810901" w:rsidRDefault="00BA3353" w:rsidP="00A9293E">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有效电流</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电流参数寄存器</m:t>
                  </m:r>
                </m:num>
                <m:den>
                  <m:r>
                    <m:rPr>
                      <m:sty m:val="p"/>
                    </m:rPr>
                    <w:rPr>
                      <w:rFonts w:ascii="Cambria Math" w:eastAsia="黑体" w:hAnsi="Cambria Math" w:hint="eastAsia"/>
                      <w:sz w:val="24"/>
                    </w:rPr>
                    <m:t>电流寄存器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5</m:t>
                  </m:r>
                  <m:r>
                    <w:rPr>
                      <w:rFonts w:ascii="Cambria Math" w:eastAsia="黑体" w:hAnsi="Cambria Math"/>
                      <w:i/>
                      <w:sz w:val="24"/>
                    </w:rPr>
                    <w:fldChar w:fldCharType="end"/>
                  </m:r>
                </m:e>
              </m:d>
            </m:e>
          </m:eqArr>
        </m:oMath>
      </m:oMathPara>
    </w:p>
    <w:p w14:paraId="476C2374" w14:textId="7C4B74FA" w:rsidR="00D11B45" w:rsidRDefault="00D11B45" w:rsidP="00D11B45">
      <w:pPr>
        <w:wordWrap w:val="0"/>
        <w:spacing w:line="360" w:lineRule="auto"/>
        <w:ind w:firstLineChars="200" w:firstLine="480"/>
        <w:rPr>
          <w:sz w:val="24"/>
        </w:rPr>
      </w:pPr>
      <w:r>
        <w:rPr>
          <w:rFonts w:hint="eastAsia"/>
          <w:sz w:val="24"/>
        </w:rPr>
        <w:t>有功功率计算公式见式</w:t>
      </w:r>
      <w:r w:rsidR="00E334A9">
        <w:rPr>
          <w:rFonts w:hint="eastAsia"/>
          <w:sz w:val="24"/>
        </w:rPr>
        <w:t>（</w:t>
      </w:r>
      <w:r>
        <w:rPr>
          <w:rFonts w:hint="eastAsia"/>
          <w:sz w:val="24"/>
        </w:rPr>
        <w:t>3.6</w:t>
      </w:r>
      <w:r w:rsidR="00E334A9">
        <w:rPr>
          <w:rFonts w:hint="eastAsia"/>
          <w:sz w:val="24"/>
        </w:rPr>
        <w:t>）</w:t>
      </w:r>
      <w:r>
        <w:rPr>
          <w:rFonts w:hint="eastAsia"/>
          <w:sz w:val="24"/>
        </w:rPr>
        <w:t>。</w:t>
      </w:r>
    </w:p>
    <w:p w14:paraId="7DE2FDBD" w14:textId="6335EB2E" w:rsidR="00E23E87" w:rsidRPr="00D11B45" w:rsidRDefault="00BA3353" w:rsidP="00793691">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有功功率</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功率参数寄存器</m:t>
                  </m:r>
                </m:num>
                <m:den>
                  <m:r>
                    <m:rPr>
                      <m:sty m:val="p"/>
                    </m:rPr>
                    <w:rPr>
                      <w:rFonts w:ascii="Cambria Math" w:eastAsia="黑体" w:hAnsi="Cambria Math" w:hint="eastAsia"/>
                      <w:sz w:val="24"/>
                    </w:rPr>
                    <m:t>功率寄存器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6</m:t>
                  </m:r>
                  <m:r>
                    <w:rPr>
                      <w:rFonts w:ascii="Cambria Math" w:eastAsia="黑体" w:hAnsi="Cambria Math"/>
                      <w:i/>
                      <w:sz w:val="24"/>
                    </w:rPr>
                    <w:fldChar w:fldCharType="end"/>
                  </m:r>
                </m:e>
              </m:d>
            </m:e>
          </m:eqArr>
        </m:oMath>
      </m:oMathPara>
    </w:p>
    <w:p w14:paraId="6F71E144" w14:textId="1B4344F2" w:rsidR="00F1475D" w:rsidRDefault="00F1475D" w:rsidP="006621DD">
      <w:pPr>
        <w:wordWrap w:val="0"/>
        <w:spacing w:beforeLines="50" w:before="156" w:afterLines="50" w:after="156" w:line="360" w:lineRule="auto"/>
        <w:outlineLvl w:val="1"/>
        <w:rPr>
          <w:rFonts w:eastAsia="黑体"/>
          <w:sz w:val="24"/>
        </w:rPr>
      </w:pPr>
      <w:bookmarkStart w:id="88" w:name="_Toc198501321"/>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1</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bookmarkEnd w:id="88"/>
    </w:p>
    <w:p w14:paraId="7EDBE091"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3D1D68">
        <w:rPr>
          <w:rFonts w:cs="宋体" w:hint="eastAsia"/>
          <w:color w:val="000000"/>
          <w:kern w:val="0"/>
          <w:sz w:val="24"/>
          <w:lang w:bidi="ar"/>
        </w:rPr>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481739F9" w:rsidR="00F1475D" w:rsidRPr="00385E69" w:rsidRDefault="00F1475D" w:rsidP="006621DD">
      <w:pPr>
        <w:widowControl/>
        <w:wordWrap w:val="0"/>
        <w:spacing w:line="360" w:lineRule="auto"/>
        <w:ind w:firstLineChars="200" w:firstLine="480"/>
        <w:rPr>
          <w:rFonts w:cs="宋体"/>
          <w:color w:val="000000"/>
          <w:kern w:val="0"/>
          <w:sz w:val="24"/>
          <w:lang w:bidi="ar"/>
        </w:rPr>
      </w:pPr>
      <w:r w:rsidRPr="00CD6AF6">
        <w:rPr>
          <w:rFonts w:cs="宋体" w:hint="eastAsia"/>
          <w:color w:val="000000"/>
          <w:kern w:val="0"/>
          <w:sz w:val="24"/>
          <w:lang w:bidi="ar"/>
        </w:rPr>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41</w:t>
      </w:r>
      <w:r w:rsidR="00607453" w:rsidRPr="00607453">
        <w:rPr>
          <w:sz w:val="24"/>
        </w:rPr>
        <w:fldChar w:fldCharType="end"/>
      </w:r>
      <w:r w:rsidRPr="003D1D68">
        <w:rPr>
          <w:rFonts w:cs="宋体" w:hint="eastAsia"/>
          <w:color w:val="000000"/>
          <w:kern w:val="0"/>
          <w:sz w:val="24"/>
          <w:lang w:bidi="ar"/>
        </w:rPr>
        <w:t>所示。</w:t>
      </w:r>
    </w:p>
    <w:p w14:paraId="7556DB83" w14:textId="77777777" w:rsidR="00F1475D" w:rsidRDefault="00F1475D" w:rsidP="006621DD">
      <w:pPr>
        <w:wordWrap w:val="0"/>
        <w:spacing w:line="360" w:lineRule="auto"/>
        <w:jc w:val="center"/>
        <w:rPr>
          <w:sz w:val="24"/>
        </w:rPr>
      </w:pPr>
      <w:r w:rsidRPr="00791D5B">
        <w:rPr>
          <w:noProof/>
          <w:sz w:val="24"/>
        </w:rPr>
        <w:lastRenderedPageBreak/>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59"/>
                    <a:stretch>
                      <a:fillRect/>
                    </a:stretch>
                  </pic:blipFill>
                  <pic:spPr>
                    <a:xfrm>
                      <a:off x="0" y="0"/>
                      <a:ext cx="5760720" cy="1850390"/>
                    </a:xfrm>
                    <a:prstGeom prst="rect">
                      <a:avLst/>
                    </a:prstGeom>
                  </pic:spPr>
                </pic:pic>
              </a:graphicData>
            </a:graphic>
          </wp:inline>
        </w:drawing>
      </w:r>
    </w:p>
    <w:p w14:paraId="20303703" w14:textId="22703CF9" w:rsidR="00F1475D" w:rsidRDefault="00F1475D" w:rsidP="006621DD">
      <w:pPr>
        <w:pStyle w:val="a5"/>
        <w:wordWrap w:val="0"/>
        <w:spacing w:line="360" w:lineRule="auto"/>
        <w:ind w:firstLine="422"/>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2F7ACF">
        <w:rPr>
          <w:rFonts w:ascii="Times New Roman" w:hAnsi="Times New Roman"/>
          <w:noProof/>
          <w:sz w:val="21"/>
          <w:szCs w:val="21"/>
        </w:rPr>
        <w:t>41</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7B5F7F58" w14:textId="33D633F9" w:rsidR="005716F3" w:rsidRPr="00297B11" w:rsidRDefault="005716F3" w:rsidP="00D57901">
      <w:pPr>
        <w:widowControl/>
        <w:wordWrap w:val="0"/>
        <w:spacing w:line="360" w:lineRule="auto"/>
        <w:ind w:firstLineChars="200" w:firstLine="480"/>
        <w:rPr>
          <w:rFonts w:cs="宋体"/>
          <w:color w:val="000000"/>
          <w:kern w:val="0"/>
          <w:sz w:val="24"/>
          <w:lang w:bidi="ar"/>
        </w:rPr>
      </w:pPr>
      <w:r w:rsidRPr="005716F3">
        <w:rPr>
          <w:rFonts w:cs="宋体"/>
          <w:color w:val="000000"/>
          <w:kern w:val="0"/>
          <w:sz w:val="24"/>
          <w:lang w:bidi="ar"/>
        </w:rPr>
        <w:t>在工作时，</w:t>
      </w:r>
      <w:r w:rsidRPr="005716F3">
        <w:rPr>
          <w:rFonts w:cs="宋体"/>
          <w:color w:val="000000"/>
          <w:kern w:val="0"/>
          <w:sz w:val="24"/>
          <w:lang w:bidi="ar"/>
        </w:rPr>
        <w:t>MAX485</w:t>
      </w:r>
      <w:r w:rsidRPr="005716F3">
        <w:rPr>
          <w:rFonts w:cs="宋体"/>
          <w:color w:val="000000"/>
          <w:kern w:val="0"/>
          <w:sz w:val="24"/>
          <w:lang w:bidi="ar"/>
        </w:rPr>
        <w:t>通过</w:t>
      </w:r>
      <w:r w:rsidRPr="005716F3">
        <w:rPr>
          <w:rFonts w:cs="宋体"/>
          <w:color w:val="000000"/>
          <w:kern w:val="0"/>
          <w:sz w:val="24"/>
          <w:lang w:bidi="ar"/>
        </w:rPr>
        <w:t>DE</w:t>
      </w:r>
      <w:r w:rsidRPr="005716F3">
        <w:rPr>
          <w:rFonts w:cs="宋体"/>
          <w:color w:val="000000"/>
          <w:kern w:val="0"/>
          <w:sz w:val="24"/>
          <w:lang w:bidi="ar"/>
        </w:rPr>
        <w:t>和</w:t>
      </w:r>
      <w:r w:rsidRPr="005716F3">
        <w:rPr>
          <w:rFonts w:cs="宋体"/>
          <w:color w:val="000000"/>
          <w:kern w:val="0"/>
          <w:sz w:val="24"/>
          <w:lang w:bidi="ar"/>
        </w:rPr>
        <w:t>RE</w:t>
      </w:r>
      <w:r w:rsidRPr="005716F3">
        <w:rPr>
          <w:rFonts w:cs="宋体"/>
          <w:color w:val="000000"/>
          <w:kern w:val="0"/>
          <w:sz w:val="24"/>
          <w:lang w:bidi="ar"/>
        </w:rPr>
        <w:t>引脚控制收发状态：当</w:t>
      </w:r>
      <w:r w:rsidRPr="005716F3">
        <w:rPr>
          <w:rFonts w:cs="宋体"/>
          <w:color w:val="000000"/>
          <w:kern w:val="0"/>
          <w:sz w:val="24"/>
          <w:lang w:bidi="ar"/>
        </w:rPr>
        <w:t>MCU</w:t>
      </w:r>
      <w:r w:rsidRPr="005716F3">
        <w:rPr>
          <w:rFonts w:cs="宋体"/>
          <w:color w:val="000000"/>
          <w:kern w:val="0"/>
          <w:sz w:val="24"/>
          <w:lang w:bidi="ar"/>
        </w:rPr>
        <w:t>需要发送数据时，拉高</w:t>
      </w:r>
      <w:r w:rsidRPr="005716F3">
        <w:rPr>
          <w:rFonts w:cs="宋体"/>
          <w:color w:val="000000"/>
          <w:kern w:val="0"/>
          <w:sz w:val="24"/>
          <w:lang w:bidi="ar"/>
        </w:rPr>
        <w:t>DE</w:t>
      </w:r>
      <w:r w:rsidRPr="005716F3">
        <w:rPr>
          <w:rFonts w:cs="宋体"/>
          <w:color w:val="000000"/>
          <w:kern w:val="0"/>
          <w:sz w:val="24"/>
          <w:lang w:bidi="ar"/>
        </w:rPr>
        <w:t>（同时拉高</w:t>
      </w:r>
      <w:r w:rsidRPr="005716F3">
        <w:rPr>
          <w:rFonts w:cs="宋体"/>
          <w:color w:val="000000"/>
          <w:kern w:val="0"/>
          <w:sz w:val="24"/>
          <w:lang w:bidi="ar"/>
        </w:rPr>
        <w:t>RE</w:t>
      </w:r>
      <w:r w:rsidRPr="005716F3">
        <w:rPr>
          <w:rFonts w:cs="宋体"/>
          <w:color w:val="000000"/>
          <w:kern w:val="0"/>
          <w:sz w:val="24"/>
          <w:lang w:bidi="ar"/>
        </w:rPr>
        <w:t>关闭接收器），此时</w:t>
      </w:r>
      <w:r w:rsidRPr="005716F3">
        <w:rPr>
          <w:rFonts w:cs="宋体"/>
          <w:color w:val="000000"/>
          <w:kern w:val="0"/>
          <w:sz w:val="24"/>
          <w:lang w:bidi="ar"/>
        </w:rPr>
        <w:t>DI</w:t>
      </w:r>
      <w:r w:rsidRPr="005716F3">
        <w:rPr>
          <w:rFonts w:cs="宋体"/>
          <w:color w:val="000000"/>
          <w:kern w:val="0"/>
          <w:sz w:val="24"/>
          <w:lang w:bidi="ar"/>
        </w:rPr>
        <w:t>输入的</w:t>
      </w:r>
      <w:r w:rsidRPr="005716F3">
        <w:rPr>
          <w:rFonts w:cs="宋体"/>
          <w:color w:val="000000"/>
          <w:kern w:val="0"/>
          <w:sz w:val="24"/>
          <w:lang w:bidi="ar"/>
        </w:rPr>
        <w:t>TTL</w:t>
      </w:r>
      <w:r w:rsidRPr="005716F3">
        <w:rPr>
          <w:rFonts w:cs="宋体"/>
          <w:color w:val="000000"/>
          <w:kern w:val="0"/>
          <w:sz w:val="24"/>
          <w:lang w:bidi="ar"/>
        </w:rPr>
        <w:t>信号被转换为差分信号（逻辑</w:t>
      </w:r>
      <w:r w:rsidRPr="005716F3">
        <w:rPr>
          <w:rFonts w:cs="宋体"/>
          <w:color w:val="000000"/>
          <w:kern w:val="0"/>
          <w:sz w:val="24"/>
          <w:lang w:bidi="ar"/>
        </w:rPr>
        <w:t>“1”</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，逻辑</w:t>
      </w:r>
      <w:r w:rsidRPr="005716F3">
        <w:rPr>
          <w:rFonts w:cs="宋体"/>
          <w:color w:val="000000"/>
          <w:kern w:val="0"/>
          <w:sz w:val="24"/>
          <w:lang w:bidi="ar"/>
        </w:rPr>
        <w:t>“0”</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）并通过</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线传输至总线；当接收数据时，</w:t>
      </w:r>
      <w:r w:rsidRPr="005716F3">
        <w:rPr>
          <w:rFonts w:cs="宋体"/>
          <w:color w:val="000000"/>
          <w:kern w:val="0"/>
          <w:sz w:val="24"/>
          <w:lang w:bidi="ar"/>
        </w:rPr>
        <w:t>MCU</w:t>
      </w:r>
      <w:r w:rsidRPr="005716F3">
        <w:rPr>
          <w:rFonts w:cs="宋体"/>
          <w:color w:val="000000"/>
          <w:kern w:val="0"/>
          <w:sz w:val="24"/>
          <w:lang w:bidi="ar"/>
        </w:rPr>
        <w:t>拉低</w:t>
      </w:r>
      <w:r w:rsidRPr="005716F3">
        <w:rPr>
          <w:rFonts w:cs="宋体"/>
          <w:color w:val="000000"/>
          <w:kern w:val="0"/>
          <w:sz w:val="24"/>
          <w:lang w:bidi="ar"/>
        </w:rPr>
        <w:t>RE</w:t>
      </w:r>
      <w:r w:rsidRPr="005716F3">
        <w:rPr>
          <w:rFonts w:cs="宋体"/>
          <w:color w:val="000000"/>
          <w:kern w:val="0"/>
          <w:sz w:val="24"/>
          <w:lang w:bidi="ar"/>
        </w:rPr>
        <w:t>（同时拉低</w:t>
      </w:r>
      <w:r w:rsidRPr="005716F3">
        <w:rPr>
          <w:rFonts w:cs="宋体"/>
          <w:color w:val="000000"/>
          <w:kern w:val="0"/>
          <w:sz w:val="24"/>
          <w:lang w:bidi="ar"/>
        </w:rPr>
        <w:t>DE</w:t>
      </w:r>
      <w:r w:rsidRPr="005716F3">
        <w:rPr>
          <w:rFonts w:cs="宋体"/>
          <w:color w:val="000000"/>
          <w:kern w:val="0"/>
          <w:sz w:val="24"/>
          <w:lang w:bidi="ar"/>
        </w:rPr>
        <w:t>关闭发送器），总线上的差分信号经</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引脚输入，由接收器转换为</w:t>
      </w:r>
      <w:r w:rsidRPr="005716F3">
        <w:rPr>
          <w:rFonts w:cs="宋体"/>
          <w:color w:val="000000"/>
          <w:kern w:val="0"/>
          <w:sz w:val="24"/>
          <w:lang w:bidi="ar"/>
        </w:rPr>
        <w:t>TTL</w:t>
      </w:r>
      <w:r w:rsidRPr="005716F3">
        <w:rPr>
          <w:rFonts w:cs="宋体"/>
          <w:color w:val="000000"/>
          <w:kern w:val="0"/>
          <w:sz w:val="24"/>
          <w:lang w:bidi="ar"/>
        </w:rPr>
        <w:t>电平（</w:t>
      </w:r>
      <w:r w:rsidRPr="005716F3">
        <w:rPr>
          <w:rFonts w:cs="宋体"/>
          <w:color w:val="000000"/>
          <w:kern w:val="0"/>
          <w:sz w:val="24"/>
          <w:lang w:bidi="ar"/>
        </w:rPr>
        <w:t>A-B&gt;+200mV</w:t>
      </w:r>
      <w:r w:rsidRPr="005716F3">
        <w:rPr>
          <w:rFonts w:cs="宋体"/>
          <w:color w:val="000000"/>
          <w:kern w:val="0"/>
          <w:sz w:val="24"/>
          <w:lang w:bidi="ar"/>
        </w:rPr>
        <w:t>输出</w:t>
      </w:r>
      <w:r w:rsidRPr="005716F3">
        <w:rPr>
          <w:rFonts w:cs="宋体"/>
          <w:color w:val="000000"/>
          <w:kern w:val="0"/>
          <w:sz w:val="24"/>
          <w:lang w:bidi="ar"/>
        </w:rPr>
        <w:t>“1”</w:t>
      </w:r>
      <w:r w:rsidRPr="005716F3">
        <w:rPr>
          <w:rFonts w:cs="宋体"/>
          <w:color w:val="000000"/>
          <w:kern w:val="0"/>
          <w:sz w:val="24"/>
          <w:lang w:bidi="ar"/>
        </w:rPr>
        <w:t>，</w:t>
      </w:r>
      <w:r w:rsidRPr="005716F3">
        <w:rPr>
          <w:rFonts w:cs="宋体"/>
          <w:color w:val="000000"/>
          <w:kern w:val="0"/>
          <w:sz w:val="24"/>
          <w:lang w:bidi="ar"/>
        </w:rPr>
        <w:t>A-B&lt;-200mV</w:t>
      </w:r>
      <w:r w:rsidRPr="005716F3">
        <w:rPr>
          <w:rFonts w:cs="宋体"/>
          <w:color w:val="000000"/>
          <w:kern w:val="0"/>
          <w:sz w:val="24"/>
          <w:lang w:bidi="ar"/>
        </w:rPr>
        <w:t>输出</w:t>
      </w:r>
      <w:r w:rsidRPr="005716F3">
        <w:rPr>
          <w:rFonts w:cs="宋体"/>
          <w:color w:val="000000"/>
          <w:kern w:val="0"/>
          <w:sz w:val="24"/>
          <w:lang w:bidi="ar"/>
        </w:rPr>
        <w:t>“0”</w:t>
      </w:r>
      <w:r w:rsidRPr="005716F3">
        <w:rPr>
          <w:rFonts w:cs="宋体"/>
          <w:color w:val="000000"/>
          <w:kern w:val="0"/>
          <w:sz w:val="24"/>
          <w:lang w:bidi="ar"/>
        </w:rPr>
        <w:t>）并通过</w:t>
      </w:r>
      <w:r w:rsidRPr="005716F3">
        <w:rPr>
          <w:rFonts w:cs="宋体"/>
          <w:color w:val="000000"/>
          <w:kern w:val="0"/>
          <w:sz w:val="24"/>
          <w:lang w:bidi="ar"/>
        </w:rPr>
        <w:t>RO</w:t>
      </w:r>
      <w:r w:rsidRPr="005716F3">
        <w:rPr>
          <w:rFonts w:cs="宋体"/>
          <w:color w:val="000000"/>
          <w:kern w:val="0"/>
          <w:sz w:val="24"/>
          <w:lang w:bidi="ar"/>
        </w:rPr>
        <w:t>输出至</w:t>
      </w:r>
      <w:r w:rsidRPr="005716F3">
        <w:rPr>
          <w:rFonts w:cs="宋体"/>
          <w:color w:val="000000"/>
          <w:kern w:val="0"/>
          <w:sz w:val="24"/>
          <w:lang w:bidi="ar"/>
        </w:rPr>
        <w:t>MCU</w:t>
      </w:r>
      <w:r w:rsidRPr="005716F3">
        <w:rPr>
          <w:rFonts w:cs="宋体"/>
          <w:color w:val="000000"/>
          <w:kern w:val="0"/>
          <w:sz w:val="24"/>
          <w:lang w:bidi="ar"/>
        </w:rPr>
        <w:t>。</w:t>
      </w:r>
      <w:r w:rsidR="00297B11">
        <w:rPr>
          <w:rFonts w:cs="宋体" w:hint="eastAsia"/>
          <w:color w:val="000000"/>
          <w:kern w:val="0"/>
          <w:sz w:val="24"/>
          <w:lang w:bidi="ar"/>
        </w:rPr>
        <w:t>在这个电路中，</w:t>
      </w:r>
      <w:r w:rsidR="00297B11" w:rsidRPr="00CD6AF6">
        <w:rPr>
          <w:rFonts w:cs="宋体" w:hint="eastAsia"/>
          <w:color w:val="000000"/>
          <w:kern w:val="0"/>
          <w:sz w:val="24"/>
          <w:lang w:bidi="ar"/>
        </w:rPr>
        <w:t>74</w:t>
      </w:r>
      <w:r w:rsidR="00297B11" w:rsidRPr="00802AA2">
        <w:rPr>
          <w:rFonts w:cs="宋体" w:hint="eastAsia"/>
          <w:color w:val="000000"/>
          <w:kern w:val="0"/>
          <w:sz w:val="24"/>
          <w:lang w:bidi="ar"/>
        </w:rPr>
        <w:t>HC</w:t>
      </w:r>
      <w:r w:rsidR="00297B11" w:rsidRPr="00CD6AF6">
        <w:rPr>
          <w:rFonts w:cs="宋体" w:hint="eastAsia"/>
          <w:color w:val="000000"/>
          <w:kern w:val="0"/>
          <w:sz w:val="24"/>
          <w:lang w:bidi="ar"/>
        </w:rPr>
        <w:t>04</w:t>
      </w:r>
      <w:r w:rsidR="00297B11">
        <w:rPr>
          <w:rFonts w:cs="宋体" w:hint="eastAsia"/>
          <w:color w:val="000000"/>
          <w:kern w:val="0"/>
          <w:sz w:val="24"/>
          <w:lang w:bidi="ar"/>
        </w:rPr>
        <w:t>的作用是增强输出信号，调节差分信号电压等功能。</w:t>
      </w:r>
    </w:p>
    <w:p w14:paraId="32C5647B" w14:textId="2A71FC49" w:rsidR="00C511F8" w:rsidRDefault="00AF702B" w:rsidP="006621DD">
      <w:pPr>
        <w:wordWrap w:val="0"/>
        <w:spacing w:beforeLines="50" w:before="156" w:afterLines="50" w:after="156" w:line="360" w:lineRule="auto"/>
        <w:outlineLvl w:val="1"/>
        <w:rPr>
          <w:rFonts w:eastAsia="黑体"/>
          <w:sz w:val="24"/>
        </w:rPr>
      </w:pPr>
      <w:bookmarkStart w:id="89" w:name="_Toc198501322"/>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2</w:t>
      </w:r>
      <w:r>
        <w:rPr>
          <w:rFonts w:eastAsia="黑体" w:hint="eastAsia"/>
          <w:sz w:val="28"/>
          <w:szCs w:val="28"/>
        </w:rPr>
        <w:t xml:space="preserve">　</w:t>
      </w:r>
      <w:r w:rsidR="00DA1876">
        <w:rPr>
          <w:rFonts w:eastAsia="黑体" w:hint="eastAsia"/>
          <w:sz w:val="28"/>
          <w:szCs w:val="28"/>
        </w:rPr>
        <w:t>Wi-Fi</w:t>
      </w:r>
      <w:r>
        <w:rPr>
          <w:rFonts w:eastAsia="黑体" w:hint="eastAsia"/>
          <w:sz w:val="28"/>
          <w:szCs w:val="28"/>
        </w:rPr>
        <w:t>模块</w:t>
      </w:r>
      <w:r w:rsidR="00350E8E">
        <w:rPr>
          <w:rFonts w:eastAsia="黑体" w:hint="eastAsia"/>
          <w:sz w:val="28"/>
          <w:szCs w:val="28"/>
        </w:rPr>
        <w:t>（</w:t>
      </w:r>
      <w:r w:rsidR="00350E8E">
        <w:rPr>
          <w:rFonts w:eastAsia="黑体" w:hint="eastAsia"/>
          <w:sz w:val="28"/>
          <w:szCs w:val="28"/>
        </w:rPr>
        <w:t>g</w:t>
      </w:r>
      <w:r w:rsidR="006E5D84">
        <w:rPr>
          <w:rFonts w:eastAsia="黑体" w:hint="eastAsia"/>
          <w:sz w:val="28"/>
          <w:szCs w:val="28"/>
        </w:rPr>
        <w:t>ck1</w:t>
      </w:r>
      <w:r w:rsidR="00350E8E">
        <w:rPr>
          <w:rFonts w:eastAsia="黑体" w:hint="eastAsia"/>
          <w:sz w:val="28"/>
          <w:szCs w:val="28"/>
        </w:rPr>
        <w:t>）</w:t>
      </w:r>
      <w:bookmarkEnd w:id="89"/>
    </w:p>
    <w:p w14:paraId="5330CB6D" w14:textId="79242A38" w:rsidR="004A716A" w:rsidRPr="004A716A" w:rsidRDefault="004A716A" w:rsidP="006621DD">
      <w:pPr>
        <w:widowControl/>
        <w:wordWrap w:val="0"/>
        <w:spacing w:line="360" w:lineRule="auto"/>
        <w:ind w:firstLineChars="200" w:firstLine="480"/>
        <w:rPr>
          <w:rFonts w:cs="宋体"/>
          <w:color w:val="000000"/>
          <w:kern w:val="0"/>
          <w:sz w:val="24"/>
          <w:lang w:bidi="ar"/>
        </w:rPr>
      </w:pPr>
      <w:r w:rsidRPr="006E5D84">
        <w:rPr>
          <w:rFonts w:cs="宋体" w:hint="eastAsia"/>
          <w:color w:val="FF0000"/>
          <w:kern w:val="0"/>
          <w:sz w:val="24"/>
          <w:lang w:bidi="ar"/>
        </w:rPr>
        <w:t>ESP8266</w:t>
      </w:r>
      <w:r w:rsidRPr="006E5D84">
        <w:rPr>
          <w:rFonts w:cs="宋体" w:hint="eastAsia"/>
          <w:color w:val="FF0000"/>
          <w:kern w:val="0"/>
          <w:sz w:val="24"/>
          <w:lang w:bidi="ar"/>
        </w:rPr>
        <w:t>是乐鑫科技推出的一款低成本，高性能的</w:t>
      </w:r>
      <w:r w:rsidR="00DA1876">
        <w:rPr>
          <w:rFonts w:cs="宋体" w:hint="eastAsia"/>
          <w:color w:val="FF0000"/>
          <w:kern w:val="0"/>
          <w:sz w:val="24"/>
          <w:lang w:bidi="ar"/>
        </w:rPr>
        <w:t>Wi-Fi</w:t>
      </w:r>
      <w:r w:rsidRPr="006E5D84">
        <w:rPr>
          <w:rFonts w:cs="宋体" w:hint="eastAsia"/>
          <w:color w:val="FF0000"/>
          <w:kern w:val="0"/>
          <w:sz w:val="24"/>
          <w:lang w:bidi="ar"/>
        </w:rPr>
        <w:t xml:space="preserve"> MCU</w:t>
      </w:r>
      <w:r w:rsidRPr="006E5D84">
        <w:rPr>
          <w:rFonts w:cs="宋体" w:hint="eastAsia"/>
          <w:color w:val="FF0000"/>
          <w:kern w:val="0"/>
          <w:sz w:val="24"/>
          <w:lang w:bidi="ar"/>
        </w:rPr>
        <w:t>，被广泛应用于物联网领域，主频</w:t>
      </w:r>
      <w:r w:rsidRPr="006E5D84">
        <w:rPr>
          <w:rFonts w:cs="宋体" w:hint="eastAsia"/>
          <w:color w:val="FF0000"/>
          <w:kern w:val="0"/>
          <w:sz w:val="24"/>
          <w:lang w:bidi="ar"/>
        </w:rPr>
        <w:t>80MHz</w:t>
      </w:r>
      <w:r w:rsidRPr="006E5D84">
        <w:rPr>
          <w:rFonts w:cs="宋体" w:hint="eastAsia"/>
          <w:color w:val="FF0000"/>
          <w:kern w:val="0"/>
          <w:sz w:val="24"/>
          <w:lang w:bidi="ar"/>
        </w:rPr>
        <w:t>支持</w:t>
      </w:r>
      <w:r w:rsidRPr="006E5D84">
        <w:rPr>
          <w:rFonts w:cs="宋体" w:hint="eastAsia"/>
          <w:color w:val="FF0000"/>
          <w:kern w:val="0"/>
          <w:sz w:val="24"/>
          <w:lang w:bidi="ar"/>
        </w:rPr>
        <w:t xml:space="preserve">802.11 b/g/n </w:t>
      </w:r>
      <w:r w:rsidR="00DA1876">
        <w:rPr>
          <w:rFonts w:cs="宋体" w:hint="eastAsia"/>
          <w:color w:val="FF0000"/>
          <w:kern w:val="0"/>
          <w:sz w:val="24"/>
          <w:lang w:bidi="ar"/>
        </w:rPr>
        <w:t>Wi-Fi</w:t>
      </w:r>
      <w:r w:rsidRPr="006E5D84">
        <w:rPr>
          <w:rFonts w:cs="宋体" w:hint="eastAsia"/>
          <w:color w:val="FF0000"/>
          <w:kern w:val="0"/>
          <w:sz w:val="24"/>
          <w:lang w:bidi="ar"/>
        </w:rPr>
        <w:t>协议，并内置</w:t>
      </w:r>
      <w:r w:rsidRPr="006E5D84">
        <w:rPr>
          <w:rFonts w:cs="宋体" w:hint="eastAsia"/>
          <w:color w:val="FF0000"/>
          <w:kern w:val="0"/>
          <w:sz w:val="24"/>
          <w:lang w:bidi="ar"/>
        </w:rPr>
        <w:t>TCP/IP</w:t>
      </w:r>
      <w:r w:rsidRPr="006E5D84">
        <w:rPr>
          <w:rFonts w:cs="宋体" w:hint="eastAsia"/>
          <w:color w:val="FF0000"/>
          <w:kern w:val="0"/>
          <w:sz w:val="24"/>
          <w:lang w:bidi="ar"/>
        </w:rPr>
        <w:t>协议栈，可用于搭建服务器或用作</w:t>
      </w:r>
      <w:r w:rsidRPr="006E5D84">
        <w:rPr>
          <w:rFonts w:cs="宋体" w:hint="eastAsia"/>
          <w:color w:val="FF0000"/>
          <w:kern w:val="0"/>
          <w:sz w:val="24"/>
          <w:lang w:bidi="ar"/>
        </w:rPr>
        <w:t>AP</w:t>
      </w:r>
      <w:r w:rsidRPr="006E5D84">
        <w:rPr>
          <w:rFonts w:cs="宋体" w:hint="eastAsia"/>
          <w:color w:val="FF0000"/>
          <w:kern w:val="0"/>
          <w:sz w:val="24"/>
          <w:lang w:bidi="ar"/>
        </w:rPr>
        <w:t>模式。</w:t>
      </w:r>
      <w:r w:rsidR="006E5D84">
        <w:rPr>
          <w:rFonts w:cs="宋体" w:hint="eastAsia"/>
          <w:color w:val="FF0000"/>
          <w:kern w:val="0"/>
          <w:sz w:val="24"/>
          <w:lang w:bidi="ar"/>
        </w:rPr>
        <w:t>（</w:t>
      </w:r>
      <w:r w:rsidR="00CF3223">
        <w:rPr>
          <w:rFonts w:cs="宋体" w:hint="eastAsia"/>
          <w:color w:val="FF0000"/>
          <w:kern w:val="0"/>
          <w:sz w:val="24"/>
          <w:lang w:bidi="ar"/>
        </w:rPr>
        <w:t>参考文献：</w:t>
      </w:r>
      <w:r w:rsidR="00CF3223" w:rsidRPr="00CF3223">
        <w:rPr>
          <w:rFonts w:cs="宋体" w:hint="eastAsia"/>
          <w:color w:val="FF0000"/>
          <w:kern w:val="0"/>
          <w:sz w:val="24"/>
          <w:lang w:bidi="ar"/>
        </w:rPr>
        <w:t>基于点灯科技的智能家居控制系统设计</w:t>
      </w:r>
      <w:r w:rsidR="006E5D84">
        <w:rPr>
          <w:rFonts w:cs="宋体" w:hint="eastAsia"/>
          <w:color w:val="FF0000"/>
          <w:kern w:val="0"/>
          <w:sz w:val="24"/>
          <w:lang w:bidi="ar"/>
        </w:rPr>
        <w:t>）</w:t>
      </w:r>
      <w:r w:rsidR="00FE3356">
        <w:rPr>
          <w:rFonts w:cs="宋体" w:hint="eastAsia"/>
          <w:color w:val="000000"/>
          <w:kern w:val="0"/>
          <w:sz w:val="24"/>
          <w:lang w:bidi="ar"/>
        </w:rPr>
        <w:t>它</w:t>
      </w:r>
      <w:r w:rsidRPr="004A716A">
        <w:rPr>
          <w:rFonts w:cs="宋体" w:hint="eastAsia"/>
          <w:color w:val="000000"/>
          <w:kern w:val="0"/>
          <w:sz w:val="24"/>
          <w:lang w:bidi="ar"/>
        </w:rPr>
        <w:t>支持</w:t>
      </w:r>
      <w:r w:rsidRPr="004A716A">
        <w:rPr>
          <w:rFonts w:cs="宋体" w:hint="eastAsia"/>
          <w:color w:val="000000"/>
          <w:kern w:val="0"/>
          <w:sz w:val="24"/>
          <w:lang w:bidi="ar"/>
        </w:rPr>
        <w:t>ArduinoIDE</w:t>
      </w:r>
      <w:r w:rsidRPr="004A716A">
        <w:rPr>
          <w:rFonts w:cs="宋体" w:hint="eastAsia"/>
          <w:color w:val="000000"/>
          <w:kern w:val="0"/>
          <w:sz w:val="24"/>
          <w:lang w:bidi="ar"/>
        </w:rPr>
        <w:t>编程，简单易用，成本低廉。它的升级版</w:t>
      </w:r>
      <w:r w:rsidRPr="004A716A">
        <w:rPr>
          <w:rFonts w:cs="宋体" w:hint="eastAsia"/>
          <w:color w:val="000000"/>
          <w:kern w:val="0"/>
          <w:sz w:val="24"/>
          <w:lang w:bidi="ar"/>
        </w:rPr>
        <w:t>ESP32</w:t>
      </w:r>
      <w:r w:rsidR="00397B01">
        <w:rPr>
          <w:rFonts w:cs="宋体" w:hint="eastAsia"/>
          <w:color w:val="000000"/>
          <w:kern w:val="0"/>
          <w:sz w:val="24"/>
          <w:lang w:bidi="ar"/>
        </w:rPr>
        <w:t>是</w:t>
      </w:r>
      <w:r w:rsidRPr="004A716A">
        <w:rPr>
          <w:rFonts w:cs="宋体" w:hint="eastAsia"/>
          <w:color w:val="000000"/>
          <w:kern w:val="0"/>
          <w:sz w:val="24"/>
          <w:lang w:bidi="ar"/>
        </w:rPr>
        <w:t>双核</w:t>
      </w:r>
      <w:r w:rsidRPr="004A716A">
        <w:rPr>
          <w:rFonts w:cs="宋体" w:hint="eastAsia"/>
          <w:color w:val="000000"/>
          <w:kern w:val="0"/>
          <w:sz w:val="24"/>
          <w:lang w:bidi="ar"/>
        </w:rPr>
        <w:t>CPU</w:t>
      </w:r>
      <w:r w:rsidR="00397B01">
        <w:rPr>
          <w:rFonts w:cs="宋体" w:hint="eastAsia"/>
          <w:color w:val="000000"/>
          <w:kern w:val="0"/>
          <w:sz w:val="24"/>
          <w:lang w:bidi="ar"/>
        </w:rPr>
        <w:t>，</w:t>
      </w:r>
      <w:r w:rsidRPr="004A716A">
        <w:rPr>
          <w:rFonts w:cs="宋体" w:hint="eastAsia"/>
          <w:color w:val="000000"/>
          <w:kern w:val="0"/>
          <w:sz w:val="24"/>
          <w:lang w:bidi="ar"/>
        </w:rPr>
        <w:t>主频</w:t>
      </w:r>
      <w:r w:rsidRPr="004A716A">
        <w:rPr>
          <w:rFonts w:cs="宋体" w:hint="eastAsia"/>
          <w:color w:val="000000"/>
          <w:kern w:val="0"/>
          <w:sz w:val="24"/>
          <w:lang w:bidi="ar"/>
        </w:rPr>
        <w:t>160MHz</w:t>
      </w:r>
      <w:r w:rsidRPr="004A716A">
        <w:rPr>
          <w:rFonts w:cs="宋体" w:hint="eastAsia"/>
          <w:color w:val="000000"/>
          <w:kern w:val="0"/>
          <w:sz w:val="24"/>
          <w:lang w:bidi="ar"/>
        </w:rPr>
        <w:t>，但是价格更高，功能更强大。</w:t>
      </w:r>
    </w:p>
    <w:p w14:paraId="15C32F68" w14:textId="551C85B8" w:rsidR="004C0508" w:rsidRDefault="004A716A" w:rsidP="006621DD">
      <w:pPr>
        <w:widowControl/>
        <w:wordWrap w:val="0"/>
        <w:spacing w:line="360" w:lineRule="auto"/>
        <w:ind w:firstLineChars="200" w:firstLine="480"/>
        <w:rPr>
          <w:rFonts w:cs="宋体"/>
          <w:color w:val="000000"/>
          <w:kern w:val="0"/>
          <w:sz w:val="24"/>
          <w:lang w:bidi="ar"/>
        </w:rPr>
      </w:pPr>
      <w:r w:rsidRPr="004A716A">
        <w:rPr>
          <w:rFonts w:cs="宋体" w:hint="eastAsia"/>
          <w:color w:val="000000"/>
          <w:kern w:val="0"/>
          <w:sz w:val="24"/>
          <w:lang w:bidi="ar"/>
        </w:rPr>
        <w:t>本设计采用</w:t>
      </w:r>
      <w:r w:rsidRPr="004A716A">
        <w:rPr>
          <w:rFonts w:cs="宋体" w:hint="eastAsia"/>
          <w:color w:val="000000"/>
          <w:kern w:val="0"/>
          <w:sz w:val="24"/>
          <w:lang w:bidi="ar"/>
        </w:rPr>
        <w:t>ESP8266 NodeMCU</w:t>
      </w:r>
      <w:r w:rsidRPr="004A716A">
        <w:rPr>
          <w:rFonts w:cs="宋体" w:hint="eastAsia"/>
          <w:color w:val="000000"/>
          <w:kern w:val="0"/>
          <w:sz w:val="24"/>
          <w:lang w:bidi="ar"/>
        </w:rPr>
        <w:t>开发板作为系统的无线通讯模块，模块的基础电路图如图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42</w:t>
      </w:r>
      <w:r w:rsidR="00607453" w:rsidRPr="00607453">
        <w:rPr>
          <w:sz w:val="24"/>
        </w:rPr>
        <w:fldChar w:fldCharType="end"/>
      </w:r>
      <w:r w:rsidRPr="004A716A">
        <w:rPr>
          <w:rFonts w:cs="宋体" w:hint="eastAsia"/>
          <w:color w:val="000000"/>
          <w:kern w:val="0"/>
          <w:sz w:val="24"/>
          <w:lang w:bidi="ar"/>
        </w:rPr>
        <w:t>所示。</w:t>
      </w:r>
    </w:p>
    <w:p w14:paraId="58785813" w14:textId="5EC0AEDA" w:rsidR="004C0508" w:rsidRDefault="0056473B" w:rsidP="006621DD">
      <w:pPr>
        <w:widowControl/>
        <w:wordWrap w:val="0"/>
        <w:spacing w:line="360" w:lineRule="auto"/>
        <w:jc w:val="center"/>
        <w:rPr>
          <w:kern w:val="0"/>
          <w:sz w:val="24"/>
          <w:szCs w:val="22"/>
        </w:rPr>
      </w:pPr>
      <w:r w:rsidRPr="0056473B">
        <w:rPr>
          <w:noProof/>
          <w:kern w:val="0"/>
          <w:sz w:val="24"/>
          <w:szCs w:val="22"/>
        </w:rPr>
        <w:lastRenderedPageBreak/>
        <w:drawing>
          <wp:inline distT="0" distB="0" distL="0" distR="0" wp14:anchorId="2100CD65" wp14:editId="5E6F8FA3">
            <wp:extent cx="5526247" cy="3070746"/>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60"/>
                    <a:stretch>
                      <a:fillRect/>
                    </a:stretch>
                  </pic:blipFill>
                  <pic:spPr>
                    <a:xfrm>
                      <a:off x="0" y="0"/>
                      <a:ext cx="5546613" cy="3082063"/>
                    </a:xfrm>
                    <a:prstGeom prst="rect">
                      <a:avLst/>
                    </a:prstGeom>
                  </pic:spPr>
                </pic:pic>
              </a:graphicData>
            </a:graphic>
          </wp:inline>
        </w:drawing>
      </w:r>
    </w:p>
    <w:p w14:paraId="11F901C5" w14:textId="28897504" w:rsidR="004A716A" w:rsidRPr="00AE6330" w:rsidRDefault="004C0508" w:rsidP="006621DD">
      <w:pPr>
        <w:wordWrap w:val="0"/>
        <w:spacing w:line="360" w:lineRule="auto"/>
        <w:jc w:val="center"/>
        <w:rPr>
          <w:rFonts w:eastAsia="黑体"/>
          <w:szCs w:val="21"/>
        </w:rPr>
      </w:pPr>
      <w:r>
        <w:rPr>
          <w:rFonts w:eastAsia="黑体"/>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2F7AC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2F7ACF">
        <w:rPr>
          <w:noProof/>
          <w:szCs w:val="21"/>
        </w:rPr>
        <w:t>42</w:t>
      </w:r>
      <w:r w:rsidR="00672477">
        <w:rPr>
          <w:szCs w:val="21"/>
        </w:rPr>
        <w:fldChar w:fldCharType="end"/>
      </w:r>
      <w:r w:rsidRPr="004C0508">
        <w:rPr>
          <w:rFonts w:eastAsia="黑体" w:hint="eastAsia"/>
          <w:szCs w:val="21"/>
        </w:rPr>
        <w:t xml:space="preserve"> </w:t>
      </w:r>
      <w:r w:rsidR="00F41A1D">
        <w:rPr>
          <w:rFonts w:eastAsia="黑体" w:hint="eastAsia"/>
          <w:szCs w:val="21"/>
        </w:rPr>
        <w:t>ESP8266</w:t>
      </w:r>
      <w:r w:rsidRPr="004C0508">
        <w:rPr>
          <w:rFonts w:eastAsia="黑体" w:hint="eastAsia"/>
          <w:szCs w:val="21"/>
        </w:rPr>
        <w:t>的基础电路图</w:t>
      </w:r>
    </w:p>
    <w:p w14:paraId="4D7A7C13" w14:textId="58CB7703" w:rsidR="00C511F8" w:rsidRDefault="004A716A" w:rsidP="006621DD">
      <w:pPr>
        <w:widowControl/>
        <w:wordWrap w:val="0"/>
        <w:spacing w:line="360" w:lineRule="auto"/>
        <w:ind w:firstLineChars="200" w:firstLine="480"/>
        <w:rPr>
          <w:kern w:val="0"/>
          <w:sz w:val="24"/>
          <w:szCs w:val="22"/>
        </w:rPr>
      </w:pPr>
      <w:r w:rsidRPr="004A716A">
        <w:rPr>
          <w:rFonts w:cs="宋体" w:hint="eastAsia"/>
          <w:color w:val="000000"/>
          <w:kern w:val="0"/>
          <w:sz w:val="24"/>
          <w:lang w:bidi="ar"/>
        </w:rPr>
        <w:t>ESP8266</w:t>
      </w:r>
      <w:r w:rsidR="000C2EE8">
        <w:rPr>
          <w:rFonts w:cs="宋体" w:hint="eastAsia"/>
          <w:color w:val="000000"/>
          <w:kern w:val="0"/>
          <w:sz w:val="24"/>
          <w:lang w:bidi="ar"/>
        </w:rPr>
        <w:t>开发板</w:t>
      </w:r>
      <w:r w:rsidRPr="004A716A">
        <w:rPr>
          <w:rFonts w:cs="宋体" w:hint="eastAsia"/>
          <w:color w:val="000000"/>
          <w:kern w:val="0"/>
          <w:sz w:val="24"/>
          <w:lang w:bidi="ar"/>
        </w:rPr>
        <w:t>与</w:t>
      </w:r>
      <w:r w:rsidR="000C2EE8">
        <w:rPr>
          <w:rFonts w:cs="宋体" w:hint="eastAsia"/>
          <w:color w:val="000000"/>
          <w:kern w:val="0"/>
          <w:sz w:val="24"/>
          <w:lang w:bidi="ar"/>
        </w:rPr>
        <w:t>系统</w:t>
      </w:r>
      <w:r w:rsidRPr="004A716A">
        <w:rPr>
          <w:rFonts w:cs="宋体" w:hint="eastAsia"/>
          <w:color w:val="000000"/>
          <w:kern w:val="0"/>
          <w:sz w:val="24"/>
          <w:lang w:bidi="ar"/>
        </w:rPr>
        <w:t>核心板通过串口连在一起，以与点灯科技平台连接的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w:t>
      </w:r>
      <w:r w:rsidR="009C2E5C">
        <w:rPr>
          <w:rFonts w:cs="宋体" w:hint="eastAsia"/>
          <w:color w:val="000000"/>
          <w:kern w:val="0"/>
          <w:sz w:val="24"/>
          <w:lang w:bidi="ar"/>
        </w:rPr>
        <w:t>它</w:t>
      </w:r>
      <w:r w:rsidRPr="004A716A">
        <w:rPr>
          <w:rFonts w:cs="宋体" w:hint="eastAsia"/>
          <w:color w:val="000000"/>
          <w:kern w:val="0"/>
          <w:sz w:val="24"/>
          <w:lang w:bidi="ar"/>
        </w:rPr>
        <w:t>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与楼宇人员信息检测部分连接，用于实现远程开锁和非法入侵警报提示。核心板的接口电路如图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43</w:t>
      </w:r>
      <w:r w:rsidR="00607453" w:rsidRPr="00607453">
        <w:rPr>
          <w:sz w:val="24"/>
        </w:rPr>
        <w:fldChar w:fldCharType="end"/>
      </w:r>
      <w:r w:rsidRPr="004A716A">
        <w:rPr>
          <w:rFonts w:cs="宋体" w:hint="eastAsia"/>
          <w:color w:val="000000"/>
          <w:kern w:val="0"/>
          <w:sz w:val="24"/>
          <w:lang w:bidi="ar"/>
        </w:rPr>
        <w:t>所示。</w:t>
      </w:r>
      <w:r w:rsidR="00E20F5D">
        <w:rPr>
          <w:rFonts w:cs="宋体" w:hint="eastAsia"/>
          <w:color w:val="000000"/>
          <w:kern w:val="0"/>
          <w:sz w:val="24"/>
          <w:lang w:bidi="ar"/>
        </w:rPr>
        <w:t>楼宇</w:t>
      </w:r>
      <w:r w:rsidR="00FD65DD">
        <w:rPr>
          <w:rFonts w:cs="宋体" w:hint="eastAsia"/>
          <w:color w:val="000000"/>
          <w:kern w:val="0"/>
          <w:sz w:val="24"/>
          <w:lang w:bidi="ar"/>
        </w:rPr>
        <w:t>人员</w:t>
      </w:r>
      <w:r w:rsidR="00E20F5D">
        <w:rPr>
          <w:rFonts w:cs="宋体" w:hint="eastAsia"/>
          <w:color w:val="000000"/>
          <w:kern w:val="0"/>
          <w:sz w:val="24"/>
          <w:lang w:bidi="ar"/>
        </w:rPr>
        <w:t>信息</w:t>
      </w:r>
      <w:r w:rsidR="00FD65DD">
        <w:rPr>
          <w:rFonts w:cs="宋体" w:hint="eastAsia"/>
          <w:color w:val="000000"/>
          <w:kern w:val="0"/>
          <w:sz w:val="24"/>
          <w:lang w:bidi="ar"/>
        </w:rPr>
        <w:t>检测接口电路如图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44</w:t>
      </w:r>
      <w:r w:rsidR="00607453" w:rsidRPr="00607453">
        <w:rPr>
          <w:sz w:val="24"/>
        </w:rPr>
        <w:fldChar w:fldCharType="end"/>
      </w:r>
      <w:r w:rsidR="00FD65DD">
        <w:rPr>
          <w:rFonts w:cs="宋体" w:hint="eastAsia"/>
          <w:color w:val="000000"/>
          <w:kern w:val="0"/>
          <w:sz w:val="24"/>
          <w:lang w:bidi="ar"/>
        </w:rPr>
        <w:t>所示。</w:t>
      </w:r>
    </w:p>
    <w:p w14:paraId="27EC5D16" w14:textId="09DEF7A7" w:rsidR="00C511F8" w:rsidRDefault="00755A3D" w:rsidP="006621DD">
      <w:pPr>
        <w:widowControl/>
        <w:wordWrap w:val="0"/>
        <w:spacing w:line="360" w:lineRule="auto"/>
        <w:jc w:val="center"/>
        <w:rPr>
          <w:kern w:val="0"/>
          <w:sz w:val="24"/>
          <w:szCs w:val="22"/>
        </w:rPr>
      </w:pPr>
      <w:r w:rsidRPr="00755A3D">
        <w:rPr>
          <w:noProof/>
          <w:kern w:val="0"/>
          <w:sz w:val="24"/>
          <w:szCs w:val="22"/>
        </w:rPr>
        <w:drawing>
          <wp:inline distT="0" distB="0" distL="0" distR="0" wp14:anchorId="49CF78BD" wp14:editId="4F6EDD04">
            <wp:extent cx="1405719" cy="958205"/>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61"/>
                    <a:stretch>
                      <a:fillRect/>
                    </a:stretch>
                  </pic:blipFill>
                  <pic:spPr>
                    <a:xfrm>
                      <a:off x="0" y="0"/>
                      <a:ext cx="1417682" cy="966359"/>
                    </a:xfrm>
                    <a:prstGeom prst="rect">
                      <a:avLst/>
                    </a:prstGeom>
                  </pic:spPr>
                </pic:pic>
              </a:graphicData>
            </a:graphic>
          </wp:inline>
        </w:drawing>
      </w:r>
    </w:p>
    <w:p w14:paraId="31BBE9AA" w14:textId="7F1B625A" w:rsidR="00C511F8" w:rsidRDefault="00AF702B" w:rsidP="006621DD">
      <w:pPr>
        <w:widowControl/>
        <w:wordWrap w:val="0"/>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2F7AC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2F7ACF">
        <w:rPr>
          <w:noProof/>
          <w:szCs w:val="21"/>
        </w:rPr>
        <w:t>43</w:t>
      </w:r>
      <w:r w:rsidR="00672477">
        <w:rPr>
          <w:szCs w:val="21"/>
        </w:rPr>
        <w:fldChar w:fldCharType="end"/>
      </w:r>
      <w:r w:rsidR="00524883">
        <w:rPr>
          <w:rFonts w:eastAsia="黑体" w:hint="eastAsia"/>
          <w:kern w:val="0"/>
          <w:szCs w:val="21"/>
        </w:rPr>
        <w:t xml:space="preserve">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rsidP="006621DD">
      <w:pPr>
        <w:widowControl/>
        <w:wordWrap w:val="0"/>
        <w:spacing w:line="360" w:lineRule="auto"/>
        <w:jc w:val="center"/>
        <w:rPr>
          <w:kern w:val="0"/>
          <w:sz w:val="24"/>
          <w:szCs w:val="22"/>
        </w:rPr>
      </w:pPr>
      <w:r w:rsidRPr="00A81BEB">
        <w:rPr>
          <w:noProof/>
          <w:kern w:val="0"/>
          <w:sz w:val="24"/>
          <w:szCs w:val="22"/>
        </w:rPr>
        <w:drawing>
          <wp:inline distT="0" distB="0" distL="0" distR="0" wp14:anchorId="27FD8C56" wp14:editId="068B68A2">
            <wp:extent cx="2736376" cy="1453550"/>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62"/>
                    <a:stretch>
                      <a:fillRect/>
                    </a:stretch>
                  </pic:blipFill>
                  <pic:spPr>
                    <a:xfrm>
                      <a:off x="0" y="0"/>
                      <a:ext cx="2751193" cy="1461421"/>
                    </a:xfrm>
                    <a:prstGeom prst="rect">
                      <a:avLst/>
                    </a:prstGeom>
                  </pic:spPr>
                </pic:pic>
              </a:graphicData>
            </a:graphic>
          </wp:inline>
        </w:drawing>
      </w:r>
    </w:p>
    <w:p w14:paraId="42A6C8A8" w14:textId="50C42117" w:rsidR="00C511F8" w:rsidRDefault="00AF702B" w:rsidP="006621DD">
      <w:pPr>
        <w:widowControl/>
        <w:wordWrap w:val="0"/>
        <w:spacing w:line="360" w:lineRule="auto"/>
        <w:jc w:val="center"/>
        <w:rPr>
          <w:rFonts w:ascii="黑体" w:eastAsia="黑体" w:hAnsi="黑体" w:cs="黑体" w:hint="eastAsia"/>
          <w:kern w:val="0"/>
          <w:szCs w:val="21"/>
        </w:rPr>
      </w:pPr>
      <w:r>
        <w:rPr>
          <w:rFonts w:eastAsia="黑体"/>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2F7AC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2F7ACF">
        <w:rPr>
          <w:noProof/>
          <w:szCs w:val="21"/>
        </w:rPr>
        <w:t>44</w:t>
      </w:r>
      <w:r w:rsidR="00672477">
        <w:rPr>
          <w:szCs w:val="21"/>
        </w:rPr>
        <w:fldChar w:fldCharType="end"/>
      </w:r>
      <w:r w:rsidR="00FD65DD">
        <w:rPr>
          <w:rFonts w:eastAsia="黑体" w:hint="eastAsia"/>
          <w:kern w:val="0"/>
          <w:szCs w:val="21"/>
        </w:rPr>
        <w:t xml:space="preserve"> </w:t>
      </w:r>
      <w:r w:rsidR="00FD65DD">
        <w:rPr>
          <w:rFonts w:eastAsia="黑体" w:hint="eastAsia"/>
          <w:kern w:val="0"/>
          <w:szCs w:val="21"/>
        </w:rPr>
        <w:t>楼宇人员信息检测系统接口电路图</w:t>
      </w:r>
    </w:p>
    <w:p w14:paraId="136CAFC6" w14:textId="2A2DF033" w:rsidR="00C511F8" w:rsidRDefault="00390CF2" w:rsidP="006621DD">
      <w:pPr>
        <w:widowControl/>
        <w:wordWrap w:val="0"/>
        <w:spacing w:line="360" w:lineRule="auto"/>
        <w:ind w:firstLineChars="200" w:firstLine="480"/>
        <w:rPr>
          <w:kern w:val="0"/>
          <w:sz w:val="24"/>
          <w:szCs w:val="22"/>
        </w:rPr>
      </w:pPr>
      <w:r w:rsidRPr="00390CF2">
        <w:rPr>
          <w:rFonts w:hint="eastAsia"/>
          <w:kern w:val="0"/>
          <w:sz w:val="24"/>
          <w:szCs w:val="22"/>
        </w:rPr>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w:t>
      </w:r>
      <w:r w:rsidRPr="00390CF2">
        <w:rPr>
          <w:rFonts w:hint="eastAsia"/>
          <w:kern w:val="0"/>
          <w:sz w:val="24"/>
          <w:szCs w:val="22"/>
        </w:rPr>
        <w:lastRenderedPageBreak/>
        <w:t>将火灾等数据发送给</w:t>
      </w:r>
      <w:r w:rsidRPr="00390CF2">
        <w:rPr>
          <w:rFonts w:hint="eastAsia"/>
          <w:kern w:val="0"/>
          <w:sz w:val="24"/>
          <w:szCs w:val="22"/>
        </w:rPr>
        <w:t>ESP8266</w:t>
      </w:r>
      <w:r w:rsidRPr="00390CF2">
        <w:rPr>
          <w:rFonts w:hint="eastAsia"/>
          <w:kern w:val="0"/>
          <w:sz w:val="24"/>
          <w:szCs w:val="22"/>
        </w:rPr>
        <w:t>，进而通过</w:t>
      </w:r>
      <w:r w:rsidR="00DA1876">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发送给企业微信系统，提醒火灾和撤离。</w:t>
      </w:r>
    </w:p>
    <w:p w14:paraId="7E5BAD84" w14:textId="158364AB" w:rsidR="00C511F8" w:rsidRDefault="00AF702B" w:rsidP="006621DD">
      <w:pPr>
        <w:pStyle w:val="2"/>
        <w:wordWrap w:val="0"/>
        <w:spacing w:beforeLines="50" w:before="156" w:afterLines="50" w:after="156" w:line="360" w:lineRule="auto"/>
        <w:rPr>
          <w:color w:val="000000"/>
        </w:rPr>
      </w:pPr>
      <w:bookmarkStart w:id="90" w:name="_Toc1124"/>
      <w:bookmarkStart w:id="91" w:name="_Toc29264"/>
      <w:bookmarkStart w:id="92" w:name="_Toc198501323"/>
      <w:bookmarkStart w:id="93"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w:t>
      </w:r>
      <w:r w:rsidR="00D277E2">
        <w:rPr>
          <w:rFonts w:ascii="Times New Roman" w:hAnsi="Times New Roman" w:hint="eastAsia"/>
          <w:b w:val="0"/>
          <w:bCs/>
          <w:sz w:val="28"/>
          <w:szCs w:val="28"/>
        </w:rPr>
        <w:t>3</w:t>
      </w:r>
      <w:r w:rsidR="009E6F2B">
        <w:rPr>
          <w:rFonts w:hint="eastAsia"/>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90"/>
      <w:bookmarkEnd w:id="91"/>
      <w:r w:rsidR="00E95FB5" w:rsidRPr="00E95FB5">
        <w:rPr>
          <w:rFonts w:ascii="黑体" w:hAnsi="黑体" w:cs="黑体" w:hint="eastAsia"/>
          <w:b w:val="0"/>
          <w:bCs/>
          <w:color w:val="000000"/>
          <w:sz w:val="28"/>
          <w:szCs w:val="28"/>
        </w:rPr>
        <w:t>（g.5）</w:t>
      </w:r>
      <w:bookmarkEnd w:id="92"/>
    </w:p>
    <w:p w14:paraId="77EDA65A" w14:textId="288FD10B" w:rsidR="00C511F8" w:rsidRDefault="00436F28" w:rsidP="006621DD">
      <w:pPr>
        <w:wordWrap w:val="0"/>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0038467E">
        <w:rPr>
          <w:rFonts w:hint="eastAsia"/>
          <w:sz w:val="24"/>
        </w:rPr>
        <w:t>IR</w:t>
      </w:r>
      <w:r w:rsidRPr="00436F28">
        <w:rPr>
          <w:rFonts w:hint="eastAsia"/>
          <w:sz w:val="24"/>
        </w:rPr>
        <w:t>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VCC</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上，</w:t>
      </w:r>
      <w:r w:rsidR="0018400D" w:rsidRPr="00A00B75">
        <w:rPr>
          <w:rFonts w:hint="eastAsia"/>
          <w:color w:val="FF0000"/>
          <w:sz w:val="24"/>
        </w:rPr>
        <w:t>通过脚本</w:t>
      </w:r>
      <w:r w:rsidRPr="00A00B75">
        <w:rPr>
          <w:rFonts w:hint="eastAsia"/>
          <w:color w:val="FF0000"/>
          <w:sz w:val="24"/>
        </w:rPr>
        <w:t>程序</w:t>
      </w:r>
      <w:r w:rsidR="00606C3D" w:rsidRPr="00A00B75">
        <w:rPr>
          <w:rFonts w:hint="eastAsia"/>
          <w:color w:val="FF0000"/>
          <w:sz w:val="24"/>
        </w:rPr>
        <w:t>启动</w:t>
      </w:r>
      <w:r w:rsidRPr="00A00B75">
        <w:rPr>
          <w:rFonts w:hint="eastAsia"/>
          <w:color w:val="FF0000"/>
          <w:sz w:val="24"/>
        </w:rPr>
        <w:t>串口</w:t>
      </w:r>
      <w:r w:rsidR="00A00B75" w:rsidRPr="00A00B75">
        <w:rPr>
          <w:rFonts w:hint="eastAsia"/>
          <w:color w:val="FF0000"/>
          <w:sz w:val="24"/>
        </w:rPr>
        <w:t>（</w:t>
      </w:r>
      <w:r w:rsidR="0038467E">
        <w:rPr>
          <w:rFonts w:hint="eastAsia"/>
          <w:color w:val="FF0000"/>
          <w:sz w:val="24"/>
        </w:rPr>
        <w:t>根据程序</w:t>
      </w:r>
      <w:r w:rsidR="00A00B75" w:rsidRPr="00A00B75">
        <w:rPr>
          <w:rFonts w:hint="eastAsia"/>
          <w:color w:val="FF0000"/>
          <w:sz w:val="24"/>
        </w:rPr>
        <w:t>修改）</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FE3356">
        <w:rPr>
          <w:rFonts w:hint="eastAsia"/>
          <w:sz w:val="24"/>
        </w:rPr>
        <w:t>ESP</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2F7AC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2F7ACF">
        <w:rPr>
          <w:noProof/>
          <w:sz w:val="24"/>
        </w:rPr>
        <w:t>45</w:t>
      </w:r>
      <w:r w:rsidR="00607453" w:rsidRPr="00607453">
        <w:rPr>
          <w:sz w:val="24"/>
        </w:rPr>
        <w:fldChar w:fldCharType="end"/>
      </w:r>
      <w:r w:rsidRPr="00436F28">
        <w:rPr>
          <w:rFonts w:hint="eastAsia"/>
          <w:sz w:val="24"/>
        </w:rPr>
        <w:t>所示。</w:t>
      </w:r>
      <w:r w:rsidR="002C75F0">
        <w:rPr>
          <w:rFonts w:hint="eastAsia"/>
          <w:sz w:val="24"/>
        </w:rPr>
        <w:t xml:space="preserve"> </w:t>
      </w:r>
    </w:p>
    <w:p w14:paraId="57DD4798" w14:textId="4422418D" w:rsidR="00A9527E" w:rsidRPr="00436F28" w:rsidRDefault="000122CE" w:rsidP="006621DD">
      <w:pPr>
        <w:wordWrap w:val="0"/>
        <w:spacing w:line="360" w:lineRule="auto"/>
        <w:jc w:val="center"/>
        <w:rPr>
          <w:sz w:val="24"/>
        </w:rPr>
      </w:pPr>
      <w:r>
        <w:rPr>
          <w:noProof/>
          <w:sz w:val="24"/>
        </w:rPr>
        <w:drawing>
          <wp:inline distT="0" distB="0" distL="0" distR="0" wp14:anchorId="21E5AC77" wp14:editId="1938CBD9">
            <wp:extent cx="3818534" cy="2468364"/>
            <wp:effectExtent l="0" t="0" r="0"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1503" cy="2476747"/>
                    </a:xfrm>
                    <a:prstGeom prst="rect">
                      <a:avLst/>
                    </a:prstGeom>
                    <a:noFill/>
                    <a:ln>
                      <a:noFill/>
                    </a:ln>
                  </pic:spPr>
                </pic:pic>
              </a:graphicData>
            </a:graphic>
          </wp:inline>
        </w:drawing>
      </w:r>
    </w:p>
    <w:p w14:paraId="7313CECB" w14:textId="7A91E0CF" w:rsidR="00C511F8" w:rsidRDefault="00AF702B" w:rsidP="006621DD">
      <w:pPr>
        <w:pStyle w:val="af9"/>
        <w:wordWrap w:val="0"/>
        <w:spacing w:before="156" w:after="156"/>
      </w:pPr>
      <w:bookmarkStart w:id="94" w:name="_Ref167641215"/>
      <w:r>
        <w:rPr>
          <w:rFonts w:hint="eastAsia"/>
        </w:rPr>
        <w:t>图</w:t>
      </w:r>
      <w:bookmarkEnd w:id="94"/>
      <w:r w:rsidR="00672477">
        <w:fldChar w:fldCharType="begin"/>
      </w:r>
      <w:r w:rsidR="00672477">
        <w:instrText xml:space="preserve"> </w:instrText>
      </w:r>
      <w:r w:rsidR="00672477">
        <w:rPr>
          <w:rFonts w:hint="eastAsia"/>
        </w:rPr>
        <w:instrText>Seq eq \c</w:instrText>
      </w:r>
      <w:r w:rsidR="00672477">
        <w:instrText xml:space="preserve"> </w:instrText>
      </w:r>
      <w:r w:rsidR="00672477">
        <w:fldChar w:fldCharType="separate"/>
      </w:r>
      <w:r w:rsidR="002F7ACF">
        <w:rPr>
          <w:noProof/>
        </w:rPr>
        <w:t>3</w:t>
      </w:r>
      <w:r w:rsidR="00672477">
        <w:fldChar w:fldCharType="end"/>
      </w:r>
      <w:r w:rsidR="00672477">
        <w:rPr>
          <w:rFonts w:hint="eastAsia"/>
        </w:rPr>
        <w:t>.</w:t>
      </w:r>
      <w:r w:rsidR="00672477">
        <w:fldChar w:fldCharType="begin"/>
      </w:r>
      <w:r w:rsidR="00672477">
        <w:instrText xml:space="preserve"> </w:instrText>
      </w:r>
      <w:r w:rsidR="00672477">
        <w:rPr>
          <w:rFonts w:hint="eastAsia"/>
        </w:rPr>
        <w:instrText>Seq ptc</w:instrText>
      </w:r>
      <w:r w:rsidR="00672477">
        <w:instrText xml:space="preserve"> </w:instrText>
      </w:r>
      <w:r w:rsidR="00672477">
        <w:fldChar w:fldCharType="separate"/>
      </w:r>
      <w:r w:rsidR="002F7ACF">
        <w:rPr>
          <w:noProof/>
        </w:rPr>
        <w:t>45</w:t>
      </w:r>
      <w:r w:rsidR="00672477">
        <w:fldChar w:fldCharType="end"/>
      </w:r>
      <w:r w:rsidR="00416DE5">
        <w:rPr>
          <w:rFonts w:hint="eastAsia"/>
        </w:rPr>
        <w:t xml:space="preserve"> AIR780E</w:t>
      </w:r>
      <w:r w:rsidR="000E54F6">
        <w:rPr>
          <w:rFonts w:hint="eastAsia"/>
        </w:rPr>
        <w:t>部分接口</w:t>
      </w:r>
      <w:r w:rsidR="000E54F6" w:rsidRPr="00FF366D">
        <w:rPr>
          <w:rFonts w:hint="eastAsia"/>
        </w:rPr>
        <w:t>电路图</w:t>
      </w:r>
    </w:p>
    <w:p w14:paraId="26B8D002" w14:textId="11CA7D1F" w:rsidR="00733E57" w:rsidRPr="000E54F6" w:rsidRDefault="000E54F6" w:rsidP="006621DD">
      <w:pPr>
        <w:pStyle w:val="--"/>
        <w:ind w:firstLine="480"/>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DA1876">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2521DFF2" w14:textId="5837771E" w:rsidR="00B50527" w:rsidRDefault="00B50527" w:rsidP="006621DD">
      <w:pPr>
        <w:wordWrap w:val="0"/>
        <w:spacing w:beforeLines="50" w:before="156" w:afterLines="50" w:after="156" w:line="360" w:lineRule="auto"/>
        <w:outlineLvl w:val="1"/>
        <w:rPr>
          <w:rFonts w:eastAsia="黑体"/>
          <w:sz w:val="24"/>
        </w:rPr>
      </w:pPr>
      <w:bookmarkStart w:id="95" w:name="_Toc198501324"/>
      <w:r w:rsidRPr="00CD6AF6">
        <w:rPr>
          <w:rFonts w:eastAsia="黑体" w:hint="eastAsia"/>
          <w:sz w:val="28"/>
          <w:szCs w:val="28"/>
        </w:rPr>
        <w:t>3</w:t>
      </w:r>
      <w:r>
        <w:rPr>
          <w:rFonts w:eastAsia="黑体" w:hint="eastAsia"/>
          <w:sz w:val="28"/>
          <w:szCs w:val="28"/>
        </w:rPr>
        <w:t>.2</w:t>
      </w:r>
      <w:r w:rsidR="00D277E2">
        <w:rPr>
          <w:rFonts w:eastAsia="黑体" w:hint="eastAsia"/>
          <w:sz w:val="28"/>
          <w:szCs w:val="28"/>
        </w:rPr>
        <w:t>4</w:t>
      </w:r>
      <w:r>
        <w:rPr>
          <w:rFonts w:eastAsia="黑体" w:hint="eastAsia"/>
          <w:sz w:val="28"/>
          <w:szCs w:val="28"/>
        </w:rPr>
        <w:t xml:space="preserve">　楼宇云端安防监控系统（</w:t>
      </w:r>
      <w:r>
        <w:rPr>
          <w:rFonts w:eastAsia="黑体" w:hint="eastAsia"/>
          <w:sz w:val="28"/>
          <w:szCs w:val="28"/>
        </w:rPr>
        <w:t>n</w:t>
      </w:r>
      <w:r w:rsidR="00F04EB1">
        <w:rPr>
          <w:rFonts w:eastAsia="黑体" w:hint="eastAsia"/>
          <w:sz w:val="28"/>
          <w:szCs w:val="28"/>
        </w:rPr>
        <w:t>附加，有空就写</w:t>
      </w:r>
      <w:r w:rsidR="00D06CF8">
        <w:rPr>
          <w:rFonts w:eastAsia="黑体" w:hint="eastAsia"/>
          <w:sz w:val="28"/>
          <w:szCs w:val="28"/>
        </w:rPr>
        <w:t>图</w:t>
      </w:r>
      <w:r w:rsidR="00D06CF8">
        <w:rPr>
          <w:rFonts w:eastAsia="黑体" w:hint="eastAsia"/>
          <w:sz w:val="28"/>
          <w:szCs w:val="28"/>
        </w:rPr>
        <w:t>3.42</w:t>
      </w:r>
      <w:r>
        <w:rPr>
          <w:rFonts w:eastAsia="黑体" w:hint="eastAsia"/>
          <w:sz w:val="28"/>
          <w:szCs w:val="28"/>
        </w:rPr>
        <w:t>）</w:t>
      </w:r>
      <w:bookmarkEnd w:id="95"/>
    </w:p>
    <w:p w14:paraId="3E49828B" w14:textId="0A5A11B1" w:rsidR="00B50527" w:rsidRPr="00A71ADE" w:rsidRDefault="00B50527" w:rsidP="00A71ADE">
      <w:pPr>
        <w:pStyle w:val="--"/>
        <w:ind w:firstLine="480"/>
      </w:pPr>
      <w:r w:rsidRPr="00A71ADE">
        <w:rPr>
          <w:rFonts w:hint="eastAsia"/>
        </w:rPr>
        <w:t>系统的楼宇人员信息检测系统也有一个主控</w:t>
      </w:r>
      <w:r w:rsidRPr="00A71ADE">
        <w:rPr>
          <w:rFonts w:hint="eastAsia"/>
        </w:rPr>
        <w:t>MCU</w:t>
      </w:r>
      <w:r w:rsidRPr="00A71ADE">
        <w:rPr>
          <w:rFonts w:hint="eastAsia"/>
        </w:rPr>
        <w:t>，采用</w:t>
      </w:r>
      <w:r w:rsidRPr="00A71ADE">
        <w:rPr>
          <w:rFonts w:hint="eastAsia"/>
        </w:rPr>
        <w:t>STM32F103C8T6</w:t>
      </w:r>
      <w:r w:rsidRPr="00A71ADE">
        <w:rPr>
          <w:rFonts w:hint="eastAsia"/>
        </w:rPr>
        <w:t>与外设相连，负责刷卡认证、指纹识别、驱动舵机开关闸机等，电路同样包含晶振电路、复位电路、电源电路等。芯片连接引脚图如图</w:t>
      </w:r>
      <w:r w:rsidRPr="00A71ADE">
        <w:rPr>
          <w:rFonts w:hint="eastAsia"/>
        </w:rPr>
        <w:t>3.20</w:t>
      </w:r>
      <w:r w:rsidRPr="00A71ADE">
        <w:rPr>
          <w:rFonts w:hint="eastAsia"/>
        </w:rPr>
        <w:t>所示。</w:t>
      </w:r>
    </w:p>
    <w:p w14:paraId="13150BB9" w14:textId="381E0337" w:rsidR="00C511F8" w:rsidRDefault="00AF702B" w:rsidP="006621DD">
      <w:pPr>
        <w:pageBreakBefore/>
        <w:wordWrap w:val="0"/>
        <w:spacing w:beforeLines="50" w:before="156" w:afterLines="50" w:after="156" w:line="360" w:lineRule="auto"/>
        <w:outlineLvl w:val="0"/>
        <w:rPr>
          <w:rFonts w:eastAsia="黑体"/>
          <w:sz w:val="24"/>
        </w:rPr>
      </w:pPr>
      <w:bookmarkStart w:id="96" w:name="_Toc198501325"/>
      <w:r w:rsidRPr="00CD6AF6">
        <w:rPr>
          <w:rFonts w:eastAsia="黑体" w:hint="eastAsia"/>
          <w:sz w:val="32"/>
          <w:szCs w:val="32"/>
        </w:rPr>
        <w:lastRenderedPageBreak/>
        <w:t>4</w:t>
      </w:r>
      <w:r>
        <w:rPr>
          <w:rFonts w:eastAsia="黑体" w:hint="eastAsia"/>
          <w:sz w:val="32"/>
          <w:szCs w:val="32"/>
        </w:rPr>
        <w:t xml:space="preserve">　系统软件设计</w:t>
      </w:r>
      <w:bookmarkEnd w:id="93"/>
      <w:bookmarkEnd w:id="96"/>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6961D5">
        <w:rPr>
          <w:rFonts w:eastAsia="黑体"/>
          <w:sz w:val="32"/>
          <w:szCs w:val="32"/>
        </w:rPr>
        <w:fldChar w:fldCharType="begin"/>
      </w:r>
      <w:r w:rsidR="006961D5">
        <w:rPr>
          <w:rFonts w:eastAsia="黑体"/>
          <w:sz w:val="32"/>
          <w:szCs w:val="32"/>
        </w:rPr>
        <w:instrText xml:space="preserve"> </w:instrText>
      </w:r>
      <w:r w:rsidR="006961D5" w:rsidRPr="005D47D3">
        <w:rPr>
          <w:rFonts w:eastAsia="黑体"/>
          <w:sz w:val="32"/>
          <w:szCs w:val="32"/>
        </w:rPr>
        <w:instrText xml:space="preserve">Seq </w:instrText>
      </w:r>
      <w:r w:rsidR="006961D5">
        <w:rPr>
          <w:rFonts w:eastAsia="黑体" w:hint="eastAsia"/>
          <w:sz w:val="32"/>
          <w:szCs w:val="32"/>
        </w:rPr>
        <w:instrText>txt</w:instrText>
      </w:r>
      <w:r w:rsidR="006853B1">
        <w:rPr>
          <w:rFonts w:eastAsia="黑体" w:hint="eastAsia"/>
          <w:sz w:val="32"/>
          <w:szCs w:val="32"/>
        </w:rPr>
        <w:instrText xml:space="preserve"> </w:instrText>
      </w:r>
      <w:r w:rsidR="006961D5" w:rsidRPr="005D47D3">
        <w:rPr>
          <w:rFonts w:eastAsia="黑体"/>
          <w:sz w:val="32"/>
          <w:szCs w:val="32"/>
        </w:rPr>
        <w:instrText>\r \h</w:instrText>
      </w:r>
      <w:r w:rsidR="006961D5">
        <w:rPr>
          <w:rFonts w:eastAsia="黑体"/>
          <w:sz w:val="32"/>
          <w:szCs w:val="32"/>
        </w:rPr>
        <w:instrText xml:space="preserve"> </w:instrText>
      </w:r>
      <w:r w:rsidR="006961D5">
        <w:rPr>
          <w:rFonts w:eastAsia="黑体"/>
          <w:sz w:val="32"/>
          <w:szCs w:val="32"/>
        </w:rPr>
        <w:fldChar w:fldCharType="end"/>
      </w:r>
    </w:p>
    <w:p w14:paraId="296F7666" w14:textId="77777777" w:rsidR="00C511F8" w:rsidRDefault="00AF702B" w:rsidP="006621DD">
      <w:pPr>
        <w:wordWrap w:val="0"/>
        <w:spacing w:beforeLines="50" w:before="156" w:afterLines="50" w:after="156" w:line="360" w:lineRule="auto"/>
        <w:outlineLvl w:val="1"/>
        <w:rPr>
          <w:rFonts w:eastAsia="黑体"/>
          <w:sz w:val="24"/>
        </w:rPr>
      </w:pPr>
      <w:bookmarkStart w:id="97" w:name="_Toc71660333"/>
      <w:bookmarkStart w:id="98" w:name="_Toc198501326"/>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97"/>
      <w:bookmarkEnd w:id="98"/>
    </w:p>
    <w:p w14:paraId="74966BA1" w14:textId="7282340A" w:rsidR="001A1977" w:rsidRPr="001A1977" w:rsidRDefault="00AF702B" w:rsidP="006621DD">
      <w:pPr>
        <w:wordWrap w:val="0"/>
        <w:spacing w:line="360" w:lineRule="auto"/>
        <w:ind w:firstLineChars="200" w:firstLine="480"/>
        <w:rPr>
          <w:sz w:val="24"/>
        </w:rPr>
      </w:pPr>
      <w:r>
        <w:rPr>
          <w:rFonts w:hint="eastAsia"/>
          <w:sz w:val="24"/>
        </w:rPr>
        <w:t>图</w:t>
      </w:r>
      <w:r w:rsidR="001D5A65">
        <w:rPr>
          <w:sz w:val="24"/>
        </w:rPr>
        <w:fldChar w:fldCharType="begin"/>
      </w:r>
      <w:r w:rsidR="001D5A65">
        <w:rPr>
          <w:sz w:val="24"/>
        </w:rPr>
        <w:instrText xml:space="preserve"> </w:instrText>
      </w:r>
      <w:r w:rsidR="001D5A65">
        <w:rPr>
          <w:rFonts w:hint="eastAsia"/>
          <w:sz w:val="24"/>
        </w:rPr>
        <w:instrText>Seq eq \c</w:instrText>
      </w:r>
      <w:r w:rsidR="001D5A65">
        <w:rPr>
          <w:sz w:val="24"/>
        </w:rPr>
        <w:instrText xml:space="preserve"> </w:instrText>
      </w:r>
      <w:r w:rsidR="001D5A65">
        <w:rPr>
          <w:sz w:val="24"/>
        </w:rPr>
        <w:fldChar w:fldCharType="separate"/>
      </w:r>
      <w:r w:rsidR="002F7ACF">
        <w:rPr>
          <w:noProof/>
          <w:sz w:val="24"/>
        </w:rPr>
        <w:t>4</w:t>
      </w:r>
      <w:r w:rsidR="001D5A65">
        <w:rPr>
          <w:sz w:val="24"/>
        </w:rPr>
        <w:fldChar w:fldCharType="end"/>
      </w:r>
      <w:r w:rsidR="001D5A65">
        <w:rPr>
          <w:rFonts w:hint="eastAsia"/>
          <w:sz w:val="24"/>
        </w:rPr>
        <w:t>.</w:t>
      </w:r>
      <w:r w:rsidR="001D5A65">
        <w:rPr>
          <w:sz w:val="24"/>
        </w:rPr>
        <w:fldChar w:fldCharType="begin"/>
      </w:r>
      <w:r w:rsidR="001D5A65">
        <w:rPr>
          <w:sz w:val="24"/>
        </w:rPr>
        <w:instrText xml:space="preserve"> </w:instrText>
      </w:r>
      <w:r w:rsidR="001D5A65">
        <w:rPr>
          <w:rFonts w:hint="eastAsia"/>
          <w:sz w:val="24"/>
        </w:rPr>
        <w:instrText>seq</w:instrText>
      </w:r>
      <w:r w:rsidR="006853B1">
        <w:rPr>
          <w:rFonts w:hint="eastAsia"/>
          <w:sz w:val="24"/>
        </w:rPr>
        <w:instrText xml:space="preserve"> txt</w:instrText>
      </w:r>
      <w:r w:rsidR="001D5A65">
        <w:rPr>
          <w:sz w:val="24"/>
        </w:rPr>
        <w:instrText xml:space="preserve"> </w:instrText>
      </w:r>
      <w:r w:rsidR="001D5A65">
        <w:rPr>
          <w:sz w:val="24"/>
        </w:rPr>
        <w:fldChar w:fldCharType="separate"/>
      </w:r>
      <w:r w:rsidR="002F7ACF">
        <w:rPr>
          <w:noProof/>
          <w:sz w:val="24"/>
        </w:rPr>
        <w:t>1</w:t>
      </w:r>
      <w:r w:rsidR="001D5A65">
        <w:rPr>
          <w:sz w:val="24"/>
        </w:rPr>
        <w:fldChar w:fldCharType="end"/>
      </w:r>
      <w:r>
        <w:rPr>
          <w:rFonts w:hint="eastAsia"/>
          <w:sz w:val="24"/>
        </w:rPr>
        <w:t>即为本设计的系统软件</w:t>
      </w:r>
      <w:r w:rsidR="001A1977">
        <w:rPr>
          <w:rFonts w:hint="eastAsia"/>
          <w:sz w:val="24"/>
        </w:rPr>
        <w:t>主</w:t>
      </w:r>
      <w:r>
        <w:rPr>
          <w:rFonts w:hint="eastAsia"/>
          <w:sz w:val="24"/>
        </w:rPr>
        <w:t>流程图。</w:t>
      </w:r>
      <w:r w:rsidR="001A1977" w:rsidRPr="001A1977">
        <w:rPr>
          <w:rFonts w:hint="eastAsia"/>
          <w:sz w:val="24"/>
        </w:rPr>
        <w:t>系统上电后会自动连接网络并检测模块连接是否正常，并在屏幕上显示连接状态。初始化结束后，系统会循环进行区域火灾检测，如果发生火灾，启动消防措施进行初步灭火并进行报警提示和上报云端，同时在显示屏上显示火灾状态。火灾应急灯也会启动强制开启所有灯光。</w:t>
      </w:r>
    </w:p>
    <w:p w14:paraId="341DF7C1" w14:textId="395696E7" w:rsidR="00C511F8" w:rsidRDefault="001A1977" w:rsidP="006621DD">
      <w:pPr>
        <w:wordWrap w:val="0"/>
        <w:spacing w:line="360" w:lineRule="auto"/>
        <w:ind w:firstLineChars="200" w:firstLine="480"/>
        <w:rPr>
          <w:sz w:val="24"/>
        </w:rPr>
      </w:pPr>
      <w:r w:rsidRPr="001A1977">
        <w:rPr>
          <w:rFonts w:hint="eastAsia"/>
          <w:sz w:val="24"/>
        </w:rPr>
        <w:t>系统还会接</w:t>
      </w:r>
      <w:r>
        <w:rPr>
          <w:rFonts w:hint="eastAsia"/>
          <w:sz w:val="24"/>
        </w:rPr>
        <w:t>收</w:t>
      </w:r>
      <w:r w:rsidRPr="001A1977">
        <w:rPr>
          <w:rFonts w:hint="eastAsia"/>
          <w:sz w:val="24"/>
        </w:rPr>
        <w:t>云端和</w:t>
      </w:r>
      <w:r w:rsidRPr="001A1977">
        <w:rPr>
          <w:rFonts w:hint="eastAsia"/>
          <w:sz w:val="24"/>
        </w:rPr>
        <w:t>APP</w:t>
      </w:r>
      <w:r w:rsidRPr="001A1977">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sidRPr="001A1977">
        <w:rPr>
          <w:rFonts w:hint="eastAsia"/>
          <w:sz w:val="24"/>
        </w:rPr>
        <w:t>APP</w:t>
      </w:r>
      <w:r w:rsidRPr="001A1977">
        <w:rPr>
          <w:rFonts w:hint="eastAsia"/>
          <w:sz w:val="24"/>
        </w:rPr>
        <w:t>设定温度自动调节中央空调的工作。并在屏幕显示温湿度信息和空调信息，以及今明两天天气预报、时间信息、太阳能发电板状态和发电量信息等。</w:t>
      </w:r>
    </w:p>
    <w:p w14:paraId="7CB672A3" w14:textId="4FB69F90" w:rsidR="00C511F8" w:rsidRDefault="004A7054" w:rsidP="006621DD">
      <w:pPr>
        <w:wordWrap w:val="0"/>
        <w:spacing w:line="360" w:lineRule="auto"/>
        <w:jc w:val="center"/>
        <w:rPr>
          <w:sz w:val="24"/>
        </w:rPr>
      </w:pPr>
      <w:r>
        <w:rPr>
          <w:noProof/>
          <w:sz w:val="24"/>
        </w:rPr>
        <w:lastRenderedPageBreak/>
        <w:drawing>
          <wp:inline distT="0" distB="0" distL="0" distR="0" wp14:anchorId="2C1443F6" wp14:editId="59760757">
            <wp:extent cx="5319458" cy="5688280"/>
            <wp:effectExtent l="0" t="0" r="0" b="8255"/>
            <wp:docPr id="94699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012" name="图片 94699012"/>
                    <pic:cNvPicPr/>
                  </pic:nvPicPr>
                  <pic:blipFill>
                    <a:blip r:embed="rId64"/>
                    <a:stretch>
                      <a:fillRect/>
                    </a:stretch>
                  </pic:blipFill>
                  <pic:spPr>
                    <a:xfrm>
                      <a:off x="0" y="0"/>
                      <a:ext cx="5393435" cy="5767386"/>
                    </a:xfrm>
                    <a:prstGeom prst="rect">
                      <a:avLst/>
                    </a:prstGeom>
                  </pic:spPr>
                </pic:pic>
              </a:graphicData>
            </a:graphic>
          </wp:inline>
        </w:drawing>
      </w:r>
    </w:p>
    <w:p w14:paraId="7E58DB03" w14:textId="0A891B4B" w:rsidR="00C511F8" w:rsidRDefault="00AF702B" w:rsidP="006621DD">
      <w:pPr>
        <w:pStyle w:val="a5"/>
        <w:wordWrap w:val="0"/>
        <w:spacing w:line="360" w:lineRule="auto"/>
        <w:jc w:val="center"/>
        <w:rPr>
          <w:sz w:val="21"/>
          <w:szCs w:val="21"/>
        </w:rPr>
      </w:pPr>
      <w:r>
        <w:rPr>
          <w:rFonts w:hint="eastAsia"/>
          <w:sz w:val="21"/>
          <w:szCs w:val="21"/>
        </w:rPr>
        <w:t>图</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eq \c</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2F7ACF">
        <w:rPr>
          <w:rFonts w:ascii="Times New Roman" w:hAnsi="Times New Roman"/>
          <w:noProof/>
          <w:sz w:val="21"/>
          <w:szCs w:val="21"/>
        </w:rPr>
        <w:t>4</w:t>
      </w:r>
      <w:r w:rsidR="00EC1417">
        <w:rPr>
          <w:rFonts w:ascii="Times New Roman" w:hAnsi="Times New Roman"/>
          <w:sz w:val="21"/>
          <w:szCs w:val="21"/>
        </w:rPr>
        <w:fldChar w:fldCharType="end"/>
      </w:r>
      <w:r w:rsidR="00EC1417">
        <w:rPr>
          <w:rFonts w:ascii="Times New Roman" w:hAnsi="Times New Roman" w:hint="eastAsia"/>
          <w:sz w:val="21"/>
          <w:szCs w:val="21"/>
        </w:rPr>
        <w:t>.</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list</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2F7ACF">
        <w:rPr>
          <w:rFonts w:ascii="Times New Roman" w:hAnsi="Times New Roman"/>
          <w:noProof/>
          <w:sz w:val="21"/>
          <w:szCs w:val="21"/>
        </w:rPr>
        <w:t>1</w:t>
      </w:r>
      <w:r w:rsidR="00EC1417">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31D6EF69" w14:textId="56E9D34A" w:rsidR="00C511F8" w:rsidRDefault="00AF702B" w:rsidP="006621DD">
      <w:pPr>
        <w:wordWrap w:val="0"/>
        <w:spacing w:beforeLines="50" w:before="156" w:afterLines="50" w:after="156" w:line="360" w:lineRule="auto"/>
        <w:outlineLvl w:val="1"/>
        <w:rPr>
          <w:rFonts w:eastAsia="黑体"/>
          <w:sz w:val="24"/>
        </w:rPr>
      </w:pPr>
      <w:bookmarkStart w:id="99" w:name="_Toc71660334"/>
      <w:bookmarkStart w:id="100" w:name="_Toc198501327"/>
      <w:r w:rsidRPr="00CD6AF6">
        <w:rPr>
          <w:rFonts w:eastAsia="黑体" w:hint="eastAsia"/>
          <w:sz w:val="28"/>
          <w:szCs w:val="28"/>
        </w:rPr>
        <w:t>4</w:t>
      </w:r>
      <w:r>
        <w:rPr>
          <w:rFonts w:eastAsia="黑体" w:hint="eastAsia"/>
          <w:sz w:val="28"/>
          <w:szCs w:val="28"/>
        </w:rPr>
        <w:t>.</w:t>
      </w:r>
      <w:r w:rsidRPr="00CD6AF6">
        <w:rPr>
          <w:rFonts w:eastAsia="黑体" w:hint="eastAsia"/>
          <w:sz w:val="28"/>
          <w:szCs w:val="28"/>
        </w:rPr>
        <w:t>2</w:t>
      </w:r>
      <w:bookmarkEnd w:id="99"/>
      <w:r>
        <w:rPr>
          <w:rFonts w:eastAsia="黑体" w:hint="eastAsia"/>
          <w:sz w:val="28"/>
          <w:szCs w:val="28"/>
        </w:rPr>
        <w:t xml:space="preserve">　</w:t>
      </w:r>
      <w:r w:rsidR="001A6579">
        <w:rPr>
          <w:rFonts w:eastAsia="黑体" w:hint="eastAsia"/>
          <w:sz w:val="28"/>
          <w:szCs w:val="28"/>
        </w:rPr>
        <w:t>楼宇人员</w:t>
      </w:r>
      <w:r w:rsidR="00A71ADE">
        <w:rPr>
          <w:rFonts w:eastAsia="黑体" w:hint="eastAsia"/>
          <w:sz w:val="28"/>
          <w:szCs w:val="28"/>
        </w:rPr>
        <w:t>指纹</w:t>
      </w:r>
      <w:r w:rsidR="001A6579">
        <w:rPr>
          <w:rFonts w:eastAsia="黑体" w:hint="eastAsia"/>
          <w:sz w:val="28"/>
          <w:szCs w:val="28"/>
        </w:rPr>
        <w:t>检测系统</w:t>
      </w:r>
      <w:r w:rsidR="00AB140C">
        <w:rPr>
          <w:rFonts w:eastAsia="黑体" w:hint="eastAsia"/>
          <w:sz w:val="28"/>
          <w:szCs w:val="28"/>
        </w:rPr>
        <w:t>流程设计</w:t>
      </w:r>
      <w:bookmarkEnd w:id="100"/>
    </w:p>
    <w:p w14:paraId="57E33ACA" w14:textId="51609330" w:rsidR="002B15FE" w:rsidRPr="00056DDA" w:rsidRDefault="002B15FE"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2</w:t>
      </w:r>
      <w:r>
        <w:rPr>
          <w:sz w:val="24"/>
        </w:rPr>
        <w:fldChar w:fldCharType="end"/>
      </w:r>
      <w:r>
        <w:rPr>
          <w:rFonts w:hint="eastAsia"/>
          <w:sz w:val="24"/>
        </w:rPr>
        <w:t>是楼宇人员信息检测部分的流程图。</w:t>
      </w:r>
      <w:r w:rsidRPr="00056DDA">
        <w:rPr>
          <w:rFonts w:hint="eastAsia"/>
          <w:sz w:val="24"/>
        </w:rPr>
        <w:t>系统上电后会对各部分进行初始化，然后进入等待模式，</w:t>
      </w:r>
      <w:r w:rsidRPr="00056DDA">
        <w:rPr>
          <w:rFonts w:hint="eastAsia"/>
          <w:sz w:val="24"/>
        </w:rPr>
        <w:t>OLED</w:t>
      </w:r>
      <w:r w:rsidRPr="00056DDA">
        <w:rPr>
          <w:rFonts w:hint="eastAsia"/>
          <w:sz w:val="24"/>
        </w:rPr>
        <w:t>屏幕显示出操作指示，当用户启动指纹验证功能时，它会自动启动指纹检测，</w:t>
      </w:r>
      <w:r w:rsidR="00542971" w:rsidRPr="00542971">
        <w:rPr>
          <w:sz w:val="24"/>
        </w:rPr>
        <w:t>当手指按压在传感器上时，模块通过光学反射原理采集高分辨率（</w:t>
      </w:r>
      <w:r w:rsidR="00542971" w:rsidRPr="00542971">
        <w:rPr>
          <w:sz w:val="24"/>
        </w:rPr>
        <w:t>500dpi</w:t>
      </w:r>
      <w:r w:rsidR="00542971" w:rsidRPr="00542971">
        <w:rPr>
          <w:sz w:val="24"/>
        </w:rPr>
        <w:t>）的指纹图像；随后，系统对图像进行去噪、增强对比度等预处理以提高识别精度，并提取纹线的端点、分叉点等关键特征生成指纹模板</w:t>
      </w:r>
      <w:r w:rsidR="00542971">
        <w:rPr>
          <w:rFonts w:hint="eastAsia"/>
          <w:sz w:val="24"/>
        </w:rPr>
        <w:t>并与数据库中的指纹进行比对，</w:t>
      </w:r>
      <w:r w:rsidRPr="00056DDA">
        <w:rPr>
          <w:rFonts w:hint="eastAsia"/>
          <w:sz w:val="24"/>
        </w:rPr>
        <w:t>比对正确会自动开启闸机，三秒后关闭。</w:t>
      </w:r>
    </w:p>
    <w:p w14:paraId="43533126" w14:textId="77777777" w:rsidR="002B15FE" w:rsidRDefault="002B15FE" w:rsidP="006621DD">
      <w:pPr>
        <w:wordWrap w:val="0"/>
        <w:spacing w:line="360" w:lineRule="auto"/>
        <w:ind w:firstLineChars="200" w:firstLine="480"/>
        <w:rPr>
          <w:sz w:val="24"/>
        </w:rPr>
      </w:pPr>
      <w:r w:rsidRPr="00056DDA">
        <w:rPr>
          <w:rFonts w:hint="eastAsia"/>
          <w:sz w:val="24"/>
        </w:rPr>
        <w:t>系统还会实时</w:t>
      </w:r>
      <w:r>
        <w:rPr>
          <w:rFonts w:hint="eastAsia"/>
          <w:sz w:val="24"/>
        </w:rPr>
        <w:t>进行</w:t>
      </w:r>
      <w:r>
        <w:rPr>
          <w:rFonts w:hint="eastAsia"/>
          <w:sz w:val="24"/>
        </w:rPr>
        <w:t>RFID</w:t>
      </w:r>
      <w:r w:rsidRPr="00056DDA">
        <w:rPr>
          <w:rFonts w:hint="eastAsia"/>
          <w:sz w:val="24"/>
        </w:rPr>
        <w:t>检测，当用户启动添加或删除指纹程序，若</w:t>
      </w:r>
      <w:r w:rsidRPr="00056DDA">
        <w:rPr>
          <w:rFonts w:hint="eastAsia"/>
          <w:sz w:val="24"/>
        </w:rPr>
        <w:t>ID</w:t>
      </w:r>
      <w:r w:rsidRPr="00056DDA">
        <w:rPr>
          <w:rFonts w:hint="eastAsia"/>
          <w:sz w:val="24"/>
        </w:rPr>
        <w:t>卡也同时</w:t>
      </w:r>
      <w:r w:rsidRPr="00056DDA">
        <w:rPr>
          <w:rFonts w:hint="eastAsia"/>
          <w:sz w:val="24"/>
        </w:rPr>
        <w:lastRenderedPageBreak/>
        <w:t>被识别为管理员卡，视为管理员操作，此时进入二级菜单，可以进行添加指纹或删除指纹操作。如果没有检测到管理员</w:t>
      </w:r>
      <w:r w:rsidRPr="00056DDA">
        <w:rPr>
          <w:rFonts w:hint="eastAsia"/>
          <w:sz w:val="24"/>
        </w:rPr>
        <w:t>ID</w:t>
      </w:r>
      <w:r w:rsidRPr="00056DDA">
        <w:rPr>
          <w:rFonts w:hint="eastAsia"/>
          <w:sz w:val="24"/>
        </w:rPr>
        <w:t>卡，则不进行任何操作。</w:t>
      </w:r>
    </w:p>
    <w:p w14:paraId="69914982" w14:textId="77777777" w:rsidR="002B15FE" w:rsidRPr="003F0C65" w:rsidRDefault="002B15FE" w:rsidP="006621DD">
      <w:pPr>
        <w:wordWrap w:val="0"/>
        <w:spacing w:line="360" w:lineRule="auto"/>
        <w:jc w:val="center"/>
        <w:rPr>
          <w:sz w:val="24"/>
        </w:rPr>
      </w:pPr>
      <w:r>
        <w:rPr>
          <w:noProof/>
          <w:sz w:val="24"/>
        </w:rPr>
        <w:drawing>
          <wp:inline distT="0" distB="0" distL="0" distR="0" wp14:anchorId="5FF06982" wp14:editId="24674B43">
            <wp:extent cx="4435795" cy="6443932"/>
            <wp:effectExtent l="0" t="0" r="3175"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1310697"/>
                    <pic:cNvPicPr/>
                  </pic:nvPicPr>
                  <pic:blipFill>
                    <a:blip r:embed="rId65"/>
                    <a:stretch>
                      <a:fillRect/>
                    </a:stretch>
                  </pic:blipFill>
                  <pic:spPr>
                    <a:xfrm>
                      <a:off x="0" y="0"/>
                      <a:ext cx="4442456" cy="6453608"/>
                    </a:xfrm>
                    <a:prstGeom prst="rect">
                      <a:avLst/>
                    </a:prstGeom>
                  </pic:spPr>
                </pic:pic>
              </a:graphicData>
            </a:graphic>
          </wp:inline>
        </w:drawing>
      </w:r>
    </w:p>
    <w:p w14:paraId="6BD89B86" w14:textId="4953B0D0" w:rsidR="00C511F8" w:rsidRPr="002B15FE" w:rsidRDefault="002B15F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DDF9B5A" w14:textId="77777777" w:rsidR="00226E58" w:rsidRDefault="00226E58" w:rsidP="006621DD">
      <w:pPr>
        <w:wordWrap w:val="0"/>
        <w:spacing w:beforeLines="50" w:before="156" w:afterLines="50" w:after="156" w:line="360" w:lineRule="auto"/>
        <w:outlineLvl w:val="1"/>
        <w:rPr>
          <w:rFonts w:eastAsia="黑体"/>
          <w:sz w:val="24"/>
        </w:rPr>
      </w:pPr>
      <w:bookmarkStart w:id="101" w:name="_Toc198501328"/>
      <w:bookmarkStart w:id="102" w:name="_Toc70791443"/>
      <w:bookmarkStart w:id="103" w:name="_Toc71660335"/>
      <w:bookmarkStart w:id="104" w:name="_Toc70791705"/>
      <w:bookmarkStart w:id="105" w:name="_Toc70791181"/>
      <w:r w:rsidRPr="00CD6AF6">
        <w:rPr>
          <w:rFonts w:eastAsia="黑体" w:hint="eastAsia"/>
          <w:sz w:val="28"/>
          <w:szCs w:val="28"/>
        </w:rPr>
        <w:t>4</w:t>
      </w:r>
      <w:r>
        <w:rPr>
          <w:rFonts w:eastAsia="黑体" w:hint="eastAsia"/>
          <w:sz w:val="28"/>
          <w:szCs w:val="28"/>
        </w:rPr>
        <w:t>.</w:t>
      </w:r>
      <w:bookmarkStart w:id="106"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6"/>
      <w:r>
        <w:rPr>
          <w:rFonts w:eastAsia="黑体" w:hint="eastAsia"/>
          <w:sz w:val="28"/>
          <w:szCs w:val="28"/>
        </w:rPr>
        <w:t>设计</w:t>
      </w:r>
      <w:bookmarkEnd w:id="101"/>
    </w:p>
    <w:p w14:paraId="1657A90F" w14:textId="45607CC6" w:rsidR="00226E58" w:rsidRDefault="00226E58" w:rsidP="006621DD">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当指纹识别部分需要添加或删除指纹时，需要进行管理员认证，此时需要用到管理员ID卡，通过RC522读取卡号进行管理员认证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sidR="00A54C60" w:rsidRPr="00A54C60">
        <w:rPr>
          <w:rFonts w:hint="eastAsia"/>
          <w:sz w:val="24"/>
        </w:rPr>
        <w:t>ID</w:t>
      </w:r>
      <w:r w:rsidR="00A54C60" w:rsidRPr="00A54C60">
        <w:rPr>
          <w:rFonts w:hint="eastAsia"/>
          <w:sz w:val="24"/>
        </w:rPr>
        <w:t>卡的</w:t>
      </w:r>
      <w:r w:rsidR="00A54C60" w:rsidRPr="00A54C60">
        <w:rPr>
          <w:rFonts w:hint="eastAsia"/>
          <w:sz w:val="24"/>
        </w:rPr>
        <w:lastRenderedPageBreak/>
        <w:t>UID</w:t>
      </w:r>
      <w:r w:rsidR="00A54C60" w:rsidRPr="00A54C60">
        <w:rPr>
          <w:rFonts w:hint="eastAsia"/>
          <w:sz w:val="24"/>
        </w:rPr>
        <w:t>都是四位</w:t>
      </w:r>
      <w:r w:rsidR="00A54C60" w:rsidRPr="00A54C60">
        <w:rPr>
          <w:rFonts w:hint="eastAsia"/>
          <w:sz w:val="24"/>
        </w:rPr>
        <w:t>16</w:t>
      </w:r>
      <w:r w:rsidR="00A54C60" w:rsidRPr="00A54C60">
        <w:rPr>
          <w:rFonts w:hint="eastAsia"/>
          <w:sz w:val="24"/>
        </w:rPr>
        <w:t>进制的数，本系统采用的其中一张</w:t>
      </w:r>
      <w:r w:rsidR="00A54C60" w:rsidRPr="00A54C60">
        <w:rPr>
          <w:rFonts w:hint="eastAsia"/>
          <w:sz w:val="24"/>
        </w:rPr>
        <w:t>ID</w:t>
      </w:r>
      <w:r w:rsidR="00A54C60" w:rsidRPr="00A54C60">
        <w:rPr>
          <w:rFonts w:hint="eastAsia"/>
          <w:sz w:val="24"/>
        </w:rPr>
        <w:t>卡</w:t>
      </w:r>
      <w:r w:rsidR="001E2CD2">
        <w:rPr>
          <w:rFonts w:hint="eastAsia"/>
          <w:sz w:val="24"/>
        </w:rPr>
        <w:t>的</w:t>
      </w:r>
      <w:r w:rsidR="001E2CD2">
        <w:rPr>
          <w:rFonts w:hint="eastAsia"/>
          <w:sz w:val="24"/>
        </w:rPr>
        <w:t>UID</w:t>
      </w:r>
      <w:r w:rsidR="00A54C60" w:rsidRPr="00A54C60">
        <w:rPr>
          <w:rFonts w:hint="eastAsia"/>
          <w:sz w:val="24"/>
        </w:rPr>
        <w:t>为：</w:t>
      </w:r>
      <w:r w:rsidR="00A54C60" w:rsidRPr="00A54C60">
        <w:rPr>
          <w:rFonts w:hint="eastAsia"/>
          <w:sz w:val="24"/>
        </w:rPr>
        <w:t>43 28 ED 10</w:t>
      </w:r>
      <w:r w:rsidR="00A54C60" w:rsidRPr="00A54C60">
        <w:rPr>
          <w:rFonts w:hint="eastAsia"/>
          <w:sz w:val="24"/>
        </w:rPr>
        <w:t>，当</w:t>
      </w:r>
      <w:r w:rsidR="00B51BA5">
        <w:rPr>
          <w:rFonts w:hint="eastAsia"/>
          <w:sz w:val="24"/>
        </w:rPr>
        <w:t>RC</w:t>
      </w:r>
      <w:r w:rsidR="00A54C60" w:rsidRPr="00A54C60">
        <w:rPr>
          <w:rFonts w:hint="eastAsia"/>
          <w:sz w:val="24"/>
        </w:rPr>
        <w:t>522</w:t>
      </w:r>
      <w:r w:rsidR="00A54C60" w:rsidRPr="00A54C60">
        <w:rPr>
          <w:rFonts w:hint="eastAsia"/>
          <w:sz w:val="24"/>
        </w:rPr>
        <w:t>读取的卡号</w:t>
      </w:r>
      <w:r w:rsidR="00547BA9">
        <w:rPr>
          <w:rFonts w:hint="eastAsia"/>
          <w:sz w:val="24"/>
        </w:rPr>
        <w:t>与单片机内部存储的</w:t>
      </w:r>
      <w:r w:rsidR="001E2CD2">
        <w:rPr>
          <w:rFonts w:hint="eastAsia"/>
          <w:sz w:val="24"/>
        </w:rPr>
        <w:t>卡</w:t>
      </w:r>
      <w:r w:rsidR="001E2CD2">
        <w:rPr>
          <w:rFonts w:hint="eastAsia"/>
          <w:sz w:val="24"/>
        </w:rPr>
        <w:t>UID</w:t>
      </w:r>
      <w:r w:rsidR="00A54C60" w:rsidRPr="00A54C60">
        <w:rPr>
          <w:rFonts w:hint="eastAsia"/>
          <w:sz w:val="24"/>
        </w:rPr>
        <w:t>一致时，系统认为是管理员卡，允许进入管理员模式</w:t>
      </w:r>
      <w:r w:rsidR="009E1644">
        <w:rPr>
          <w:rFonts w:hint="eastAsia"/>
          <w:sz w:val="24"/>
        </w:rPr>
        <w:t>。</w:t>
      </w:r>
      <w:r w:rsidR="00660BA1">
        <w:rPr>
          <w:rFonts w:hint="eastAsia"/>
          <w:sz w:val="24"/>
        </w:rPr>
        <w:t>否则不进行任何操作</w:t>
      </w:r>
      <w:r w:rsidR="00AF5FCD">
        <w:rPr>
          <w:rFonts w:hint="eastAsia"/>
          <w:sz w:val="24"/>
        </w:rPr>
        <w:t>。</w:t>
      </w:r>
      <w:r w:rsidR="009E1644">
        <w:rPr>
          <w:rFonts w:hint="eastAsia"/>
          <w:sz w:val="24"/>
        </w:rPr>
        <w:t>卡号对比部分</w:t>
      </w:r>
      <w:r w:rsidR="00AF5FCD">
        <w:rPr>
          <w:rFonts w:hint="eastAsia"/>
          <w:sz w:val="24"/>
        </w:rPr>
        <w:t>程序</w:t>
      </w:r>
      <w:r w:rsidR="009E1644">
        <w:rPr>
          <w:rFonts w:hint="eastAsia"/>
          <w:sz w:val="24"/>
        </w:rPr>
        <w:t>如图</w:t>
      </w:r>
      <w:r w:rsidR="009E1644">
        <w:rPr>
          <w:sz w:val="24"/>
        </w:rPr>
        <w:fldChar w:fldCharType="begin"/>
      </w:r>
      <w:r w:rsidR="009E1644">
        <w:rPr>
          <w:sz w:val="24"/>
        </w:rPr>
        <w:instrText xml:space="preserve"> </w:instrText>
      </w:r>
      <w:r w:rsidR="009E1644">
        <w:rPr>
          <w:rFonts w:hint="eastAsia"/>
          <w:sz w:val="24"/>
        </w:rPr>
        <w:instrText>Seq eq \c</w:instrText>
      </w:r>
      <w:r w:rsidR="009E1644">
        <w:rPr>
          <w:sz w:val="24"/>
        </w:rPr>
        <w:instrText xml:space="preserve"> </w:instrText>
      </w:r>
      <w:r w:rsidR="009E1644">
        <w:rPr>
          <w:sz w:val="24"/>
        </w:rPr>
        <w:fldChar w:fldCharType="separate"/>
      </w:r>
      <w:r w:rsidR="002F7ACF">
        <w:rPr>
          <w:noProof/>
          <w:sz w:val="24"/>
        </w:rPr>
        <w:t>4</w:t>
      </w:r>
      <w:r w:rsidR="009E1644">
        <w:rPr>
          <w:sz w:val="24"/>
        </w:rPr>
        <w:fldChar w:fldCharType="end"/>
      </w:r>
      <w:r w:rsidR="009E1644">
        <w:rPr>
          <w:rFonts w:hint="eastAsia"/>
          <w:sz w:val="24"/>
        </w:rPr>
        <w:t>.</w:t>
      </w:r>
      <w:r w:rsidR="009E1644">
        <w:rPr>
          <w:sz w:val="24"/>
        </w:rPr>
        <w:fldChar w:fldCharType="begin"/>
      </w:r>
      <w:r w:rsidR="009E1644">
        <w:rPr>
          <w:sz w:val="24"/>
        </w:rPr>
        <w:instrText xml:space="preserve"> </w:instrText>
      </w:r>
      <w:r w:rsidR="009E1644">
        <w:rPr>
          <w:rFonts w:hint="eastAsia"/>
          <w:sz w:val="24"/>
        </w:rPr>
        <w:instrText>seq txt</w:instrText>
      </w:r>
      <w:r w:rsidR="009E1644">
        <w:rPr>
          <w:sz w:val="24"/>
        </w:rPr>
        <w:instrText xml:space="preserve"> </w:instrText>
      </w:r>
      <w:r w:rsidR="009E1644">
        <w:rPr>
          <w:sz w:val="24"/>
        </w:rPr>
        <w:fldChar w:fldCharType="separate"/>
      </w:r>
      <w:r w:rsidR="002F7ACF">
        <w:rPr>
          <w:noProof/>
          <w:sz w:val="24"/>
        </w:rPr>
        <w:t>4</w:t>
      </w:r>
      <w:r w:rsidR="009E1644">
        <w:rPr>
          <w:sz w:val="24"/>
        </w:rPr>
        <w:fldChar w:fldCharType="end"/>
      </w:r>
      <w:r w:rsidR="009E1644">
        <w:rPr>
          <w:rFonts w:hint="eastAsia"/>
          <w:sz w:val="24"/>
        </w:rPr>
        <w:t>所示</w:t>
      </w:r>
    </w:p>
    <w:p w14:paraId="3BFD645D" w14:textId="61418EC4" w:rsidR="00226E58" w:rsidRPr="00DC6D96" w:rsidRDefault="00EE5765" w:rsidP="006621DD">
      <w:pPr>
        <w:wordWrap w:val="0"/>
        <w:spacing w:line="360" w:lineRule="auto"/>
        <w:jc w:val="center"/>
        <w:rPr>
          <w:sz w:val="24"/>
        </w:rPr>
      </w:pPr>
      <w:r>
        <w:rPr>
          <w:noProof/>
          <w:sz w:val="24"/>
        </w:rPr>
        <w:drawing>
          <wp:inline distT="0" distB="0" distL="0" distR="0" wp14:anchorId="2B0ED5B6" wp14:editId="7CA69ACC">
            <wp:extent cx="3743864" cy="5737274"/>
            <wp:effectExtent l="0" t="0" r="9525" b="0"/>
            <wp:docPr id="3024594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9460" name="图片 302459460"/>
                    <pic:cNvPicPr/>
                  </pic:nvPicPr>
                  <pic:blipFill>
                    <a:blip r:embed="rId66"/>
                    <a:stretch>
                      <a:fillRect/>
                    </a:stretch>
                  </pic:blipFill>
                  <pic:spPr>
                    <a:xfrm>
                      <a:off x="0" y="0"/>
                      <a:ext cx="3749666" cy="5746165"/>
                    </a:xfrm>
                    <a:prstGeom prst="rect">
                      <a:avLst/>
                    </a:prstGeom>
                  </pic:spPr>
                </pic:pic>
              </a:graphicData>
            </a:graphic>
          </wp:inline>
        </w:drawing>
      </w:r>
    </w:p>
    <w:p w14:paraId="362438CF" w14:textId="216D9E84" w:rsidR="00226E58" w:rsidRDefault="00226E58" w:rsidP="006621DD">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2F7AC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2F7ACF">
        <w:rPr>
          <w:rFonts w:ascii="Times New Roman" w:hAnsi="Times New Roman"/>
          <w:noProof/>
          <w:sz w:val="21"/>
          <w:szCs w:val="21"/>
        </w:rPr>
        <w:t>3</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sidRPr="00BA6704">
        <w:rPr>
          <w:rFonts w:ascii="Times New Roman" w:hAnsi="Times New Roman"/>
          <w:sz w:val="21"/>
          <w:szCs w:val="21"/>
        </w:rPr>
        <w:t>工作流程</w:t>
      </w:r>
      <w:r>
        <w:rPr>
          <w:rFonts w:hint="eastAsia"/>
          <w:sz w:val="21"/>
          <w:szCs w:val="21"/>
        </w:rPr>
        <w:t>图</w:t>
      </w:r>
    </w:p>
    <w:p w14:paraId="4D37AC33" w14:textId="15C023DC" w:rsidR="009E1644" w:rsidRPr="00DC6D96" w:rsidRDefault="00FE64FB" w:rsidP="009E1644">
      <w:pPr>
        <w:wordWrap w:val="0"/>
        <w:spacing w:line="360" w:lineRule="auto"/>
        <w:jc w:val="center"/>
        <w:rPr>
          <w:sz w:val="24"/>
        </w:rPr>
      </w:pPr>
      <w:r>
        <w:rPr>
          <w:noProof/>
          <w:sz w:val="24"/>
        </w:rPr>
        <w:lastRenderedPageBreak/>
        <w:drawing>
          <wp:inline distT="0" distB="0" distL="0" distR="0" wp14:anchorId="6251D551" wp14:editId="6DE1AC6A">
            <wp:extent cx="5158596" cy="3629554"/>
            <wp:effectExtent l="0" t="0" r="4445" b="9525"/>
            <wp:docPr id="1997130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62079" cy="3632004"/>
                    </a:xfrm>
                    <a:prstGeom prst="rect">
                      <a:avLst/>
                    </a:prstGeom>
                    <a:noFill/>
                    <a:ln>
                      <a:noFill/>
                    </a:ln>
                  </pic:spPr>
                </pic:pic>
              </a:graphicData>
            </a:graphic>
          </wp:inline>
        </w:drawing>
      </w:r>
    </w:p>
    <w:p w14:paraId="446879BF" w14:textId="6B13CC50" w:rsidR="009E1644" w:rsidRPr="00FA4FDC" w:rsidRDefault="009E1644" w:rsidP="00FA4FDC">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2F7AC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2F7AC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Pr>
          <w:rFonts w:ascii="Times New Roman" w:hAnsi="Times New Roman" w:hint="eastAsia"/>
          <w:sz w:val="21"/>
          <w:szCs w:val="21"/>
        </w:rPr>
        <w:t>读卡号后</w:t>
      </w:r>
      <w:r w:rsidR="003A1714">
        <w:rPr>
          <w:rFonts w:ascii="Times New Roman" w:hAnsi="Times New Roman" w:hint="eastAsia"/>
          <w:sz w:val="21"/>
          <w:szCs w:val="21"/>
        </w:rPr>
        <w:t>STM32</w:t>
      </w:r>
      <w:r w:rsidR="003A1714">
        <w:rPr>
          <w:rFonts w:ascii="Times New Roman" w:hAnsi="Times New Roman" w:hint="eastAsia"/>
          <w:sz w:val="21"/>
          <w:szCs w:val="21"/>
        </w:rPr>
        <w:t>对比</w:t>
      </w:r>
      <w:r w:rsidR="003A1714">
        <w:rPr>
          <w:rFonts w:ascii="Times New Roman" w:hAnsi="Times New Roman" w:hint="eastAsia"/>
          <w:sz w:val="21"/>
          <w:szCs w:val="21"/>
        </w:rPr>
        <w:t>UID</w:t>
      </w:r>
      <w:r w:rsidR="003A1714">
        <w:rPr>
          <w:rFonts w:ascii="Times New Roman" w:hAnsi="Times New Roman" w:hint="eastAsia"/>
          <w:sz w:val="21"/>
          <w:szCs w:val="21"/>
        </w:rPr>
        <w:t>的代码</w:t>
      </w:r>
    </w:p>
    <w:p w14:paraId="12FC3DC7" w14:textId="0A5B504D" w:rsidR="00EB1C1E" w:rsidRDefault="00EB1C1E" w:rsidP="006621DD">
      <w:pPr>
        <w:wordWrap w:val="0"/>
        <w:spacing w:beforeLines="50" w:before="156" w:afterLines="50" w:after="156" w:line="360" w:lineRule="auto"/>
        <w:outlineLvl w:val="1"/>
        <w:rPr>
          <w:rFonts w:eastAsia="黑体"/>
          <w:sz w:val="28"/>
          <w:szCs w:val="28"/>
        </w:rPr>
      </w:pPr>
      <w:bookmarkStart w:id="107" w:name="_Toc198501329"/>
      <w:bookmarkStart w:id="108" w:name="_Toc71660337"/>
      <w:bookmarkEnd w:id="102"/>
      <w:bookmarkEnd w:id="103"/>
      <w:bookmarkEnd w:id="104"/>
      <w:bookmarkEnd w:id="105"/>
      <w:r w:rsidRPr="00CD6AF6">
        <w:rPr>
          <w:rFonts w:eastAsia="黑体" w:hint="eastAsia"/>
          <w:sz w:val="28"/>
          <w:szCs w:val="28"/>
        </w:rPr>
        <w:t>4</w:t>
      </w:r>
      <w:r>
        <w:rPr>
          <w:rFonts w:eastAsia="黑体" w:hint="eastAsia"/>
          <w:sz w:val="28"/>
          <w:szCs w:val="28"/>
        </w:rPr>
        <w:t>.</w:t>
      </w:r>
      <w:bookmarkStart w:id="109" w:name="_Hlk167655699"/>
      <w:r>
        <w:rPr>
          <w:rFonts w:eastAsia="黑体" w:hint="eastAsia"/>
          <w:sz w:val="28"/>
          <w:szCs w:val="28"/>
        </w:rPr>
        <w:t>4</w:t>
      </w:r>
      <w:r>
        <w:rPr>
          <w:rFonts w:eastAsia="黑体" w:hint="eastAsia"/>
          <w:sz w:val="28"/>
          <w:szCs w:val="28"/>
        </w:rPr>
        <w:t xml:space="preserve">　人脸识别</w:t>
      </w:r>
      <w:bookmarkEnd w:id="109"/>
      <w:r>
        <w:rPr>
          <w:rFonts w:eastAsia="黑体" w:hint="eastAsia"/>
          <w:sz w:val="28"/>
          <w:szCs w:val="28"/>
        </w:rPr>
        <w:t>流程设计</w:t>
      </w:r>
      <w:bookmarkEnd w:id="107"/>
    </w:p>
    <w:p w14:paraId="71DAAA45" w14:textId="7B81F688" w:rsidR="00EB1C1E" w:rsidRDefault="00EB1C1E" w:rsidP="006621DD">
      <w:pPr>
        <w:wordWrap w:val="0"/>
        <w:spacing w:line="360" w:lineRule="auto"/>
        <w:ind w:firstLineChars="200" w:firstLine="480"/>
        <w:rPr>
          <w:sz w:val="24"/>
        </w:rPr>
      </w:pPr>
      <w:bookmarkStart w:id="110" w:name="_Toc71660336"/>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w:t>
      </w:r>
      <w:r w:rsidR="009874C1">
        <w:rPr>
          <w:rFonts w:hint="eastAsia"/>
          <w:sz w:val="24"/>
        </w:rPr>
        <w:t>脚本</w:t>
      </w:r>
      <w:r>
        <w:rPr>
          <w:rFonts w:hint="eastAsia"/>
          <w:sz w:val="24"/>
        </w:rPr>
        <w:t>图标即会启动人脸识别系统。</w:t>
      </w:r>
      <w:r w:rsidRPr="00AC4BB2">
        <w:rPr>
          <w:sz w:val="24"/>
        </w:rPr>
        <w:t>系统启动后，</w:t>
      </w:r>
      <w:r>
        <w:rPr>
          <w:rFonts w:hint="eastAsia"/>
          <w:sz w:val="24"/>
        </w:rPr>
        <w:t>会</w:t>
      </w:r>
      <w:r w:rsidRPr="00AC4BB2">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6CC314FF" w14:textId="77777777" w:rsidR="00EB1C1E" w:rsidRPr="003F0C65" w:rsidRDefault="00EB1C1E" w:rsidP="006621DD">
      <w:pPr>
        <w:wordWrap w:val="0"/>
        <w:spacing w:line="360" w:lineRule="auto"/>
        <w:jc w:val="center"/>
        <w:rPr>
          <w:sz w:val="24"/>
        </w:rPr>
      </w:pPr>
      <w:r>
        <w:rPr>
          <w:noProof/>
          <w:sz w:val="24"/>
        </w:rPr>
        <w:lastRenderedPageBreak/>
        <w:drawing>
          <wp:inline distT="0" distB="0" distL="0" distR="0" wp14:anchorId="78381F27" wp14:editId="1C10245D">
            <wp:extent cx="3278640" cy="5733232"/>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43338956"/>
                    <pic:cNvPicPr/>
                  </pic:nvPicPr>
                  <pic:blipFill>
                    <a:blip r:embed="rId68"/>
                    <a:stretch>
                      <a:fillRect/>
                    </a:stretch>
                  </pic:blipFill>
                  <pic:spPr>
                    <a:xfrm>
                      <a:off x="0" y="0"/>
                      <a:ext cx="3287423" cy="5748590"/>
                    </a:xfrm>
                    <a:prstGeom prst="rect">
                      <a:avLst/>
                    </a:prstGeom>
                  </pic:spPr>
                </pic:pic>
              </a:graphicData>
            </a:graphic>
          </wp:inline>
        </w:drawing>
      </w:r>
    </w:p>
    <w:p w14:paraId="13096543" w14:textId="2293BD17" w:rsidR="00EB1C1E" w:rsidRDefault="00EB1C1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93AB6B2" w14:textId="71E3E5AA" w:rsidR="007F393C" w:rsidRDefault="00EB1C1E" w:rsidP="006621DD">
      <w:pPr>
        <w:wordWrap w:val="0"/>
        <w:spacing w:line="360" w:lineRule="auto"/>
        <w:ind w:firstLineChars="200" w:firstLine="480"/>
        <w:rPr>
          <w:sz w:val="24"/>
        </w:rPr>
      </w:pPr>
      <w:r>
        <w:rPr>
          <w:rFonts w:hint="eastAsia"/>
          <w:sz w:val="24"/>
        </w:rPr>
        <w:t>内部储存的人脸识别的图片</w:t>
      </w:r>
      <w:r w:rsidRPr="000B72DF">
        <w:rPr>
          <w:rFonts w:hint="eastAsia"/>
          <w:sz w:val="24"/>
        </w:rPr>
        <w:t>如</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6</w:t>
      </w:r>
      <w:r>
        <w:rPr>
          <w:sz w:val="24"/>
        </w:rPr>
        <w:fldChar w:fldCharType="end"/>
      </w:r>
      <w:r>
        <w:rPr>
          <w:rFonts w:hint="eastAsia"/>
          <w:sz w:val="24"/>
        </w:rPr>
        <w:t>所示，</w:t>
      </w:r>
      <w:r w:rsidR="007F393C" w:rsidRPr="005C0D56">
        <w:rPr>
          <w:rFonts w:hint="eastAsia"/>
          <w:sz w:val="24"/>
        </w:rPr>
        <w:t>在系统使用</w:t>
      </w:r>
      <w:r w:rsidR="007F393C">
        <w:rPr>
          <w:rFonts w:hint="eastAsia"/>
          <w:sz w:val="24"/>
        </w:rPr>
        <w:t>之前，需要对照片进行特征提取，采用了</w:t>
      </w:r>
      <w:r w:rsidR="007F393C">
        <w:rPr>
          <w:rFonts w:hint="eastAsia"/>
          <w:sz w:val="24"/>
        </w:rPr>
        <w:t>Dlib</w:t>
      </w:r>
      <w:r w:rsidR="007F393C">
        <w:rPr>
          <w:rFonts w:hint="eastAsia"/>
          <w:sz w:val="24"/>
        </w:rPr>
        <w:t>官方提供的模型，当输入</w:t>
      </w:r>
      <w:r w:rsidR="007F393C" w:rsidRPr="0015488F">
        <w:rPr>
          <w:sz w:val="24"/>
        </w:rPr>
        <w:t>python -m ven</w:t>
      </w:r>
      <w:r w:rsidR="007F393C">
        <w:rPr>
          <w:rFonts w:hint="eastAsia"/>
          <w:sz w:val="24"/>
        </w:rPr>
        <w:t>v</w:t>
      </w:r>
      <w:r w:rsidR="007F393C" w:rsidRPr="0015488F">
        <w:rPr>
          <w:sz w:val="24"/>
        </w:rPr>
        <w:t xml:space="preserve"> ENV DIR</w:t>
      </w:r>
      <w:r w:rsidR="007F393C">
        <w:rPr>
          <w:rFonts w:hint="eastAsia"/>
          <w:sz w:val="24"/>
        </w:rPr>
        <w:t>指令后，系统会自动运行提取特征代码，并存入生成模型。</w:t>
      </w:r>
    </w:p>
    <w:p w14:paraId="6A7E8119" w14:textId="7CC20BA8" w:rsidR="00EB1C1E" w:rsidRDefault="007F393C" w:rsidP="006621DD">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sidRPr="00893E6A">
        <w:rPr>
          <w:sz w:val="24"/>
        </w:rPr>
        <w:t>python</w:t>
      </w:r>
      <w:r>
        <w:rPr>
          <w:rFonts w:hint="eastAsia"/>
          <w:sz w:val="24"/>
        </w:rPr>
        <w:t xml:space="preserve"> </w:t>
      </w:r>
      <w:r w:rsidRPr="00893E6A">
        <w:rPr>
          <w:sz w:val="24"/>
        </w:rPr>
        <w:t>C:\Users\hafeizhou\Desktop\jswjj\computer_release\eye_detect.py</w:t>
      </w:r>
      <w:r>
        <w:rPr>
          <w:rFonts w:hint="eastAsia"/>
          <w:sz w:val="24"/>
        </w:rPr>
        <w:t>，即可在电脑端唤起识别程序，他会调用系统摄像头进行检测。</w:t>
      </w:r>
      <w:r w:rsidR="00EB1C1E">
        <w:rPr>
          <w:rFonts w:hint="eastAsia"/>
          <w:sz w:val="24"/>
        </w:rPr>
        <w:t>系统识别时会将摄像头拍到的人脸和数据库中的人脸进行身份判断，图</w:t>
      </w:r>
      <w:r w:rsidR="00EB1C1E">
        <w:rPr>
          <w:sz w:val="24"/>
        </w:rPr>
        <w:fldChar w:fldCharType="begin"/>
      </w:r>
      <w:r w:rsidR="00EB1C1E">
        <w:rPr>
          <w:sz w:val="24"/>
        </w:rPr>
        <w:instrText xml:space="preserve"> </w:instrText>
      </w:r>
      <w:r w:rsidR="00EB1C1E">
        <w:rPr>
          <w:rFonts w:hint="eastAsia"/>
          <w:sz w:val="24"/>
        </w:rPr>
        <w:instrText>Seq eq \c</w:instrText>
      </w:r>
      <w:r w:rsidR="00EB1C1E">
        <w:rPr>
          <w:sz w:val="24"/>
        </w:rPr>
        <w:instrText xml:space="preserve"> </w:instrText>
      </w:r>
      <w:r w:rsidR="00EB1C1E">
        <w:rPr>
          <w:sz w:val="24"/>
        </w:rPr>
        <w:fldChar w:fldCharType="separate"/>
      </w:r>
      <w:r w:rsidR="002F7ACF">
        <w:rPr>
          <w:noProof/>
          <w:sz w:val="24"/>
        </w:rPr>
        <w:t>4</w:t>
      </w:r>
      <w:r w:rsidR="00EB1C1E">
        <w:rPr>
          <w:sz w:val="24"/>
        </w:rPr>
        <w:fldChar w:fldCharType="end"/>
      </w:r>
      <w:r w:rsidR="00EB1C1E">
        <w:rPr>
          <w:rFonts w:hint="eastAsia"/>
          <w:sz w:val="24"/>
        </w:rPr>
        <w:t>.</w:t>
      </w:r>
      <w:r w:rsidR="00EB1C1E">
        <w:rPr>
          <w:sz w:val="24"/>
        </w:rPr>
        <w:fldChar w:fldCharType="begin"/>
      </w:r>
      <w:r w:rsidR="00EB1C1E">
        <w:rPr>
          <w:sz w:val="24"/>
        </w:rPr>
        <w:instrText xml:space="preserve"> </w:instrText>
      </w:r>
      <w:r w:rsidR="00EB1C1E">
        <w:rPr>
          <w:rFonts w:hint="eastAsia"/>
          <w:sz w:val="24"/>
        </w:rPr>
        <w:instrText>seq txt</w:instrText>
      </w:r>
      <w:r w:rsidR="00EB1C1E">
        <w:rPr>
          <w:sz w:val="24"/>
        </w:rPr>
        <w:instrText xml:space="preserve"> </w:instrText>
      </w:r>
      <w:r w:rsidR="00EB1C1E">
        <w:rPr>
          <w:sz w:val="24"/>
        </w:rPr>
        <w:fldChar w:fldCharType="separate"/>
      </w:r>
      <w:r w:rsidR="002F7ACF">
        <w:rPr>
          <w:noProof/>
          <w:sz w:val="24"/>
        </w:rPr>
        <w:t>7</w:t>
      </w:r>
      <w:r w:rsidR="00EB1C1E">
        <w:rPr>
          <w:sz w:val="24"/>
        </w:rPr>
        <w:fldChar w:fldCharType="end"/>
      </w:r>
      <w:r w:rsidR="00EB1C1E">
        <w:rPr>
          <w:rFonts w:hint="eastAsia"/>
          <w:sz w:val="24"/>
        </w:rPr>
        <w:t>是本人</w:t>
      </w:r>
      <w:r w:rsidR="00C92733">
        <w:rPr>
          <w:rFonts w:hint="eastAsia"/>
          <w:sz w:val="24"/>
        </w:rPr>
        <w:t>用电脑</w:t>
      </w:r>
      <w:r w:rsidR="00EB1C1E">
        <w:rPr>
          <w:rFonts w:hint="eastAsia"/>
          <w:sz w:val="24"/>
        </w:rPr>
        <w:t>测试识别的效果。</w:t>
      </w:r>
    </w:p>
    <w:p w14:paraId="122B7A0C" w14:textId="77777777" w:rsidR="00EB1C1E" w:rsidRPr="00DC6D96" w:rsidRDefault="00EB1C1E" w:rsidP="006621DD">
      <w:pPr>
        <w:wordWrap w:val="0"/>
        <w:spacing w:line="360" w:lineRule="auto"/>
        <w:jc w:val="center"/>
        <w:rPr>
          <w:sz w:val="24"/>
        </w:rPr>
      </w:pPr>
      <w:r>
        <w:rPr>
          <w:noProof/>
          <w:sz w:val="24"/>
        </w:rPr>
        <w:lastRenderedPageBreak/>
        <w:drawing>
          <wp:inline distT="0" distB="0" distL="0" distR="0" wp14:anchorId="324FCDBE" wp14:editId="3A94B037">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1180465"/>
                    </a:xfrm>
                    <a:prstGeom prst="rect">
                      <a:avLst/>
                    </a:prstGeom>
                    <a:noFill/>
                    <a:ln>
                      <a:noFill/>
                    </a:ln>
                  </pic:spPr>
                </pic:pic>
              </a:graphicData>
            </a:graphic>
          </wp:inline>
        </w:drawing>
      </w:r>
    </w:p>
    <w:p w14:paraId="28F5C94C" w14:textId="12728DFC"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人脸识别用的图片（改</w:t>
      </w:r>
      <w:r>
        <w:rPr>
          <w:rFonts w:hint="eastAsia"/>
          <w:sz w:val="21"/>
          <w:szCs w:val="21"/>
        </w:rPr>
        <w:t>rdk</w:t>
      </w:r>
      <w:r>
        <w:rPr>
          <w:rFonts w:hint="eastAsia"/>
          <w:sz w:val="21"/>
          <w:szCs w:val="21"/>
        </w:rPr>
        <w:t>内部的截图或拍照）</w:t>
      </w:r>
    </w:p>
    <w:p w14:paraId="226922B3" w14:textId="5414FFCB" w:rsidR="00EB1C1E" w:rsidRPr="00DC6D96" w:rsidRDefault="0036524F" w:rsidP="006621DD">
      <w:pPr>
        <w:wordWrap w:val="0"/>
        <w:spacing w:line="360" w:lineRule="auto"/>
        <w:jc w:val="center"/>
        <w:rPr>
          <w:sz w:val="24"/>
        </w:rPr>
      </w:pPr>
      <w:r w:rsidRPr="0036524F">
        <w:rPr>
          <w:noProof/>
          <w:sz w:val="24"/>
        </w:rPr>
        <w:drawing>
          <wp:inline distT="0" distB="0" distL="0" distR="0" wp14:anchorId="57067D83" wp14:editId="372FD01A">
            <wp:extent cx="5471769" cy="2808262"/>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9097" cy="2817155"/>
                    </a:xfrm>
                    <a:prstGeom prst="rect">
                      <a:avLst/>
                    </a:prstGeom>
                    <a:noFill/>
                    <a:ln>
                      <a:noFill/>
                    </a:ln>
                  </pic:spPr>
                </pic:pic>
              </a:graphicData>
            </a:graphic>
          </wp:inline>
        </w:drawing>
      </w:r>
    </w:p>
    <w:p w14:paraId="3664FFAD" w14:textId="3B470845"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w:t>
      </w:r>
      <w:r w:rsidR="00E921D1">
        <w:rPr>
          <w:rFonts w:ascii="Times New Roman" w:hAnsi="Times New Roman" w:hint="eastAsia"/>
          <w:sz w:val="21"/>
          <w:szCs w:val="21"/>
        </w:rPr>
        <w:t>电脑</w:t>
      </w:r>
      <w:r w:rsidR="007F393C">
        <w:rPr>
          <w:rFonts w:ascii="Times New Roman" w:hAnsi="Times New Roman" w:hint="eastAsia"/>
          <w:sz w:val="21"/>
          <w:szCs w:val="21"/>
        </w:rPr>
        <w:t>运行</w:t>
      </w:r>
      <w:r>
        <w:rPr>
          <w:rFonts w:ascii="Times New Roman" w:hAnsi="Times New Roman" w:hint="eastAsia"/>
          <w:sz w:val="21"/>
          <w:szCs w:val="21"/>
        </w:rPr>
        <w:t>测试的效果图</w:t>
      </w:r>
    </w:p>
    <w:p w14:paraId="62850ED8" w14:textId="6AC6FC34" w:rsidR="00862B53" w:rsidRDefault="005A18A7" w:rsidP="006621DD">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w:t>
      </w:r>
      <w:r w:rsidR="00F03561">
        <w:rPr>
          <w:rFonts w:hint="eastAsia"/>
          <w:sz w:val="24"/>
        </w:rPr>
        <w:t>软件</w:t>
      </w:r>
      <w:r>
        <w:rPr>
          <w:rFonts w:hint="eastAsia"/>
          <w:sz w:val="24"/>
        </w:rPr>
        <w:t>，点击即可运行</w:t>
      </w:r>
      <w:r w:rsidR="00B60616">
        <w:rPr>
          <w:rFonts w:hint="eastAsia"/>
          <w:sz w:val="24"/>
        </w:rPr>
        <w:t>python</w:t>
      </w:r>
      <w:r w:rsidR="00B60616">
        <w:rPr>
          <w:rFonts w:hint="eastAsia"/>
          <w:sz w:val="24"/>
        </w:rPr>
        <w:t>程序，效果与电脑是一样的</w:t>
      </w:r>
      <w:r w:rsidR="00586CC1">
        <w:rPr>
          <w:rFonts w:hint="eastAsia"/>
          <w:sz w:val="24"/>
        </w:rPr>
        <w:t>。</w:t>
      </w:r>
      <w:r w:rsidR="00586CC1">
        <w:rPr>
          <w:rFonts w:hint="eastAsia"/>
          <w:sz w:val="24"/>
        </w:rPr>
        <w:t>RDK</w:t>
      </w:r>
      <w:r w:rsidR="00586CC1">
        <w:rPr>
          <w:rFonts w:hint="eastAsia"/>
          <w:sz w:val="24"/>
        </w:rPr>
        <w:t>开发板运行如图</w:t>
      </w:r>
      <w:r w:rsidR="00586CC1">
        <w:rPr>
          <w:sz w:val="24"/>
        </w:rPr>
        <w:fldChar w:fldCharType="begin"/>
      </w:r>
      <w:r w:rsidR="00586CC1">
        <w:rPr>
          <w:sz w:val="24"/>
        </w:rPr>
        <w:instrText xml:space="preserve"> </w:instrText>
      </w:r>
      <w:r w:rsidR="00586CC1">
        <w:rPr>
          <w:rFonts w:hint="eastAsia"/>
          <w:sz w:val="24"/>
        </w:rPr>
        <w:instrText>Seq eq \c</w:instrText>
      </w:r>
      <w:r w:rsidR="00586CC1">
        <w:rPr>
          <w:sz w:val="24"/>
        </w:rPr>
        <w:instrText xml:space="preserve"> </w:instrText>
      </w:r>
      <w:r w:rsidR="00586CC1">
        <w:rPr>
          <w:sz w:val="24"/>
        </w:rPr>
        <w:fldChar w:fldCharType="separate"/>
      </w:r>
      <w:r w:rsidR="002F7ACF">
        <w:rPr>
          <w:noProof/>
          <w:sz w:val="24"/>
        </w:rPr>
        <w:t>4</w:t>
      </w:r>
      <w:r w:rsidR="00586CC1">
        <w:rPr>
          <w:sz w:val="24"/>
        </w:rPr>
        <w:fldChar w:fldCharType="end"/>
      </w:r>
      <w:r w:rsidR="00586CC1">
        <w:rPr>
          <w:rFonts w:hint="eastAsia"/>
          <w:sz w:val="24"/>
        </w:rPr>
        <w:t>.</w:t>
      </w:r>
      <w:r w:rsidR="00586CC1">
        <w:rPr>
          <w:sz w:val="24"/>
        </w:rPr>
        <w:fldChar w:fldCharType="begin"/>
      </w:r>
      <w:r w:rsidR="00586CC1">
        <w:rPr>
          <w:sz w:val="24"/>
        </w:rPr>
        <w:instrText xml:space="preserve"> </w:instrText>
      </w:r>
      <w:r w:rsidR="00586CC1">
        <w:rPr>
          <w:rFonts w:hint="eastAsia"/>
          <w:sz w:val="24"/>
        </w:rPr>
        <w:instrText>seq txt</w:instrText>
      </w:r>
      <w:r w:rsidR="00586CC1">
        <w:rPr>
          <w:sz w:val="24"/>
        </w:rPr>
        <w:instrText xml:space="preserve"> </w:instrText>
      </w:r>
      <w:r w:rsidR="00586CC1">
        <w:rPr>
          <w:sz w:val="24"/>
        </w:rPr>
        <w:fldChar w:fldCharType="separate"/>
      </w:r>
      <w:r w:rsidR="002F7ACF">
        <w:rPr>
          <w:noProof/>
          <w:sz w:val="24"/>
        </w:rPr>
        <w:t>8</w:t>
      </w:r>
      <w:r w:rsidR="00586CC1">
        <w:rPr>
          <w:sz w:val="24"/>
        </w:rPr>
        <w:fldChar w:fldCharType="end"/>
      </w:r>
      <w:r w:rsidR="00E921D1">
        <w:rPr>
          <w:rFonts w:hint="eastAsia"/>
          <w:sz w:val="24"/>
        </w:rPr>
        <w:t>所示</w:t>
      </w:r>
      <w:r w:rsidR="00987BC3">
        <w:rPr>
          <w:rFonts w:hint="eastAsia"/>
          <w:sz w:val="24"/>
        </w:rPr>
        <w:t>。</w:t>
      </w:r>
    </w:p>
    <w:p w14:paraId="2C0C03FE" w14:textId="49323C54" w:rsidR="00E921D1" w:rsidRPr="00DC6D96" w:rsidRDefault="00712B13" w:rsidP="006621DD">
      <w:pPr>
        <w:wordWrap w:val="0"/>
        <w:spacing w:line="360" w:lineRule="auto"/>
        <w:jc w:val="center"/>
        <w:rPr>
          <w:sz w:val="24"/>
        </w:rPr>
      </w:pPr>
      <w:r w:rsidRPr="00712B13">
        <w:rPr>
          <w:noProof/>
          <w:sz w:val="24"/>
        </w:rPr>
        <w:drawing>
          <wp:inline distT="0" distB="0" distL="0" distR="0" wp14:anchorId="1C1C46D0" wp14:editId="2E7795A3">
            <wp:extent cx="5210355" cy="2931973"/>
            <wp:effectExtent l="0" t="0" r="0" b="1905"/>
            <wp:docPr id="743211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938" cy="2937365"/>
                    </a:xfrm>
                    <a:prstGeom prst="rect">
                      <a:avLst/>
                    </a:prstGeom>
                    <a:noFill/>
                    <a:ln>
                      <a:noFill/>
                    </a:ln>
                  </pic:spPr>
                </pic:pic>
              </a:graphicData>
            </a:graphic>
          </wp:inline>
        </w:drawing>
      </w:r>
    </w:p>
    <w:p w14:paraId="6401F439" w14:textId="38FA637A" w:rsidR="00E921D1" w:rsidRDefault="00E921D1"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sidR="00D830DD">
        <w:rPr>
          <w:rFonts w:ascii="Times New Roman" w:hAnsi="Times New Roman" w:hint="eastAsia"/>
          <w:sz w:val="21"/>
          <w:szCs w:val="21"/>
        </w:rPr>
        <w:t>RDK</w:t>
      </w:r>
      <w:r w:rsidR="00D830DD">
        <w:rPr>
          <w:rFonts w:ascii="Times New Roman" w:hAnsi="Times New Roman" w:hint="eastAsia"/>
          <w:sz w:val="21"/>
          <w:szCs w:val="21"/>
        </w:rPr>
        <w:t>开发板运行</w:t>
      </w:r>
      <w:r>
        <w:rPr>
          <w:rFonts w:ascii="Times New Roman" w:hAnsi="Times New Roman" w:hint="eastAsia"/>
          <w:sz w:val="21"/>
          <w:szCs w:val="21"/>
        </w:rPr>
        <w:t>的效果图</w:t>
      </w:r>
    </w:p>
    <w:p w14:paraId="0CE1431C" w14:textId="261F3B28" w:rsidR="00AB140C" w:rsidRDefault="00AB140C" w:rsidP="006621DD">
      <w:pPr>
        <w:wordWrap w:val="0"/>
        <w:spacing w:beforeLines="50" w:before="156" w:afterLines="50" w:after="156" w:line="360" w:lineRule="auto"/>
        <w:outlineLvl w:val="1"/>
        <w:rPr>
          <w:rFonts w:eastAsia="黑体"/>
          <w:sz w:val="28"/>
          <w:szCs w:val="28"/>
        </w:rPr>
      </w:pPr>
      <w:bookmarkStart w:id="111" w:name="_Toc198501330"/>
      <w:bookmarkEnd w:id="110"/>
      <w:r w:rsidRPr="00CD6AF6">
        <w:rPr>
          <w:rFonts w:eastAsia="黑体" w:hint="eastAsia"/>
          <w:sz w:val="28"/>
          <w:szCs w:val="28"/>
        </w:rPr>
        <w:lastRenderedPageBreak/>
        <w:t>4</w:t>
      </w:r>
      <w:r>
        <w:rPr>
          <w:rFonts w:eastAsia="黑体" w:hint="eastAsia"/>
          <w:sz w:val="28"/>
          <w:szCs w:val="28"/>
        </w:rPr>
        <w:t>.</w:t>
      </w:r>
      <w:r w:rsidR="00916873">
        <w:rPr>
          <w:rFonts w:eastAsia="黑体" w:hint="eastAsia"/>
          <w:sz w:val="28"/>
          <w:szCs w:val="28"/>
        </w:rPr>
        <w:t>5</w:t>
      </w:r>
      <w:r>
        <w:rPr>
          <w:rFonts w:eastAsia="黑体" w:hint="eastAsia"/>
          <w:sz w:val="28"/>
          <w:szCs w:val="28"/>
        </w:rPr>
        <w:t xml:space="preserve">　</w:t>
      </w:r>
      <w:r w:rsidR="00916873">
        <w:rPr>
          <w:rFonts w:eastAsia="黑体" w:hint="eastAsia"/>
          <w:sz w:val="28"/>
          <w:szCs w:val="28"/>
        </w:rPr>
        <w:t>晶闸管有源逆变流程</w:t>
      </w:r>
      <w:r w:rsidR="001E23A9">
        <w:rPr>
          <w:rFonts w:eastAsia="黑体" w:hint="eastAsia"/>
          <w:sz w:val="28"/>
          <w:szCs w:val="28"/>
        </w:rPr>
        <w:t>设计</w:t>
      </w:r>
      <w:bookmarkEnd w:id="111"/>
    </w:p>
    <w:p w14:paraId="5023E2D5" w14:textId="76611A81" w:rsidR="00916873" w:rsidRDefault="00916873"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9</w:t>
      </w:r>
      <w:r>
        <w:rPr>
          <w:sz w:val="24"/>
        </w:rPr>
        <w:fldChar w:fldCharType="end"/>
      </w:r>
      <w:r>
        <w:rPr>
          <w:rFonts w:hint="eastAsia"/>
          <w:sz w:val="24"/>
        </w:rPr>
        <w:t>是晶闸管有源逆变流程图，当楼宇主核心板上电时，逆变系统也会同时上电并进行初始化。</w:t>
      </w:r>
      <w:r w:rsidRPr="004E44BD">
        <w:rPr>
          <w:rFonts w:hint="eastAsia"/>
          <w:sz w:val="24"/>
        </w:rPr>
        <w:t>初始化结束后，会对太阳能板的电压进行检测，当电压低于</w:t>
      </w:r>
      <w:r w:rsidRPr="004E44BD">
        <w:rPr>
          <w:rFonts w:hint="eastAsia"/>
          <w:sz w:val="24"/>
        </w:rPr>
        <w:t>2V</w:t>
      </w:r>
      <w:r w:rsidRPr="004E44BD">
        <w:rPr>
          <w:rFonts w:hint="eastAsia"/>
          <w:sz w:val="24"/>
        </w:rPr>
        <w:t>时，不满足逆变条件会关闭所有的晶闸管，并将工作状态发送到核心板。当电压高于</w:t>
      </w:r>
      <w:r w:rsidRPr="004E44BD">
        <w:rPr>
          <w:rFonts w:hint="eastAsia"/>
          <w:sz w:val="24"/>
        </w:rPr>
        <w:t>2V</w:t>
      </w:r>
      <w:r w:rsidRPr="004E44BD">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sidRPr="004E44BD">
        <w:rPr>
          <w:rFonts w:hint="eastAsia"/>
          <w:sz w:val="24"/>
        </w:rPr>
        <w:t>RS485</w:t>
      </w:r>
      <w:r w:rsidRPr="004E44BD">
        <w:rPr>
          <w:rFonts w:hint="eastAsia"/>
          <w:sz w:val="24"/>
        </w:rPr>
        <w:t>发送到核心板。</w:t>
      </w:r>
    </w:p>
    <w:p w14:paraId="0BC1EEA8" w14:textId="77777777" w:rsidR="00916873" w:rsidRPr="003F0C65" w:rsidRDefault="00916873" w:rsidP="006621DD">
      <w:pPr>
        <w:wordWrap w:val="0"/>
        <w:spacing w:line="360" w:lineRule="auto"/>
        <w:jc w:val="center"/>
        <w:rPr>
          <w:sz w:val="24"/>
        </w:rPr>
      </w:pPr>
      <w:r>
        <w:rPr>
          <w:noProof/>
          <w:sz w:val="24"/>
        </w:rPr>
        <w:drawing>
          <wp:inline distT="0" distB="0" distL="0" distR="0" wp14:anchorId="124A5D53" wp14:editId="49EAE177">
            <wp:extent cx="3184802" cy="4476750"/>
            <wp:effectExtent l="0" t="0" r="0" b="0"/>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809505541"/>
                    <pic:cNvPicPr/>
                  </pic:nvPicPr>
                  <pic:blipFill>
                    <a:blip r:embed="rId72"/>
                    <a:stretch>
                      <a:fillRect/>
                    </a:stretch>
                  </pic:blipFill>
                  <pic:spPr>
                    <a:xfrm>
                      <a:off x="0" y="0"/>
                      <a:ext cx="3195696" cy="4492063"/>
                    </a:xfrm>
                    <a:prstGeom prst="rect">
                      <a:avLst/>
                    </a:prstGeom>
                  </pic:spPr>
                </pic:pic>
              </a:graphicData>
            </a:graphic>
          </wp:inline>
        </w:drawing>
      </w:r>
    </w:p>
    <w:p w14:paraId="29ED5E60" w14:textId="4EBA5746" w:rsidR="00916873" w:rsidRDefault="00916873"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5664529" w14:textId="516E9ED6" w:rsidR="00C605AC" w:rsidRDefault="00C605AC" w:rsidP="006621DD">
      <w:pPr>
        <w:wordWrap w:val="0"/>
        <w:spacing w:line="360" w:lineRule="auto"/>
        <w:ind w:firstLineChars="200" w:firstLine="480"/>
        <w:rPr>
          <w:sz w:val="24"/>
        </w:rPr>
      </w:pPr>
      <w:r w:rsidRPr="00C605AC">
        <w:rPr>
          <w:rFonts w:hint="eastAsia"/>
          <w:sz w:val="24"/>
        </w:rPr>
        <w:t>其中</w:t>
      </w:r>
      <w:r w:rsidR="00502E5F">
        <w:rPr>
          <w:rFonts w:hint="eastAsia"/>
          <w:sz w:val="24"/>
        </w:rPr>
        <w:t>核心的代码是有关与桥式整流公式的部分</w:t>
      </w:r>
      <w:r w:rsidR="00572606">
        <w:rPr>
          <w:rFonts w:hint="eastAsia"/>
          <w:sz w:val="24"/>
        </w:rPr>
        <w:t>，</w:t>
      </w:r>
      <w:r w:rsidR="004F6F48">
        <w:rPr>
          <w:rFonts w:hint="eastAsia"/>
          <w:sz w:val="24"/>
        </w:rPr>
        <w:t>如图</w:t>
      </w:r>
      <w:r w:rsidR="00E74E2A">
        <w:rPr>
          <w:sz w:val="24"/>
        </w:rPr>
        <w:fldChar w:fldCharType="begin"/>
      </w:r>
      <w:r w:rsidR="00E74E2A">
        <w:rPr>
          <w:sz w:val="24"/>
        </w:rPr>
        <w:instrText xml:space="preserve"> </w:instrText>
      </w:r>
      <w:r w:rsidR="00E74E2A">
        <w:rPr>
          <w:rFonts w:hint="eastAsia"/>
          <w:sz w:val="24"/>
        </w:rPr>
        <w:instrText>Seq eq \c</w:instrText>
      </w:r>
      <w:r w:rsidR="00E74E2A">
        <w:rPr>
          <w:sz w:val="24"/>
        </w:rPr>
        <w:instrText xml:space="preserve"> </w:instrText>
      </w:r>
      <w:r w:rsidR="00E74E2A">
        <w:rPr>
          <w:sz w:val="24"/>
        </w:rPr>
        <w:fldChar w:fldCharType="separate"/>
      </w:r>
      <w:r w:rsidR="002F7ACF">
        <w:rPr>
          <w:noProof/>
          <w:sz w:val="24"/>
        </w:rPr>
        <w:t>4</w:t>
      </w:r>
      <w:r w:rsidR="00E74E2A">
        <w:rPr>
          <w:sz w:val="24"/>
        </w:rPr>
        <w:fldChar w:fldCharType="end"/>
      </w:r>
      <w:r w:rsidR="00E74E2A">
        <w:rPr>
          <w:rFonts w:hint="eastAsia"/>
          <w:sz w:val="24"/>
        </w:rPr>
        <w:t>.</w:t>
      </w:r>
      <w:r w:rsidR="00E74E2A">
        <w:rPr>
          <w:sz w:val="24"/>
        </w:rPr>
        <w:fldChar w:fldCharType="begin"/>
      </w:r>
      <w:r w:rsidR="00E74E2A">
        <w:rPr>
          <w:sz w:val="24"/>
        </w:rPr>
        <w:instrText xml:space="preserve"> </w:instrText>
      </w:r>
      <w:r w:rsidR="00E74E2A">
        <w:rPr>
          <w:rFonts w:hint="eastAsia"/>
          <w:sz w:val="24"/>
        </w:rPr>
        <w:instrText>seq txt</w:instrText>
      </w:r>
      <w:r w:rsidR="00E74E2A">
        <w:rPr>
          <w:sz w:val="24"/>
        </w:rPr>
        <w:instrText xml:space="preserve"> </w:instrText>
      </w:r>
      <w:r w:rsidR="00E74E2A">
        <w:rPr>
          <w:sz w:val="24"/>
        </w:rPr>
        <w:fldChar w:fldCharType="separate"/>
      </w:r>
      <w:r w:rsidR="002F7ACF">
        <w:rPr>
          <w:noProof/>
          <w:sz w:val="24"/>
        </w:rPr>
        <w:t>10</w:t>
      </w:r>
      <w:r w:rsidR="00E74E2A">
        <w:rPr>
          <w:sz w:val="24"/>
        </w:rPr>
        <w:fldChar w:fldCharType="end"/>
      </w:r>
      <w:r w:rsidR="00E74E2A">
        <w:rPr>
          <w:rFonts w:hint="eastAsia"/>
          <w:sz w:val="24"/>
        </w:rPr>
        <w:t>所示</w:t>
      </w:r>
      <w:r w:rsidR="00572606">
        <w:rPr>
          <w:rFonts w:hint="eastAsia"/>
          <w:sz w:val="24"/>
        </w:rPr>
        <w:t>，通过</w:t>
      </w:r>
      <w:r w:rsidR="00572606">
        <w:rPr>
          <w:rFonts w:hint="eastAsia"/>
          <w:sz w:val="24"/>
        </w:rPr>
        <w:t>ADC</w:t>
      </w:r>
      <w:r w:rsidR="00572606">
        <w:rPr>
          <w:rFonts w:hint="eastAsia"/>
          <w:sz w:val="24"/>
        </w:rPr>
        <w:t>的检测和</w:t>
      </w:r>
      <w:r w:rsidR="009572A0">
        <w:rPr>
          <w:rFonts w:hint="eastAsia"/>
          <w:sz w:val="24"/>
        </w:rPr>
        <w:t>HLW8032</w:t>
      </w:r>
      <w:r w:rsidR="009572A0">
        <w:rPr>
          <w:rFonts w:hint="eastAsia"/>
          <w:sz w:val="24"/>
        </w:rPr>
        <w:t>传输的电压，逆推出晶闸管的整流角度</w:t>
      </w:r>
      <w:r w:rsidR="009572A0">
        <w:rPr>
          <w:rFonts w:hint="eastAsia"/>
          <w:sz w:val="24"/>
        </w:rPr>
        <w:t>cos_value</w:t>
      </w:r>
      <w:r w:rsidR="006C4F08">
        <w:rPr>
          <w:rFonts w:hint="eastAsia"/>
          <w:sz w:val="24"/>
        </w:rPr>
        <w:t>。</w:t>
      </w:r>
      <w:r w:rsidR="00604FBF">
        <w:rPr>
          <w:rFonts w:hint="eastAsia"/>
          <w:sz w:val="24"/>
        </w:rPr>
        <w:t>但是</w:t>
      </w:r>
      <w:r w:rsidR="00BC0870">
        <w:rPr>
          <w:rFonts w:hint="eastAsia"/>
          <w:sz w:val="24"/>
        </w:rPr>
        <w:t>这个角度是弧度制</w:t>
      </w:r>
      <w:r w:rsidR="00A65BD4">
        <w:rPr>
          <w:rFonts w:hint="eastAsia"/>
          <w:sz w:val="24"/>
        </w:rPr>
        <w:t>，并且是</w:t>
      </w:r>
      <w:r w:rsidR="00A65BD4">
        <w:rPr>
          <w:rFonts w:hint="eastAsia"/>
          <w:sz w:val="24"/>
        </w:rPr>
        <w:t>COS</w:t>
      </w:r>
      <w:r w:rsidR="00A65BD4">
        <w:rPr>
          <w:rFonts w:hint="eastAsia"/>
          <w:sz w:val="24"/>
        </w:rPr>
        <w:t>值，无法用于角度计算</w:t>
      </w:r>
      <w:r w:rsidR="006C4F08">
        <w:rPr>
          <w:rFonts w:hint="eastAsia"/>
          <w:sz w:val="24"/>
        </w:rPr>
        <w:t>，</w:t>
      </w:r>
      <w:r w:rsidR="00A65BD4">
        <w:rPr>
          <w:rFonts w:hint="eastAsia"/>
          <w:sz w:val="24"/>
        </w:rPr>
        <w:t>需要进行反余弦计算，求出实际角度值</w:t>
      </w:r>
      <w:r w:rsidR="006C4F08">
        <w:rPr>
          <w:rFonts w:hint="eastAsia"/>
          <w:sz w:val="24"/>
        </w:rPr>
        <w:t>。</w:t>
      </w:r>
      <w:r w:rsidR="00A65BD4">
        <w:rPr>
          <w:rFonts w:hint="eastAsia"/>
          <w:sz w:val="24"/>
        </w:rPr>
        <w:t>再根据弧度和角度的转换公式</w:t>
      </w:r>
      <w:r w:rsidR="00C6288F">
        <w:rPr>
          <w:rFonts w:hint="eastAsia"/>
          <w:sz w:val="24"/>
        </w:rPr>
        <w:t>：</w:t>
      </w:r>
      <w:r w:rsidR="00A65BD4" w:rsidRPr="00A65BD4">
        <w:rPr>
          <w:rFonts w:hint="eastAsia"/>
          <w:sz w:val="24"/>
        </w:rPr>
        <w:t>弧度</w:t>
      </w:r>
      <w:r w:rsidR="00A65BD4" w:rsidRPr="00A65BD4">
        <w:rPr>
          <w:rFonts w:hint="eastAsia"/>
          <w:sz w:val="24"/>
        </w:rPr>
        <w:t xml:space="preserve"> = </w:t>
      </w:r>
      <w:r w:rsidR="00A65BD4" w:rsidRPr="00A65BD4">
        <w:rPr>
          <w:rFonts w:hint="eastAsia"/>
          <w:sz w:val="24"/>
        </w:rPr>
        <w:t>角度</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w:t>
      </w:r>
      <w:r w:rsidR="00A65BD4" w:rsidRPr="00A65BD4">
        <w:rPr>
          <w:rFonts w:hint="eastAsia"/>
          <w:sz w:val="24"/>
        </w:rPr>
        <w:t>π</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180)</w:t>
      </w:r>
      <w:r w:rsidR="00A65BD4">
        <w:rPr>
          <w:rFonts w:hint="eastAsia"/>
          <w:sz w:val="24"/>
        </w:rPr>
        <w:t>，推算出</w:t>
      </w:r>
      <w:r w:rsidR="00CE29A9">
        <w:rPr>
          <w:rFonts w:hint="eastAsia"/>
          <w:sz w:val="24"/>
        </w:rPr>
        <w:t>理论</w:t>
      </w:r>
      <w:r w:rsidR="00A65BD4">
        <w:rPr>
          <w:rFonts w:hint="eastAsia"/>
          <w:sz w:val="24"/>
        </w:rPr>
        <w:t>触发角</w:t>
      </w:r>
      <w:r w:rsidR="00507D3F">
        <w:rPr>
          <w:rFonts w:hint="eastAsia"/>
          <w:sz w:val="24"/>
        </w:rPr>
        <w:t>。但由于公式</w:t>
      </w:r>
      <w:r w:rsidR="00507D3F">
        <w:rPr>
          <w:rFonts w:hint="eastAsia"/>
          <w:sz w:val="24"/>
        </w:rPr>
        <w:t>acosf()</w:t>
      </w:r>
      <w:r w:rsidR="00507D3F">
        <w:rPr>
          <w:rFonts w:hint="eastAsia"/>
          <w:sz w:val="24"/>
        </w:rPr>
        <w:t>的限制，只能输出</w:t>
      </w:r>
      <w:r w:rsidR="00507D3F">
        <w:rPr>
          <w:rFonts w:hint="eastAsia"/>
          <w:sz w:val="24"/>
        </w:rPr>
        <w:t>0-90</w:t>
      </w:r>
      <w:r w:rsidR="00507D3F">
        <w:rPr>
          <w:rFonts w:hint="eastAsia"/>
          <w:sz w:val="24"/>
        </w:rPr>
        <w:t>°的值，需要将</w:t>
      </w:r>
      <w:r w:rsidR="00CE29A9">
        <w:rPr>
          <w:rFonts w:hint="eastAsia"/>
          <w:sz w:val="24"/>
        </w:rPr>
        <w:t>其变成大于</w:t>
      </w:r>
      <w:r w:rsidR="00CE29A9">
        <w:rPr>
          <w:rFonts w:hint="eastAsia"/>
          <w:sz w:val="24"/>
        </w:rPr>
        <w:t>90</w:t>
      </w:r>
      <w:r w:rsidR="00CE29A9">
        <w:rPr>
          <w:rFonts w:hint="eastAsia"/>
          <w:sz w:val="24"/>
        </w:rPr>
        <w:t>°，最后求出实际触发</w:t>
      </w:r>
      <w:r w:rsidR="00CE29A9">
        <w:rPr>
          <w:rFonts w:hint="eastAsia"/>
          <w:sz w:val="24"/>
        </w:rPr>
        <w:lastRenderedPageBreak/>
        <w:t>角</w:t>
      </w:r>
      <w:r w:rsidR="00CE29A9">
        <w:rPr>
          <w:rFonts w:hint="eastAsia"/>
          <w:sz w:val="24"/>
        </w:rPr>
        <w:t>bright</w:t>
      </w:r>
      <w:r w:rsidR="00CE29A9">
        <w:rPr>
          <w:rFonts w:hint="eastAsia"/>
          <w:sz w:val="24"/>
        </w:rPr>
        <w:t>，再对其进行限位操作，即可保证桥式整流电路一直工作在有源逆变状态。</w:t>
      </w:r>
      <w:r w:rsidR="00363A54">
        <w:rPr>
          <w:rFonts w:hint="eastAsia"/>
          <w:sz w:val="24"/>
        </w:rPr>
        <w:t>再使用自编写的</w:t>
      </w:r>
      <w:r w:rsidR="00363A54">
        <w:rPr>
          <w:rFonts w:hint="eastAsia"/>
          <w:sz w:val="24"/>
        </w:rPr>
        <w:t>cal_map</w:t>
      </w:r>
      <w:r w:rsidR="00363A54">
        <w:rPr>
          <w:rFonts w:hint="eastAsia"/>
          <w:sz w:val="24"/>
        </w:rPr>
        <w:t>函数，实现</w:t>
      </w:r>
      <w:r w:rsidR="00ED01C6">
        <w:rPr>
          <w:rFonts w:hint="eastAsia"/>
          <w:sz w:val="24"/>
        </w:rPr>
        <w:t>将角度映射到延迟时间，即实现了自动闭环控制。</w:t>
      </w:r>
      <w:r w:rsidR="009F705E">
        <w:rPr>
          <w:rFonts w:hint="eastAsia"/>
          <w:sz w:val="24"/>
        </w:rPr>
        <w:t>代码中还实现了</w:t>
      </w:r>
      <w:r w:rsidR="00846E47">
        <w:rPr>
          <w:rFonts w:hint="eastAsia"/>
          <w:sz w:val="24"/>
        </w:rPr>
        <w:t>对太阳能板电压的检测，并根据电压来调整工作状态</w:t>
      </w:r>
      <w:r w:rsidR="00F468E6">
        <w:rPr>
          <w:rFonts w:hint="eastAsia"/>
          <w:sz w:val="24"/>
        </w:rPr>
        <w:t>，</w:t>
      </w:r>
      <w:r w:rsidR="00C6288F">
        <w:rPr>
          <w:rFonts w:hint="eastAsia"/>
          <w:sz w:val="24"/>
        </w:rPr>
        <w:t>printf</w:t>
      </w:r>
      <w:r w:rsidR="00C6288F">
        <w:rPr>
          <w:rFonts w:hint="eastAsia"/>
          <w:sz w:val="24"/>
        </w:rPr>
        <w:t>函数会将工作状态数据和发电量数据通过串口和</w:t>
      </w:r>
      <w:r w:rsidR="00C6288F">
        <w:rPr>
          <w:rFonts w:hint="eastAsia"/>
          <w:sz w:val="24"/>
        </w:rPr>
        <w:t>RS485</w:t>
      </w:r>
      <w:r w:rsidR="00C6288F">
        <w:rPr>
          <w:rFonts w:hint="eastAsia"/>
          <w:sz w:val="24"/>
        </w:rPr>
        <w:t>通讯模块发送到核心板，</w:t>
      </w:r>
      <w:r w:rsidR="00ED01C6">
        <w:rPr>
          <w:rFonts w:hint="eastAsia"/>
          <w:sz w:val="24"/>
        </w:rPr>
        <w:t>映射函数代码如图</w:t>
      </w:r>
      <w:r w:rsidR="00ED01C6">
        <w:rPr>
          <w:sz w:val="24"/>
        </w:rPr>
        <w:fldChar w:fldCharType="begin"/>
      </w:r>
      <w:r w:rsidR="00ED01C6">
        <w:rPr>
          <w:sz w:val="24"/>
        </w:rPr>
        <w:instrText xml:space="preserve"> </w:instrText>
      </w:r>
      <w:r w:rsidR="00ED01C6">
        <w:rPr>
          <w:rFonts w:hint="eastAsia"/>
          <w:sz w:val="24"/>
        </w:rPr>
        <w:instrText>Seq eq \c</w:instrText>
      </w:r>
      <w:r w:rsidR="00ED01C6">
        <w:rPr>
          <w:sz w:val="24"/>
        </w:rPr>
        <w:instrText xml:space="preserve"> </w:instrText>
      </w:r>
      <w:r w:rsidR="00ED01C6">
        <w:rPr>
          <w:sz w:val="24"/>
        </w:rPr>
        <w:fldChar w:fldCharType="separate"/>
      </w:r>
      <w:r w:rsidR="002F7ACF">
        <w:rPr>
          <w:noProof/>
          <w:sz w:val="24"/>
        </w:rPr>
        <w:t>4</w:t>
      </w:r>
      <w:r w:rsidR="00ED01C6">
        <w:rPr>
          <w:sz w:val="24"/>
        </w:rPr>
        <w:fldChar w:fldCharType="end"/>
      </w:r>
      <w:r w:rsidR="00ED01C6">
        <w:rPr>
          <w:rFonts w:hint="eastAsia"/>
          <w:sz w:val="24"/>
        </w:rPr>
        <w:t>.</w:t>
      </w:r>
      <w:r w:rsidR="00ED01C6">
        <w:rPr>
          <w:sz w:val="24"/>
        </w:rPr>
        <w:fldChar w:fldCharType="begin"/>
      </w:r>
      <w:r w:rsidR="00ED01C6">
        <w:rPr>
          <w:sz w:val="24"/>
        </w:rPr>
        <w:instrText xml:space="preserve"> </w:instrText>
      </w:r>
      <w:r w:rsidR="00ED01C6">
        <w:rPr>
          <w:rFonts w:hint="eastAsia"/>
          <w:sz w:val="24"/>
        </w:rPr>
        <w:instrText>seq txt</w:instrText>
      </w:r>
      <w:r w:rsidR="00ED01C6">
        <w:rPr>
          <w:sz w:val="24"/>
        </w:rPr>
        <w:instrText xml:space="preserve"> </w:instrText>
      </w:r>
      <w:r w:rsidR="00ED01C6">
        <w:rPr>
          <w:sz w:val="24"/>
        </w:rPr>
        <w:fldChar w:fldCharType="separate"/>
      </w:r>
      <w:r w:rsidR="002F7ACF">
        <w:rPr>
          <w:noProof/>
          <w:sz w:val="24"/>
        </w:rPr>
        <w:t>11</w:t>
      </w:r>
      <w:r w:rsidR="00ED01C6">
        <w:rPr>
          <w:sz w:val="24"/>
        </w:rPr>
        <w:fldChar w:fldCharType="end"/>
      </w:r>
      <w:r w:rsidR="00ED01C6">
        <w:rPr>
          <w:rFonts w:hint="eastAsia"/>
          <w:sz w:val="24"/>
        </w:rPr>
        <w:t>所示</w:t>
      </w:r>
      <w:r w:rsidR="003B4F5C">
        <w:rPr>
          <w:rFonts w:hint="eastAsia"/>
          <w:sz w:val="24"/>
        </w:rPr>
        <w:t>。</w:t>
      </w:r>
    </w:p>
    <w:p w14:paraId="45ABB154" w14:textId="2A94D20B" w:rsidR="004F6F48" w:rsidRPr="003F0C65" w:rsidRDefault="00067B49" w:rsidP="006621DD">
      <w:pPr>
        <w:wordWrap w:val="0"/>
        <w:spacing w:line="360" w:lineRule="auto"/>
        <w:jc w:val="center"/>
        <w:rPr>
          <w:sz w:val="24"/>
        </w:rPr>
      </w:pPr>
      <w:r>
        <w:rPr>
          <w:noProof/>
          <w:sz w:val="24"/>
        </w:rPr>
        <w:drawing>
          <wp:inline distT="0" distB="0" distL="0" distR="0" wp14:anchorId="2DBC7E6F" wp14:editId="5EEC4EB8">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66BEC392" w14:textId="24355FB5" w:rsidR="004F6F48" w:rsidRDefault="004F6F48"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ED01C6">
        <w:rPr>
          <w:rFonts w:hint="eastAsia"/>
          <w:sz w:val="21"/>
          <w:szCs w:val="21"/>
        </w:rPr>
        <w:t>桥式整流触发角的计算和</w:t>
      </w:r>
      <w:r w:rsidR="005A7D78">
        <w:rPr>
          <w:rFonts w:hint="eastAsia"/>
          <w:sz w:val="21"/>
          <w:szCs w:val="21"/>
        </w:rPr>
        <w:t>延迟时间的给予</w:t>
      </w:r>
    </w:p>
    <w:p w14:paraId="3A39F022" w14:textId="63CF0554" w:rsidR="00ED01C6" w:rsidRPr="003F0C65" w:rsidRDefault="006C4F08" w:rsidP="006621DD">
      <w:pPr>
        <w:wordWrap w:val="0"/>
        <w:spacing w:line="360" w:lineRule="auto"/>
        <w:jc w:val="center"/>
        <w:rPr>
          <w:sz w:val="24"/>
        </w:rPr>
      </w:pPr>
      <w:r>
        <w:rPr>
          <w:noProof/>
          <w:sz w:val="24"/>
        </w:rPr>
        <w:drawing>
          <wp:inline distT="0" distB="0" distL="0" distR="0" wp14:anchorId="476F3AA4" wp14:editId="2436C277">
            <wp:extent cx="5759450" cy="791845"/>
            <wp:effectExtent l="0" t="0" r="0" b="8255"/>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791845"/>
                    </a:xfrm>
                    <a:prstGeom prst="rect">
                      <a:avLst/>
                    </a:prstGeom>
                    <a:noFill/>
                    <a:ln>
                      <a:noFill/>
                    </a:ln>
                  </pic:spPr>
                </pic:pic>
              </a:graphicData>
            </a:graphic>
          </wp:inline>
        </w:drawing>
      </w:r>
    </w:p>
    <w:p w14:paraId="355CD6DD" w14:textId="4E6D0AE6" w:rsidR="004F6F48" w:rsidRDefault="00ED01C6"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sidR="005A7D78">
        <w:rPr>
          <w:rFonts w:hint="eastAsia"/>
          <w:sz w:val="21"/>
          <w:szCs w:val="21"/>
        </w:rPr>
        <w:t>缩放函数代码</w:t>
      </w:r>
    </w:p>
    <w:p w14:paraId="587E0365" w14:textId="51BC3405" w:rsidR="001515E1" w:rsidRDefault="00657C48" w:rsidP="00657C48">
      <w:pPr>
        <w:wordWrap w:val="0"/>
        <w:spacing w:line="360" w:lineRule="auto"/>
        <w:ind w:firstLineChars="200" w:firstLine="480"/>
        <w:rPr>
          <w:sz w:val="24"/>
        </w:rPr>
      </w:pPr>
      <w:r w:rsidRPr="00657C48">
        <w:rPr>
          <w:rFonts w:hint="eastAsia"/>
          <w:sz w:val="24"/>
        </w:rPr>
        <w:t>在真正连接电网逆变之前，采用了</w:t>
      </w:r>
      <w:r>
        <w:rPr>
          <w:rFonts w:hint="eastAsia"/>
          <w:sz w:val="24"/>
        </w:rPr>
        <w:t>MATLAB</w:t>
      </w:r>
      <w:r w:rsidRPr="00657C48">
        <w:rPr>
          <w:rFonts w:hint="eastAsia"/>
          <w:sz w:val="24"/>
        </w:rPr>
        <w:t>仿真的形式验证方案是否可行。首先，在库文件中选择到晶闸管</w:t>
      </w:r>
      <w:r w:rsidRPr="00657C48">
        <w:rPr>
          <w:rFonts w:hint="eastAsia"/>
          <w:sz w:val="24"/>
        </w:rPr>
        <w:t>Thyristor</w:t>
      </w:r>
      <w:r w:rsidRPr="00657C48">
        <w:rPr>
          <w:rFonts w:hint="eastAsia"/>
          <w:sz w:val="24"/>
        </w:rPr>
        <w:t>，将其搭建成桥式整流电路，在左侧连接交流电源，右侧连接一个组感性负载和一个电源模拟太阳能，</w:t>
      </w:r>
      <w:r w:rsidR="001515E1">
        <w:rPr>
          <w:rFonts w:hint="eastAsia"/>
          <w:sz w:val="24"/>
        </w:rPr>
        <w:t>SIMULINK</w:t>
      </w:r>
      <w:r w:rsidR="001515E1">
        <w:rPr>
          <w:rFonts w:hint="eastAsia"/>
          <w:sz w:val="24"/>
        </w:rPr>
        <w:t>图如图</w:t>
      </w:r>
      <w:r w:rsidR="001515E1">
        <w:rPr>
          <w:sz w:val="24"/>
        </w:rPr>
        <w:fldChar w:fldCharType="begin"/>
      </w:r>
      <w:r w:rsidR="001515E1">
        <w:rPr>
          <w:sz w:val="24"/>
        </w:rPr>
        <w:instrText xml:space="preserve"> </w:instrText>
      </w:r>
      <w:r w:rsidR="001515E1">
        <w:rPr>
          <w:rFonts w:hint="eastAsia"/>
          <w:sz w:val="24"/>
        </w:rPr>
        <w:instrText>Seq eq \c</w:instrText>
      </w:r>
      <w:r w:rsidR="001515E1">
        <w:rPr>
          <w:sz w:val="24"/>
        </w:rPr>
        <w:instrText xml:space="preserve"> </w:instrText>
      </w:r>
      <w:r w:rsidR="001515E1">
        <w:rPr>
          <w:sz w:val="24"/>
        </w:rPr>
        <w:fldChar w:fldCharType="separate"/>
      </w:r>
      <w:r w:rsidR="002F7ACF">
        <w:rPr>
          <w:noProof/>
          <w:sz w:val="24"/>
        </w:rPr>
        <w:t>4</w:t>
      </w:r>
      <w:r w:rsidR="001515E1">
        <w:rPr>
          <w:sz w:val="24"/>
        </w:rPr>
        <w:fldChar w:fldCharType="end"/>
      </w:r>
      <w:r w:rsidR="001515E1">
        <w:rPr>
          <w:rFonts w:hint="eastAsia"/>
          <w:sz w:val="24"/>
        </w:rPr>
        <w:t>.</w:t>
      </w:r>
      <w:r w:rsidR="001515E1">
        <w:rPr>
          <w:sz w:val="24"/>
        </w:rPr>
        <w:fldChar w:fldCharType="begin"/>
      </w:r>
      <w:r w:rsidR="001515E1">
        <w:rPr>
          <w:sz w:val="24"/>
        </w:rPr>
        <w:instrText xml:space="preserve"> </w:instrText>
      </w:r>
      <w:r w:rsidR="001515E1">
        <w:rPr>
          <w:rFonts w:hint="eastAsia"/>
          <w:sz w:val="24"/>
        </w:rPr>
        <w:instrText>seq txt</w:instrText>
      </w:r>
      <w:r w:rsidR="001515E1">
        <w:rPr>
          <w:sz w:val="24"/>
        </w:rPr>
        <w:instrText xml:space="preserve"> </w:instrText>
      </w:r>
      <w:r w:rsidR="001515E1">
        <w:rPr>
          <w:sz w:val="24"/>
        </w:rPr>
        <w:fldChar w:fldCharType="separate"/>
      </w:r>
      <w:r w:rsidR="002F7ACF">
        <w:rPr>
          <w:noProof/>
          <w:sz w:val="24"/>
        </w:rPr>
        <w:t>12</w:t>
      </w:r>
      <w:r w:rsidR="001515E1">
        <w:rPr>
          <w:sz w:val="24"/>
        </w:rPr>
        <w:fldChar w:fldCharType="end"/>
      </w:r>
      <w:r w:rsidR="001515E1">
        <w:rPr>
          <w:rFonts w:hint="eastAsia"/>
          <w:sz w:val="24"/>
        </w:rPr>
        <w:t>所示。</w:t>
      </w:r>
    </w:p>
    <w:p w14:paraId="2196DEE9" w14:textId="255536E7" w:rsidR="001515E1" w:rsidRPr="003F0C65" w:rsidRDefault="00EE5FCB" w:rsidP="001515E1">
      <w:pPr>
        <w:wordWrap w:val="0"/>
        <w:spacing w:line="360" w:lineRule="auto"/>
        <w:jc w:val="center"/>
        <w:rPr>
          <w:sz w:val="24"/>
        </w:rPr>
      </w:pPr>
      <w:r>
        <w:rPr>
          <w:noProof/>
          <w:sz w:val="24"/>
        </w:rPr>
        <w:lastRenderedPageBreak/>
        <w:drawing>
          <wp:inline distT="0" distB="0" distL="0" distR="0" wp14:anchorId="5A72612F" wp14:editId="250E0151">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2393315"/>
                    </a:xfrm>
                    <a:prstGeom prst="rect">
                      <a:avLst/>
                    </a:prstGeom>
                    <a:noFill/>
                    <a:ln>
                      <a:noFill/>
                    </a:ln>
                  </pic:spPr>
                </pic:pic>
              </a:graphicData>
            </a:graphic>
          </wp:inline>
        </w:drawing>
      </w:r>
    </w:p>
    <w:p w14:paraId="5AB30766" w14:textId="77C75FB2" w:rsidR="001515E1" w:rsidRPr="001515E1" w:rsidRDefault="001515E1" w:rsidP="008E4E9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sidR="008E4E90">
        <w:rPr>
          <w:rFonts w:hint="eastAsia"/>
          <w:sz w:val="21"/>
          <w:szCs w:val="21"/>
        </w:rPr>
        <w:t>SIMULINK</w:t>
      </w:r>
      <w:r w:rsidR="008E4E90">
        <w:rPr>
          <w:rFonts w:hint="eastAsia"/>
          <w:sz w:val="21"/>
          <w:szCs w:val="21"/>
        </w:rPr>
        <w:t>仿真</w:t>
      </w:r>
    </w:p>
    <w:p w14:paraId="2E5F8569" w14:textId="14C26E15" w:rsidR="00657C48" w:rsidRDefault="00657C48" w:rsidP="00657C48">
      <w:pPr>
        <w:wordWrap w:val="0"/>
        <w:spacing w:line="360" w:lineRule="auto"/>
        <w:ind w:firstLineChars="200" w:firstLine="480"/>
        <w:rPr>
          <w:sz w:val="24"/>
        </w:rPr>
      </w:pPr>
      <w:r w:rsidRPr="00657C48">
        <w:rPr>
          <w:rFonts w:hint="eastAsia"/>
          <w:sz w:val="24"/>
        </w:rPr>
        <w:t>实际</w:t>
      </w:r>
      <w:r w:rsidR="00314CD7">
        <w:rPr>
          <w:rFonts w:hint="eastAsia"/>
          <w:sz w:val="24"/>
        </w:rPr>
        <w:t>并网时使用调压器将</w:t>
      </w:r>
      <w:r w:rsidRPr="00657C48">
        <w:rPr>
          <w:rFonts w:hint="eastAsia"/>
          <w:sz w:val="24"/>
        </w:rPr>
        <w:t>交流电源调到了</w:t>
      </w:r>
      <w:r w:rsidRPr="00657C48">
        <w:rPr>
          <w:rFonts w:hint="eastAsia"/>
          <w:sz w:val="24"/>
        </w:rPr>
        <w:t>20V</w:t>
      </w:r>
      <w:r w:rsidRPr="00657C48">
        <w:rPr>
          <w:rFonts w:hint="eastAsia"/>
          <w:sz w:val="24"/>
        </w:rPr>
        <w:t>，</w:t>
      </w:r>
      <w:r w:rsidR="00314CD7">
        <w:rPr>
          <w:rFonts w:hint="eastAsia"/>
          <w:sz w:val="24"/>
        </w:rPr>
        <w:t>所以</w:t>
      </w:r>
      <w:r w:rsidRPr="00657C48">
        <w:rPr>
          <w:rFonts w:hint="eastAsia"/>
          <w:sz w:val="24"/>
        </w:rPr>
        <w:t>仿真参数也调至</w:t>
      </w:r>
      <w:r w:rsidRPr="00657C48">
        <w:rPr>
          <w:rFonts w:hint="eastAsia"/>
          <w:sz w:val="24"/>
        </w:rPr>
        <w:t>20V</w:t>
      </w:r>
      <w:r w:rsidRPr="00657C48">
        <w:rPr>
          <w:rFonts w:hint="eastAsia"/>
          <w:sz w:val="24"/>
        </w:rPr>
        <w:t>，参数设置如图</w:t>
      </w:r>
      <w:r w:rsidR="00314CD7">
        <w:rPr>
          <w:sz w:val="24"/>
        </w:rPr>
        <w:fldChar w:fldCharType="begin"/>
      </w:r>
      <w:r w:rsidR="00314CD7">
        <w:rPr>
          <w:sz w:val="24"/>
        </w:rPr>
        <w:instrText xml:space="preserve"> </w:instrText>
      </w:r>
      <w:r w:rsidR="00314CD7">
        <w:rPr>
          <w:rFonts w:hint="eastAsia"/>
          <w:sz w:val="24"/>
        </w:rPr>
        <w:instrText>Seq eq \c</w:instrText>
      </w:r>
      <w:r w:rsidR="00314CD7">
        <w:rPr>
          <w:sz w:val="24"/>
        </w:rPr>
        <w:instrText xml:space="preserve"> </w:instrText>
      </w:r>
      <w:r w:rsidR="00314CD7">
        <w:rPr>
          <w:sz w:val="24"/>
        </w:rPr>
        <w:fldChar w:fldCharType="separate"/>
      </w:r>
      <w:r w:rsidR="002F7ACF">
        <w:rPr>
          <w:noProof/>
          <w:sz w:val="24"/>
        </w:rPr>
        <w:t>4</w:t>
      </w:r>
      <w:r w:rsidR="00314CD7">
        <w:rPr>
          <w:sz w:val="24"/>
        </w:rPr>
        <w:fldChar w:fldCharType="end"/>
      </w:r>
      <w:r w:rsidR="00314CD7">
        <w:rPr>
          <w:rFonts w:hint="eastAsia"/>
          <w:sz w:val="24"/>
        </w:rPr>
        <w:t>.</w:t>
      </w:r>
      <w:r w:rsidR="00314CD7">
        <w:rPr>
          <w:sz w:val="24"/>
        </w:rPr>
        <w:fldChar w:fldCharType="begin"/>
      </w:r>
      <w:r w:rsidR="00314CD7">
        <w:rPr>
          <w:sz w:val="24"/>
        </w:rPr>
        <w:instrText xml:space="preserve"> </w:instrText>
      </w:r>
      <w:r w:rsidR="00314CD7">
        <w:rPr>
          <w:rFonts w:hint="eastAsia"/>
          <w:sz w:val="24"/>
        </w:rPr>
        <w:instrText>seq txt</w:instrText>
      </w:r>
      <w:r w:rsidR="00314CD7">
        <w:rPr>
          <w:sz w:val="24"/>
        </w:rPr>
        <w:instrText xml:space="preserve"> </w:instrText>
      </w:r>
      <w:r w:rsidR="00314CD7">
        <w:rPr>
          <w:sz w:val="24"/>
        </w:rPr>
        <w:fldChar w:fldCharType="separate"/>
      </w:r>
      <w:r w:rsidR="002F7ACF">
        <w:rPr>
          <w:noProof/>
          <w:sz w:val="24"/>
        </w:rPr>
        <w:t>13</w:t>
      </w:r>
      <w:r w:rsidR="00314CD7">
        <w:rPr>
          <w:sz w:val="24"/>
        </w:rPr>
        <w:fldChar w:fldCharType="end"/>
      </w:r>
      <w:r w:rsidRPr="00657C48">
        <w:rPr>
          <w:rFonts w:hint="eastAsia"/>
          <w:sz w:val="24"/>
        </w:rPr>
        <w:t>所示：</w:t>
      </w:r>
    </w:p>
    <w:p w14:paraId="59352FBA" w14:textId="4DBE7D82" w:rsidR="00EE5FCB" w:rsidRPr="003F0C65" w:rsidRDefault="00CD0941" w:rsidP="00EE5FCB">
      <w:pPr>
        <w:wordWrap w:val="0"/>
        <w:spacing w:line="360" w:lineRule="auto"/>
        <w:jc w:val="center"/>
        <w:rPr>
          <w:sz w:val="24"/>
        </w:rPr>
      </w:pPr>
      <w:r>
        <w:rPr>
          <w:noProof/>
          <w:sz w:val="24"/>
        </w:rPr>
        <w:drawing>
          <wp:inline distT="0" distB="0" distL="0" distR="0" wp14:anchorId="59F8CDC0" wp14:editId="00E78355">
            <wp:extent cx="2667552"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4956" cy="2151355"/>
                    </a:xfrm>
                    <a:prstGeom prst="rect">
                      <a:avLst/>
                    </a:prstGeom>
                    <a:noFill/>
                    <a:ln>
                      <a:noFill/>
                    </a:ln>
                  </pic:spPr>
                </pic:pic>
              </a:graphicData>
            </a:graphic>
          </wp:inline>
        </w:drawing>
      </w:r>
    </w:p>
    <w:p w14:paraId="046563E0" w14:textId="33A1128A" w:rsidR="00EE5FCB" w:rsidRPr="00EE5FCB" w:rsidRDefault="00EE5FCB"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w:t>
      </w:r>
      <w:r w:rsidR="00314CD7">
        <w:rPr>
          <w:rFonts w:hint="eastAsia"/>
          <w:sz w:val="21"/>
          <w:szCs w:val="21"/>
        </w:rPr>
        <w:t>交流电源参数设定</w:t>
      </w:r>
    </w:p>
    <w:p w14:paraId="218DCB56" w14:textId="591EB410" w:rsidR="00657C48" w:rsidRDefault="00657C48" w:rsidP="00657C48">
      <w:pPr>
        <w:wordWrap w:val="0"/>
        <w:spacing w:line="360" w:lineRule="auto"/>
        <w:ind w:firstLineChars="200" w:firstLine="480"/>
        <w:rPr>
          <w:sz w:val="24"/>
        </w:rPr>
      </w:pPr>
      <w:r w:rsidRPr="00657C48">
        <w:rPr>
          <w:rFonts w:hint="eastAsia"/>
          <w:sz w:val="24"/>
        </w:rPr>
        <w:t>由于实际电路采用了一个</w:t>
      </w:r>
      <w:r w:rsidRPr="00657C48">
        <w:rPr>
          <w:rFonts w:hint="eastAsia"/>
          <w:sz w:val="24"/>
        </w:rPr>
        <w:t>8</w:t>
      </w:r>
      <w:r w:rsidR="003B2ABE">
        <w:rPr>
          <w:rFonts w:hint="eastAsia"/>
          <w:sz w:val="24"/>
        </w:rPr>
        <w:t>.5</w:t>
      </w:r>
      <w:r w:rsidRPr="00657C48">
        <w:rPr>
          <w:rFonts w:hint="eastAsia"/>
          <w:sz w:val="24"/>
        </w:rPr>
        <w:t>Ω的电阻和一个</w:t>
      </w:r>
      <w:r w:rsidRPr="00657C48">
        <w:rPr>
          <w:rFonts w:hint="eastAsia"/>
          <w:sz w:val="24"/>
        </w:rPr>
        <w:t>4mH</w:t>
      </w:r>
      <w:r w:rsidRPr="00657C48">
        <w:rPr>
          <w:rFonts w:hint="eastAsia"/>
          <w:sz w:val="24"/>
        </w:rPr>
        <w:t>的电感，所以阻感性负载参数和真正电路中的参数设置相同，如图</w:t>
      </w:r>
      <w:r w:rsidR="00CD0941">
        <w:rPr>
          <w:sz w:val="24"/>
        </w:rPr>
        <w:fldChar w:fldCharType="begin"/>
      </w:r>
      <w:r w:rsidR="00CD0941">
        <w:rPr>
          <w:sz w:val="24"/>
        </w:rPr>
        <w:instrText xml:space="preserve"> </w:instrText>
      </w:r>
      <w:r w:rsidR="00CD0941">
        <w:rPr>
          <w:rFonts w:hint="eastAsia"/>
          <w:sz w:val="24"/>
        </w:rPr>
        <w:instrText>Seq eq \c</w:instrText>
      </w:r>
      <w:r w:rsidR="00CD0941">
        <w:rPr>
          <w:sz w:val="24"/>
        </w:rPr>
        <w:instrText xml:space="preserve"> </w:instrText>
      </w:r>
      <w:r w:rsidR="00CD0941">
        <w:rPr>
          <w:sz w:val="24"/>
        </w:rPr>
        <w:fldChar w:fldCharType="separate"/>
      </w:r>
      <w:r w:rsidR="002F7ACF">
        <w:rPr>
          <w:noProof/>
          <w:sz w:val="24"/>
        </w:rPr>
        <w:t>4</w:t>
      </w:r>
      <w:r w:rsidR="00CD0941">
        <w:rPr>
          <w:sz w:val="24"/>
        </w:rPr>
        <w:fldChar w:fldCharType="end"/>
      </w:r>
      <w:r w:rsidR="00CD0941">
        <w:rPr>
          <w:rFonts w:hint="eastAsia"/>
          <w:sz w:val="24"/>
        </w:rPr>
        <w:t>.</w:t>
      </w:r>
      <w:r w:rsidR="00CD0941">
        <w:rPr>
          <w:sz w:val="24"/>
        </w:rPr>
        <w:fldChar w:fldCharType="begin"/>
      </w:r>
      <w:r w:rsidR="00CD0941">
        <w:rPr>
          <w:sz w:val="24"/>
        </w:rPr>
        <w:instrText xml:space="preserve"> </w:instrText>
      </w:r>
      <w:r w:rsidR="00CD0941">
        <w:rPr>
          <w:rFonts w:hint="eastAsia"/>
          <w:sz w:val="24"/>
        </w:rPr>
        <w:instrText>seq txt</w:instrText>
      </w:r>
      <w:r w:rsidR="00CD0941">
        <w:rPr>
          <w:sz w:val="24"/>
        </w:rPr>
        <w:instrText xml:space="preserve"> </w:instrText>
      </w:r>
      <w:r w:rsidR="00CD0941">
        <w:rPr>
          <w:sz w:val="24"/>
        </w:rPr>
        <w:fldChar w:fldCharType="separate"/>
      </w:r>
      <w:r w:rsidR="002F7ACF">
        <w:rPr>
          <w:noProof/>
          <w:sz w:val="24"/>
        </w:rPr>
        <w:t>14</w:t>
      </w:r>
      <w:r w:rsidR="00CD0941">
        <w:rPr>
          <w:sz w:val="24"/>
        </w:rPr>
        <w:fldChar w:fldCharType="end"/>
      </w:r>
      <w:r w:rsidRPr="00657C48">
        <w:rPr>
          <w:rFonts w:hint="eastAsia"/>
          <w:sz w:val="24"/>
        </w:rPr>
        <w:t>所示：</w:t>
      </w:r>
    </w:p>
    <w:p w14:paraId="1D01D5C4" w14:textId="6124791A" w:rsidR="00CD0941" w:rsidRPr="003F0C65" w:rsidRDefault="003B2ABE" w:rsidP="00CD0941">
      <w:pPr>
        <w:wordWrap w:val="0"/>
        <w:spacing w:line="360" w:lineRule="auto"/>
        <w:jc w:val="center"/>
        <w:rPr>
          <w:sz w:val="24"/>
        </w:rPr>
      </w:pPr>
      <w:r>
        <w:rPr>
          <w:noProof/>
          <w:sz w:val="24"/>
        </w:rPr>
        <w:lastRenderedPageBreak/>
        <w:drawing>
          <wp:inline distT="0" distB="0" distL="0" distR="0" wp14:anchorId="0FB0B3B8" wp14:editId="5A7898D4">
            <wp:extent cx="2729552" cy="2400933"/>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40258" cy="2410350"/>
                    </a:xfrm>
                    <a:prstGeom prst="rect">
                      <a:avLst/>
                    </a:prstGeom>
                    <a:noFill/>
                    <a:ln>
                      <a:noFill/>
                    </a:ln>
                  </pic:spPr>
                </pic:pic>
              </a:graphicData>
            </a:graphic>
          </wp:inline>
        </w:drawing>
      </w:r>
    </w:p>
    <w:p w14:paraId="0662F29B" w14:textId="4E109813" w:rsidR="00CD0941" w:rsidRPr="00CD0941" w:rsidRDefault="00CD094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57BE72F0" w14:textId="715FF413" w:rsidR="00657C48" w:rsidRDefault="00657C48" w:rsidP="00657C48">
      <w:pPr>
        <w:wordWrap w:val="0"/>
        <w:spacing w:line="360" w:lineRule="auto"/>
        <w:ind w:firstLineChars="200" w:firstLine="480"/>
        <w:rPr>
          <w:sz w:val="24"/>
        </w:rPr>
      </w:pPr>
      <w:r w:rsidRPr="00657C48">
        <w:rPr>
          <w:rFonts w:hint="eastAsia"/>
          <w:sz w:val="24"/>
        </w:rPr>
        <w:t>晶闸管触发角设置</w:t>
      </w:r>
      <w:r w:rsidRPr="00657C48">
        <w:rPr>
          <w:rFonts w:hint="eastAsia"/>
          <w:sz w:val="24"/>
        </w:rPr>
        <w:t>165</w:t>
      </w:r>
      <w:r w:rsidRPr="00657C48">
        <w:rPr>
          <w:rFonts w:hint="eastAsia"/>
          <w:sz w:val="24"/>
        </w:rPr>
        <w:t>°，电压设置</w:t>
      </w:r>
      <w:r w:rsidRPr="00657C48">
        <w:rPr>
          <w:rFonts w:hint="eastAsia"/>
          <w:sz w:val="24"/>
        </w:rPr>
        <w:t>20V</w:t>
      </w:r>
      <w:r w:rsidRPr="00657C48">
        <w:rPr>
          <w:rFonts w:hint="eastAsia"/>
          <w:sz w:val="24"/>
        </w:rPr>
        <w:t>，根据</w:t>
      </w:r>
      <w:r w:rsidR="0088570C">
        <w:rPr>
          <w:rFonts w:hint="eastAsia"/>
          <w:sz w:val="24"/>
        </w:rPr>
        <w:t>前面提到的</w:t>
      </w:r>
      <w:r w:rsidR="00AD4E8D">
        <w:rPr>
          <w:rFonts w:hint="eastAsia"/>
          <w:sz w:val="24"/>
        </w:rPr>
        <w:t>桥式整流</w:t>
      </w:r>
      <w:r w:rsidRPr="00657C48">
        <w:rPr>
          <w:rFonts w:hint="eastAsia"/>
          <w:sz w:val="24"/>
        </w:rPr>
        <w:t>公式</w:t>
      </w:r>
      <w:r w:rsidR="00337CBE">
        <w:rPr>
          <w:rFonts w:hint="eastAsia"/>
          <w:sz w:val="24"/>
        </w:rPr>
        <w:t>（见系统硬件设计</w:t>
      </w:r>
      <w:r w:rsidR="00337CBE">
        <w:rPr>
          <w:rFonts w:hint="eastAsia"/>
          <w:sz w:val="24"/>
        </w:rPr>
        <w:t>3.19</w:t>
      </w:r>
      <w:r w:rsidR="00337CBE">
        <w:rPr>
          <w:rFonts w:hint="eastAsia"/>
          <w:sz w:val="24"/>
        </w:rPr>
        <w:t>）</w:t>
      </w:r>
      <w:r w:rsidRPr="00657C48">
        <w:rPr>
          <w:rFonts w:hint="eastAsia"/>
          <w:sz w:val="24"/>
        </w:rPr>
        <w:t>算出，理论电源的电压是</w:t>
      </w:r>
      <w:r w:rsidRPr="00657C48">
        <w:rPr>
          <w:rFonts w:hint="eastAsia"/>
          <w:sz w:val="24"/>
        </w:rPr>
        <w:t>-17.386</w:t>
      </w:r>
      <w:r w:rsidR="00E259AE">
        <w:rPr>
          <w:rFonts w:hint="eastAsia"/>
          <w:sz w:val="24"/>
        </w:rPr>
        <w:t>V</w:t>
      </w:r>
      <w:r w:rsidRPr="00657C48">
        <w:rPr>
          <w:rFonts w:hint="eastAsia"/>
          <w:sz w:val="24"/>
        </w:rPr>
        <w:t>。</w:t>
      </w:r>
      <w:r w:rsidR="00E259AE">
        <w:rPr>
          <w:rFonts w:hint="eastAsia"/>
          <w:sz w:val="24"/>
        </w:rPr>
        <w:t>本系统选购的</w:t>
      </w:r>
      <w:r w:rsidRPr="00657C48">
        <w:rPr>
          <w:rFonts w:hint="eastAsia"/>
          <w:sz w:val="24"/>
        </w:rPr>
        <w:t>太阳能电池发电</w:t>
      </w:r>
      <w:r w:rsidR="00E259AE">
        <w:rPr>
          <w:rFonts w:hint="eastAsia"/>
          <w:sz w:val="24"/>
        </w:rPr>
        <w:t>电压</w:t>
      </w:r>
      <w:r w:rsidRPr="00657C48">
        <w:rPr>
          <w:rFonts w:hint="eastAsia"/>
          <w:sz w:val="24"/>
        </w:rPr>
        <w:t>最高是</w:t>
      </w:r>
      <w:r w:rsidRPr="00657C48">
        <w:rPr>
          <w:rFonts w:hint="eastAsia"/>
          <w:sz w:val="24"/>
        </w:rPr>
        <w:t>1</w:t>
      </w:r>
      <w:r w:rsidR="0071671D">
        <w:rPr>
          <w:rFonts w:hint="eastAsia"/>
          <w:sz w:val="24"/>
        </w:rPr>
        <w:t>8</w:t>
      </w:r>
      <w:r w:rsidRPr="00657C48">
        <w:rPr>
          <w:rFonts w:hint="eastAsia"/>
          <w:sz w:val="24"/>
        </w:rPr>
        <w:t>.5V</w:t>
      </w:r>
      <w:r w:rsidR="001340F6">
        <w:rPr>
          <w:rFonts w:hint="eastAsia"/>
          <w:sz w:val="24"/>
        </w:rPr>
        <w:t>满足要求</w:t>
      </w:r>
      <w:r w:rsidRPr="00657C48">
        <w:rPr>
          <w:rFonts w:hint="eastAsia"/>
          <w:sz w:val="24"/>
        </w:rPr>
        <w:t>，仿真直流电源电压</w:t>
      </w:r>
      <w:r w:rsidR="00480652">
        <w:rPr>
          <w:rFonts w:hint="eastAsia"/>
          <w:sz w:val="24"/>
        </w:rPr>
        <w:t>设置</w:t>
      </w:r>
      <w:r w:rsidR="006450E4">
        <w:rPr>
          <w:rFonts w:hint="eastAsia"/>
          <w:sz w:val="24"/>
        </w:rPr>
        <w:t>20</w:t>
      </w:r>
      <w:r w:rsidRPr="00657C48">
        <w:rPr>
          <w:rFonts w:hint="eastAsia"/>
          <w:sz w:val="24"/>
        </w:rPr>
        <w:t>V</w:t>
      </w:r>
      <w:r w:rsidRPr="00657C48">
        <w:rPr>
          <w:rFonts w:hint="eastAsia"/>
          <w:sz w:val="24"/>
        </w:rPr>
        <w:t>，参数如图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2F7ACF">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2F7ACF">
        <w:rPr>
          <w:noProof/>
          <w:sz w:val="24"/>
        </w:rPr>
        <w:t>15</w:t>
      </w:r>
      <w:r w:rsidR="009651F1">
        <w:rPr>
          <w:sz w:val="24"/>
        </w:rPr>
        <w:fldChar w:fldCharType="end"/>
      </w:r>
      <w:r w:rsidRPr="00657C48">
        <w:rPr>
          <w:rFonts w:hint="eastAsia"/>
          <w:sz w:val="24"/>
        </w:rPr>
        <w:t>所示：</w:t>
      </w:r>
    </w:p>
    <w:p w14:paraId="7525A351" w14:textId="5DE8AFB7" w:rsidR="00480652" w:rsidRPr="003F0C65" w:rsidRDefault="00131148" w:rsidP="00480652">
      <w:pPr>
        <w:wordWrap w:val="0"/>
        <w:spacing w:line="360" w:lineRule="auto"/>
        <w:jc w:val="center"/>
        <w:rPr>
          <w:sz w:val="24"/>
        </w:rPr>
      </w:pPr>
      <w:r>
        <w:rPr>
          <w:noProof/>
          <w:sz w:val="24"/>
        </w:rPr>
        <w:drawing>
          <wp:inline distT="0" distB="0" distL="0" distR="0" wp14:anchorId="2242CA0B" wp14:editId="7743498E">
            <wp:extent cx="2586251" cy="1485347"/>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92689" cy="1489045"/>
                    </a:xfrm>
                    <a:prstGeom prst="rect">
                      <a:avLst/>
                    </a:prstGeom>
                    <a:noFill/>
                    <a:ln>
                      <a:noFill/>
                    </a:ln>
                  </pic:spPr>
                </pic:pic>
              </a:graphicData>
            </a:graphic>
          </wp:inline>
        </w:drawing>
      </w:r>
    </w:p>
    <w:p w14:paraId="2F863C52" w14:textId="69D26605" w:rsidR="00480652" w:rsidRPr="00480652" w:rsidRDefault="00480652"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404C5314" w14:textId="4313A2CE" w:rsidR="00657C48" w:rsidRDefault="00657C48" w:rsidP="00657C48">
      <w:pPr>
        <w:wordWrap w:val="0"/>
        <w:spacing w:line="360" w:lineRule="auto"/>
        <w:ind w:firstLineChars="200" w:firstLine="480"/>
        <w:rPr>
          <w:sz w:val="24"/>
        </w:rPr>
      </w:pPr>
      <w:r w:rsidRPr="00657C48">
        <w:rPr>
          <w:rFonts w:hint="eastAsia"/>
          <w:sz w:val="24"/>
        </w:rPr>
        <w:t>由于交流电的一个周期是</w:t>
      </w:r>
      <w:r w:rsidRPr="00657C48">
        <w:rPr>
          <w:rFonts w:hint="eastAsia"/>
          <w:sz w:val="24"/>
        </w:rPr>
        <w:t>0.02s</w:t>
      </w:r>
      <w:r w:rsidRPr="00657C48">
        <w:rPr>
          <w:rFonts w:hint="eastAsia"/>
          <w:sz w:val="24"/>
        </w:rPr>
        <w:t>，半个周期是</w:t>
      </w:r>
      <w:r w:rsidRPr="00657C48">
        <w:rPr>
          <w:rFonts w:hint="eastAsia"/>
          <w:sz w:val="24"/>
        </w:rPr>
        <w:t>0.01s</w:t>
      </w:r>
      <w:r w:rsidRPr="00657C48">
        <w:rPr>
          <w:rFonts w:hint="eastAsia"/>
          <w:sz w:val="24"/>
        </w:rPr>
        <w:t>，正弦波一个周期是</w:t>
      </w:r>
      <w:r w:rsidRPr="00657C48">
        <w:rPr>
          <w:rFonts w:hint="eastAsia"/>
          <w:sz w:val="24"/>
        </w:rPr>
        <w:t>2</w:t>
      </w:r>
      <w:r w:rsidRPr="00BC5B1A">
        <w:rPr>
          <w:sz w:val="24"/>
        </w:rPr>
        <w:t>π</w:t>
      </w:r>
      <w:r w:rsidRPr="00657C48">
        <w:rPr>
          <w:rFonts w:hint="eastAsia"/>
          <w:sz w:val="24"/>
        </w:rPr>
        <w:t>，相当于</w:t>
      </w:r>
      <w:r w:rsidRPr="00657C48">
        <w:rPr>
          <w:rFonts w:hint="eastAsia"/>
          <w:sz w:val="24"/>
        </w:rPr>
        <w:t>360</w:t>
      </w:r>
      <w:r w:rsidRPr="00657C48">
        <w:rPr>
          <w:rFonts w:hint="eastAsia"/>
          <w:sz w:val="24"/>
        </w:rPr>
        <w:t>°，半个周期就是</w:t>
      </w:r>
      <w:r w:rsidRPr="00657C48">
        <w:rPr>
          <w:rFonts w:hint="eastAsia"/>
          <w:sz w:val="24"/>
        </w:rPr>
        <w:t>180</w:t>
      </w:r>
      <w:r w:rsidRPr="00657C48">
        <w:rPr>
          <w:rFonts w:hint="eastAsia"/>
          <w:sz w:val="24"/>
        </w:rPr>
        <w:t>°。所以可以得出</w:t>
      </w:r>
      <w:r w:rsidRPr="00657C48">
        <w:rPr>
          <w:rFonts w:hint="eastAsia"/>
          <w:sz w:val="24"/>
        </w:rPr>
        <w:t>1</w:t>
      </w:r>
      <w:r w:rsidRPr="00657C48">
        <w:rPr>
          <w:rFonts w:hint="eastAsia"/>
          <w:sz w:val="24"/>
        </w:rPr>
        <w:t>°是</w:t>
      </w:r>
      <w:r w:rsidRPr="00657C48">
        <w:rPr>
          <w:rFonts w:hint="eastAsia"/>
          <w:sz w:val="24"/>
        </w:rPr>
        <w:t>0.00005556</w:t>
      </w:r>
      <w:r w:rsidRPr="00657C48">
        <w:rPr>
          <w:rFonts w:hint="eastAsia"/>
          <w:sz w:val="24"/>
        </w:rPr>
        <w:t>秒，由此即可控制晶闸管的导通时间。参数设定如图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2F7ACF">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2F7ACF">
        <w:rPr>
          <w:noProof/>
          <w:sz w:val="24"/>
        </w:rPr>
        <w:t>16</w:t>
      </w:r>
      <w:r w:rsidR="009651F1">
        <w:rPr>
          <w:sz w:val="24"/>
        </w:rPr>
        <w:fldChar w:fldCharType="end"/>
      </w:r>
      <w:r w:rsidRPr="00657C48">
        <w:rPr>
          <w:rFonts w:hint="eastAsia"/>
          <w:sz w:val="24"/>
        </w:rPr>
        <w:t>所示。</w:t>
      </w:r>
    </w:p>
    <w:p w14:paraId="4E31985A" w14:textId="1739C51F" w:rsidR="009651F1" w:rsidRDefault="009651F1" w:rsidP="00C02B2A">
      <w:pPr>
        <w:spacing w:line="360" w:lineRule="auto"/>
        <w:jc w:val="center"/>
        <w:rPr>
          <w:sz w:val="24"/>
        </w:rPr>
      </w:pPr>
      <w:r>
        <w:rPr>
          <w:rFonts w:hint="eastAsia"/>
          <w:noProof/>
          <w:sz w:val="24"/>
        </w:rPr>
        <w:lastRenderedPageBreak/>
        <w:drawing>
          <wp:inline distT="0" distB="0" distL="0" distR="0" wp14:anchorId="50A1E14A" wp14:editId="12F29183">
            <wp:extent cx="5040172" cy="3318202"/>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53557" cy="3327014"/>
                    </a:xfrm>
                    <a:prstGeom prst="rect">
                      <a:avLst/>
                    </a:prstGeom>
                    <a:noFill/>
                    <a:ln>
                      <a:noFill/>
                    </a:ln>
                  </pic:spPr>
                </pic:pic>
              </a:graphicData>
            </a:graphic>
          </wp:inline>
        </w:drawing>
      </w:r>
    </w:p>
    <w:p w14:paraId="2A4FFE00" w14:textId="207FE70C" w:rsidR="009651F1" w:rsidRPr="009651F1" w:rsidRDefault="009651F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sidR="0015213C">
        <w:rPr>
          <w:rFonts w:hint="eastAsia"/>
          <w:sz w:val="21"/>
          <w:szCs w:val="21"/>
        </w:rPr>
        <w:t>晶闸管</w:t>
      </w:r>
      <w:r w:rsidR="00AD2BC3">
        <w:rPr>
          <w:rFonts w:hint="eastAsia"/>
          <w:sz w:val="21"/>
          <w:szCs w:val="21"/>
        </w:rPr>
        <w:t>相位延迟</w:t>
      </w:r>
      <w:r>
        <w:rPr>
          <w:rFonts w:hint="eastAsia"/>
          <w:sz w:val="21"/>
          <w:szCs w:val="21"/>
        </w:rPr>
        <w:t>参数设定</w:t>
      </w:r>
    </w:p>
    <w:p w14:paraId="18EB3331" w14:textId="520C7F5D" w:rsidR="00330E36" w:rsidRDefault="00330E36" w:rsidP="00330E36">
      <w:pPr>
        <w:wordWrap w:val="0"/>
        <w:spacing w:line="360" w:lineRule="auto"/>
        <w:ind w:firstLineChars="200" w:firstLine="480"/>
        <w:rPr>
          <w:sz w:val="24"/>
        </w:rPr>
      </w:pPr>
      <w:r w:rsidRPr="00657C48">
        <w:rPr>
          <w:rFonts w:hint="eastAsia"/>
          <w:sz w:val="24"/>
        </w:rPr>
        <w:t>设置运行时间是</w:t>
      </w:r>
      <w:r w:rsidRPr="00657C48">
        <w:rPr>
          <w:rFonts w:hint="eastAsia"/>
          <w:sz w:val="24"/>
        </w:rPr>
        <w:t>0.1</w:t>
      </w:r>
      <w:r w:rsidRPr="00657C48">
        <w:rPr>
          <w:rFonts w:hint="eastAsia"/>
          <w:sz w:val="24"/>
        </w:rPr>
        <w:t>，点击运行可以看到直流侧的电</w:t>
      </w:r>
      <w:r>
        <w:rPr>
          <w:rFonts w:hint="eastAsia"/>
          <w:sz w:val="24"/>
        </w:rPr>
        <w:t>压</w:t>
      </w:r>
      <w:r w:rsidRPr="00657C48">
        <w:rPr>
          <w:rFonts w:hint="eastAsia"/>
          <w:sz w:val="24"/>
        </w:rPr>
        <w:t>和电</w:t>
      </w:r>
      <w:r>
        <w:rPr>
          <w:rFonts w:hint="eastAsia"/>
          <w:sz w:val="24"/>
        </w:rPr>
        <w:t>流，</w:t>
      </w:r>
      <w:r w:rsidRPr="00657C48">
        <w:rPr>
          <w:rFonts w:hint="eastAsia"/>
          <w:sz w:val="24"/>
        </w:rPr>
        <w:t>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2F7AC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2F7ACF">
        <w:rPr>
          <w:noProof/>
          <w:sz w:val="24"/>
        </w:rPr>
        <w:t>17</w:t>
      </w:r>
      <w:r>
        <w:rPr>
          <w:sz w:val="24"/>
        </w:rPr>
        <w:fldChar w:fldCharType="end"/>
      </w:r>
      <w:r>
        <w:rPr>
          <w:rFonts w:hint="eastAsia"/>
          <w:sz w:val="24"/>
        </w:rPr>
        <w:t>所示。其中</w:t>
      </w:r>
      <w:r>
        <w:rPr>
          <w:rFonts w:hint="eastAsia"/>
          <w:sz w:val="24"/>
        </w:rPr>
        <w:t>Current</w:t>
      </w:r>
      <w:r>
        <w:rPr>
          <w:rFonts w:hint="eastAsia"/>
          <w:sz w:val="24"/>
        </w:rPr>
        <w:t>是电流波形，</w:t>
      </w:r>
      <w:r>
        <w:rPr>
          <w:rFonts w:hint="eastAsia"/>
          <w:sz w:val="24"/>
        </w:rPr>
        <w:t>Voltage</w:t>
      </w:r>
      <w:r>
        <w:rPr>
          <w:rFonts w:hint="eastAsia"/>
          <w:sz w:val="24"/>
        </w:rPr>
        <w:t>是电压波形。电压表接在整流桥两侧，与整流电压方向相同，可以看到电压显示中，正半周电压冲量比负半周的冲量小，电</w:t>
      </w:r>
      <w:r w:rsidR="008F1B43">
        <w:rPr>
          <w:rFonts w:hint="eastAsia"/>
          <w:sz w:val="24"/>
        </w:rPr>
        <w:t>能</w:t>
      </w:r>
      <w:r>
        <w:rPr>
          <w:rFonts w:hint="eastAsia"/>
          <w:sz w:val="24"/>
        </w:rPr>
        <w:t>由直流侧流向交流测</w:t>
      </w:r>
      <w:r w:rsidR="008F1B43">
        <w:rPr>
          <w:rFonts w:hint="eastAsia"/>
          <w:sz w:val="24"/>
        </w:rPr>
        <w:t>输送</w:t>
      </w:r>
      <w:r>
        <w:rPr>
          <w:rFonts w:hint="eastAsia"/>
          <w:sz w:val="24"/>
        </w:rPr>
        <w:t>，基本</w:t>
      </w:r>
      <w:r w:rsidRPr="00657C48">
        <w:rPr>
          <w:rFonts w:hint="eastAsia"/>
          <w:sz w:val="24"/>
        </w:rPr>
        <w:t>逆变成功</w:t>
      </w:r>
      <w:r>
        <w:rPr>
          <w:rFonts w:hint="eastAsia"/>
          <w:sz w:val="24"/>
        </w:rPr>
        <w:t>，理论实物也能成立</w:t>
      </w:r>
      <w:r w:rsidRPr="00657C48">
        <w:rPr>
          <w:rFonts w:hint="eastAsia"/>
          <w:sz w:val="24"/>
        </w:rPr>
        <w:t>。</w:t>
      </w:r>
    </w:p>
    <w:p w14:paraId="2E291ED2" w14:textId="030EDEB2" w:rsidR="002B6275" w:rsidRDefault="00AE0CAF" w:rsidP="00C02B2A">
      <w:pPr>
        <w:spacing w:line="360" w:lineRule="auto"/>
        <w:jc w:val="center"/>
        <w:rPr>
          <w:sz w:val="24"/>
        </w:rPr>
      </w:pPr>
      <w:r>
        <w:rPr>
          <w:noProof/>
          <w:sz w:val="24"/>
        </w:rPr>
        <w:drawing>
          <wp:inline distT="0" distB="0" distL="0" distR="0" wp14:anchorId="6C8208E9" wp14:editId="1DBA14CE">
            <wp:extent cx="5760720" cy="2813685"/>
            <wp:effectExtent l="0" t="0" r="0" b="5715"/>
            <wp:docPr id="5709711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1107" name="图片 570971107"/>
                    <pic:cNvPicPr/>
                  </pic:nvPicPr>
                  <pic:blipFill>
                    <a:blip r:embed="rId80"/>
                    <a:stretch>
                      <a:fillRect/>
                    </a:stretch>
                  </pic:blipFill>
                  <pic:spPr>
                    <a:xfrm>
                      <a:off x="0" y="0"/>
                      <a:ext cx="5764340" cy="2815453"/>
                    </a:xfrm>
                    <a:prstGeom prst="rect">
                      <a:avLst/>
                    </a:prstGeom>
                  </pic:spPr>
                </pic:pic>
              </a:graphicData>
            </a:graphic>
          </wp:inline>
        </w:drawing>
      </w:r>
    </w:p>
    <w:p w14:paraId="59DC7DAF" w14:textId="0C063CD0" w:rsidR="00F66FB6" w:rsidRPr="00C02B2A" w:rsidRDefault="002B6275" w:rsidP="00C02B2A">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sidR="00EF41F8">
        <w:rPr>
          <w:rFonts w:hint="eastAsia"/>
          <w:sz w:val="21"/>
          <w:szCs w:val="21"/>
        </w:rPr>
        <w:t>直流侧电压</w:t>
      </w:r>
      <w:r w:rsidR="00333681">
        <w:rPr>
          <w:rFonts w:hint="eastAsia"/>
          <w:sz w:val="21"/>
          <w:szCs w:val="21"/>
        </w:rPr>
        <w:t>电流</w:t>
      </w:r>
      <w:r w:rsidR="00824F55">
        <w:rPr>
          <w:rFonts w:hint="eastAsia"/>
          <w:sz w:val="21"/>
          <w:szCs w:val="21"/>
        </w:rPr>
        <w:t>监视</w:t>
      </w:r>
    </w:p>
    <w:p w14:paraId="39C49B28" w14:textId="3E8AFB32" w:rsidR="00AB140C" w:rsidRDefault="00AB140C" w:rsidP="006621DD">
      <w:pPr>
        <w:wordWrap w:val="0"/>
        <w:spacing w:beforeLines="50" w:before="156" w:afterLines="50" w:after="156" w:line="360" w:lineRule="auto"/>
        <w:outlineLvl w:val="1"/>
        <w:rPr>
          <w:rFonts w:eastAsia="黑体"/>
          <w:sz w:val="24"/>
        </w:rPr>
      </w:pPr>
      <w:bookmarkStart w:id="112" w:name="_Toc198501331"/>
      <w:r w:rsidRPr="00CD6AF6">
        <w:rPr>
          <w:rFonts w:eastAsia="黑体" w:hint="eastAsia"/>
          <w:sz w:val="28"/>
          <w:szCs w:val="28"/>
        </w:rPr>
        <w:t>4</w:t>
      </w:r>
      <w:r>
        <w:rPr>
          <w:rFonts w:eastAsia="黑体" w:hint="eastAsia"/>
          <w:sz w:val="28"/>
          <w:szCs w:val="28"/>
        </w:rPr>
        <w:t>.</w:t>
      </w:r>
      <w:r w:rsidR="00C6288F">
        <w:rPr>
          <w:rFonts w:eastAsia="黑体" w:hint="eastAsia"/>
          <w:sz w:val="28"/>
          <w:szCs w:val="28"/>
        </w:rPr>
        <w:t>6</w:t>
      </w:r>
      <w:r>
        <w:rPr>
          <w:rFonts w:eastAsia="黑体" w:hint="eastAsia"/>
          <w:sz w:val="28"/>
          <w:szCs w:val="28"/>
        </w:rPr>
        <w:t xml:space="preserve">　</w:t>
      </w:r>
      <w:r w:rsidR="00B63840">
        <w:rPr>
          <w:rFonts w:eastAsia="黑体" w:hint="eastAsia"/>
          <w:sz w:val="28"/>
          <w:szCs w:val="28"/>
        </w:rPr>
        <w:t>点灯科技云平台</w:t>
      </w:r>
      <w:r w:rsidR="005B5C19">
        <w:rPr>
          <w:rFonts w:eastAsia="黑体" w:hint="eastAsia"/>
          <w:sz w:val="28"/>
          <w:szCs w:val="28"/>
        </w:rPr>
        <w:t>与心知天气功能介绍</w:t>
      </w:r>
      <w:bookmarkEnd w:id="112"/>
    </w:p>
    <w:p w14:paraId="08457DAA" w14:textId="7F7ECE89" w:rsidR="00FE11C0" w:rsidRPr="00B00E11" w:rsidRDefault="00FE11C0" w:rsidP="006621DD">
      <w:pPr>
        <w:wordWrap w:val="0"/>
        <w:spacing w:line="360" w:lineRule="auto"/>
        <w:ind w:firstLineChars="200" w:firstLine="480"/>
        <w:rPr>
          <w:sz w:val="24"/>
        </w:rPr>
      </w:pPr>
      <w:r w:rsidRPr="00B00E11">
        <w:rPr>
          <w:sz w:val="24"/>
        </w:rPr>
        <w:lastRenderedPageBreak/>
        <w:t>该系统的可以通过云端控制，同时，也可以通过</w:t>
      </w:r>
      <w:r w:rsidR="00DA1876" w:rsidRPr="00B00E11">
        <w:rPr>
          <w:sz w:val="24"/>
        </w:rPr>
        <w:t>Wi-Fi</w:t>
      </w:r>
      <w:r w:rsidRPr="00B00E11">
        <w:rPr>
          <w:sz w:val="24"/>
        </w:rPr>
        <w:t>将系统数据上传到云平台，云平台采用点灯科技和巴法云搭配使用。通讯由</w:t>
      </w:r>
      <w:r w:rsidRPr="00B00E11">
        <w:rPr>
          <w:sz w:val="24"/>
        </w:rPr>
        <w:t>ESP8266</w:t>
      </w:r>
      <w:r w:rsidRPr="00B00E11">
        <w:rPr>
          <w:sz w:val="24"/>
        </w:rPr>
        <w:t>模块担当，上电后会初始化并自动连接</w:t>
      </w:r>
      <w:r w:rsidR="00DA1876" w:rsidRPr="00B00E11">
        <w:rPr>
          <w:sz w:val="24"/>
        </w:rPr>
        <w:t>Wi-Fi</w:t>
      </w:r>
      <w:r w:rsidRPr="00B00E11">
        <w:rPr>
          <w:sz w:val="24"/>
        </w:rPr>
        <w:t>，</w:t>
      </w:r>
      <w:r w:rsidR="00DA1876" w:rsidRPr="00B00E11">
        <w:rPr>
          <w:sz w:val="24"/>
        </w:rPr>
        <w:t>Wi-Fi</w:t>
      </w:r>
      <w:r w:rsidRPr="00B00E11">
        <w:rPr>
          <w:sz w:val="24"/>
        </w:rPr>
        <w:t>连接成功后会自动注册点灯科技，启动串口，同时启动点灯组件和心跳包。核心版将区域火警状态和太阳能状态源源不断的发送到</w:t>
      </w:r>
      <w:r w:rsidRPr="00B00E11">
        <w:rPr>
          <w:sz w:val="24"/>
        </w:rPr>
        <w:t>ESP8266</w:t>
      </w:r>
      <w:r w:rsidRPr="00B00E11">
        <w:rPr>
          <w:sz w:val="24"/>
        </w:rPr>
        <w:t>，并通过点灯科技将太阳能发电量发送到云端。</w:t>
      </w:r>
      <w:r w:rsidR="00FF10BC" w:rsidRPr="00B00E11">
        <w:rPr>
          <w:sz w:val="24"/>
        </w:rPr>
        <w:t>ESP8266</w:t>
      </w:r>
      <w:r w:rsidR="00FF10BC" w:rsidRPr="00B00E11">
        <w:rPr>
          <w:sz w:val="24"/>
        </w:rPr>
        <w:t>使用</w:t>
      </w:r>
      <w:r w:rsidR="00FF10BC" w:rsidRPr="00B00E11">
        <w:rPr>
          <w:sz w:val="24"/>
        </w:rPr>
        <w:t>ArduinoIDE</w:t>
      </w:r>
      <w:r w:rsidR="00FF10BC" w:rsidRPr="00B00E11">
        <w:rPr>
          <w:sz w:val="24"/>
        </w:rPr>
        <w:t>编写</w:t>
      </w:r>
      <w:r w:rsidR="00FF10BC" w:rsidRPr="00B00E11">
        <w:rPr>
          <w:sz w:val="24"/>
        </w:rPr>
        <w:t>c</w:t>
      </w:r>
      <w:r w:rsidR="00FF10BC" w:rsidRPr="00B00E11">
        <w:rPr>
          <w:sz w:val="24"/>
        </w:rPr>
        <w:t>和</w:t>
      </w:r>
      <w:r w:rsidR="00FF10BC" w:rsidRPr="00B00E11">
        <w:rPr>
          <w:sz w:val="24"/>
        </w:rPr>
        <w:t>c++</w:t>
      </w:r>
      <w:r w:rsidR="00FF10BC" w:rsidRPr="00B00E11">
        <w:rPr>
          <w:sz w:val="24"/>
        </w:rPr>
        <w:t>程序。</w:t>
      </w:r>
      <w:r w:rsidRPr="00B00E11">
        <w:rPr>
          <w:sz w:val="24"/>
        </w:rPr>
        <w:t>云平台控制模式流程图图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18</w:t>
      </w:r>
      <w:r w:rsidRPr="00B00E11">
        <w:rPr>
          <w:sz w:val="24"/>
        </w:rPr>
        <w:fldChar w:fldCharType="end"/>
      </w:r>
      <w:r w:rsidRPr="00B00E11">
        <w:rPr>
          <w:sz w:val="24"/>
        </w:rPr>
        <w:t>所示。</w:t>
      </w:r>
    </w:p>
    <w:p w14:paraId="0D91F1EA" w14:textId="31432A02" w:rsidR="00AB140C" w:rsidRDefault="003464D6" w:rsidP="006621DD">
      <w:pPr>
        <w:wordWrap w:val="0"/>
        <w:spacing w:line="360" w:lineRule="auto"/>
        <w:jc w:val="center"/>
        <w:rPr>
          <w:sz w:val="24"/>
        </w:rPr>
      </w:pPr>
      <w:r>
        <w:rPr>
          <w:noProof/>
          <w:sz w:val="24"/>
        </w:rPr>
        <w:drawing>
          <wp:inline distT="0" distB="0" distL="0" distR="0" wp14:anchorId="78AF4E0A" wp14:editId="20223071">
            <wp:extent cx="3659312" cy="5382883"/>
            <wp:effectExtent l="0" t="0" r="0" b="8890"/>
            <wp:docPr id="1705644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4643" name="图片 1705644643"/>
                    <pic:cNvPicPr/>
                  </pic:nvPicPr>
                  <pic:blipFill>
                    <a:blip r:embed="rId81"/>
                    <a:stretch>
                      <a:fillRect/>
                    </a:stretch>
                  </pic:blipFill>
                  <pic:spPr>
                    <a:xfrm>
                      <a:off x="0" y="0"/>
                      <a:ext cx="3671860" cy="5401341"/>
                    </a:xfrm>
                    <a:prstGeom prst="rect">
                      <a:avLst/>
                    </a:prstGeom>
                  </pic:spPr>
                </pic:pic>
              </a:graphicData>
            </a:graphic>
          </wp:inline>
        </w:drawing>
      </w:r>
    </w:p>
    <w:p w14:paraId="32FA5DFF" w14:textId="202CEFA0" w:rsidR="00AB140C" w:rsidRDefault="00AB140C" w:rsidP="006621DD">
      <w:pPr>
        <w:pStyle w:val="a5"/>
        <w:wordWrap w:val="0"/>
        <w:spacing w:line="360" w:lineRule="auto"/>
        <w:ind w:firstLine="422"/>
        <w:jc w:val="center"/>
        <w:rPr>
          <w:sz w:val="21"/>
          <w:szCs w:val="21"/>
        </w:rPr>
      </w:pPr>
      <w:r>
        <w:rPr>
          <w:rFonts w:hint="eastAsia"/>
          <w:sz w:val="21"/>
          <w:szCs w:val="21"/>
        </w:rPr>
        <w:t>图</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eq \c</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2F7ACF">
        <w:rPr>
          <w:rFonts w:ascii="Times New Roman" w:hAnsi="Times New Roman"/>
          <w:noProof/>
          <w:sz w:val="21"/>
          <w:szCs w:val="21"/>
        </w:rPr>
        <w:t>4</w:t>
      </w:r>
      <w:r w:rsidR="00E66FAE">
        <w:rPr>
          <w:rFonts w:ascii="Times New Roman" w:hAnsi="Times New Roman"/>
          <w:sz w:val="21"/>
          <w:szCs w:val="21"/>
        </w:rPr>
        <w:fldChar w:fldCharType="end"/>
      </w:r>
      <w:r w:rsidR="00E66FAE">
        <w:rPr>
          <w:rFonts w:ascii="Times New Roman" w:hAnsi="Times New Roman" w:hint="eastAsia"/>
          <w:sz w:val="21"/>
          <w:szCs w:val="21"/>
        </w:rPr>
        <w:t>.</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list</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2F7ACF">
        <w:rPr>
          <w:rFonts w:ascii="Times New Roman" w:hAnsi="Times New Roman"/>
          <w:noProof/>
          <w:sz w:val="21"/>
          <w:szCs w:val="21"/>
        </w:rPr>
        <w:t>18</w:t>
      </w:r>
      <w:r w:rsidR="00E66FAE">
        <w:rPr>
          <w:rFonts w:ascii="Times New Roman" w:hAnsi="Times New Roman"/>
          <w:sz w:val="21"/>
          <w:szCs w:val="21"/>
        </w:rPr>
        <w:fldChar w:fldCharType="end"/>
      </w:r>
      <w:r>
        <w:rPr>
          <w:rFonts w:hint="eastAsia"/>
          <w:sz w:val="21"/>
          <w:szCs w:val="21"/>
        </w:rPr>
        <w:t xml:space="preserve">　</w:t>
      </w:r>
      <w:r w:rsidR="00E31B4F">
        <w:rPr>
          <w:rFonts w:hint="eastAsia"/>
          <w:sz w:val="21"/>
          <w:szCs w:val="21"/>
        </w:rPr>
        <w:t>云平台</w:t>
      </w:r>
      <w:r>
        <w:rPr>
          <w:rFonts w:hint="eastAsia"/>
          <w:sz w:val="21"/>
          <w:szCs w:val="21"/>
        </w:rPr>
        <w:t>控制模式流程图</w:t>
      </w:r>
    </w:p>
    <w:p w14:paraId="0EBB567B" w14:textId="121B1E51" w:rsidR="00E66FAE" w:rsidRPr="00B00E11" w:rsidRDefault="00D30DE9" w:rsidP="006621DD">
      <w:pPr>
        <w:wordWrap w:val="0"/>
        <w:spacing w:line="360" w:lineRule="auto"/>
        <w:ind w:firstLineChars="200" w:firstLine="480"/>
        <w:rPr>
          <w:sz w:val="24"/>
        </w:rPr>
      </w:pPr>
      <w:r w:rsidRPr="00B00E11">
        <w:rPr>
          <w:sz w:val="24"/>
        </w:rPr>
        <w:t>E</w:t>
      </w:r>
      <w:r w:rsidR="001834D7" w:rsidRPr="00B00E11">
        <w:rPr>
          <w:sz w:val="24"/>
        </w:rPr>
        <w:t>SP</w:t>
      </w:r>
      <w:r w:rsidRPr="00B00E11">
        <w:rPr>
          <w:sz w:val="24"/>
        </w:rPr>
        <w:t>8266</w:t>
      </w:r>
      <w:r w:rsidRPr="00B00E11">
        <w:rPr>
          <w:sz w:val="24"/>
        </w:rPr>
        <w:t>内部信息设置如图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19</w:t>
      </w:r>
      <w:r w:rsidRPr="00B00E11">
        <w:rPr>
          <w:sz w:val="24"/>
        </w:rPr>
        <w:fldChar w:fldCharType="end"/>
      </w:r>
      <w:r w:rsidRPr="00B00E11">
        <w:rPr>
          <w:sz w:val="24"/>
        </w:rPr>
        <w:t>所示。</w:t>
      </w:r>
      <w:r w:rsidR="000E7BD2" w:rsidRPr="00B00E11">
        <w:rPr>
          <w:sz w:val="24"/>
        </w:rPr>
        <w:t>其中：</w:t>
      </w:r>
      <w:r w:rsidR="000E7BD2" w:rsidRPr="00B00E11">
        <w:rPr>
          <w:sz w:val="24"/>
        </w:rPr>
        <w:t>auth</w:t>
      </w:r>
      <w:r w:rsidR="000E7BD2" w:rsidRPr="00B00E11">
        <w:rPr>
          <w:sz w:val="24"/>
        </w:rPr>
        <w:t>是点灯科技密钥，</w:t>
      </w:r>
      <w:r w:rsidR="000E7BD2" w:rsidRPr="00B00E11">
        <w:rPr>
          <w:sz w:val="24"/>
        </w:rPr>
        <w:t>ssid</w:t>
      </w:r>
      <w:r w:rsidR="000E7BD2" w:rsidRPr="00B00E11">
        <w:rPr>
          <w:sz w:val="24"/>
        </w:rPr>
        <w:t>是</w:t>
      </w:r>
      <w:r w:rsidR="00DA1876" w:rsidRPr="00B00E11">
        <w:rPr>
          <w:sz w:val="24"/>
        </w:rPr>
        <w:t>Wi-Fi</w:t>
      </w:r>
      <w:r w:rsidR="000E7BD2" w:rsidRPr="00B00E11">
        <w:rPr>
          <w:sz w:val="24"/>
        </w:rPr>
        <w:t>名，</w:t>
      </w:r>
      <w:r w:rsidR="000E7BD2" w:rsidRPr="00B00E11">
        <w:rPr>
          <w:sz w:val="24"/>
        </w:rPr>
        <w:t>pass</w:t>
      </w:r>
      <w:r w:rsidR="000E7BD2" w:rsidRPr="00B00E11">
        <w:rPr>
          <w:sz w:val="24"/>
        </w:rPr>
        <w:t>是密码，指针</w:t>
      </w:r>
      <w:r w:rsidR="000E7BD2" w:rsidRPr="00B00E11">
        <w:rPr>
          <w:sz w:val="24"/>
        </w:rPr>
        <w:t>host</w:t>
      </w:r>
      <w:r w:rsidR="000E7BD2" w:rsidRPr="00B00E11">
        <w:rPr>
          <w:sz w:val="24"/>
        </w:rPr>
        <w:t>是心知天气服务器的网址，</w:t>
      </w:r>
      <w:r w:rsidR="000E7BD2" w:rsidRPr="00B00E11">
        <w:rPr>
          <w:sz w:val="24"/>
        </w:rPr>
        <w:t>port</w:t>
      </w:r>
      <w:r w:rsidR="000E7BD2" w:rsidRPr="00B00E11">
        <w:rPr>
          <w:sz w:val="24"/>
        </w:rPr>
        <w:t>是端口，</w:t>
      </w:r>
      <w:r w:rsidR="000E7BD2" w:rsidRPr="00B00E11">
        <w:rPr>
          <w:sz w:val="24"/>
        </w:rPr>
        <w:t>City</w:t>
      </w:r>
      <w:r w:rsidR="000E7BD2" w:rsidRPr="00B00E11">
        <w:rPr>
          <w:sz w:val="24"/>
        </w:rPr>
        <w:t>是城市，由于辽宁科技大学在立山区，所以这里写</w:t>
      </w:r>
      <w:r w:rsidR="000E7BD2" w:rsidRPr="00B00E11">
        <w:rPr>
          <w:sz w:val="24"/>
        </w:rPr>
        <w:t>lishan</w:t>
      </w:r>
      <w:r w:rsidR="000E7BD2" w:rsidRPr="00B00E11">
        <w:rPr>
          <w:sz w:val="24"/>
        </w:rPr>
        <w:t>，以及</w:t>
      </w:r>
      <w:r w:rsidR="000E7BD2" w:rsidRPr="00B00E11">
        <w:rPr>
          <w:sz w:val="24"/>
        </w:rPr>
        <w:t>API</w:t>
      </w:r>
      <w:r w:rsidR="000E7BD2" w:rsidRPr="00B00E11">
        <w:rPr>
          <w:sz w:val="24"/>
        </w:rPr>
        <w:t>密钥：</w:t>
      </w:r>
      <w:r w:rsidR="000E7BD2" w:rsidRPr="00B00E11">
        <w:rPr>
          <w:sz w:val="24"/>
        </w:rPr>
        <w:t>S-xxxxxxxx</w:t>
      </w:r>
      <w:r w:rsidR="00EE01E9" w:rsidRPr="00B00E11">
        <w:rPr>
          <w:sz w:val="24"/>
        </w:rPr>
        <w:t>。</w:t>
      </w:r>
      <w:r w:rsidRPr="00B00E11">
        <w:rPr>
          <w:sz w:val="24"/>
        </w:rPr>
        <w:t xml:space="preserve"> </w:t>
      </w:r>
    </w:p>
    <w:p w14:paraId="6958659C" w14:textId="42D8F41F" w:rsidR="00D30DE9" w:rsidRDefault="00EE01E9" w:rsidP="006621DD">
      <w:pPr>
        <w:wordWrap w:val="0"/>
        <w:spacing w:line="360" w:lineRule="auto"/>
        <w:jc w:val="center"/>
        <w:rPr>
          <w:sz w:val="24"/>
        </w:rPr>
      </w:pPr>
      <w:r>
        <w:rPr>
          <w:noProof/>
          <w:sz w:val="24"/>
        </w:rPr>
        <w:lastRenderedPageBreak/>
        <w:drawing>
          <wp:inline distT="0" distB="0" distL="0" distR="0" wp14:anchorId="3F3E0FC6" wp14:editId="1891B9EB">
            <wp:extent cx="3197595" cy="1412102"/>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12495" cy="1418682"/>
                    </a:xfrm>
                    <a:prstGeom prst="rect">
                      <a:avLst/>
                    </a:prstGeom>
                    <a:noFill/>
                    <a:ln>
                      <a:noFill/>
                    </a:ln>
                  </pic:spPr>
                </pic:pic>
              </a:graphicData>
            </a:graphic>
          </wp:inline>
        </w:drawing>
      </w:r>
    </w:p>
    <w:p w14:paraId="1FAA1E44" w14:textId="6A728FDF" w:rsidR="00E66FAE" w:rsidRPr="00EE01E9" w:rsidRDefault="00D30D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云平台控制模式流程图</w:t>
      </w:r>
    </w:p>
    <w:p w14:paraId="04BB89C7" w14:textId="63B622E5" w:rsidR="00EE01E9" w:rsidRPr="00B00E11" w:rsidRDefault="00C7591F" w:rsidP="006621DD">
      <w:pPr>
        <w:wordWrap w:val="0"/>
        <w:spacing w:line="360" w:lineRule="auto"/>
        <w:ind w:firstLineChars="200" w:firstLine="480"/>
        <w:rPr>
          <w:sz w:val="24"/>
        </w:rPr>
      </w:pPr>
      <w:r w:rsidRPr="00B00E11">
        <w:rPr>
          <w:sz w:val="24"/>
        </w:rPr>
        <w:t>当检测到楼宇发生火灾时，手机点灯科技会显示火灾对应区，巴法云公众号也会提示火灾发生并报告区域。同时，企业微信也会通过企业微信内置的机器人，将报警信息发送到微信群，提示疏散。巴法云微信消息推送函数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20</w:t>
      </w:r>
      <w:r w:rsidRPr="00B00E11">
        <w:rPr>
          <w:sz w:val="24"/>
        </w:rPr>
        <w:fldChar w:fldCharType="end"/>
      </w:r>
      <w:r w:rsidRPr="00B00E11">
        <w:rPr>
          <w:sz w:val="24"/>
        </w:rPr>
        <w:t>所示，</w:t>
      </w:r>
      <w:r w:rsidR="00F0492F" w:rsidRPr="00B00E11">
        <w:rPr>
          <w:sz w:val="24"/>
        </w:rPr>
        <w:t>完整代码</w:t>
      </w:r>
      <w:r w:rsidR="00202F01" w:rsidRPr="00B00E11">
        <w:rPr>
          <w:sz w:val="24"/>
        </w:rPr>
        <w:t>见附录</w:t>
      </w:r>
      <w:r w:rsidR="00202F01" w:rsidRPr="00B00E11">
        <w:rPr>
          <w:sz w:val="24"/>
        </w:rPr>
        <w:t>2</w:t>
      </w:r>
      <w:r w:rsidR="00202F01" w:rsidRPr="00B00E11">
        <w:rPr>
          <w:sz w:val="24"/>
        </w:rPr>
        <w:t>。</w:t>
      </w:r>
    </w:p>
    <w:p w14:paraId="29A13FC2" w14:textId="02CC0D5D" w:rsidR="00EE01E9" w:rsidRDefault="00596F78" w:rsidP="006621DD">
      <w:pPr>
        <w:wordWrap w:val="0"/>
        <w:spacing w:line="360" w:lineRule="auto"/>
        <w:jc w:val="center"/>
        <w:rPr>
          <w:sz w:val="24"/>
        </w:rPr>
      </w:pPr>
      <w:r>
        <w:rPr>
          <w:noProof/>
          <w:sz w:val="24"/>
        </w:rPr>
        <w:drawing>
          <wp:inline distT="0" distB="0" distL="0" distR="0" wp14:anchorId="785B40CF" wp14:editId="253CE5E5">
            <wp:extent cx="5323716" cy="1333278"/>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32739" cy="1335538"/>
                    </a:xfrm>
                    <a:prstGeom prst="rect">
                      <a:avLst/>
                    </a:prstGeom>
                    <a:noFill/>
                    <a:ln>
                      <a:noFill/>
                    </a:ln>
                  </pic:spPr>
                </pic:pic>
              </a:graphicData>
            </a:graphic>
          </wp:inline>
        </w:drawing>
      </w:r>
    </w:p>
    <w:p w14:paraId="5A2AA3C8" w14:textId="5EF4628B" w:rsidR="00596F78" w:rsidRPr="00F0492F" w:rsidRDefault="00EE01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w:t>
      </w:r>
      <w:r w:rsidR="00596F78" w:rsidRPr="00596F78">
        <w:rPr>
          <w:rFonts w:hint="eastAsia"/>
          <w:sz w:val="21"/>
          <w:szCs w:val="21"/>
        </w:rPr>
        <w:t>巴法云微信消息推送函数</w:t>
      </w:r>
    </w:p>
    <w:p w14:paraId="6F1D8D4F" w14:textId="0A20BF16" w:rsidR="00CA6EC1" w:rsidRPr="00B00E11" w:rsidRDefault="00CA6EC1" w:rsidP="006621DD">
      <w:pPr>
        <w:wordWrap w:val="0"/>
        <w:spacing w:line="360" w:lineRule="auto"/>
        <w:ind w:firstLineChars="200" w:firstLine="480"/>
        <w:rPr>
          <w:sz w:val="24"/>
        </w:rPr>
      </w:pPr>
      <w:r w:rsidRPr="00B00E11">
        <w:rPr>
          <w:sz w:val="24"/>
        </w:rPr>
        <w:t>ESP8266</w:t>
      </w:r>
      <w:r w:rsidRPr="00B00E11">
        <w:rPr>
          <w:sz w:val="24"/>
        </w:rPr>
        <w:t>还会通过</w:t>
      </w:r>
      <w:r w:rsidR="007D1998" w:rsidRPr="00B00E11">
        <w:rPr>
          <w:sz w:val="24"/>
        </w:rPr>
        <w:t>心</w:t>
      </w:r>
      <w:r w:rsidRPr="00B00E11">
        <w:rPr>
          <w:sz w:val="24"/>
        </w:rPr>
        <w:t>知天气平台获取天气预报，通过调用平台的</w:t>
      </w:r>
      <w:r w:rsidRPr="00B00E11">
        <w:rPr>
          <w:sz w:val="24"/>
        </w:rPr>
        <w:t>API</w:t>
      </w:r>
      <w:r w:rsidRPr="00B00E11">
        <w:rPr>
          <w:sz w:val="24"/>
        </w:rPr>
        <w:t>来获取本地的今明两天天气。在</w:t>
      </w:r>
      <w:r w:rsidRPr="00B00E11">
        <w:rPr>
          <w:sz w:val="24"/>
        </w:rPr>
        <w:t>8266</w:t>
      </w:r>
      <w:r w:rsidRPr="00B00E11">
        <w:rPr>
          <w:sz w:val="24"/>
        </w:rPr>
        <w:t>中，需要编写</w:t>
      </w:r>
      <w:r w:rsidRPr="00B00E11">
        <w:rPr>
          <w:sz w:val="24"/>
        </w:rPr>
        <w:t>http</w:t>
      </w:r>
      <w:r w:rsidRPr="00B00E11">
        <w:rPr>
          <w:sz w:val="24"/>
        </w:rPr>
        <w:t>访问来获取天气数据，系统会返还</w:t>
      </w:r>
      <w:r w:rsidRPr="00B00E11">
        <w:rPr>
          <w:sz w:val="24"/>
        </w:rPr>
        <w:t>JSON</w:t>
      </w:r>
      <w:r w:rsidRPr="00B00E11">
        <w:rPr>
          <w:sz w:val="24"/>
        </w:rPr>
        <w:t>数据包，将数据解析就可以获取到天气信息，</w:t>
      </w:r>
      <w:r w:rsidR="000F666C" w:rsidRPr="00B00E11">
        <w:rPr>
          <w:sz w:val="24"/>
        </w:rPr>
        <w:t>心知天气</w:t>
      </w:r>
      <w:r w:rsidRPr="00B00E11">
        <w:rPr>
          <w:sz w:val="24"/>
        </w:rPr>
        <w:t>返还</w:t>
      </w:r>
      <w:r w:rsidR="000F666C" w:rsidRPr="00B00E11">
        <w:rPr>
          <w:sz w:val="24"/>
        </w:rPr>
        <w:t>天气</w:t>
      </w:r>
      <w:r w:rsidRPr="00B00E11">
        <w:rPr>
          <w:sz w:val="24"/>
        </w:rPr>
        <w:t>数据如图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21</w:t>
      </w:r>
      <w:r w:rsidRPr="00B00E11">
        <w:rPr>
          <w:sz w:val="24"/>
        </w:rPr>
        <w:fldChar w:fldCharType="end"/>
      </w:r>
      <w:r w:rsidRPr="00B00E11">
        <w:rPr>
          <w:sz w:val="24"/>
        </w:rPr>
        <w:t>所示，天气数据获取代码如图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22</w:t>
      </w:r>
      <w:r w:rsidRPr="00B00E11">
        <w:rPr>
          <w:sz w:val="24"/>
        </w:rPr>
        <w:fldChar w:fldCharType="end"/>
      </w:r>
      <w:r w:rsidRPr="00B00E11">
        <w:rPr>
          <w:sz w:val="24"/>
        </w:rPr>
        <w:t>所示。</w:t>
      </w:r>
    </w:p>
    <w:p w14:paraId="5BC2FBE5" w14:textId="0837DB7A" w:rsidR="00CA6EC1" w:rsidRDefault="00850E24" w:rsidP="006621DD">
      <w:pPr>
        <w:wordWrap w:val="0"/>
        <w:spacing w:line="360" w:lineRule="auto"/>
        <w:jc w:val="center"/>
        <w:rPr>
          <w:sz w:val="24"/>
        </w:rPr>
      </w:pPr>
      <w:r>
        <w:rPr>
          <w:noProof/>
          <w:sz w:val="24"/>
        </w:rPr>
        <w:lastRenderedPageBreak/>
        <w:drawing>
          <wp:inline distT="0" distB="0" distL="0" distR="0" wp14:anchorId="46CE31D0" wp14:editId="596CC852">
            <wp:extent cx="2819607" cy="3913632"/>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4135" cy="3933797"/>
                    </a:xfrm>
                    <a:prstGeom prst="rect">
                      <a:avLst/>
                    </a:prstGeom>
                    <a:noFill/>
                    <a:ln>
                      <a:noFill/>
                    </a:ln>
                  </pic:spPr>
                </pic:pic>
              </a:graphicData>
            </a:graphic>
          </wp:inline>
        </w:drawing>
      </w:r>
    </w:p>
    <w:p w14:paraId="6246651E" w14:textId="6D2CD14E" w:rsidR="00CA6EC1"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21</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701CCE5" w14:textId="63EDAF67" w:rsidR="00CA6EC1" w:rsidRDefault="00412DDD" w:rsidP="006621DD">
      <w:pPr>
        <w:wordWrap w:val="0"/>
        <w:spacing w:line="360" w:lineRule="auto"/>
        <w:jc w:val="center"/>
        <w:rPr>
          <w:sz w:val="24"/>
        </w:rPr>
      </w:pPr>
      <w:r>
        <w:rPr>
          <w:noProof/>
          <w:sz w:val="24"/>
        </w:rPr>
        <w:drawing>
          <wp:inline distT="0" distB="0" distL="0" distR="0" wp14:anchorId="05D37C17" wp14:editId="56CA17D1">
            <wp:extent cx="4426272" cy="3269895"/>
            <wp:effectExtent l="0" t="0" r="0" b="6985"/>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69285" cy="3301671"/>
                    </a:xfrm>
                    <a:prstGeom prst="rect">
                      <a:avLst/>
                    </a:prstGeom>
                    <a:noFill/>
                    <a:ln>
                      <a:noFill/>
                    </a:ln>
                  </pic:spPr>
                </pic:pic>
              </a:graphicData>
            </a:graphic>
          </wp:inline>
        </w:drawing>
      </w:r>
    </w:p>
    <w:p w14:paraId="19E59072" w14:textId="0C9E591B" w:rsidR="00CA6EC1" w:rsidRPr="00374E8D"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22</w:t>
      </w:r>
      <w:r>
        <w:rPr>
          <w:rFonts w:ascii="Times New Roman" w:hAnsi="Times New Roman"/>
          <w:sz w:val="21"/>
          <w:szCs w:val="21"/>
        </w:rPr>
        <w:fldChar w:fldCharType="end"/>
      </w:r>
      <w:r>
        <w:rPr>
          <w:rFonts w:hint="eastAsia"/>
          <w:sz w:val="21"/>
          <w:szCs w:val="21"/>
        </w:rPr>
        <w:t xml:space="preserve">　</w:t>
      </w:r>
      <w:r w:rsidR="00850E24" w:rsidRPr="00850E24">
        <w:rPr>
          <w:rFonts w:hint="eastAsia"/>
          <w:sz w:val="21"/>
          <w:szCs w:val="21"/>
        </w:rPr>
        <w:t>天气数据获取代码</w:t>
      </w:r>
    </w:p>
    <w:p w14:paraId="25E165FA" w14:textId="595F0BDD" w:rsidR="00B15CE8" w:rsidRPr="00B00E11" w:rsidRDefault="00B461AD" w:rsidP="006621DD">
      <w:pPr>
        <w:wordWrap w:val="0"/>
        <w:spacing w:line="360" w:lineRule="auto"/>
        <w:ind w:firstLineChars="200" w:firstLine="480"/>
        <w:rPr>
          <w:sz w:val="24"/>
        </w:rPr>
      </w:pPr>
      <w:r w:rsidRPr="00B00E11">
        <w:rPr>
          <w:sz w:val="24"/>
        </w:rPr>
        <w:t>串口发送的控制数据如图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23</w:t>
      </w:r>
      <w:r w:rsidRPr="00B00E11">
        <w:rPr>
          <w:sz w:val="24"/>
        </w:rPr>
        <w:fldChar w:fldCharType="end"/>
      </w:r>
      <w:r w:rsidRPr="00B00E11">
        <w:rPr>
          <w:sz w:val="24"/>
        </w:rPr>
        <w:t>所示，编码格式为</w:t>
      </w:r>
      <w:r w:rsidR="00B15CE8" w:rsidRPr="00B00E11">
        <w:rPr>
          <w:sz w:val="24"/>
        </w:rPr>
        <w:t>：</w:t>
      </w:r>
    </w:p>
    <w:p w14:paraId="5F6B7B91" w14:textId="633D7565" w:rsidR="00B15CE8" w:rsidRPr="00B00E11" w:rsidRDefault="00B15CE8" w:rsidP="006621DD">
      <w:pPr>
        <w:wordWrap w:val="0"/>
        <w:spacing w:line="360" w:lineRule="auto"/>
        <w:ind w:firstLineChars="200" w:firstLine="480"/>
        <w:rPr>
          <w:sz w:val="24"/>
        </w:rPr>
      </w:pPr>
      <w:r w:rsidRPr="00B00E11">
        <w:rPr>
          <w:sz w:val="24"/>
        </w:rPr>
        <w:t>控制</w:t>
      </w:r>
      <w:r w:rsidRPr="00B00E11">
        <w:rPr>
          <w:sz w:val="24"/>
        </w:rPr>
        <w:t xml:space="preserve"> </w:t>
      </w:r>
      <w:r w:rsidRPr="00B00E11">
        <w:rPr>
          <w:sz w:val="24"/>
        </w:rPr>
        <w:t>空调</w:t>
      </w:r>
      <w:r w:rsidRPr="00B00E11">
        <w:rPr>
          <w:sz w:val="24"/>
        </w:rPr>
        <w:t xml:space="preserve"> </w:t>
      </w:r>
      <w:r w:rsidRPr="00B00E11">
        <w:rPr>
          <w:sz w:val="24"/>
        </w:rPr>
        <w:t>环保</w:t>
      </w:r>
      <w:r w:rsidRPr="00B00E11">
        <w:rPr>
          <w:sz w:val="24"/>
        </w:rPr>
        <w:t xml:space="preserve"> </w:t>
      </w:r>
      <w:r w:rsidRPr="00B00E11">
        <w:rPr>
          <w:sz w:val="24"/>
        </w:rPr>
        <w:t>今天天气湿度明天天气湿度</w:t>
      </w:r>
      <w:r w:rsidRPr="00B00E11">
        <w:rPr>
          <w:sz w:val="24"/>
        </w:rPr>
        <w:t xml:space="preserve"> 1</w:t>
      </w:r>
      <w:r w:rsidRPr="00B00E11">
        <w:rPr>
          <w:sz w:val="24"/>
        </w:rPr>
        <w:t>风向等级</w:t>
      </w:r>
      <w:r w:rsidR="009A772C" w:rsidRPr="00B00E11">
        <w:rPr>
          <w:sz w:val="24"/>
        </w:rPr>
        <w:t xml:space="preserve"> </w:t>
      </w:r>
      <w:r w:rsidRPr="00B00E11">
        <w:rPr>
          <w:sz w:val="24"/>
        </w:rPr>
        <w:t>2</w:t>
      </w:r>
      <w:r w:rsidRPr="00B00E11">
        <w:rPr>
          <w:sz w:val="24"/>
        </w:rPr>
        <w:t>风向等级</w:t>
      </w:r>
      <w:r w:rsidRPr="00B00E11">
        <w:rPr>
          <w:sz w:val="24"/>
        </w:rPr>
        <w:t xml:space="preserve"> 1</w:t>
      </w:r>
      <w:r w:rsidRPr="00B00E11">
        <w:rPr>
          <w:sz w:val="24"/>
        </w:rPr>
        <w:t>低温</w:t>
      </w:r>
      <w:r w:rsidRPr="00B00E11">
        <w:rPr>
          <w:sz w:val="24"/>
        </w:rPr>
        <w:t xml:space="preserve"> 1</w:t>
      </w:r>
      <w:r w:rsidRPr="00B00E11">
        <w:rPr>
          <w:sz w:val="24"/>
        </w:rPr>
        <w:t>高</w:t>
      </w:r>
      <w:r w:rsidRPr="00B00E11">
        <w:rPr>
          <w:sz w:val="24"/>
        </w:rPr>
        <w:lastRenderedPageBreak/>
        <w:t>温</w:t>
      </w:r>
      <w:r w:rsidRPr="00B00E11">
        <w:rPr>
          <w:sz w:val="24"/>
        </w:rPr>
        <w:t xml:space="preserve"> 2</w:t>
      </w:r>
      <w:r w:rsidRPr="00B00E11">
        <w:rPr>
          <w:sz w:val="24"/>
        </w:rPr>
        <w:t>低温</w:t>
      </w:r>
      <w:r w:rsidRPr="00B00E11">
        <w:rPr>
          <w:sz w:val="24"/>
        </w:rPr>
        <w:t xml:space="preserve"> 2</w:t>
      </w:r>
      <w:r w:rsidRPr="00B00E11">
        <w:rPr>
          <w:sz w:val="24"/>
        </w:rPr>
        <w:t>高温</w:t>
      </w:r>
      <w:r w:rsidRPr="00B00E11">
        <w:rPr>
          <w:sz w:val="24"/>
        </w:rPr>
        <w:t xml:space="preserve"> </w:t>
      </w:r>
      <w:r w:rsidR="00DA1876" w:rsidRPr="00B00E11">
        <w:rPr>
          <w:sz w:val="24"/>
        </w:rPr>
        <w:t>Wi-Fi</w:t>
      </w:r>
      <w:r w:rsidRPr="00B00E11">
        <w:rPr>
          <w:sz w:val="24"/>
        </w:rPr>
        <w:t>状态</w:t>
      </w:r>
      <w:r w:rsidRPr="00B00E11">
        <w:rPr>
          <w:sz w:val="24"/>
        </w:rPr>
        <w:t xml:space="preserve"> </w:t>
      </w:r>
      <w:r w:rsidRPr="00B00E11">
        <w:rPr>
          <w:sz w:val="24"/>
        </w:rPr>
        <w:t>点灯状态</w:t>
      </w:r>
      <w:r w:rsidRPr="00B00E11">
        <w:rPr>
          <w:sz w:val="24"/>
        </w:rPr>
        <w:t xml:space="preserve"> </w:t>
      </w:r>
      <w:r w:rsidRPr="00B00E11">
        <w:rPr>
          <w:sz w:val="24"/>
        </w:rPr>
        <w:t>时间。</w:t>
      </w:r>
    </w:p>
    <w:p w14:paraId="65677016" w14:textId="5C397289" w:rsidR="00EE01E9" w:rsidRPr="00B00E11" w:rsidRDefault="004F6D17" w:rsidP="006621DD">
      <w:pPr>
        <w:wordWrap w:val="0"/>
        <w:spacing w:line="360" w:lineRule="auto"/>
        <w:ind w:firstLineChars="200" w:firstLine="480"/>
        <w:rPr>
          <w:sz w:val="24"/>
        </w:rPr>
      </w:pPr>
      <w:r w:rsidRPr="00B00E11">
        <w:rPr>
          <w:sz w:val="24"/>
        </w:rPr>
        <w:t>控制主要是用于楼宇灯光和开门等，空调是手机端设置的空调温度，环保是</w:t>
      </w:r>
      <w:r w:rsidR="00DC255F" w:rsidRPr="00B00E11">
        <w:rPr>
          <w:sz w:val="24"/>
        </w:rPr>
        <w:t>发送当前时间，以供自动控制灯光，</w:t>
      </w:r>
      <w:r w:rsidR="001834D7" w:rsidRPr="00B00E11">
        <w:rPr>
          <w:sz w:val="24"/>
        </w:rPr>
        <w:t>剩下的为</w:t>
      </w:r>
      <w:r w:rsidR="002137A1" w:rsidRPr="00B00E11">
        <w:rPr>
          <w:sz w:val="24"/>
        </w:rPr>
        <w:t>天气情况、温湿度、风速风向等</w:t>
      </w:r>
      <w:r w:rsidR="001834D7" w:rsidRPr="00B00E11">
        <w:rPr>
          <w:sz w:val="24"/>
        </w:rPr>
        <w:t>天气数据，</w:t>
      </w:r>
      <w:r w:rsidR="007752AB" w:rsidRPr="00B00E11">
        <w:rPr>
          <w:sz w:val="24"/>
        </w:rPr>
        <w:t>常用的天气代码</w:t>
      </w:r>
      <w:r w:rsidR="00C72F10" w:rsidRPr="00B00E11">
        <w:rPr>
          <w:sz w:val="24"/>
        </w:rPr>
        <w:t>如</w:t>
      </w:r>
      <w:r w:rsidR="00FF7804" w:rsidRPr="00B00E11">
        <w:rPr>
          <w:sz w:val="24"/>
        </w:rPr>
        <w:t>表</w:t>
      </w:r>
      <w:r w:rsidR="00FF7804" w:rsidRPr="00B00E11">
        <w:rPr>
          <w:sz w:val="24"/>
        </w:rPr>
        <w:t>4</w:t>
      </w:r>
      <w:r w:rsidR="00FF7804" w:rsidRPr="00B00E11">
        <w:rPr>
          <w:sz w:val="24"/>
        </w:rPr>
        <w:t>所示。</w:t>
      </w:r>
      <w:r w:rsidR="00DA1876" w:rsidRPr="00B00E11">
        <w:rPr>
          <w:sz w:val="24"/>
        </w:rPr>
        <w:t>Wi-Fi</w:t>
      </w:r>
      <w:r w:rsidR="001834D7" w:rsidRPr="00B00E11">
        <w:rPr>
          <w:sz w:val="24"/>
        </w:rPr>
        <w:t>状态</w:t>
      </w:r>
      <w:r w:rsidR="00BC13F9" w:rsidRPr="00B00E11">
        <w:rPr>
          <w:sz w:val="24"/>
        </w:rPr>
        <w:t>提示了当前网络的状态，</w:t>
      </w:r>
      <w:r w:rsidR="0098349B" w:rsidRPr="00B00E11">
        <w:rPr>
          <w:sz w:val="24"/>
        </w:rPr>
        <w:t>其中</w:t>
      </w:r>
      <w:r w:rsidR="0098349B" w:rsidRPr="00B00E11">
        <w:rPr>
          <w:sz w:val="24"/>
        </w:rPr>
        <w:t>0</w:t>
      </w:r>
      <w:r w:rsidR="00C02F3E" w:rsidRPr="00B00E11">
        <w:rPr>
          <w:sz w:val="24"/>
        </w:rPr>
        <w:t>代表正在连接，</w:t>
      </w:r>
      <w:r w:rsidR="00C02F3E" w:rsidRPr="00B00E11">
        <w:rPr>
          <w:sz w:val="24"/>
        </w:rPr>
        <w:t>3</w:t>
      </w:r>
      <w:r w:rsidR="00C02F3E" w:rsidRPr="00B00E11">
        <w:rPr>
          <w:sz w:val="24"/>
        </w:rPr>
        <w:t>代表连接成功，</w:t>
      </w:r>
      <w:r w:rsidR="001A071F" w:rsidRPr="00B00E11">
        <w:rPr>
          <w:sz w:val="24"/>
        </w:rPr>
        <w:t>4</w:t>
      </w:r>
      <w:r w:rsidR="001A071F" w:rsidRPr="00B00E11">
        <w:rPr>
          <w:sz w:val="24"/>
        </w:rPr>
        <w:t>代表连接中断等。点灯状态</w:t>
      </w:r>
      <w:r w:rsidR="0030230F" w:rsidRPr="00B00E11">
        <w:rPr>
          <w:sz w:val="24"/>
        </w:rPr>
        <w:t>表示了点灯科技的连接状态，</w:t>
      </w:r>
      <w:r w:rsidR="0030230F" w:rsidRPr="00B00E11">
        <w:rPr>
          <w:sz w:val="24"/>
        </w:rPr>
        <w:t>0</w:t>
      </w:r>
      <w:r w:rsidR="0030230F" w:rsidRPr="00B00E11">
        <w:rPr>
          <w:sz w:val="24"/>
        </w:rPr>
        <w:t>代表连接失败，</w:t>
      </w:r>
      <w:r w:rsidR="0030230F" w:rsidRPr="00B00E11">
        <w:rPr>
          <w:sz w:val="24"/>
        </w:rPr>
        <w:t>1</w:t>
      </w:r>
      <w:r w:rsidR="0030230F" w:rsidRPr="00B00E11">
        <w:rPr>
          <w:sz w:val="24"/>
        </w:rPr>
        <w:t>代表连接成功。所以下面的串口数据代表了：所有区域灯光关闭</w:t>
      </w:r>
      <w:r w:rsidR="00A4351E" w:rsidRPr="00B00E11">
        <w:rPr>
          <w:sz w:val="24"/>
        </w:rPr>
        <w:t>，闸机关闭，</w:t>
      </w:r>
      <w:r w:rsidR="0030230F" w:rsidRPr="00B00E11">
        <w:rPr>
          <w:sz w:val="24"/>
        </w:rPr>
        <w:t>空调温度</w:t>
      </w:r>
      <w:r w:rsidR="0030230F" w:rsidRPr="00B00E11">
        <w:rPr>
          <w:sz w:val="24"/>
        </w:rPr>
        <w:t>26℃</w:t>
      </w:r>
      <w:r w:rsidR="0030230F" w:rsidRPr="00B00E11">
        <w:rPr>
          <w:sz w:val="24"/>
        </w:rPr>
        <w:t>，时间</w:t>
      </w:r>
      <w:r w:rsidR="0030230F" w:rsidRPr="00B00E11">
        <w:rPr>
          <w:sz w:val="24"/>
        </w:rPr>
        <w:t>15</w:t>
      </w:r>
      <w:r w:rsidR="0030230F" w:rsidRPr="00B00E11">
        <w:rPr>
          <w:sz w:val="24"/>
        </w:rPr>
        <w:t>时</w:t>
      </w:r>
      <w:r w:rsidR="003073CE" w:rsidRPr="00B00E11">
        <w:rPr>
          <w:sz w:val="24"/>
        </w:rPr>
        <w:t>，今天天气晴，最低气温</w:t>
      </w:r>
      <w:r w:rsidR="003073CE" w:rsidRPr="00B00E11">
        <w:rPr>
          <w:sz w:val="24"/>
        </w:rPr>
        <w:t>14℃</w:t>
      </w:r>
      <w:r w:rsidR="003073CE" w:rsidRPr="00B00E11">
        <w:rPr>
          <w:sz w:val="24"/>
        </w:rPr>
        <w:t>，最高气温</w:t>
      </w:r>
      <w:r w:rsidR="003073CE" w:rsidRPr="00B00E11">
        <w:rPr>
          <w:sz w:val="24"/>
        </w:rPr>
        <w:t>27℃</w:t>
      </w:r>
      <w:r w:rsidR="00BD1FDC" w:rsidRPr="00B00E11">
        <w:rPr>
          <w:sz w:val="24"/>
        </w:rPr>
        <w:t>，西南风</w:t>
      </w:r>
      <w:r w:rsidR="00BD1FDC" w:rsidRPr="00B00E11">
        <w:rPr>
          <w:sz w:val="24"/>
        </w:rPr>
        <w:t>2</w:t>
      </w:r>
      <w:r w:rsidR="00BD1FDC" w:rsidRPr="00B00E11">
        <w:rPr>
          <w:sz w:val="24"/>
        </w:rPr>
        <w:t>级，湿度</w:t>
      </w:r>
      <w:r w:rsidR="00BD1FDC" w:rsidRPr="00B00E11">
        <w:rPr>
          <w:sz w:val="24"/>
        </w:rPr>
        <w:t>34%</w:t>
      </w:r>
      <w:r w:rsidR="00A4351E" w:rsidRPr="00B00E11">
        <w:rPr>
          <w:sz w:val="24"/>
        </w:rPr>
        <w:t>，明天天气晴，最低气温</w:t>
      </w:r>
      <w:r w:rsidR="00A4351E" w:rsidRPr="00B00E11">
        <w:rPr>
          <w:sz w:val="24"/>
        </w:rPr>
        <w:t>16℃</w:t>
      </w:r>
      <w:r w:rsidR="00A4351E" w:rsidRPr="00B00E11">
        <w:rPr>
          <w:sz w:val="24"/>
        </w:rPr>
        <w:t>，最高气温</w:t>
      </w:r>
      <w:r w:rsidR="00A4351E" w:rsidRPr="00B00E11">
        <w:rPr>
          <w:sz w:val="24"/>
        </w:rPr>
        <w:t>28℃</w:t>
      </w:r>
      <w:r w:rsidR="00A4351E" w:rsidRPr="00B00E11">
        <w:rPr>
          <w:sz w:val="24"/>
        </w:rPr>
        <w:t>，南风</w:t>
      </w:r>
      <w:r w:rsidR="00A4351E" w:rsidRPr="00B00E11">
        <w:rPr>
          <w:sz w:val="24"/>
        </w:rPr>
        <w:t>2</w:t>
      </w:r>
      <w:r w:rsidR="00A4351E" w:rsidRPr="00B00E11">
        <w:rPr>
          <w:sz w:val="24"/>
        </w:rPr>
        <w:t>级，湿度</w:t>
      </w:r>
      <w:r w:rsidR="00A4351E" w:rsidRPr="00B00E11">
        <w:rPr>
          <w:sz w:val="24"/>
        </w:rPr>
        <w:t>49%</w:t>
      </w:r>
      <w:r w:rsidR="00A4351E" w:rsidRPr="00B00E11">
        <w:rPr>
          <w:sz w:val="24"/>
        </w:rPr>
        <w:t>，</w:t>
      </w:r>
      <w:r w:rsidR="00DA1876" w:rsidRPr="00B00E11">
        <w:rPr>
          <w:sz w:val="24"/>
        </w:rPr>
        <w:t>Wi-Fi</w:t>
      </w:r>
      <w:r w:rsidR="00A4351E" w:rsidRPr="00B00E11">
        <w:rPr>
          <w:sz w:val="24"/>
        </w:rPr>
        <w:t>连接成功，点灯科技连接成功</w:t>
      </w:r>
      <w:r w:rsidR="00551EDE" w:rsidRPr="00B00E11">
        <w:rPr>
          <w:sz w:val="24"/>
        </w:rPr>
        <w:t>，时间是</w:t>
      </w:r>
      <w:r w:rsidR="006F68CD" w:rsidRPr="00B00E11">
        <w:rPr>
          <w:sz w:val="24"/>
        </w:rPr>
        <w:t>20</w:t>
      </w:r>
      <w:r w:rsidR="00551EDE" w:rsidRPr="00B00E11">
        <w:rPr>
          <w:sz w:val="24"/>
        </w:rPr>
        <w:t>25</w:t>
      </w:r>
      <w:r w:rsidR="006F68CD" w:rsidRPr="00B00E11">
        <w:rPr>
          <w:sz w:val="24"/>
        </w:rPr>
        <w:t>年</w:t>
      </w:r>
      <w:r w:rsidR="00551EDE" w:rsidRPr="00B00E11">
        <w:rPr>
          <w:sz w:val="24"/>
        </w:rPr>
        <w:t>05</w:t>
      </w:r>
      <w:r w:rsidR="006F68CD" w:rsidRPr="00B00E11">
        <w:rPr>
          <w:sz w:val="24"/>
        </w:rPr>
        <w:t>月</w:t>
      </w:r>
      <w:r w:rsidR="00551EDE" w:rsidRPr="00B00E11">
        <w:rPr>
          <w:sz w:val="24"/>
        </w:rPr>
        <w:t>11</w:t>
      </w:r>
      <w:r w:rsidR="006F68CD" w:rsidRPr="00B00E11">
        <w:rPr>
          <w:sz w:val="24"/>
        </w:rPr>
        <w:t>日</w:t>
      </w:r>
      <w:r w:rsidR="00551EDE" w:rsidRPr="00B00E11">
        <w:rPr>
          <w:sz w:val="24"/>
        </w:rPr>
        <w:t>15:37</w:t>
      </w:r>
      <w:r w:rsidR="00551EDE" w:rsidRPr="00B00E11">
        <w:rPr>
          <w:sz w:val="24"/>
        </w:rPr>
        <w:t>。</w:t>
      </w:r>
    </w:p>
    <w:p w14:paraId="08D371E0" w14:textId="3CC272DE" w:rsidR="001E792E" w:rsidRDefault="001E792E" w:rsidP="006621DD">
      <w:pPr>
        <w:wordWrap w:val="0"/>
        <w:spacing w:line="360" w:lineRule="auto"/>
        <w:jc w:val="center"/>
        <w:rPr>
          <w:sz w:val="24"/>
        </w:rPr>
      </w:pPr>
      <w:r>
        <w:rPr>
          <w:noProof/>
          <w:sz w:val="24"/>
        </w:rPr>
        <w:drawing>
          <wp:inline distT="0" distB="0" distL="0" distR="0" wp14:anchorId="752C6E4F" wp14:editId="7185DA64">
            <wp:extent cx="3899002" cy="1253650"/>
            <wp:effectExtent l="0" t="0" r="6350" b="381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44372" cy="1268238"/>
                    </a:xfrm>
                    <a:prstGeom prst="rect">
                      <a:avLst/>
                    </a:prstGeom>
                    <a:noFill/>
                    <a:ln>
                      <a:noFill/>
                    </a:ln>
                  </pic:spPr>
                </pic:pic>
              </a:graphicData>
            </a:graphic>
          </wp:inline>
        </w:drawing>
      </w:r>
    </w:p>
    <w:p w14:paraId="0547E648" w14:textId="2FF973B9" w:rsidR="00FF7804" w:rsidRPr="00FF7804" w:rsidRDefault="001E792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23</w:t>
      </w:r>
      <w:r>
        <w:rPr>
          <w:rFonts w:ascii="Times New Roman" w:hAnsi="Times New Roman"/>
          <w:sz w:val="21"/>
          <w:szCs w:val="21"/>
        </w:rPr>
        <w:fldChar w:fldCharType="end"/>
      </w:r>
      <w:r>
        <w:rPr>
          <w:rFonts w:hint="eastAsia"/>
          <w:sz w:val="21"/>
          <w:szCs w:val="21"/>
        </w:rPr>
        <w:t xml:space="preserve">　</w:t>
      </w:r>
      <w:r w:rsidR="00E46679">
        <w:rPr>
          <w:rFonts w:hint="eastAsia"/>
          <w:sz w:val="21"/>
          <w:szCs w:val="21"/>
        </w:rPr>
        <w:t>串口发送的控制数据</w:t>
      </w:r>
    </w:p>
    <w:p w14:paraId="3687A8B4" w14:textId="1BF13FD9" w:rsidR="005B5C19" w:rsidRPr="00FF7804" w:rsidRDefault="00FF7804"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hint="eastAsia"/>
          <w:b/>
          <w:bCs/>
          <w:sz w:val="21"/>
          <w:szCs w:val="21"/>
        </w:rPr>
        <w:t>4</w:t>
      </w:r>
      <w:r>
        <w:rPr>
          <w:b/>
          <w:bCs/>
          <w:sz w:val="21"/>
          <w:szCs w:val="21"/>
        </w:rPr>
        <w:t>.</w:t>
      </w:r>
      <w:r w:rsidRPr="00CD6AF6">
        <w:rPr>
          <w:rFonts w:hint="eastAsia"/>
          <w:b/>
          <w:bCs/>
          <w:sz w:val="21"/>
          <w:szCs w:val="21"/>
        </w:rPr>
        <w:t>1</w:t>
      </w:r>
      <w:r>
        <w:rPr>
          <w:rFonts w:cs="Arial" w:hint="eastAsia"/>
          <w:b/>
          <w:bCs/>
          <w:color w:val="000000" w:themeColor="text1"/>
          <w:sz w:val="21"/>
          <w:szCs w:val="21"/>
          <w:shd w:val="clear" w:color="auto" w:fill="FFFFFF"/>
        </w:rPr>
        <w:t>常用天气代码的中文显示</w:t>
      </w:r>
    </w:p>
    <w:tbl>
      <w:tblPr>
        <w:tblW w:w="4990" w:type="dxa"/>
        <w:jc w:val="center"/>
        <w:tblLook w:val="04A0" w:firstRow="1" w:lastRow="0" w:firstColumn="1" w:lastColumn="0" w:noHBand="0" w:noVBand="1"/>
      </w:tblPr>
      <w:tblGrid>
        <w:gridCol w:w="2073"/>
        <w:gridCol w:w="2917"/>
      </w:tblGrid>
      <w:tr w:rsidR="005B5C19" w:rsidRPr="005B5C19" w14:paraId="2B7EE9FE" w14:textId="77777777" w:rsidTr="00FF7804">
        <w:trPr>
          <w:trHeight w:val="439"/>
          <w:jc w:val="center"/>
        </w:trPr>
        <w:tc>
          <w:tcPr>
            <w:tcW w:w="2073" w:type="dxa"/>
            <w:tcBorders>
              <w:top w:val="single" w:sz="12" w:space="0" w:color="auto"/>
              <w:left w:val="nil"/>
              <w:bottom w:val="single" w:sz="4" w:space="0" w:color="auto"/>
              <w:right w:val="nil"/>
            </w:tcBorders>
            <w:shd w:val="clear" w:color="auto" w:fill="auto"/>
            <w:noWrap/>
            <w:vAlign w:val="bottom"/>
            <w:hideMark/>
          </w:tcPr>
          <w:p w14:paraId="4C06391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天气代码</w:t>
            </w:r>
          </w:p>
        </w:tc>
        <w:tc>
          <w:tcPr>
            <w:tcW w:w="2917" w:type="dxa"/>
            <w:tcBorders>
              <w:top w:val="single" w:sz="12" w:space="0" w:color="auto"/>
              <w:left w:val="nil"/>
              <w:bottom w:val="single" w:sz="4" w:space="0" w:color="auto"/>
              <w:right w:val="nil"/>
            </w:tcBorders>
            <w:shd w:val="clear" w:color="auto" w:fill="auto"/>
            <w:noWrap/>
            <w:vAlign w:val="bottom"/>
            <w:hideMark/>
          </w:tcPr>
          <w:p w14:paraId="25C902D8"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中文显示</w:t>
            </w:r>
          </w:p>
        </w:tc>
      </w:tr>
      <w:tr w:rsidR="005B5C19" w:rsidRPr="005B5C19" w14:paraId="59FBE8A3"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EE380B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0</w:t>
            </w:r>
          </w:p>
        </w:tc>
        <w:tc>
          <w:tcPr>
            <w:tcW w:w="2917" w:type="dxa"/>
            <w:tcBorders>
              <w:top w:val="nil"/>
              <w:left w:val="nil"/>
              <w:bottom w:val="nil"/>
              <w:right w:val="nil"/>
            </w:tcBorders>
            <w:shd w:val="clear" w:color="auto" w:fill="auto"/>
            <w:noWrap/>
            <w:vAlign w:val="bottom"/>
            <w:hideMark/>
          </w:tcPr>
          <w:p w14:paraId="38CE360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晴朗</w:t>
            </w:r>
          </w:p>
        </w:tc>
      </w:tr>
      <w:tr w:rsidR="005B5C19" w:rsidRPr="005B5C19" w14:paraId="092490D2"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018883D"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4</w:t>
            </w:r>
          </w:p>
        </w:tc>
        <w:tc>
          <w:tcPr>
            <w:tcW w:w="2917" w:type="dxa"/>
            <w:tcBorders>
              <w:top w:val="nil"/>
              <w:left w:val="nil"/>
              <w:bottom w:val="nil"/>
              <w:right w:val="nil"/>
            </w:tcBorders>
            <w:shd w:val="clear" w:color="auto" w:fill="auto"/>
            <w:noWrap/>
            <w:vAlign w:val="bottom"/>
            <w:hideMark/>
          </w:tcPr>
          <w:p w14:paraId="382F498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多云</w:t>
            </w:r>
          </w:p>
        </w:tc>
      </w:tr>
      <w:tr w:rsidR="00FF7804" w:rsidRPr="005B5C19" w14:paraId="7A50E47A"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5AD4746C" w14:textId="3BF2AA0F"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9</w:t>
            </w:r>
          </w:p>
        </w:tc>
        <w:tc>
          <w:tcPr>
            <w:tcW w:w="2917" w:type="dxa"/>
            <w:tcBorders>
              <w:top w:val="nil"/>
              <w:left w:val="nil"/>
              <w:bottom w:val="nil"/>
              <w:right w:val="nil"/>
            </w:tcBorders>
            <w:shd w:val="clear" w:color="auto" w:fill="auto"/>
            <w:noWrap/>
            <w:vAlign w:val="bottom"/>
            <w:hideMark/>
          </w:tcPr>
          <w:p w14:paraId="23832C8D" w14:textId="3AA72AD3"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阴天</w:t>
            </w:r>
          </w:p>
        </w:tc>
      </w:tr>
      <w:tr w:rsidR="00FF7804" w:rsidRPr="005B5C19" w14:paraId="2B0E9C5F" w14:textId="77777777" w:rsidTr="001B49F0">
        <w:trPr>
          <w:trHeight w:val="418"/>
          <w:jc w:val="center"/>
        </w:trPr>
        <w:tc>
          <w:tcPr>
            <w:tcW w:w="2073" w:type="dxa"/>
            <w:tcBorders>
              <w:top w:val="nil"/>
              <w:left w:val="nil"/>
              <w:bottom w:val="single" w:sz="12" w:space="0" w:color="auto"/>
              <w:right w:val="nil"/>
            </w:tcBorders>
            <w:shd w:val="clear" w:color="auto" w:fill="auto"/>
            <w:noWrap/>
            <w:vAlign w:val="bottom"/>
            <w:hideMark/>
          </w:tcPr>
          <w:p w14:paraId="0C5A1290" w14:textId="6150A5D5"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13</w:t>
            </w:r>
          </w:p>
        </w:tc>
        <w:tc>
          <w:tcPr>
            <w:tcW w:w="2917" w:type="dxa"/>
            <w:tcBorders>
              <w:top w:val="nil"/>
              <w:left w:val="nil"/>
              <w:bottom w:val="single" w:sz="12" w:space="0" w:color="auto"/>
              <w:right w:val="nil"/>
            </w:tcBorders>
            <w:shd w:val="clear" w:color="auto" w:fill="auto"/>
            <w:noWrap/>
            <w:vAlign w:val="bottom"/>
            <w:hideMark/>
          </w:tcPr>
          <w:p w14:paraId="7686C3B3" w14:textId="2E825F74"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小雨</w:t>
            </w:r>
          </w:p>
        </w:tc>
      </w:tr>
      <w:tr w:rsidR="00FF7804" w:rsidRPr="005B5C19" w14:paraId="2F7C8506" w14:textId="77777777" w:rsidTr="001B49F0">
        <w:trPr>
          <w:trHeight w:val="439"/>
          <w:jc w:val="center"/>
        </w:trPr>
        <w:tc>
          <w:tcPr>
            <w:tcW w:w="2073" w:type="dxa"/>
            <w:tcBorders>
              <w:top w:val="nil"/>
              <w:left w:val="nil"/>
              <w:bottom w:val="single" w:sz="12" w:space="0" w:color="auto"/>
              <w:right w:val="nil"/>
            </w:tcBorders>
            <w:shd w:val="clear" w:color="auto" w:fill="auto"/>
            <w:noWrap/>
            <w:vAlign w:val="bottom"/>
          </w:tcPr>
          <w:p w14:paraId="6A91A32E" w14:textId="7EEF23C5" w:rsidR="00FF7804" w:rsidRPr="005B5C19" w:rsidRDefault="00FF7804" w:rsidP="006621DD">
            <w:pPr>
              <w:widowControl/>
              <w:wordWrap w:val="0"/>
              <w:jc w:val="center"/>
              <w:rPr>
                <w:rFonts w:ascii="等线" w:eastAsia="等线" w:hAnsi="等线" w:cs="宋体" w:hint="eastAsia"/>
                <w:color w:val="000000"/>
                <w:kern w:val="0"/>
                <w:sz w:val="22"/>
                <w:szCs w:val="22"/>
              </w:rPr>
            </w:pPr>
          </w:p>
        </w:tc>
        <w:tc>
          <w:tcPr>
            <w:tcW w:w="2917" w:type="dxa"/>
            <w:tcBorders>
              <w:top w:val="nil"/>
              <w:left w:val="nil"/>
              <w:bottom w:val="single" w:sz="12" w:space="0" w:color="auto"/>
              <w:right w:val="nil"/>
            </w:tcBorders>
            <w:shd w:val="clear" w:color="auto" w:fill="auto"/>
            <w:noWrap/>
            <w:vAlign w:val="bottom"/>
          </w:tcPr>
          <w:p w14:paraId="702DFE2A" w14:textId="2603E82F" w:rsidR="00FF7804" w:rsidRPr="005B5C19" w:rsidRDefault="00FF7804" w:rsidP="006621DD">
            <w:pPr>
              <w:widowControl/>
              <w:wordWrap w:val="0"/>
              <w:jc w:val="center"/>
              <w:rPr>
                <w:rFonts w:ascii="等线" w:eastAsia="等线" w:hAnsi="等线" w:cs="宋体" w:hint="eastAsia"/>
                <w:color w:val="000000"/>
                <w:kern w:val="0"/>
                <w:sz w:val="22"/>
                <w:szCs w:val="22"/>
              </w:rPr>
            </w:pPr>
          </w:p>
        </w:tc>
      </w:tr>
    </w:tbl>
    <w:p w14:paraId="1777C09E" w14:textId="77777777" w:rsidR="00EE01E9" w:rsidRDefault="00EE01E9" w:rsidP="006621DD">
      <w:pPr>
        <w:wordWrap w:val="0"/>
        <w:spacing w:line="360" w:lineRule="auto"/>
        <w:ind w:firstLineChars="200" w:firstLine="480"/>
        <w:jc w:val="center"/>
        <w:rPr>
          <w:sz w:val="24"/>
        </w:rPr>
      </w:pPr>
    </w:p>
    <w:p w14:paraId="389DC171" w14:textId="32CC6865" w:rsidR="00AB140C" w:rsidRDefault="00AB140C" w:rsidP="006621DD">
      <w:pPr>
        <w:wordWrap w:val="0"/>
        <w:spacing w:beforeLines="50" w:before="156" w:afterLines="50" w:after="156" w:line="360" w:lineRule="auto"/>
        <w:outlineLvl w:val="1"/>
        <w:rPr>
          <w:rFonts w:eastAsia="黑体"/>
          <w:sz w:val="24"/>
        </w:rPr>
      </w:pPr>
      <w:bookmarkStart w:id="113" w:name="_Toc198501332"/>
      <w:r w:rsidRPr="00CD6AF6">
        <w:rPr>
          <w:rFonts w:eastAsia="黑体" w:hint="eastAsia"/>
          <w:sz w:val="28"/>
          <w:szCs w:val="28"/>
        </w:rPr>
        <w:t>4</w:t>
      </w:r>
      <w:r>
        <w:rPr>
          <w:rFonts w:eastAsia="黑体" w:hint="eastAsia"/>
          <w:sz w:val="28"/>
          <w:szCs w:val="28"/>
        </w:rPr>
        <w:t>.</w:t>
      </w:r>
      <w:r w:rsidR="002E7014">
        <w:rPr>
          <w:rFonts w:eastAsia="黑体" w:hint="eastAsia"/>
          <w:sz w:val="28"/>
          <w:szCs w:val="28"/>
        </w:rPr>
        <w:t>7</w:t>
      </w:r>
      <w:r>
        <w:rPr>
          <w:rFonts w:eastAsia="黑体" w:hint="eastAsia"/>
          <w:sz w:val="28"/>
          <w:szCs w:val="28"/>
        </w:rPr>
        <w:t xml:space="preserve">　</w:t>
      </w:r>
      <w:r w:rsidR="00DF665C">
        <w:rPr>
          <w:rFonts w:eastAsia="黑体" w:hint="eastAsia"/>
          <w:sz w:val="28"/>
          <w:szCs w:val="28"/>
        </w:rPr>
        <w:t>AIR780</w:t>
      </w:r>
      <w:r w:rsidR="00524735">
        <w:rPr>
          <w:rFonts w:eastAsia="黑体" w:hint="eastAsia"/>
          <w:sz w:val="28"/>
          <w:szCs w:val="28"/>
        </w:rPr>
        <w:t>E</w:t>
      </w:r>
      <w:r w:rsidR="00524735">
        <w:rPr>
          <w:rFonts w:eastAsia="黑体" w:hint="eastAsia"/>
          <w:sz w:val="28"/>
          <w:szCs w:val="28"/>
        </w:rPr>
        <w:t>模块工作</w:t>
      </w:r>
      <w:r w:rsidR="00576335">
        <w:rPr>
          <w:rFonts w:eastAsia="黑体" w:hint="eastAsia"/>
          <w:sz w:val="28"/>
          <w:szCs w:val="28"/>
        </w:rPr>
        <w:t>原理介绍</w:t>
      </w:r>
      <w:bookmarkEnd w:id="113"/>
    </w:p>
    <w:p w14:paraId="746E7C80" w14:textId="745AE930" w:rsidR="00AB140C" w:rsidRPr="00B00E11" w:rsidRDefault="00764B55" w:rsidP="006621DD">
      <w:pPr>
        <w:wordWrap w:val="0"/>
        <w:spacing w:line="360" w:lineRule="auto"/>
        <w:ind w:firstLineChars="200" w:firstLine="480"/>
        <w:rPr>
          <w:rFonts w:eastAsiaTheme="minorEastAsia"/>
          <w:sz w:val="24"/>
        </w:rPr>
      </w:pPr>
      <w:r w:rsidRPr="00B00E11">
        <w:rPr>
          <w:sz w:val="24"/>
        </w:rPr>
        <w:t>AIR780E</w:t>
      </w:r>
      <w:r w:rsidRPr="00B00E11">
        <w:rPr>
          <w:sz w:val="24"/>
        </w:rPr>
        <w:t>采用</w:t>
      </w:r>
      <w:r w:rsidRPr="00B00E11">
        <w:rPr>
          <w:sz w:val="24"/>
        </w:rPr>
        <w:t>lua</w:t>
      </w:r>
      <w:r w:rsidRPr="00B00E11">
        <w:rPr>
          <w:sz w:val="24"/>
        </w:rPr>
        <w:t>语言编程，</w:t>
      </w:r>
      <w:r w:rsidR="00B95DBA" w:rsidRPr="00B00E11">
        <w:rPr>
          <w:sz w:val="24"/>
        </w:rPr>
        <w:t>通过接收串口数据来实现发送短信，部分代码如图</w:t>
      </w:r>
      <w:r w:rsidR="00B95DBA" w:rsidRPr="00B00E11">
        <w:rPr>
          <w:sz w:val="24"/>
        </w:rPr>
        <w:fldChar w:fldCharType="begin"/>
      </w:r>
      <w:r w:rsidR="00B95DBA" w:rsidRPr="00B00E11">
        <w:rPr>
          <w:sz w:val="24"/>
        </w:rPr>
        <w:instrText xml:space="preserve"> Seq eq \c </w:instrText>
      </w:r>
      <w:r w:rsidR="00B95DBA" w:rsidRPr="00B00E11">
        <w:rPr>
          <w:sz w:val="24"/>
        </w:rPr>
        <w:fldChar w:fldCharType="separate"/>
      </w:r>
      <w:r w:rsidR="002F7ACF">
        <w:rPr>
          <w:noProof/>
          <w:sz w:val="24"/>
        </w:rPr>
        <w:t>4</w:t>
      </w:r>
      <w:r w:rsidR="00B95DBA" w:rsidRPr="00B00E11">
        <w:rPr>
          <w:sz w:val="24"/>
        </w:rPr>
        <w:fldChar w:fldCharType="end"/>
      </w:r>
      <w:r w:rsidR="00B95DBA" w:rsidRPr="00B00E11">
        <w:rPr>
          <w:sz w:val="24"/>
        </w:rPr>
        <w:t>.</w:t>
      </w:r>
      <w:r w:rsidR="00B95DBA" w:rsidRPr="00B00E11">
        <w:rPr>
          <w:sz w:val="24"/>
        </w:rPr>
        <w:fldChar w:fldCharType="begin"/>
      </w:r>
      <w:r w:rsidR="00B95DBA" w:rsidRPr="00B00E11">
        <w:rPr>
          <w:sz w:val="24"/>
        </w:rPr>
        <w:instrText xml:space="preserve"> seq txt </w:instrText>
      </w:r>
      <w:r w:rsidR="00B95DBA" w:rsidRPr="00B00E11">
        <w:rPr>
          <w:sz w:val="24"/>
        </w:rPr>
        <w:fldChar w:fldCharType="separate"/>
      </w:r>
      <w:r w:rsidR="002F7ACF">
        <w:rPr>
          <w:noProof/>
          <w:sz w:val="24"/>
        </w:rPr>
        <w:t>24</w:t>
      </w:r>
      <w:r w:rsidR="00B95DBA" w:rsidRPr="00B00E11">
        <w:rPr>
          <w:sz w:val="24"/>
        </w:rPr>
        <w:fldChar w:fldCharType="end"/>
      </w:r>
      <w:r w:rsidR="00B95DBA" w:rsidRPr="00B00E11">
        <w:rPr>
          <w:sz w:val="24"/>
        </w:rPr>
        <w:t>所示，</w:t>
      </w:r>
      <w:r w:rsidR="00813AF6" w:rsidRPr="00B00E11">
        <w:rPr>
          <w:sz w:val="24"/>
        </w:rPr>
        <w:t>（没写完）</w:t>
      </w:r>
    </w:p>
    <w:p w14:paraId="43A4E9A5" w14:textId="77777777" w:rsidR="00B95DBA" w:rsidRDefault="00B95DBA" w:rsidP="006621DD">
      <w:pPr>
        <w:wordWrap w:val="0"/>
        <w:spacing w:line="360" w:lineRule="auto"/>
        <w:ind w:firstLineChars="200" w:firstLine="420"/>
        <w:rPr>
          <w:rFonts w:eastAsia="黑体"/>
        </w:rPr>
      </w:pPr>
    </w:p>
    <w:p w14:paraId="21425AE5" w14:textId="16970764" w:rsidR="00C511F8" w:rsidRDefault="00AF702B" w:rsidP="006621DD">
      <w:pPr>
        <w:pageBreakBefore/>
        <w:wordWrap w:val="0"/>
        <w:spacing w:beforeLines="50" w:before="156" w:afterLines="50" w:after="156" w:line="360" w:lineRule="auto"/>
        <w:outlineLvl w:val="0"/>
        <w:rPr>
          <w:rFonts w:eastAsia="黑体"/>
          <w:sz w:val="32"/>
          <w:szCs w:val="32"/>
        </w:rPr>
      </w:pPr>
      <w:bookmarkStart w:id="114" w:name="_Toc198501333"/>
      <w:r w:rsidRPr="00CD6AF6">
        <w:rPr>
          <w:rFonts w:eastAsia="黑体" w:hint="eastAsia"/>
          <w:sz w:val="32"/>
          <w:szCs w:val="32"/>
        </w:rPr>
        <w:lastRenderedPageBreak/>
        <w:t>5</w:t>
      </w:r>
      <w:bookmarkEnd w:id="108"/>
      <w:r>
        <w:rPr>
          <w:rFonts w:eastAsia="黑体" w:hint="eastAsia"/>
          <w:sz w:val="32"/>
          <w:szCs w:val="32"/>
        </w:rPr>
        <w:t xml:space="preserve">　系统实现与调试</w:t>
      </w:r>
      <w:bookmarkEnd w:id="114"/>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DA16A3">
        <w:rPr>
          <w:rFonts w:eastAsia="黑体"/>
          <w:sz w:val="32"/>
          <w:szCs w:val="32"/>
        </w:rPr>
        <w:fldChar w:fldCharType="begin"/>
      </w:r>
      <w:r w:rsidR="00DA16A3">
        <w:rPr>
          <w:rFonts w:eastAsia="黑体"/>
          <w:sz w:val="32"/>
          <w:szCs w:val="32"/>
        </w:rPr>
        <w:instrText xml:space="preserve"> </w:instrText>
      </w:r>
      <w:r w:rsidR="00DA16A3" w:rsidRPr="005D47D3">
        <w:rPr>
          <w:rFonts w:eastAsia="黑体"/>
          <w:sz w:val="32"/>
          <w:szCs w:val="32"/>
        </w:rPr>
        <w:instrText xml:space="preserve">Seq </w:instrText>
      </w:r>
      <w:r w:rsidR="00DA16A3">
        <w:rPr>
          <w:rFonts w:eastAsia="黑体" w:hint="eastAsia"/>
          <w:sz w:val="32"/>
          <w:szCs w:val="32"/>
        </w:rPr>
        <w:instrText xml:space="preserve">txt </w:instrText>
      </w:r>
      <w:r w:rsidR="00DA16A3" w:rsidRPr="005D47D3">
        <w:rPr>
          <w:rFonts w:eastAsia="黑体"/>
          <w:sz w:val="32"/>
          <w:szCs w:val="32"/>
        </w:rPr>
        <w:instrText>\r \h</w:instrText>
      </w:r>
      <w:r w:rsidR="00DA16A3">
        <w:rPr>
          <w:rFonts w:eastAsia="黑体"/>
          <w:sz w:val="32"/>
          <w:szCs w:val="32"/>
        </w:rPr>
        <w:instrText xml:space="preserve"> </w:instrText>
      </w:r>
      <w:r w:rsidR="00DA16A3">
        <w:rPr>
          <w:rFonts w:eastAsia="黑体"/>
          <w:sz w:val="32"/>
          <w:szCs w:val="32"/>
        </w:rPr>
        <w:fldChar w:fldCharType="end"/>
      </w:r>
    </w:p>
    <w:p w14:paraId="09A5BD1D" w14:textId="19B0FD80" w:rsidR="00C511F8" w:rsidRDefault="00AF702B" w:rsidP="006621DD">
      <w:pPr>
        <w:wordWrap w:val="0"/>
        <w:spacing w:beforeLines="50" w:before="156" w:afterLines="50" w:after="156" w:line="360" w:lineRule="auto"/>
        <w:outlineLvl w:val="1"/>
        <w:rPr>
          <w:rFonts w:eastAsia="黑体"/>
          <w:sz w:val="24"/>
        </w:rPr>
      </w:pPr>
      <w:bookmarkStart w:id="115" w:name="_Toc71660338"/>
      <w:bookmarkStart w:id="116" w:name="_Toc198501334"/>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15"/>
      <w:r>
        <w:rPr>
          <w:rFonts w:eastAsia="黑体" w:hint="eastAsia"/>
          <w:sz w:val="28"/>
          <w:szCs w:val="28"/>
        </w:rPr>
        <w:t xml:space="preserve">　</w:t>
      </w:r>
      <w:r w:rsidR="0067080F">
        <w:rPr>
          <w:rFonts w:eastAsia="黑体" w:hint="eastAsia"/>
          <w:sz w:val="28"/>
          <w:szCs w:val="28"/>
        </w:rPr>
        <w:t>系统</w:t>
      </w:r>
      <w:r w:rsidR="00E76592">
        <w:rPr>
          <w:rFonts w:eastAsia="黑体" w:hint="eastAsia"/>
          <w:sz w:val="28"/>
          <w:szCs w:val="28"/>
        </w:rPr>
        <w:t>功能</w:t>
      </w:r>
      <w:r>
        <w:rPr>
          <w:rFonts w:eastAsia="黑体" w:hint="eastAsia"/>
          <w:sz w:val="28"/>
          <w:szCs w:val="28"/>
        </w:rPr>
        <w:t>设计</w:t>
      </w:r>
      <w:bookmarkEnd w:id="116"/>
    </w:p>
    <w:p w14:paraId="6C6D53BA" w14:textId="3239F7DA" w:rsidR="008C7218" w:rsidRPr="008C7218" w:rsidRDefault="008C7218" w:rsidP="008C7218">
      <w:pPr>
        <w:wordWrap w:val="0"/>
        <w:spacing w:line="360" w:lineRule="auto"/>
        <w:ind w:firstLineChars="200" w:firstLine="480"/>
        <w:rPr>
          <w:sz w:val="24"/>
        </w:rPr>
      </w:pPr>
      <w:r w:rsidRPr="008C7218">
        <w:rPr>
          <w:rFonts w:hint="eastAsia"/>
          <w:sz w:val="24"/>
        </w:rPr>
        <w:t>本系统通过亚克力板搭建的实物来模拟楼宇内通道和房间的情况，在楼宇对应区域上部粘贴烟雾和火焰传感器并安装喷淋喷头用于检测火灾。同时划分出了两个区域用来放置消防水泵控制器和主控板等。</w:t>
      </w:r>
      <w:bookmarkStart w:id="117" w:name="_Hlk198499447"/>
      <w:r w:rsidRPr="008C7218">
        <w:rPr>
          <w:rFonts w:hint="eastAsia"/>
          <w:sz w:val="24"/>
        </w:rPr>
        <w:t>楼宇部分实物图</w:t>
      </w:r>
      <w:bookmarkEnd w:id="117"/>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w:t>
      </w:r>
      <w:r w:rsidRPr="00B00E11">
        <w:rPr>
          <w:sz w:val="24"/>
        </w:rPr>
        <w:fldChar w:fldCharType="end"/>
      </w:r>
      <w:r w:rsidRPr="008C7218">
        <w:rPr>
          <w:rFonts w:hint="eastAsia"/>
          <w:sz w:val="24"/>
        </w:rPr>
        <w:t>所示。</w:t>
      </w:r>
      <w:bookmarkStart w:id="118" w:name="_Hlk198499556"/>
      <w:r w:rsidRPr="008C7218">
        <w:rPr>
          <w:rFonts w:hint="eastAsia"/>
          <w:sz w:val="24"/>
        </w:rPr>
        <w:t>控制器部分</w:t>
      </w:r>
      <w:bookmarkEnd w:id="118"/>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2</w:t>
      </w:r>
      <w:r w:rsidRPr="00B00E11">
        <w:rPr>
          <w:sz w:val="24"/>
        </w:rPr>
        <w:fldChar w:fldCharType="end"/>
      </w:r>
      <w:r w:rsidRPr="008C7218">
        <w:rPr>
          <w:rFonts w:hint="eastAsia"/>
          <w:sz w:val="24"/>
        </w:rPr>
        <w:t>所示。</w:t>
      </w:r>
      <w:bookmarkStart w:id="119" w:name="_Hlk198499469"/>
      <w:r w:rsidRPr="008C7218">
        <w:rPr>
          <w:rFonts w:hint="eastAsia"/>
          <w:sz w:val="24"/>
        </w:rPr>
        <w:t>水泵和电磁阀部分</w:t>
      </w:r>
      <w:bookmarkEnd w:id="119"/>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3</w:t>
      </w:r>
      <w:r w:rsidRPr="00B00E11">
        <w:rPr>
          <w:sz w:val="24"/>
        </w:rPr>
        <w:fldChar w:fldCharType="end"/>
      </w:r>
      <w:r w:rsidRPr="008C7218">
        <w:rPr>
          <w:rFonts w:hint="eastAsia"/>
          <w:sz w:val="24"/>
        </w:rPr>
        <w:t>所示。</w:t>
      </w:r>
    </w:p>
    <w:p w14:paraId="60164378" w14:textId="67DA200A" w:rsidR="005A177C" w:rsidRDefault="005A177C" w:rsidP="00482C88">
      <w:pPr>
        <w:pStyle w:val="a5"/>
        <w:wordWrap w:val="0"/>
        <w:spacing w:line="360" w:lineRule="auto"/>
        <w:jc w:val="center"/>
        <w:rPr>
          <w:sz w:val="21"/>
          <w:szCs w:val="21"/>
        </w:rPr>
      </w:pPr>
    </w:p>
    <w:p w14:paraId="0E555D8C" w14:textId="31EF3009" w:rsidR="008C7218" w:rsidRDefault="008C7218" w:rsidP="00D9056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楼宇部分实物图</w:t>
      </w:r>
    </w:p>
    <w:p w14:paraId="681CA1C5" w14:textId="2AACC8E9" w:rsidR="005A177C" w:rsidRDefault="005A177C" w:rsidP="00482C88">
      <w:pPr>
        <w:pStyle w:val="a5"/>
        <w:wordWrap w:val="0"/>
        <w:spacing w:line="360" w:lineRule="auto"/>
        <w:jc w:val="center"/>
        <w:rPr>
          <w:sz w:val="21"/>
          <w:szCs w:val="21"/>
        </w:rPr>
      </w:pPr>
    </w:p>
    <w:p w14:paraId="3653F676" w14:textId="526DA298" w:rsidR="008C7218" w:rsidRDefault="008C7218" w:rsidP="00D9056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控制器部分</w:t>
      </w:r>
      <w:r w:rsidR="005A177C">
        <w:rPr>
          <w:rFonts w:ascii="Times New Roman" w:hAnsi="Times New Roman" w:hint="eastAsia"/>
          <w:sz w:val="21"/>
          <w:szCs w:val="21"/>
        </w:rPr>
        <w:t>实物</w:t>
      </w:r>
      <w:r>
        <w:rPr>
          <w:rFonts w:hint="eastAsia"/>
          <w:sz w:val="21"/>
          <w:szCs w:val="21"/>
        </w:rPr>
        <w:t>图</w:t>
      </w:r>
    </w:p>
    <w:p w14:paraId="44EF4813" w14:textId="6C17CB2B" w:rsidR="005A177C" w:rsidRDefault="005A177C" w:rsidP="00482C88">
      <w:pPr>
        <w:pStyle w:val="a5"/>
        <w:wordWrap w:val="0"/>
        <w:spacing w:line="360" w:lineRule="auto"/>
        <w:jc w:val="center"/>
        <w:rPr>
          <w:sz w:val="21"/>
          <w:szCs w:val="21"/>
        </w:rPr>
      </w:pPr>
    </w:p>
    <w:p w14:paraId="3931F3F7" w14:textId="418E1A15" w:rsidR="008C7218" w:rsidRDefault="008C7218" w:rsidP="00FA1986">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水泵和电磁阀部分</w:t>
      </w:r>
      <w:r w:rsidR="005A177C">
        <w:rPr>
          <w:rFonts w:ascii="Times New Roman" w:hAnsi="Times New Roman" w:hint="eastAsia"/>
          <w:sz w:val="21"/>
          <w:szCs w:val="21"/>
        </w:rPr>
        <w:t>实物</w:t>
      </w:r>
      <w:r>
        <w:rPr>
          <w:rFonts w:hint="eastAsia"/>
          <w:sz w:val="21"/>
          <w:szCs w:val="21"/>
        </w:rPr>
        <w:t>图</w:t>
      </w:r>
    </w:p>
    <w:p w14:paraId="2EEFA9FD" w14:textId="7E7432F1" w:rsidR="00D90560" w:rsidRDefault="00D90560" w:rsidP="00D90560">
      <w:pPr>
        <w:rPr>
          <w:sz w:val="24"/>
        </w:rPr>
      </w:pPr>
      <w:r>
        <w:rPr>
          <w:rFonts w:hint="eastAsia"/>
        </w:rPr>
        <w:t>在调试实物之前，我还设计了一个测试板子，他能通过简单的按钮和</w:t>
      </w:r>
      <w:r>
        <w:rPr>
          <w:rFonts w:hint="eastAsia"/>
        </w:rPr>
        <w:t>LED</w:t>
      </w:r>
      <w:r>
        <w:rPr>
          <w:rFonts w:hint="eastAsia"/>
        </w:rPr>
        <w:t>来简单实现楼宇核心部分的功能以及云端通讯功能，测试板子如图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4</w:t>
      </w:r>
      <w:r w:rsidRPr="00B00E11">
        <w:rPr>
          <w:sz w:val="24"/>
        </w:rPr>
        <w:fldChar w:fldCharType="end"/>
      </w:r>
      <w:r w:rsidRPr="008C7218">
        <w:rPr>
          <w:rFonts w:hint="eastAsia"/>
          <w:sz w:val="24"/>
        </w:rPr>
        <w:t>所示</w:t>
      </w:r>
      <w:r>
        <w:rPr>
          <w:rFonts w:hint="eastAsia"/>
          <w:sz w:val="24"/>
        </w:rPr>
        <w:t>。</w:t>
      </w:r>
    </w:p>
    <w:p w14:paraId="1AE48B19" w14:textId="77777777" w:rsidR="00D90560" w:rsidRDefault="00D90560" w:rsidP="00482C88">
      <w:pPr>
        <w:pStyle w:val="a5"/>
        <w:wordWrap w:val="0"/>
        <w:spacing w:line="360" w:lineRule="auto"/>
        <w:jc w:val="center"/>
        <w:rPr>
          <w:sz w:val="21"/>
          <w:szCs w:val="21"/>
        </w:rPr>
      </w:pPr>
    </w:p>
    <w:p w14:paraId="7F455336" w14:textId="0EAAEE25" w:rsidR="00D90560" w:rsidRPr="00742E95" w:rsidRDefault="00D90560" w:rsidP="00FA1986">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 xml:space="preserve">　</w:t>
      </w:r>
      <w:r w:rsidR="00FA1986">
        <w:rPr>
          <w:rFonts w:ascii="Times New Roman" w:hAnsi="Times New Roman" w:hint="eastAsia"/>
          <w:sz w:val="21"/>
          <w:szCs w:val="21"/>
        </w:rPr>
        <w:t>基础功能测试</w:t>
      </w:r>
      <w:r w:rsidR="00FA1986">
        <w:rPr>
          <w:rFonts w:ascii="Times New Roman" w:hAnsi="Times New Roman" w:hint="eastAsia"/>
          <w:sz w:val="21"/>
          <w:szCs w:val="21"/>
        </w:rPr>
        <w:t>PCB</w:t>
      </w:r>
      <w:r w:rsidR="00FA1986">
        <w:rPr>
          <w:rFonts w:ascii="Times New Roman" w:hAnsi="Times New Roman" w:hint="eastAsia"/>
          <w:sz w:val="21"/>
          <w:szCs w:val="21"/>
        </w:rPr>
        <w:t>板</w:t>
      </w:r>
      <w:r>
        <w:rPr>
          <w:rFonts w:ascii="Times New Roman" w:hAnsi="Times New Roman" w:hint="eastAsia"/>
          <w:sz w:val="21"/>
          <w:szCs w:val="21"/>
        </w:rPr>
        <w:t>实物</w:t>
      </w:r>
      <w:r>
        <w:rPr>
          <w:rFonts w:hint="eastAsia"/>
          <w:sz w:val="21"/>
          <w:szCs w:val="21"/>
        </w:rPr>
        <w:t>图</w:t>
      </w:r>
    </w:p>
    <w:p w14:paraId="4C692C10" w14:textId="557B61FF" w:rsidR="008C7218" w:rsidRPr="008C7218" w:rsidRDefault="008C7218" w:rsidP="008C7218">
      <w:pPr>
        <w:wordWrap w:val="0"/>
        <w:spacing w:line="360" w:lineRule="auto"/>
        <w:ind w:firstLineChars="200" w:firstLine="480"/>
        <w:rPr>
          <w:sz w:val="24"/>
        </w:rPr>
      </w:pPr>
      <w:r w:rsidRPr="008C7218">
        <w:rPr>
          <w:rFonts w:hint="eastAsia"/>
          <w:sz w:val="24"/>
        </w:rPr>
        <w:t>楼宇人员身份检测部分与楼宇模型放在一起，摄像头、指纹模块安放在通道入口处，人脸识别屏幕由于空间问题，暂时摆放在楼宇模型的上方，如图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5</w:t>
      </w:r>
      <w:r w:rsidRPr="00B00E11">
        <w:rPr>
          <w:sz w:val="24"/>
        </w:rPr>
        <w:fldChar w:fldCharType="end"/>
      </w:r>
      <w:r w:rsidRPr="008C7218">
        <w:rPr>
          <w:rFonts w:hint="eastAsia"/>
          <w:sz w:val="24"/>
        </w:rPr>
        <w:t>所示。</w:t>
      </w:r>
    </w:p>
    <w:p w14:paraId="7131D661" w14:textId="1FFA34A3" w:rsidR="00742E95" w:rsidRDefault="00742E95" w:rsidP="00482C88">
      <w:pPr>
        <w:pStyle w:val="a5"/>
        <w:wordWrap w:val="0"/>
        <w:spacing w:line="360" w:lineRule="auto"/>
        <w:jc w:val="center"/>
        <w:rPr>
          <w:sz w:val="21"/>
          <w:szCs w:val="21"/>
        </w:rPr>
      </w:pPr>
    </w:p>
    <w:p w14:paraId="79CC39C6" w14:textId="15CEA537" w:rsidR="008C7218" w:rsidRPr="008C7218" w:rsidRDefault="008C7218" w:rsidP="00FA1986">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sidR="00742E95" w:rsidRPr="00742E95">
        <w:rPr>
          <w:rFonts w:ascii="Times New Roman" w:hAnsi="Times New Roman" w:hint="eastAsia"/>
          <w:sz w:val="21"/>
          <w:szCs w:val="21"/>
        </w:rPr>
        <w:t>楼宇人员身份检测部分</w:t>
      </w:r>
      <w:r w:rsidR="00742E95">
        <w:rPr>
          <w:rFonts w:ascii="Times New Roman" w:hAnsi="Times New Roman" w:hint="eastAsia"/>
          <w:sz w:val="21"/>
          <w:szCs w:val="21"/>
        </w:rPr>
        <w:t>实物</w:t>
      </w:r>
      <w:r>
        <w:rPr>
          <w:rFonts w:hint="eastAsia"/>
          <w:sz w:val="21"/>
          <w:szCs w:val="21"/>
        </w:rPr>
        <w:t>图</w:t>
      </w:r>
    </w:p>
    <w:p w14:paraId="3654C4AC" w14:textId="4CE9398D" w:rsidR="00C511F8" w:rsidRDefault="008C7218" w:rsidP="008C7218">
      <w:pPr>
        <w:wordWrap w:val="0"/>
        <w:spacing w:line="360" w:lineRule="auto"/>
        <w:ind w:firstLineChars="200" w:firstLine="480"/>
        <w:rPr>
          <w:sz w:val="24"/>
        </w:rPr>
      </w:pPr>
      <w:r w:rsidRPr="008C7218">
        <w:rPr>
          <w:rFonts w:hint="eastAsia"/>
          <w:sz w:val="24"/>
        </w:rPr>
        <w:t>太阳能逆变并网部分采用</w:t>
      </w:r>
      <w:r w:rsidR="00742E95">
        <w:rPr>
          <w:rFonts w:hint="eastAsia"/>
          <w:sz w:val="24"/>
        </w:rPr>
        <w:t>一</w:t>
      </w:r>
      <w:r w:rsidRPr="008C7218">
        <w:rPr>
          <w:rFonts w:hint="eastAsia"/>
          <w:sz w:val="24"/>
        </w:rPr>
        <w:t>块太阳能板与桥式整流电路连接，并与变压器和电网相连，实现有源逆变。太阳能逆变部分实物图如图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6</w:t>
      </w:r>
      <w:r w:rsidRPr="00B00E11">
        <w:rPr>
          <w:sz w:val="24"/>
        </w:rPr>
        <w:fldChar w:fldCharType="end"/>
      </w:r>
      <w:r w:rsidRPr="008C7218">
        <w:rPr>
          <w:rFonts w:hint="eastAsia"/>
          <w:sz w:val="24"/>
        </w:rPr>
        <w:t>所示</w:t>
      </w:r>
      <w:r w:rsidRPr="008C7218">
        <w:rPr>
          <w:rFonts w:hint="eastAsia"/>
          <w:sz w:val="24"/>
        </w:rPr>
        <w:t xml:space="preserve"> </w:t>
      </w:r>
      <w:r w:rsidRPr="008C7218">
        <w:rPr>
          <w:rFonts w:hint="eastAsia"/>
          <w:sz w:val="24"/>
        </w:rPr>
        <w:t>。逆变器的</w:t>
      </w:r>
      <w:r w:rsidR="00E70EAD">
        <w:rPr>
          <w:rFonts w:hint="eastAsia"/>
          <w:sz w:val="24"/>
        </w:rPr>
        <w:t>工作</w:t>
      </w:r>
      <w:r w:rsidRPr="008C7218">
        <w:rPr>
          <w:rFonts w:hint="eastAsia"/>
          <w:sz w:val="24"/>
        </w:rPr>
        <w:t>图片如图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7</w:t>
      </w:r>
      <w:r w:rsidRPr="00B00E11">
        <w:rPr>
          <w:sz w:val="24"/>
        </w:rPr>
        <w:fldChar w:fldCharType="end"/>
      </w:r>
      <w:r w:rsidRPr="008C7218">
        <w:rPr>
          <w:rFonts w:hint="eastAsia"/>
          <w:sz w:val="24"/>
        </w:rPr>
        <w:t>所示。</w:t>
      </w:r>
    </w:p>
    <w:p w14:paraId="34D0E030" w14:textId="4D884067" w:rsidR="00EA1352" w:rsidRDefault="00EA1352" w:rsidP="006621DD">
      <w:pPr>
        <w:pStyle w:val="a5"/>
        <w:wordWrap w:val="0"/>
        <w:spacing w:line="360" w:lineRule="auto"/>
        <w:jc w:val="center"/>
        <w:rPr>
          <w:sz w:val="21"/>
          <w:szCs w:val="21"/>
        </w:rPr>
      </w:pPr>
      <w:r w:rsidRPr="00EA1352">
        <w:rPr>
          <w:noProof/>
          <w:sz w:val="21"/>
          <w:szCs w:val="21"/>
        </w:rPr>
        <w:lastRenderedPageBreak/>
        <w:drawing>
          <wp:inline distT="0" distB="0" distL="0" distR="0" wp14:anchorId="49DAD21A" wp14:editId="10C3E88E">
            <wp:extent cx="4937760" cy="3701143"/>
            <wp:effectExtent l="0" t="0" r="0" b="0"/>
            <wp:docPr id="7581657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55243" cy="3714247"/>
                    </a:xfrm>
                    <a:prstGeom prst="rect">
                      <a:avLst/>
                    </a:prstGeom>
                    <a:noFill/>
                    <a:ln>
                      <a:noFill/>
                    </a:ln>
                  </pic:spPr>
                </pic:pic>
              </a:graphicData>
            </a:graphic>
          </wp:inline>
        </w:drawing>
      </w:r>
    </w:p>
    <w:p w14:paraId="6D09CABB" w14:textId="420C3267" w:rsidR="00C511F8" w:rsidRDefault="00AF702B" w:rsidP="006621DD">
      <w:pPr>
        <w:pStyle w:val="a5"/>
        <w:wordWrap w:val="0"/>
        <w:spacing w:line="360" w:lineRule="auto"/>
        <w:jc w:val="center"/>
        <w:rPr>
          <w:sz w:val="21"/>
          <w:szCs w:val="21"/>
        </w:rPr>
      </w:pPr>
      <w:r>
        <w:rPr>
          <w:rFonts w:hint="eastAsia"/>
          <w:sz w:val="21"/>
          <w:szCs w:val="21"/>
        </w:rPr>
        <w:t>图</w:t>
      </w:r>
      <w:r w:rsidR="00586AA7">
        <w:rPr>
          <w:rFonts w:ascii="Times New Roman" w:hAnsi="Times New Roman"/>
          <w:sz w:val="21"/>
          <w:szCs w:val="21"/>
        </w:rPr>
        <w:fldChar w:fldCharType="begin"/>
      </w:r>
      <w:r w:rsidR="00586AA7">
        <w:rPr>
          <w:rFonts w:ascii="Times New Roman" w:hAnsi="Times New Roman"/>
          <w:sz w:val="21"/>
          <w:szCs w:val="21"/>
        </w:rPr>
        <w:instrText xml:space="preserve"> </w:instrText>
      </w:r>
      <w:r w:rsidR="00586AA7">
        <w:rPr>
          <w:rFonts w:ascii="Times New Roman" w:hAnsi="Times New Roman" w:hint="eastAsia"/>
          <w:sz w:val="21"/>
          <w:szCs w:val="21"/>
        </w:rPr>
        <w:instrText>Seq eq \c</w:instrText>
      </w:r>
      <w:r w:rsidR="00586AA7">
        <w:rPr>
          <w:rFonts w:ascii="Times New Roman" w:hAnsi="Times New Roman"/>
          <w:sz w:val="21"/>
          <w:szCs w:val="21"/>
        </w:rPr>
        <w:instrText xml:space="preserve"> </w:instrText>
      </w:r>
      <w:r w:rsidR="00586AA7">
        <w:rPr>
          <w:rFonts w:ascii="Times New Roman" w:hAnsi="Times New Roman"/>
          <w:sz w:val="21"/>
          <w:szCs w:val="21"/>
        </w:rPr>
        <w:fldChar w:fldCharType="separate"/>
      </w:r>
      <w:r w:rsidR="002F7ACF">
        <w:rPr>
          <w:rFonts w:ascii="Times New Roman" w:hAnsi="Times New Roman"/>
          <w:noProof/>
          <w:sz w:val="21"/>
          <w:szCs w:val="21"/>
        </w:rPr>
        <w:t>5</w:t>
      </w:r>
      <w:r w:rsidR="00586AA7">
        <w:rPr>
          <w:rFonts w:ascii="Times New Roman" w:hAnsi="Times New Roman"/>
          <w:sz w:val="21"/>
          <w:szCs w:val="21"/>
        </w:rPr>
        <w:fldChar w:fldCharType="end"/>
      </w:r>
      <w:r w:rsidR="00586AA7">
        <w:rPr>
          <w:rFonts w:ascii="Times New Roman" w:hAnsi="Times New Roman" w:hint="eastAsia"/>
          <w:sz w:val="21"/>
          <w:szCs w:val="21"/>
        </w:rPr>
        <w:t>.</w:t>
      </w:r>
      <w:r w:rsidR="00586AA7">
        <w:rPr>
          <w:rFonts w:ascii="Times New Roman" w:hAnsi="Times New Roman"/>
          <w:sz w:val="21"/>
          <w:szCs w:val="21"/>
        </w:rPr>
        <w:fldChar w:fldCharType="begin"/>
      </w:r>
      <w:r w:rsidR="00586AA7">
        <w:rPr>
          <w:rFonts w:ascii="Times New Roman" w:hAnsi="Times New Roman"/>
          <w:sz w:val="21"/>
          <w:szCs w:val="21"/>
        </w:rPr>
        <w:instrText xml:space="preserve"> </w:instrText>
      </w:r>
      <w:r w:rsidR="00586AA7">
        <w:rPr>
          <w:rFonts w:ascii="Times New Roman" w:hAnsi="Times New Roman" w:hint="eastAsia"/>
          <w:sz w:val="21"/>
          <w:szCs w:val="21"/>
        </w:rPr>
        <w:instrText>Seq list</w:instrText>
      </w:r>
      <w:r w:rsidR="00586AA7">
        <w:rPr>
          <w:rFonts w:ascii="Times New Roman" w:hAnsi="Times New Roman"/>
          <w:sz w:val="21"/>
          <w:szCs w:val="21"/>
        </w:rPr>
        <w:instrText xml:space="preserve"> </w:instrText>
      </w:r>
      <w:r w:rsidR="00586AA7">
        <w:rPr>
          <w:rFonts w:ascii="Times New Roman" w:hAnsi="Times New Roman"/>
          <w:sz w:val="21"/>
          <w:szCs w:val="21"/>
        </w:rPr>
        <w:fldChar w:fldCharType="separate"/>
      </w:r>
      <w:r w:rsidR="002F7ACF">
        <w:rPr>
          <w:rFonts w:ascii="Times New Roman" w:hAnsi="Times New Roman"/>
          <w:noProof/>
          <w:sz w:val="21"/>
          <w:szCs w:val="21"/>
        </w:rPr>
        <w:t>6</w:t>
      </w:r>
      <w:r w:rsidR="00586AA7">
        <w:rPr>
          <w:rFonts w:ascii="Times New Roman" w:hAnsi="Times New Roman"/>
          <w:sz w:val="21"/>
          <w:szCs w:val="21"/>
        </w:rPr>
        <w:fldChar w:fldCharType="end"/>
      </w:r>
      <w:r>
        <w:rPr>
          <w:rFonts w:ascii="Times New Roman" w:hAnsi="Times New Roman" w:hint="eastAsia"/>
          <w:sz w:val="21"/>
          <w:szCs w:val="21"/>
        </w:rPr>
        <w:t xml:space="preserve">　</w:t>
      </w:r>
      <w:r w:rsidR="00EA1352">
        <w:rPr>
          <w:rFonts w:ascii="Times New Roman" w:hAnsi="Times New Roman" w:hint="eastAsia"/>
          <w:sz w:val="21"/>
          <w:szCs w:val="21"/>
        </w:rPr>
        <w:t>太阳能逆变部分的实物和连接</w:t>
      </w:r>
    </w:p>
    <w:p w14:paraId="322692C5" w14:textId="19D6E92E" w:rsidR="00EA1352" w:rsidRDefault="00E70EAD" w:rsidP="00EA1352">
      <w:pPr>
        <w:pStyle w:val="a5"/>
        <w:wordWrap w:val="0"/>
        <w:spacing w:line="360" w:lineRule="auto"/>
        <w:jc w:val="center"/>
        <w:rPr>
          <w:sz w:val="21"/>
          <w:szCs w:val="21"/>
        </w:rPr>
      </w:pPr>
      <w:r w:rsidRPr="00E70EAD">
        <w:rPr>
          <w:noProof/>
          <w:sz w:val="21"/>
          <w:szCs w:val="21"/>
        </w:rPr>
        <w:drawing>
          <wp:inline distT="0" distB="0" distL="0" distR="0" wp14:anchorId="27298073" wp14:editId="044C5710">
            <wp:extent cx="4905955" cy="3677303"/>
            <wp:effectExtent l="0" t="0" r="9525" b="0"/>
            <wp:docPr id="9610055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16039" cy="3684862"/>
                    </a:xfrm>
                    <a:prstGeom prst="rect">
                      <a:avLst/>
                    </a:prstGeom>
                    <a:noFill/>
                    <a:ln>
                      <a:noFill/>
                    </a:ln>
                  </pic:spPr>
                </pic:pic>
              </a:graphicData>
            </a:graphic>
          </wp:inline>
        </w:drawing>
      </w:r>
    </w:p>
    <w:p w14:paraId="6FB248ED" w14:textId="01EE2C43" w:rsidR="008C7218" w:rsidRPr="002B3A11" w:rsidRDefault="008C7218" w:rsidP="002B3A11">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w:t>
      </w:r>
      <w:r w:rsidR="00316025">
        <w:rPr>
          <w:rFonts w:ascii="Times New Roman" w:hAnsi="Times New Roman" w:hint="eastAsia"/>
          <w:sz w:val="21"/>
          <w:szCs w:val="21"/>
        </w:rPr>
        <w:t>逆变器实物</w:t>
      </w:r>
      <w:r w:rsidR="00E70EAD">
        <w:rPr>
          <w:rFonts w:ascii="Times New Roman" w:hAnsi="Times New Roman" w:hint="eastAsia"/>
          <w:sz w:val="21"/>
          <w:szCs w:val="21"/>
        </w:rPr>
        <w:t>工作</w:t>
      </w:r>
      <w:r>
        <w:rPr>
          <w:rFonts w:hint="eastAsia"/>
          <w:sz w:val="21"/>
          <w:szCs w:val="21"/>
        </w:rPr>
        <w:t>图</w:t>
      </w:r>
    </w:p>
    <w:p w14:paraId="2BB35661" w14:textId="77777777" w:rsidR="00C511F8" w:rsidRDefault="00AF702B" w:rsidP="006621DD">
      <w:pPr>
        <w:wordWrap w:val="0"/>
        <w:spacing w:beforeLines="50" w:before="156" w:afterLines="50" w:after="156" w:line="360" w:lineRule="auto"/>
        <w:outlineLvl w:val="1"/>
        <w:rPr>
          <w:rFonts w:eastAsia="黑体"/>
          <w:sz w:val="24"/>
        </w:rPr>
      </w:pPr>
      <w:bookmarkStart w:id="120" w:name="_Toc71660339"/>
      <w:bookmarkStart w:id="121" w:name="_Toc198501335"/>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20"/>
      <w:bookmarkEnd w:id="121"/>
    </w:p>
    <w:p w14:paraId="1A059730" w14:textId="248F88C2" w:rsidR="00C511F8" w:rsidRDefault="00134FA1" w:rsidP="006621DD">
      <w:pPr>
        <w:wordWrap w:val="0"/>
        <w:spacing w:line="360" w:lineRule="auto"/>
        <w:ind w:firstLineChars="200" w:firstLine="480"/>
        <w:rPr>
          <w:sz w:val="24"/>
        </w:rPr>
      </w:pPr>
      <w:r w:rsidRPr="00134FA1">
        <w:rPr>
          <w:rFonts w:hint="eastAsia"/>
          <w:sz w:val="24"/>
        </w:rPr>
        <w:lastRenderedPageBreak/>
        <w:t>在测试过程中，主要从防火系统的灵敏度，云平台上报的实时性，指纹识别和人脸识别的准确度，以及太阳能逆变的效果等方面进行测试。测试设计的功能是否符合预期效果。</w:t>
      </w:r>
    </w:p>
    <w:p w14:paraId="6385DF02" w14:textId="295BAFF0" w:rsidR="00C511F8" w:rsidRDefault="00AF702B" w:rsidP="006621DD">
      <w:pPr>
        <w:wordWrap w:val="0"/>
        <w:spacing w:beforeLines="50" w:before="156" w:afterLines="50" w:after="156" w:line="360" w:lineRule="auto"/>
        <w:outlineLvl w:val="2"/>
        <w:rPr>
          <w:rFonts w:eastAsia="黑体"/>
          <w:sz w:val="24"/>
        </w:rPr>
      </w:pPr>
      <w:bookmarkStart w:id="122" w:name="_Toc198501336"/>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67080F">
        <w:rPr>
          <w:rFonts w:eastAsia="黑体" w:hint="eastAsia"/>
          <w:sz w:val="24"/>
        </w:rPr>
        <w:t>行人感应自动灯光功能</w:t>
      </w:r>
      <w:bookmarkEnd w:id="122"/>
    </w:p>
    <w:p w14:paraId="21C93003" w14:textId="7C9E181C" w:rsidR="00C511F8" w:rsidRDefault="002B3A11" w:rsidP="006621DD">
      <w:pPr>
        <w:wordWrap w:val="0"/>
        <w:spacing w:line="360" w:lineRule="auto"/>
        <w:ind w:firstLineChars="200" w:firstLine="480"/>
        <w:rPr>
          <w:sz w:val="24"/>
        </w:rPr>
      </w:pPr>
      <w:r w:rsidRPr="002B3A11">
        <w:rPr>
          <w:rFonts w:hint="eastAsia"/>
          <w:sz w:val="24"/>
        </w:rPr>
        <w:t>由于烟雾传感器系统在进入工作之前需要预热，同时也因为云平台和网络需要时间连接，所以在启动系统之前设计了初始化。当系统上电后，会自动进行初始化，屏幕上会自动显示作品信息，并进入初始化倒计时，同时开始连接网络，并实时显示网络和点灯科技连接状态，如图</w:t>
      </w:r>
      <w:r w:rsidR="00BD0D9B" w:rsidRPr="00B00E11">
        <w:rPr>
          <w:sz w:val="24"/>
        </w:rPr>
        <w:fldChar w:fldCharType="begin"/>
      </w:r>
      <w:r w:rsidR="00BD0D9B" w:rsidRPr="00B00E11">
        <w:rPr>
          <w:sz w:val="24"/>
        </w:rPr>
        <w:instrText xml:space="preserve"> Seq eq \c </w:instrText>
      </w:r>
      <w:r w:rsidR="00BD0D9B" w:rsidRPr="00B00E11">
        <w:rPr>
          <w:sz w:val="24"/>
        </w:rPr>
        <w:fldChar w:fldCharType="separate"/>
      </w:r>
      <w:r w:rsidR="002F7ACF">
        <w:rPr>
          <w:noProof/>
          <w:sz w:val="24"/>
        </w:rPr>
        <w:t>5</w:t>
      </w:r>
      <w:r w:rsidR="00BD0D9B" w:rsidRPr="00B00E11">
        <w:rPr>
          <w:sz w:val="24"/>
        </w:rPr>
        <w:fldChar w:fldCharType="end"/>
      </w:r>
      <w:r w:rsidR="00BD0D9B" w:rsidRPr="00B00E11">
        <w:rPr>
          <w:sz w:val="24"/>
        </w:rPr>
        <w:t>.</w:t>
      </w:r>
      <w:r w:rsidR="00BD0D9B" w:rsidRPr="00B00E11">
        <w:rPr>
          <w:sz w:val="24"/>
        </w:rPr>
        <w:fldChar w:fldCharType="begin"/>
      </w:r>
      <w:r w:rsidR="00BD0D9B" w:rsidRPr="00B00E11">
        <w:rPr>
          <w:sz w:val="24"/>
        </w:rPr>
        <w:instrText xml:space="preserve"> seq txt </w:instrText>
      </w:r>
      <w:r w:rsidR="00BD0D9B" w:rsidRPr="00B00E11">
        <w:rPr>
          <w:sz w:val="24"/>
        </w:rPr>
        <w:fldChar w:fldCharType="separate"/>
      </w:r>
      <w:r w:rsidR="002F7ACF">
        <w:rPr>
          <w:noProof/>
          <w:sz w:val="24"/>
        </w:rPr>
        <w:t>8</w:t>
      </w:r>
      <w:r w:rsidR="00BD0D9B" w:rsidRPr="00B00E11">
        <w:rPr>
          <w:sz w:val="24"/>
        </w:rPr>
        <w:fldChar w:fldCharType="end"/>
      </w:r>
      <w:r w:rsidRPr="002B3A11">
        <w:rPr>
          <w:rFonts w:hint="eastAsia"/>
          <w:sz w:val="24"/>
        </w:rPr>
        <w:t>所示</w:t>
      </w:r>
      <w:r>
        <w:rPr>
          <w:rFonts w:hint="eastAsia"/>
          <w:sz w:val="24"/>
        </w:rPr>
        <w:t>。</w:t>
      </w:r>
    </w:p>
    <w:p w14:paraId="3E43A63A" w14:textId="48277CA2" w:rsidR="00C511F8" w:rsidRDefault="00C511F8" w:rsidP="006621DD">
      <w:pPr>
        <w:wordWrap w:val="0"/>
        <w:spacing w:line="360" w:lineRule="auto"/>
        <w:jc w:val="center"/>
        <w:rPr>
          <w:sz w:val="24"/>
        </w:rPr>
      </w:pPr>
    </w:p>
    <w:p w14:paraId="2A03E19B" w14:textId="2B5A3CBF" w:rsidR="00F95D3D" w:rsidRPr="00F95D3D" w:rsidRDefault="00AF702B" w:rsidP="008A7D32">
      <w:pPr>
        <w:pStyle w:val="a5"/>
        <w:wordWrap w:val="0"/>
        <w:spacing w:line="360" w:lineRule="auto"/>
        <w:jc w:val="center"/>
        <w:rPr>
          <w:rFonts w:ascii="Times New Roman" w:eastAsia="宋体" w:hAnsi="Times New Roman"/>
          <w:color w:val="000000"/>
          <w:sz w:val="24"/>
        </w:rPr>
      </w:pPr>
      <w:r>
        <w:rPr>
          <w:rFonts w:hint="eastAsia"/>
          <w:sz w:val="21"/>
          <w:szCs w:val="21"/>
        </w:rPr>
        <w:t>图</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eq \c</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2F7ACF">
        <w:rPr>
          <w:rFonts w:ascii="Times New Roman" w:hAnsi="Times New Roman"/>
          <w:noProof/>
          <w:sz w:val="21"/>
          <w:szCs w:val="21"/>
        </w:rPr>
        <w:t>5</w:t>
      </w:r>
      <w:r w:rsidR="00F95D3D">
        <w:rPr>
          <w:rFonts w:ascii="Times New Roman" w:hAnsi="Times New Roman"/>
          <w:sz w:val="21"/>
          <w:szCs w:val="21"/>
        </w:rPr>
        <w:fldChar w:fldCharType="end"/>
      </w:r>
      <w:r w:rsidR="00F95D3D">
        <w:rPr>
          <w:rFonts w:ascii="Times New Roman" w:hAnsi="Times New Roman" w:hint="eastAsia"/>
          <w:sz w:val="21"/>
          <w:szCs w:val="21"/>
        </w:rPr>
        <w:t>.</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list</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2F7ACF">
        <w:rPr>
          <w:rFonts w:ascii="Times New Roman" w:hAnsi="Times New Roman"/>
          <w:noProof/>
          <w:sz w:val="21"/>
          <w:szCs w:val="21"/>
        </w:rPr>
        <w:t>8</w:t>
      </w:r>
      <w:r w:rsidR="00F95D3D">
        <w:rPr>
          <w:rFonts w:ascii="Times New Roman" w:hAnsi="Times New Roman"/>
          <w:sz w:val="21"/>
          <w:szCs w:val="21"/>
        </w:rPr>
        <w:fldChar w:fldCharType="end"/>
      </w:r>
      <w:r>
        <w:rPr>
          <w:rFonts w:ascii="Times New Roman" w:hAnsi="Times New Roman" w:hint="eastAsia"/>
          <w:sz w:val="21"/>
          <w:szCs w:val="21"/>
        </w:rPr>
        <w:t xml:space="preserve">　</w:t>
      </w:r>
      <w:r w:rsidR="008A7D32">
        <w:rPr>
          <w:rFonts w:hint="eastAsia"/>
          <w:sz w:val="21"/>
          <w:szCs w:val="21"/>
        </w:rPr>
        <w:t>初始化时屏幕的显示内容</w:t>
      </w:r>
    </w:p>
    <w:p w14:paraId="637363D1" w14:textId="248A47AB" w:rsidR="002B3A11" w:rsidRDefault="00F95D3D" w:rsidP="00F95D3D">
      <w:pPr>
        <w:wordWrap w:val="0"/>
        <w:spacing w:line="360" w:lineRule="auto"/>
        <w:ind w:firstLineChars="200" w:firstLine="480"/>
        <w:rPr>
          <w:sz w:val="24"/>
        </w:rPr>
      </w:pPr>
      <w:r w:rsidRPr="00F95D3D">
        <w:rPr>
          <w:rFonts w:hint="eastAsia"/>
          <w:sz w:val="24"/>
        </w:rPr>
        <w:t>初始化完成后，系统会自动进入工作模式，并从网络获取时间。当时间处于</w:t>
      </w:r>
      <w:r w:rsidRPr="00F95D3D">
        <w:rPr>
          <w:rFonts w:hint="eastAsia"/>
          <w:sz w:val="24"/>
        </w:rPr>
        <w:t>6</w:t>
      </w:r>
      <w:r w:rsidRPr="00F95D3D">
        <w:rPr>
          <w:rFonts w:hint="eastAsia"/>
          <w:sz w:val="24"/>
        </w:rPr>
        <w:t>时～</w:t>
      </w:r>
      <w:r w:rsidRPr="00F95D3D">
        <w:rPr>
          <w:rFonts w:hint="eastAsia"/>
          <w:sz w:val="24"/>
        </w:rPr>
        <w:t>16</w:t>
      </w:r>
      <w:r w:rsidRPr="00F95D3D">
        <w:rPr>
          <w:rFonts w:hint="eastAsia"/>
          <w:sz w:val="24"/>
        </w:rPr>
        <w:t>时内，如有行人经过红外热释电传感器不会开启灯光。当</w:t>
      </w:r>
      <w:r w:rsidRPr="00F95D3D">
        <w:rPr>
          <w:rFonts w:hint="eastAsia"/>
          <w:sz w:val="24"/>
        </w:rPr>
        <w:t>16</w:t>
      </w:r>
      <w:r w:rsidRPr="00F95D3D">
        <w:rPr>
          <w:rFonts w:hint="eastAsia"/>
          <w:sz w:val="24"/>
        </w:rPr>
        <w:t>时～次日</w:t>
      </w:r>
      <w:r w:rsidRPr="00F95D3D">
        <w:rPr>
          <w:rFonts w:hint="eastAsia"/>
          <w:sz w:val="24"/>
        </w:rPr>
        <w:t>6</w:t>
      </w:r>
      <w:r w:rsidRPr="00F95D3D">
        <w:rPr>
          <w:rFonts w:hint="eastAsia"/>
          <w:sz w:val="24"/>
        </w:rPr>
        <w:t>时内，如有行人经过，则会开启对应区域的照明灯光。这里</w:t>
      </w:r>
      <w:r w:rsidR="00CE5F75">
        <w:rPr>
          <w:rFonts w:hint="eastAsia"/>
          <w:sz w:val="24"/>
        </w:rPr>
        <w:t>我用人手模拟行人通过，可以看到</w:t>
      </w:r>
      <w:r w:rsidR="0089276B">
        <w:rPr>
          <w:rFonts w:hint="eastAsia"/>
          <w:sz w:val="24"/>
        </w:rPr>
        <w:t>灯光的效果很好</w:t>
      </w:r>
      <w:r w:rsidR="00BD0D9B">
        <w:rPr>
          <w:rFonts w:hint="eastAsia"/>
          <w:sz w:val="24"/>
        </w:rPr>
        <w:t>，如图</w:t>
      </w:r>
      <w:r w:rsidR="00BD0D9B" w:rsidRPr="00B00E11">
        <w:rPr>
          <w:sz w:val="24"/>
        </w:rPr>
        <w:fldChar w:fldCharType="begin"/>
      </w:r>
      <w:r w:rsidR="00BD0D9B" w:rsidRPr="00B00E11">
        <w:rPr>
          <w:sz w:val="24"/>
        </w:rPr>
        <w:instrText xml:space="preserve"> Seq eq \c </w:instrText>
      </w:r>
      <w:r w:rsidR="00BD0D9B" w:rsidRPr="00B00E11">
        <w:rPr>
          <w:sz w:val="24"/>
        </w:rPr>
        <w:fldChar w:fldCharType="separate"/>
      </w:r>
      <w:r w:rsidR="002F7ACF">
        <w:rPr>
          <w:noProof/>
          <w:sz w:val="24"/>
        </w:rPr>
        <w:t>5</w:t>
      </w:r>
      <w:r w:rsidR="00BD0D9B" w:rsidRPr="00B00E11">
        <w:rPr>
          <w:sz w:val="24"/>
        </w:rPr>
        <w:fldChar w:fldCharType="end"/>
      </w:r>
      <w:r w:rsidR="00BD0D9B" w:rsidRPr="00B00E11">
        <w:rPr>
          <w:sz w:val="24"/>
        </w:rPr>
        <w:t>.</w:t>
      </w:r>
      <w:r w:rsidR="00BD0D9B" w:rsidRPr="00B00E11">
        <w:rPr>
          <w:sz w:val="24"/>
        </w:rPr>
        <w:fldChar w:fldCharType="begin"/>
      </w:r>
      <w:r w:rsidR="00BD0D9B" w:rsidRPr="00B00E11">
        <w:rPr>
          <w:sz w:val="24"/>
        </w:rPr>
        <w:instrText xml:space="preserve"> seq txt </w:instrText>
      </w:r>
      <w:r w:rsidR="00BD0D9B" w:rsidRPr="00B00E11">
        <w:rPr>
          <w:sz w:val="24"/>
        </w:rPr>
        <w:fldChar w:fldCharType="separate"/>
      </w:r>
      <w:r w:rsidR="002F7ACF">
        <w:rPr>
          <w:noProof/>
          <w:sz w:val="24"/>
        </w:rPr>
        <w:t>9</w:t>
      </w:r>
      <w:r w:rsidR="00BD0D9B" w:rsidRPr="00B00E11">
        <w:rPr>
          <w:sz w:val="24"/>
        </w:rPr>
        <w:fldChar w:fldCharType="end"/>
      </w:r>
      <w:r w:rsidR="00BD0D9B">
        <w:rPr>
          <w:rFonts w:hint="eastAsia"/>
          <w:sz w:val="24"/>
        </w:rPr>
        <w:t>所示。</w:t>
      </w:r>
    </w:p>
    <w:p w14:paraId="51BA44DF" w14:textId="0D0737E8" w:rsidR="00C511F8" w:rsidRDefault="00C511F8" w:rsidP="006621DD">
      <w:pPr>
        <w:wordWrap w:val="0"/>
        <w:spacing w:line="360" w:lineRule="auto"/>
        <w:jc w:val="center"/>
        <w:rPr>
          <w:sz w:val="24"/>
        </w:rPr>
      </w:pPr>
    </w:p>
    <w:p w14:paraId="0A91C37D" w14:textId="278CB1C5" w:rsidR="00C511F8" w:rsidRPr="00F95D3D" w:rsidRDefault="00AF702B" w:rsidP="008A7D32">
      <w:pPr>
        <w:pStyle w:val="a5"/>
        <w:wordWrap w:val="0"/>
        <w:spacing w:line="360" w:lineRule="auto"/>
        <w:jc w:val="center"/>
        <w:rPr>
          <w:rFonts w:ascii="Times New Roman" w:eastAsia="宋体" w:hAnsi="Times New Roman"/>
          <w:color w:val="000000"/>
          <w:sz w:val="24"/>
        </w:rPr>
      </w:pPr>
      <w:r>
        <w:rPr>
          <w:rFonts w:hint="eastAsia"/>
          <w:sz w:val="21"/>
          <w:szCs w:val="21"/>
        </w:rPr>
        <w:t>图</w:t>
      </w:r>
      <w:bookmarkStart w:id="123" w:name="_Hlk167658901"/>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eq \c</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2F7ACF">
        <w:rPr>
          <w:rFonts w:ascii="Times New Roman" w:hAnsi="Times New Roman"/>
          <w:noProof/>
          <w:sz w:val="21"/>
          <w:szCs w:val="21"/>
        </w:rPr>
        <w:t>5</w:t>
      </w:r>
      <w:r w:rsidR="00F95D3D">
        <w:rPr>
          <w:rFonts w:ascii="Times New Roman" w:hAnsi="Times New Roman"/>
          <w:sz w:val="21"/>
          <w:szCs w:val="21"/>
        </w:rPr>
        <w:fldChar w:fldCharType="end"/>
      </w:r>
      <w:r w:rsidR="00F95D3D">
        <w:rPr>
          <w:rFonts w:ascii="Times New Roman" w:hAnsi="Times New Roman" w:hint="eastAsia"/>
          <w:sz w:val="21"/>
          <w:szCs w:val="21"/>
        </w:rPr>
        <w:t>.</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list</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2F7ACF">
        <w:rPr>
          <w:rFonts w:ascii="Times New Roman" w:hAnsi="Times New Roman"/>
          <w:noProof/>
          <w:sz w:val="21"/>
          <w:szCs w:val="21"/>
        </w:rPr>
        <w:t>9</w:t>
      </w:r>
      <w:r w:rsidR="00F95D3D">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距离变化后系统运行状态</w:t>
      </w:r>
      <w:bookmarkEnd w:id="123"/>
    </w:p>
    <w:p w14:paraId="15053CD3" w14:textId="463E12C2" w:rsidR="00C511F8" w:rsidRDefault="00AF702B" w:rsidP="006621DD">
      <w:pPr>
        <w:wordWrap w:val="0"/>
        <w:spacing w:beforeLines="50" w:before="156" w:afterLines="50" w:after="156" w:line="360" w:lineRule="auto"/>
        <w:outlineLvl w:val="2"/>
        <w:rPr>
          <w:rFonts w:eastAsia="黑体"/>
          <w:sz w:val="24"/>
        </w:rPr>
      </w:pPr>
      <w:bookmarkStart w:id="124" w:name="_Toc198501337"/>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25" w:name="_Hlk167659239"/>
      <w:r>
        <w:rPr>
          <w:rFonts w:eastAsia="黑体" w:hint="eastAsia"/>
          <w:sz w:val="24"/>
        </w:rPr>
        <w:t xml:space="preserve">　</w:t>
      </w:r>
      <w:bookmarkEnd w:id="125"/>
      <w:r w:rsidR="00766F47">
        <w:rPr>
          <w:rFonts w:eastAsia="黑体" w:hint="eastAsia"/>
          <w:sz w:val="24"/>
        </w:rPr>
        <w:t>中央屏幕显示</w:t>
      </w:r>
      <w:r w:rsidR="00AA6351">
        <w:rPr>
          <w:rFonts w:eastAsia="黑体" w:hint="eastAsia"/>
          <w:sz w:val="24"/>
        </w:rPr>
        <w:t>和中央空调</w:t>
      </w:r>
      <w:r w:rsidR="00766F47">
        <w:rPr>
          <w:rFonts w:eastAsia="黑体" w:hint="eastAsia"/>
          <w:sz w:val="24"/>
        </w:rPr>
        <w:t>功能</w:t>
      </w:r>
      <w:bookmarkEnd w:id="124"/>
    </w:p>
    <w:p w14:paraId="04FB16CA" w14:textId="2D283B98" w:rsidR="00C511F8" w:rsidRDefault="00786673" w:rsidP="006621DD">
      <w:pPr>
        <w:wordWrap w:val="0"/>
        <w:spacing w:line="360" w:lineRule="auto"/>
        <w:ind w:firstLineChars="200" w:firstLine="480"/>
        <w:rPr>
          <w:sz w:val="24"/>
        </w:rPr>
      </w:pPr>
      <w:r w:rsidRPr="00786673">
        <w:rPr>
          <w:rFonts w:hint="eastAsia"/>
          <w:sz w:val="24"/>
        </w:rPr>
        <w:t>在走廊的墙壁上还安装有大屏，系统会实时从心知天气平台获取天气预报和系统时钟，并在屏幕上显示出来。今明两天天气如图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10</w:t>
      </w:r>
      <w:r w:rsidRPr="00B00E11">
        <w:rPr>
          <w:sz w:val="24"/>
        </w:rPr>
        <w:fldChar w:fldCharType="end"/>
      </w:r>
      <w:r w:rsidRPr="00786673">
        <w:rPr>
          <w:rFonts w:hint="eastAsia"/>
          <w:sz w:val="24"/>
        </w:rPr>
        <w:t>和</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11</w:t>
      </w:r>
      <w:r w:rsidRPr="00B00E11">
        <w:rPr>
          <w:sz w:val="24"/>
        </w:rPr>
        <w:fldChar w:fldCharType="end"/>
      </w:r>
      <w:r w:rsidRPr="00786673">
        <w:rPr>
          <w:rFonts w:hint="eastAsia"/>
          <w:sz w:val="24"/>
        </w:rPr>
        <w:t>所示</w:t>
      </w:r>
      <w:r w:rsidR="00AF702B">
        <w:rPr>
          <w:rFonts w:hint="eastAsia"/>
          <w:sz w:val="24"/>
        </w:rPr>
        <w:t>。</w:t>
      </w:r>
    </w:p>
    <w:p w14:paraId="2FA5F656" w14:textId="49F528A6" w:rsidR="00C511F8" w:rsidRDefault="00C511F8" w:rsidP="006621DD">
      <w:pPr>
        <w:wordWrap w:val="0"/>
        <w:spacing w:line="360" w:lineRule="auto"/>
        <w:jc w:val="center"/>
        <w:rPr>
          <w:sz w:val="24"/>
        </w:rPr>
      </w:pPr>
    </w:p>
    <w:p w14:paraId="0CE80881" w14:textId="3A6EF134"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eq \c</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2F7ACF">
        <w:rPr>
          <w:rFonts w:ascii="Times New Roman" w:hAnsi="Times New Roman"/>
          <w:noProof/>
          <w:sz w:val="21"/>
          <w:szCs w:val="21"/>
        </w:rPr>
        <w:t>5</w:t>
      </w:r>
      <w:r w:rsidR="00786673">
        <w:rPr>
          <w:rFonts w:ascii="Times New Roman" w:hAnsi="Times New Roman"/>
          <w:sz w:val="21"/>
          <w:szCs w:val="21"/>
        </w:rPr>
        <w:fldChar w:fldCharType="end"/>
      </w:r>
      <w:r w:rsidR="00786673">
        <w:rPr>
          <w:rFonts w:ascii="Times New Roman" w:hAnsi="Times New Roman" w:hint="eastAsia"/>
          <w:sz w:val="21"/>
          <w:szCs w:val="21"/>
        </w:rPr>
        <w:t>.</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list</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2F7ACF">
        <w:rPr>
          <w:rFonts w:ascii="Times New Roman" w:hAnsi="Times New Roman"/>
          <w:noProof/>
          <w:sz w:val="21"/>
          <w:szCs w:val="21"/>
        </w:rPr>
        <w:t>10</w:t>
      </w:r>
      <w:r w:rsidR="00786673">
        <w:rPr>
          <w:rFonts w:ascii="Times New Roman" w:hAnsi="Times New Roman"/>
          <w:sz w:val="21"/>
          <w:szCs w:val="21"/>
        </w:rPr>
        <w:fldChar w:fldCharType="end"/>
      </w:r>
      <w:r>
        <w:rPr>
          <w:rFonts w:ascii="Times New Roman" w:hAnsi="Times New Roman" w:hint="eastAsia"/>
          <w:sz w:val="21"/>
          <w:szCs w:val="21"/>
        </w:rPr>
        <w:t xml:space="preserve">　</w:t>
      </w:r>
      <w:r w:rsidR="00786673">
        <w:rPr>
          <w:rFonts w:hint="eastAsia"/>
          <w:sz w:val="21"/>
          <w:szCs w:val="21"/>
        </w:rPr>
        <w:t>显示屏显示今天天气和实时时钟</w:t>
      </w:r>
    </w:p>
    <w:p w14:paraId="3C9AE660" w14:textId="4602FA12" w:rsidR="00C511F8" w:rsidRDefault="00C511F8" w:rsidP="006621DD">
      <w:pPr>
        <w:wordWrap w:val="0"/>
        <w:spacing w:line="360" w:lineRule="auto"/>
        <w:jc w:val="center"/>
        <w:rPr>
          <w:sz w:val="24"/>
        </w:rPr>
      </w:pPr>
    </w:p>
    <w:p w14:paraId="1D84BC7B" w14:textId="3B7A2891" w:rsidR="00C511F8" w:rsidRDefault="00AF702B" w:rsidP="006621DD">
      <w:pPr>
        <w:pStyle w:val="a5"/>
        <w:wordWrap w:val="0"/>
        <w:spacing w:line="360" w:lineRule="auto"/>
        <w:jc w:val="center"/>
        <w:rPr>
          <w:sz w:val="21"/>
          <w:szCs w:val="21"/>
        </w:rPr>
      </w:pPr>
      <w:r>
        <w:rPr>
          <w:rFonts w:hint="eastAsia"/>
          <w:sz w:val="21"/>
          <w:szCs w:val="21"/>
        </w:rPr>
        <w:t>图</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eq \c</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2F7ACF">
        <w:rPr>
          <w:rFonts w:ascii="Times New Roman" w:hAnsi="Times New Roman"/>
          <w:noProof/>
          <w:sz w:val="21"/>
          <w:szCs w:val="21"/>
        </w:rPr>
        <w:t>5</w:t>
      </w:r>
      <w:r w:rsidR="00786673">
        <w:rPr>
          <w:rFonts w:ascii="Times New Roman" w:hAnsi="Times New Roman"/>
          <w:sz w:val="21"/>
          <w:szCs w:val="21"/>
        </w:rPr>
        <w:fldChar w:fldCharType="end"/>
      </w:r>
      <w:r w:rsidR="00786673">
        <w:rPr>
          <w:rFonts w:ascii="Times New Roman" w:hAnsi="Times New Roman" w:hint="eastAsia"/>
          <w:sz w:val="21"/>
          <w:szCs w:val="21"/>
        </w:rPr>
        <w:t>.</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list</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2F7ACF">
        <w:rPr>
          <w:rFonts w:ascii="Times New Roman" w:hAnsi="Times New Roman"/>
          <w:noProof/>
          <w:sz w:val="21"/>
          <w:szCs w:val="21"/>
        </w:rPr>
        <w:t>11</w:t>
      </w:r>
      <w:r w:rsidR="00786673">
        <w:rPr>
          <w:rFonts w:ascii="Times New Roman" w:hAnsi="Times New Roman"/>
          <w:sz w:val="21"/>
          <w:szCs w:val="21"/>
        </w:rPr>
        <w:fldChar w:fldCharType="end"/>
      </w:r>
      <w:r>
        <w:rPr>
          <w:rFonts w:ascii="Times New Roman" w:hAnsi="Times New Roman" w:hint="eastAsia"/>
          <w:sz w:val="21"/>
          <w:szCs w:val="21"/>
        </w:rPr>
        <w:t xml:space="preserve">　</w:t>
      </w:r>
      <w:r w:rsidR="00786673">
        <w:rPr>
          <w:rFonts w:hint="eastAsia"/>
          <w:sz w:val="21"/>
          <w:szCs w:val="21"/>
        </w:rPr>
        <w:t>显示屏显示明天天气和实时时钟</w:t>
      </w:r>
    </w:p>
    <w:p w14:paraId="0E512EB0" w14:textId="4B4E1447" w:rsidR="00C330D0" w:rsidRDefault="008D0D30" w:rsidP="008D0D30">
      <w:pPr>
        <w:wordWrap w:val="0"/>
        <w:spacing w:line="360" w:lineRule="auto"/>
        <w:ind w:firstLineChars="200" w:firstLine="480"/>
        <w:rPr>
          <w:sz w:val="24"/>
        </w:rPr>
      </w:pPr>
      <w:r w:rsidRPr="008D0D30">
        <w:rPr>
          <w:rFonts w:hint="eastAsia"/>
          <w:sz w:val="24"/>
        </w:rPr>
        <w:t>同时，系统还会自动的检测室内外的温湿度和手机端设定的空调温度，并在屏幕显示出来，如图</w:t>
      </w:r>
      <w:r w:rsidRPr="00B00E11">
        <w:rPr>
          <w:sz w:val="24"/>
        </w:rPr>
        <w:fldChar w:fldCharType="begin"/>
      </w:r>
      <w:r w:rsidRPr="00B00E11">
        <w:rPr>
          <w:sz w:val="24"/>
        </w:rPr>
        <w:instrText xml:space="preserve"> Seq eq \c </w:instrText>
      </w:r>
      <w:r w:rsidRPr="00B00E11">
        <w:rPr>
          <w:sz w:val="24"/>
        </w:rPr>
        <w:fldChar w:fldCharType="separate"/>
      </w:r>
      <w:r w:rsidR="002F7AC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2F7ACF">
        <w:rPr>
          <w:noProof/>
          <w:sz w:val="24"/>
        </w:rPr>
        <w:t>12</w:t>
      </w:r>
      <w:r w:rsidRPr="00B00E11">
        <w:rPr>
          <w:sz w:val="24"/>
        </w:rPr>
        <w:fldChar w:fldCharType="end"/>
      </w:r>
      <w:r w:rsidRPr="008D0D30">
        <w:rPr>
          <w:rFonts w:hint="eastAsia"/>
          <w:sz w:val="24"/>
        </w:rPr>
        <w:t>所示。</w:t>
      </w:r>
    </w:p>
    <w:p w14:paraId="3CDC4618" w14:textId="77777777" w:rsidR="00B05C6E" w:rsidRDefault="00B05C6E" w:rsidP="00B05C6E">
      <w:pPr>
        <w:wordWrap w:val="0"/>
        <w:spacing w:line="360" w:lineRule="auto"/>
        <w:jc w:val="center"/>
        <w:rPr>
          <w:sz w:val="24"/>
        </w:rPr>
      </w:pPr>
    </w:p>
    <w:p w14:paraId="6979DC36" w14:textId="5C914C8A" w:rsidR="00B05C6E" w:rsidRDefault="00B05C6E" w:rsidP="007A5F5B">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显示屏显示</w:t>
      </w:r>
      <w:r w:rsidR="00BC179B">
        <w:rPr>
          <w:rFonts w:hint="eastAsia"/>
          <w:sz w:val="21"/>
          <w:szCs w:val="21"/>
        </w:rPr>
        <w:t>室内外温湿度和空调设定温度</w:t>
      </w:r>
    </w:p>
    <w:p w14:paraId="5D2BC016" w14:textId="7772A699" w:rsidR="00B05C6E" w:rsidRPr="00B05C6E" w:rsidRDefault="00B05C6E" w:rsidP="00B05C6E">
      <w:pPr>
        <w:wordWrap w:val="0"/>
        <w:spacing w:line="360" w:lineRule="auto"/>
        <w:ind w:firstLineChars="200" w:firstLine="480"/>
        <w:rPr>
          <w:sz w:val="24"/>
        </w:rPr>
      </w:pPr>
      <w:r w:rsidRPr="00B05C6E">
        <w:rPr>
          <w:rFonts w:hint="eastAsia"/>
          <w:sz w:val="24"/>
        </w:rPr>
        <w:t>当室内温度大于手机设定温度时，空调，风扇和制冷系统会同时启动，如图</w:t>
      </w:r>
      <w:r w:rsidR="00BC179B" w:rsidRPr="00B00E11">
        <w:rPr>
          <w:sz w:val="24"/>
        </w:rPr>
        <w:fldChar w:fldCharType="begin"/>
      </w:r>
      <w:r w:rsidR="00BC179B" w:rsidRPr="00B00E11">
        <w:rPr>
          <w:sz w:val="24"/>
        </w:rPr>
        <w:instrText xml:space="preserve"> Seq eq \c </w:instrText>
      </w:r>
      <w:r w:rsidR="00BC179B" w:rsidRPr="00B00E11">
        <w:rPr>
          <w:sz w:val="24"/>
        </w:rPr>
        <w:fldChar w:fldCharType="separate"/>
      </w:r>
      <w:r w:rsidR="002F7ACF">
        <w:rPr>
          <w:noProof/>
          <w:sz w:val="24"/>
        </w:rPr>
        <w:t>5</w:t>
      </w:r>
      <w:r w:rsidR="00BC179B" w:rsidRPr="00B00E11">
        <w:rPr>
          <w:sz w:val="24"/>
        </w:rPr>
        <w:fldChar w:fldCharType="end"/>
      </w:r>
      <w:r w:rsidR="00BC179B" w:rsidRPr="00B00E11">
        <w:rPr>
          <w:sz w:val="24"/>
        </w:rPr>
        <w:t>.</w:t>
      </w:r>
      <w:r w:rsidR="00BC179B" w:rsidRPr="00B00E11">
        <w:rPr>
          <w:sz w:val="24"/>
        </w:rPr>
        <w:fldChar w:fldCharType="begin"/>
      </w:r>
      <w:r w:rsidR="00BC179B" w:rsidRPr="00B00E11">
        <w:rPr>
          <w:sz w:val="24"/>
        </w:rPr>
        <w:instrText xml:space="preserve"> seq txt </w:instrText>
      </w:r>
      <w:r w:rsidR="00BC179B" w:rsidRPr="00B00E11">
        <w:rPr>
          <w:sz w:val="24"/>
        </w:rPr>
        <w:fldChar w:fldCharType="separate"/>
      </w:r>
      <w:r w:rsidR="002F7ACF">
        <w:rPr>
          <w:noProof/>
          <w:sz w:val="24"/>
        </w:rPr>
        <w:t>13</w:t>
      </w:r>
      <w:r w:rsidR="00BC179B" w:rsidRPr="00B00E11">
        <w:rPr>
          <w:sz w:val="24"/>
        </w:rPr>
        <w:lastRenderedPageBreak/>
        <w:fldChar w:fldCharType="end"/>
      </w:r>
      <w:r w:rsidRPr="00B05C6E">
        <w:rPr>
          <w:rFonts w:hint="eastAsia"/>
          <w:sz w:val="24"/>
        </w:rPr>
        <w:t>所示，当温度降低后会自动关闭空调，如图</w:t>
      </w:r>
      <w:r w:rsidR="00BC179B" w:rsidRPr="00B00E11">
        <w:rPr>
          <w:sz w:val="24"/>
        </w:rPr>
        <w:fldChar w:fldCharType="begin"/>
      </w:r>
      <w:r w:rsidR="00BC179B" w:rsidRPr="00B00E11">
        <w:rPr>
          <w:sz w:val="24"/>
        </w:rPr>
        <w:instrText xml:space="preserve"> Seq eq \c </w:instrText>
      </w:r>
      <w:r w:rsidR="00BC179B" w:rsidRPr="00B00E11">
        <w:rPr>
          <w:sz w:val="24"/>
        </w:rPr>
        <w:fldChar w:fldCharType="separate"/>
      </w:r>
      <w:r w:rsidR="002F7ACF">
        <w:rPr>
          <w:noProof/>
          <w:sz w:val="24"/>
        </w:rPr>
        <w:t>5</w:t>
      </w:r>
      <w:r w:rsidR="00BC179B" w:rsidRPr="00B00E11">
        <w:rPr>
          <w:sz w:val="24"/>
        </w:rPr>
        <w:fldChar w:fldCharType="end"/>
      </w:r>
      <w:r w:rsidR="00BC179B" w:rsidRPr="00B00E11">
        <w:rPr>
          <w:sz w:val="24"/>
        </w:rPr>
        <w:t>.</w:t>
      </w:r>
      <w:r w:rsidR="00BC179B" w:rsidRPr="00B00E11">
        <w:rPr>
          <w:sz w:val="24"/>
        </w:rPr>
        <w:fldChar w:fldCharType="begin"/>
      </w:r>
      <w:r w:rsidR="00BC179B" w:rsidRPr="00B00E11">
        <w:rPr>
          <w:sz w:val="24"/>
        </w:rPr>
        <w:instrText xml:space="preserve"> seq txt </w:instrText>
      </w:r>
      <w:r w:rsidR="00BC179B" w:rsidRPr="00B00E11">
        <w:rPr>
          <w:sz w:val="24"/>
        </w:rPr>
        <w:fldChar w:fldCharType="separate"/>
      </w:r>
      <w:r w:rsidR="002F7ACF">
        <w:rPr>
          <w:noProof/>
          <w:sz w:val="24"/>
        </w:rPr>
        <w:t>14</w:t>
      </w:r>
      <w:r w:rsidR="00BC179B" w:rsidRPr="00B00E11">
        <w:rPr>
          <w:sz w:val="24"/>
        </w:rPr>
        <w:fldChar w:fldCharType="end"/>
      </w:r>
      <w:r w:rsidRPr="00B05C6E">
        <w:rPr>
          <w:rFonts w:hint="eastAsia"/>
          <w:sz w:val="24"/>
        </w:rPr>
        <w:t>所示。</w:t>
      </w:r>
    </w:p>
    <w:p w14:paraId="0301E720" w14:textId="77777777" w:rsidR="00B05C6E" w:rsidRDefault="00B05C6E" w:rsidP="00B05C6E">
      <w:pPr>
        <w:wordWrap w:val="0"/>
        <w:spacing w:line="360" w:lineRule="auto"/>
        <w:jc w:val="center"/>
        <w:rPr>
          <w:sz w:val="24"/>
        </w:rPr>
      </w:pPr>
    </w:p>
    <w:p w14:paraId="7B0C727D" w14:textId="5665EBCF" w:rsidR="00B05C6E" w:rsidRDefault="00B05C6E" w:rsidP="007A5F5B">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sidR="003F718D">
        <w:rPr>
          <w:rFonts w:hint="eastAsia"/>
          <w:sz w:val="21"/>
          <w:szCs w:val="21"/>
        </w:rPr>
        <w:t>空调启动运转</w:t>
      </w:r>
    </w:p>
    <w:p w14:paraId="4A1D5A0A" w14:textId="77777777" w:rsidR="00B05C6E" w:rsidRDefault="00B05C6E" w:rsidP="00B05C6E">
      <w:pPr>
        <w:wordWrap w:val="0"/>
        <w:spacing w:line="360" w:lineRule="auto"/>
        <w:jc w:val="center"/>
        <w:rPr>
          <w:sz w:val="24"/>
        </w:rPr>
      </w:pPr>
    </w:p>
    <w:p w14:paraId="2572B6D1" w14:textId="4DD6912B" w:rsidR="00B05C6E" w:rsidRPr="00B05C6E" w:rsidRDefault="00B05C6E" w:rsidP="007A5F5B">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sidR="003F718D">
        <w:rPr>
          <w:rFonts w:hint="eastAsia"/>
          <w:sz w:val="21"/>
          <w:szCs w:val="21"/>
        </w:rPr>
        <w:t>空调停止运转</w:t>
      </w:r>
    </w:p>
    <w:p w14:paraId="28DABD43" w14:textId="59045243" w:rsidR="008424CF" w:rsidRDefault="008424CF" w:rsidP="008424CF">
      <w:pPr>
        <w:wordWrap w:val="0"/>
        <w:spacing w:beforeLines="50" w:before="156" w:afterLines="50" w:after="156" w:line="360" w:lineRule="auto"/>
        <w:outlineLvl w:val="2"/>
        <w:rPr>
          <w:rFonts w:eastAsia="黑体"/>
          <w:sz w:val="24"/>
        </w:rPr>
      </w:pPr>
      <w:bookmarkStart w:id="126" w:name="_Toc198501338"/>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.3</w:t>
      </w:r>
      <w:r>
        <w:rPr>
          <w:rFonts w:eastAsia="黑体" w:hint="eastAsia"/>
          <w:sz w:val="24"/>
        </w:rPr>
        <w:t xml:space="preserve">　火灾报警检测</w:t>
      </w:r>
      <w:r w:rsidR="007A59D2">
        <w:rPr>
          <w:rFonts w:eastAsia="黑体" w:hint="eastAsia"/>
          <w:sz w:val="24"/>
        </w:rPr>
        <w:t>与云平台操控、显示报警功能</w:t>
      </w:r>
      <w:bookmarkEnd w:id="126"/>
    </w:p>
    <w:p w14:paraId="50C52931" w14:textId="39B8F688" w:rsidR="00D53A51" w:rsidRDefault="008424CF" w:rsidP="00D53A51">
      <w:pPr>
        <w:wordWrap w:val="0"/>
        <w:spacing w:line="360" w:lineRule="auto"/>
        <w:ind w:firstLineChars="200" w:firstLine="480"/>
        <w:rPr>
          <w:sz w:val="24"/>
        </w:rPr>
      </w:pPr>
      <w:r>
        <w:rPr>
          <w:rFonts w:hint="eastAsia"/>
          <w:sz w:val="24"/>
        </w:rPr>
        <w:t>按</w:t>
      </w:r>
      <w:r w:rsidR="00D53A51" w:rsidRPr="00D53A51">
        <w:rPr>
          <w:rFonts w:hint="eastAsia"/>
          <w:sz w:val="24"/>
        </w:rPr>
        <w:t>在本论文</w:t>
      </w:r>
      <w:r w:rsidR="00D53A51" w:rsidRPr="00D53A51">
        <w:rPr>
          <w:rFonts w:hint="eastAsia"/>
          <w:sz w:val="24"/>
        </w:rPr>
        <w:t>5.1</w:t>
      </w:r>
      <w:r w:rsidR="00D53A51" w:rsidRPr="00D53A51">
        <w:rPr>
          <w:rFonts w:hint="eastAsia"/>
          <w:sz w:val="24"/>
        </w:rPr>
        <w:t>节已经介绍，楼宇对应区域上部安装有烟雾和火焰传感器，并安装喷淋喷头，用于检测火灾。测试时采用打火机来代替火源，同时并没有将水泵连接到水箱。在论文</w:t>
      </w:r>
      <w:r w:rsidR="00D53A51" w:rsidRPr="00D53A51">
        <w:rPr>
          <w:rFonts w:hint="eastAsia"/>
          <w:sz w:val="24"/>
        </w:rPr>
        <w:t>3.3</w:t>
      </w:r>
      <w:r w:rsidR="00D53A51" w:rsidRPr="00D53A51">
        <w:rPr>
          <w:rFonts w:hint="eastAsia"/>
          <w:sz w:val="24"/>
        </w:rPr>
        <w:t>中介绍到</w:t>
      </w:r>
      <w:r w:rsidR="00D53A51" w:rsidRPr="00D53A51">
        <w:rPr>
          <w:rFonts w:hint="eastAsia"/>
          <w:sz w:val="24"/>
        </w:rPr>
        <w:t>MQ-2</w:t>
      </w:r>
      <w:r w:rsidR="00D53A51" w:rsidRPr="00D53A51">
        <w:rPr>
          <w:rFonts w:hint="eastAsia"/>
          <w:sz w:val="24"/>
        </w:rPr>
        <w:t>气体传感器，检测到可燃性气体也会触发烟雾报警，所以在测试中，我采用打火机气体和打火机火焰共同作用来模拟火灾</w:t>
      </w:r>
      <w:r w:rsidR="00D53A51">
        <w:rPr>
          <w:rFonts w:hint="eastAsia"/>
          <w:sz w:val="24"/>
        </w:rPr>
        <w:t>，</w:t>
      </w:r>
      <w:r w:rsidR="00D53A51" w:rsidRPr="00D53A51">
        <w:rPr>
          <w:rFonts w:hint="eastAsia"/>
          <w:sz w:val="24"/>
        </w:rPr>
        <w:t>如图</w:t>
      </w:r>
      <w:r w:rsidR="00930798" w:rsidRPr="00B00E11">
        <w:rPr>
          <w:sz w:val="24"/>
        </w:rPr>
        <w:fldChar w:fldCharType="begin"/>
      </w:r>
      <w:r w:rsidR="00930798" w:rsidRPr="00B00E11">
        <w:rPr>
          <w:sz w:val="24"/>
        </w:rPr>
        <w:instrText xml:space="preserve"> Seq eq \c </w:instrText>
      </w:r>
      <w:r w:rsidR="00930798" w:rsidRPr="00B00E11">
        <w:rPr>
          <w:sz w:val="24"/>
        </w:rPr>
        <w:fldChar w:fldCharType="separate"/>
      </w:r>
      <w:r w:rsidR="002F7ACF">
        <w:rPr>
          <w:noProof/>
          <w:sz w:val="24"/>
        </w:rPr>
        <w:t>5</w:t>
      </w:r>
      <w:r w:rsidR="00930798" w:rsidRPr="00B00E11">
        <w:rPr>
          <w:sz w:val="24"/>
        </w:rPr>
        <w:fldChar w:fldCharType="end"/>
      </w:r>
      <w:r w:rsidR="00930798" w:rsidRPr="00B00E11">
        <w:rPr>
          <w:sz w:val="24"/>
        </w:rPr>
        <w:t>.</w:t>
      </w:r>
      <w:r w:rsidR="00930798" w:rsidRPr="00B00E11">
        <w:rPr>
          <w:sz w:val="24"/>
        </w:rPr>
        <w:fldChar w:fldCharType="begin"/>
      </w:r>
      <w:r w:rsidR="00930798" w:rsidRPr="00B00E11">
        <w:rPr>
          <w:sz w:val="24"/>
        </w:rPr>
        <w:instrText xml:space="preserve"> seq txt </w:instrText>
      </w:r>
      <w:r w:rsidR="00930798" w:rsidRPr="00B00E11">
        <w:rPr>
          <w:sz w:val="24"/>
        </w:rPr>
        <w:fldChar w:fldCharType="separate"/>
      </w:r>
      <w:r w:rsidR="002F7ACF">
        <w:rPr>
          <w:noProof/>
          <w:sz w:val="24"/>
        </w:rPr>
        <w:t>15</w:t>
      </w:r>
      <w:r w:rsidR="00930798" w:rsidRPr="00B00E11">
        <w:rPr>
          <w:sz w:val="24"/>
        </w:rPr>
        <w:fldChar w:fldCharType="end"/>
      </w:r>
      <w:r w:rsidR="00D53A51" w:rsidRPr="00D53A51">
        <w:rPr>
          <w:rFonts w:hint="eastAsia"/>
          <w:sz w:val="24"/>
        </w:rPr>
        <w:t>所示。</w:t>
      </w:r>
    </w:p>
    <w:p w14:paraId="62FC003B" w14:textId="7724B396" w:rsidR="00920CDA" w:rsidRDefault="00920CDA" w:rsidP="00920CDA">
      <w:pPr>
        <w:wordWrap w:val="0"/>
        <w:spacing w:line="360" w:lineRule="auto"/>
        <w:jc w:val="center"/>
        <w:rPr>
          <w:sz w:val="24"/>
        </w:rPr>
      </w:pPr>
    </w:p>
    <w:p w14:paraId="00218D33" w14:textId="20B5FD30" w:rsidR="00D53A51" w:rsidRPr="00920CDA" w:rsidRDefault="00920CDA" w:rsidP="00920CDA">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675656">
        <w:rPr>
          <w:rFonts w:ascii="Times New Roman" w:hAnsi="Times New Roman"/>
          <w:sz w:val="21"/>
          <w:szCs w:val="21"/>
        </w:rPr>
        <w:fldChar w:fldCharType="begin"/>
      </w:r>
      <w:r w:rsidR="00675656">
        <w:rPr>
          <w:rFonts w:ascii="Times New Roman" w:hAnsi="Times New Roman"/>
          <w:sz w:val="21"/>
          <w:szCs w:val="21"/>
        </w:rPr>
        <w:instrText xml:space="preserve"> </w:instrText>
      </w:r>
      <w:r w:rsidR="00675656">
        <w:rPr>
          <w:rFonts w:ascii="Times New Roman" w:hAnsi="Times New Roman" w:hint="eastAsia"/>
          <w:sz w:val="21"/>
          <w:szCs w:val="21"/>
        </w:rPr>
        <w:instrText>Seq eq \c</w:instrText>
      </w:r>
      <w:r w:rsidR="00675656">
        <w:rPr>
          <w:rFonts w:ascii="Times New Roman" w:hAnsi="Times New Roman"/>
          <w:sz w:val="21"/>
          <w:szCs w:val="21"/>
        </w:rPr>
        <w:instrText xml:space="preserve"> </w:instrText>
      </w:r>
      <w:r w:rsidR="00675656">
        <w:rPr>
          <w:rFonts w:ascii="Times New Roman" w:hAnsi="Times New Roman"/>
          <w:sz w:val="21"/>
          <w:szCs w:val="21"/>
        </w:rPr>
        <w:fldChar w:fldCharType="separate"/>
      </w:r>
      <w:r w:rsidR="002F7ACF">
        <w:rPr>
          <w:rFonts w:ascii="Times New Roman" w:hAnsi="Times New Roman"/>
          <w:noProof/>
          <w:sz w:val="21"/>
          <w:szCs w:val="21"/>
        </w:rPr>
        <w:t>5</w:t>
      </w:r>
      <w:r w:rsidR="00675656">
        <w:rPr>
          <w:rFonts w:ascii="Times New Roman" w:hAnsi="Times New Roman"/>
          <w:sz w:val="21"/>
          <w:szCs w:val="21"/>
        </w:rPr>
        <w:fldChar w:fldCharType="end"/>
      </w:r>
      <w:r w:rsidR="00675656">
        <w:rPr>
          <w:rFonts w:ascii="Times New Roman" w:hAnsi="Times New Roman" w:hint="eastAsia"/>
          <w:sz w:val="21"/>
          <w:szCs w:val="21"/>
        </w:rPr>
        <w:t>.</w:t>
      </w:r>
      <w:r w:rsidR="00675656">
        <w:rPr>
          <w:rFonts w:ascii="Times New Roman" w:hAnsi="Times New Roman"/>
          <w:sz w:val="21"/>
          <w:szCs w:val="21"/>
        </w:rPr>
        <w:fldChar w:fldCharType="begin"/>
      </w:r>
      <w:r w:rsidR="00675656">
        <w:rPr>
          <w:rFonts w:ascii="Times New Roman" w:hAnsi="Times New Roman"/>
          <w:sz w:val="21"/>
          <w:szCs w:val="21"/>
        </w:rPr>
        <w:instrText xml:space="preserve"> </w:instrText>
      </w:r>
      <w:r w:rsidR="00675656">
        <w:rPr>
          <w:rFonts w:ascii="Times New Roman" w:hAnsi="Times New Roman" w:hint="eastAsia"/>
          <w:sz w:val="21"/>
          <w:szCs w:val="21"/>
        </w:rPr>
        <w:instrText>Seq list</w:instrText>
      </w:r>
      <w:r w:rsidR="00675656">
        <w:rPr>
          <w:rFonts w:ascii="Times New Roman" w:hAnsi="Times New Roman"/>
          <w:sz w:val="21"/>
          <w:szCs w:val="21"/>
        </w:rPr>
        <w:instrText xml:space="preserve"> </w:instrText>
      </w:r>
      <w:r w:rsidR="00675656">
        <w:rPr>
          <w:rFonts w:ascii="Times New Roman" w:hAnsi="Times New Roman"/>
          <w:sz w:val="21"/>
          <w:szCs w:val="21"/>
        </w:rPr>
        <w:fldChar w:fldCharType="separate"/>
      </w:r>
      <w:r w:rsidR="002F7ACF">
        <w:rPr>
          <w:rFonts w:ascii="Times New Roman" w:hAnsi="Times New Roman"/>
          <w:noProof/>
          <w:sz w:val="21"/>
          <w:szCs w:val="21"/>
        </w:rPr>
        <w:t>15</w:t>
      </w:r>
      <w:r w:rsidR="00675656">
        <w:rPr>
          <w:rFonts w:ascii="Times New Roman" w:hAnsi="Times New Roman"/>
          <w:sz w:val="21"/>
          <w:szCs w:val="21"/>
        </w:rPr>
        <w:fldChar w:fldCharType="end"/>
      </w:r>
      <w:r>
        <w:rPr>
          <w:rFonts w:ascii="Times New Roman" w:hAnsi="Times New Roman" w:hint="eastAsia"/>
          <w:sz w:val="21"/>
          <w:szCs w:val="21"/>
        </w:rPr>
        <w:t xml:space="preserve">　</w:t>
      </w:r>
      <w:r w:rsidR="00930798">
        <w:rPr>
          <w:rFonts w:hint="eastAsia"/>
          <w:sz w:val="21"/>
          <w:szCs w:val="21"/>
        </w:rPr>
        <w:t>打火机模拟火灾现场的情况</w:t>
      </w:r>
    </w:p>
    <w:p w14:paraId="6A9B7101" w14:textId="28763272" w:rsidR="008424CF" w:rsidRDefault="00D53A51" w:rsidP="00D53A51">
      <w:pPr>
        <w:wordWrap w:val="0"/>
        <w:spacing w:line="360" w:lineRule="auto"/>
        <w:ind w:firstLineChars="200" w:firstLine="480"/>
        <w:rPr>
          <w:sz w:val="24"/>
        </w:rPr>
      </w:pPr>
      <w:r w:rsidRPr="00D53A51">
        <w:rPr>
          <w:rFonts w:hint="eastAsia"/>
          <w:sz w:val="24"/>
        </w:rPr>
        <w:t>以走廊一区域为例，首先先对烟雾传感器释放打火机气体，激活烟雾传感器，然后将打火机点燃，激活火焰传感器，此时，全部灯光会同时亮起，同时可以清晰的听到继电器发出咔嗒的声音，带动电磁阀</w:t>
      </w:r>
      <w:r w:rsidR="000C79EC">
        <w:rPr>
          <w:rFonts w:hint="eastAsia"/>
          <w:sz w:val="24"/>
        </w:rPr>
        <w:t>打开，</w:t>
      </w:r>
      <w:r w:rsidRPr="00D53A51">
        <w:rPr>
          <w:rFonts w:hint="eastAsia"/>
          <w:sz w:val="24"/>
        </w:rPr>
        <w:t>发出咔嗒的声音。经过</w:t>
      </w:r>
      <w:r w:rsidR="00F743F7">
        <w:rPr>
          <w:rFonts w:hint="eastAsia"/>
          <w:sz w:val="24"/>
        </w:rPr>
        <w:t>2~4s</w:t>
      </w:r>
      <w:r w:rsidRPr="00D53A51">
        <w:rPr>
          <w:rFonts w:hint="eastAsia"/>
          <w:sz w:val="24"/>
        </w:rPr>
        <w:t>后，水泵开始运转。将手放在喷头附近会明显感觉到有风吹出，</w:t>
      </w:r>
      <w:r w:rsidR="0096796D">
        <w:rPr>
          <w:rFonts w:hint="eastAsia"/>
          <w:sz w:val="24"/>
        </w:rPr>
        <w:t>证明</w:t>
      </w:r>
      <w:r w:rsidRPr="00D53A51">
        <w:rPr>
          <w:rFonts w:hint="eastAsia"/>
          <w:sz w:val="24"/>
        </w:rPr>
        <w:t>喷淋装置已经工作。灭火系统工作状态如图</w:t>
      </w:r>
      <w:r w:rsidR="00930798" w:rsidRPr="00B00E11">
        <w:rPr>
          <w:sz w:val="24"/>
        </w:rPr>
        <w:fldChar w:fldCharType="begin"/>
      </w:r>
      <w:r w:rsidR="00930798" w:rsidRPr="00B00E11">
        <w:rPr>
          <w:sz w:val="24"/>
        </w:rPr>
        <w:instrText xml:space="preserve"> Seq eq \c </w:instrText>
      </w:r>
      <w:r w:rsidR="00930798" w:rsidRPr="00B00E11">
        <w:rPr>
          <w:sz w:val="24"/>
        </w:rPr>
        <w:fldChar w:fldCharType="separate"/>
      </w:r>
      <w:r w:rsidR="002F7ACF">
        <w:rPr>
          <w:noProof/>
          <w:sz w:val="24"/>
        </w:rPr>
        <w:t>5</w:t>
      </w:r>
      <w:r w:rsidR="00930798" w:rsidRPr="00B00E11">
        <w:rPr>
          <w:sz w:val="24"/>
        </w:rPr>
        <w:fldChar w:fldCharType="end"/>
      </w:r>
      <w:r w:rsidR="00930798" w:rsidRPr="00B00E11">
        <w:rPr>
          <w:sz w:val="24"/>
        </w:rPr>
        <w:t>.</w:t>
      </w:r>
      <w:r w:rsidR="00930798" w:rsidRPr="00B00E11">
        <w:rPr>
          <w:sz w:val="24"/>
        </w:rPr>
        <w:fldChar w:fldCharType="begin"/>
      </w:r>
      <w:r w:rsidR="00930798" w:rsidRPr="00B00E11">
        <w:rPr>
          <w:sz w:val="24"/>
        </w:rPr>
        <w:instrText xml:space="preserve"> seq txt </w:instrText>
      </w:r>
      <w:r w:rsidR="00930798" w:rsidRPr="00B00E11">
        <w:rPr>
          <w:sz w:val="24"/>
        </w:rPr>
        <w:fldChar w:fldCharType="separate"/>
      </w:r>
      <w:r w:rsidR="002F7ACF">
        <w:rPr>
          <w:noProof/>
          <w:sz w:val="24"/>
        </w:rPr>
        <w:t>16</w:t>
      </w:r>
      <w:r w:rsidR="00930798" w:rsidRPr="00B00E11">
        <w:rPr>
          <w:sz w:val="24"/>
        </w:rPr>
        <w:fldChar w:fldCharType="end"/>
      </w:r>
      <w:r w:rsidRPr="00D53A51">
        <w:rPr>
          <w:rFonts w:hint="eastAsia"/>
          <w:sz w:val="24"/>
        </w:rPr>
        <w:t>所示。</w:t>
      </w:r>
      <w:r w:rsidR="00B93E25">
        <w:rPr>
          <w:rFonts w:hint="eastAsia"/>
          <w:sz w:val="24"/>
        </w:rPr>
        <w:t>分图</w:t>
      </w:r>
      <w:r w:rsidR="00B93E25" w:rsidRPr="00802AA2">
        <w:rPr>
          <w:rFonts w:hint="eastAsia"/>
          <w:sz w:val="24"/>
        </w:rPr>
        <w:t>a</w:t>
      </w:r>
      <w:r w:rsidR="00B93E25">
        <w:rPr>
          <w:rFonts w:hint="eastAsia"/>
          <w:sz w:val="24"/>
        </w:rPr>
        <w:t>为电磁阀和继电器工作图，</w:t>
      </w:r>
      <w:r w:rsidR="00B93E25">
        <w:rPr>
          <w:rFonts w:hint="eastAsia"/>
          <w:sz w:val="24"/>
        </w:rPr>
        <w:t>分图</w:t>
      </w:r>
      <w:r w:rsidR="00B93E25">
        <w:rPr>
          <w:rFonts w:hint="eastAsia"/>
          <w:sz w:val="24"/>
        </w:rPr>
        <w:t>b</w:t>
      </w:r>
      <w:r w:rsidR="00B93E25">
        <w:rPr>
          <w:rFonts w:hint="eastAsia"/>
          <w:sz w:val="24"/>
        </w:rPr>
        <w:t>是水泵工作图。</w:t>
      </w:r>
    </w:p>
    <w:p w14:paraId="181D2BC6" w14:textId="749D1CEB" w:rsidR="008424CF" w:rsidRDefault="008424CF" w:rsidP="008424CF">
      <w:pPr>
        <w:wordWrap w:val="0"/>
        <w:spacing w:line="360" w:lineRule="auto"/>
        <w:jc w:val="center"/>
        <w:rPr>
          <w:sz w:val="24"/>
        </w:rPr>
      </w:pPr>
    </w:p>
    <w:p w14:paraId="3224F7AA" w14:textId="6BD713B3" w:rsidR="008424CF" w:rsidRDefault="008424CF" w:rsidP="0096796D">
      <w:pPr>
        <w:pStyle w:val="a5"/>
        <w:wordWrap w:val="0"/>
        <w:spacing w:line="360" w:lineRule="auto"/>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0096796D">
        <w:rPr>
          <w:rFonts w:ascii="Times New Roman" w:eastAsia="宋体" w:hAnsi="Times New Roman" w:hint="eastAsia"/>
          <w:sz w:val="18"/>
          <w:szCs w:val="18"/>
        </w:rPr>
        <w:t>电磁阀和继电器</w:t>
      </w:r>
      <w:r w:rsidR="005A4DBB">
        <w:rPr>
          <w:rFonts w:ascii="Times New Roman" w:eastAsia="宋体" w:hAnsi="Times New Roman" w:hint="eastAsia"/>
          <w:sz w:val="18"/>
          <w:szCs w:val="18"/>
        </w:rPr>
        <w:t>正在工作</w:t>
      </w:r>
    </w:p>
    <w:p w14:paraId="4F3DF918" w14:textId="4A6B5D34" w:rsidR="008424CF" w:rsidRDefault="008424CF" w:rsidP="008424CF">
      <w:pPr>
        <w:wordWrap w:val="0"/>
        <w:jc w:val="center"/>
      </w:pPr>
    </w:p>
    <w:p w14:paraId="1789DA60" w14:textId="4F0DF12A" w:rsidR="008424CF" w:rsidRDefault="008424CF" w:rsidP="0096796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0096796D">
        <w:rPr>
          <w:rFonts w:ascii="Times New Roman" w:eastAsia="宋体" w:hAnsi="Times New Roman" w:hint="eastAsia"/>
          <w:sz w:val="18"/>
          <w:szCs w:val="18"/>
        </w:rPr>
        <w:t>水泵</w:t>
      </w:r>
      <w:r w:rsidR="005A4DBB">
        <w:rPr>
          <w:rFonts w:ascii="Times New Roman" w:eastAsia="宋体" w:hAnsi="Times New Roman" w:hint="eastAsia"/>
          <w:sz w:val="18"/>
          <w:szCs w:val="18"/>
        </w:rPr>
        <w:t>正在</w:t>
      </w:r>
      <w:r w:rsidR="0096796D">
        <w:rPr>
          <w:rFonts w:ascii="Times New Roman" w:eastAsia="宋体" w:hAnsi="Times New Roman" w:hint="eastAsia"/>
          <w:sz w:val="18"/>
          <w:szCs w:val="18"/>
        </w:rPr>
        <w:t>工作</w:t>
      </w:r>
    </w:p>
    <w:p w14:paraId="5F582265" w14:textId="13B137AF" w:rsidR="008424CF" w:rsidRDefault="00675656" w:rsidP="00675656">
      <w:pPr>
        <w:wordWrap w:val="0"/>
        <w:jc w:val="center"/>
        <w:rPr>
          <w:rFonts w:eastAsia="黑体"/>
          <w:szCs w:val="21"/>
        </w:rPr>
      </w:pPr>
      <w:r>
        <w:rPr>
          <w:rFonts w:eastAsia="黑体"/>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2F7ACF">
        <w:rPr>
          <w:noProof/>
          <w:szCs w:val="21"/>
        </w:rPr>
        <w:t>5</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list</w:instrText>
      </w:r>
      <w:r>
        <w:rPr>
          <w:szCs w:val="21"/>
        </w:rPr>
        <w:instrText xml:space="preserve"> </w:instrText>
      </w:r>
      <w:r>
        <w:rPr>
          <w:szCs w:val="21"/>
        </w:rPr>
        <w:fldChar w:fldCharType="separate"/>
      </w:r>
      <w:r w:rsidR="002F7ACF">
        <w:rPr>
          <w:noProof/>
          <w:szCs w:val="21"/>
        </w:rPr>
        <w:t>16</w:t>
      </w:r>
      <w:r>
        <w:rPr>
          <w:szCs w:val="21"/>
        </w:rPr>
        <w:fldChar w:fldCharType="end"/>
      </w:r>
      <w:r>
        <w:rPr>
          <w:rFonts w:eastAsia="黑体"/>
        </w:rPr>
        <w:t xml:space="preserve">　</w:t>
      </w:r>
      <w:r w:rsidRPr="0019169F">
        <w:rPr>
          <w:rFonts w:eastAsia="黑体" w:hint="eastAsia"/>
          <w:szCs w:val="21"/>
        </w:rPr>
        <w:t>灭火系统工作状态</w:t>
      </w:r>
      <w:r>
        <w:rPr>
          <w:rFonts w:eastAsia="黑体" w:hint="eastAsia"/>
          <w:szCs w:val="21"/>
        </w:rPr>
        <w:t>实拍图</w:t>
      </w:r>
    </w:p>
    <w:p w14:paraId="668F0D81" w14:textId="599F63FD" w:rsidR="003A5A16" w:rsidRDefault="003A5A16" w:rsidP="003A5A16">
      <w:pPr>
        <w:wordWrap w:val="0"/>
        <w:spacing w:line="360" w:lineRule="auto"/>
        <w:ind w:firstLineChars="200" w:firstLine="480"/>
        <w:rPr>
          <w:sz w:val="24"/>
        </w:rPr>
      </w:pPr>
      <w:r w:rsidRPr="003A5A16">
        <w:rPr>
          <w:rFonts w:hint="eastAsia"/>
          <w:sz w:val="24"/>
        </w:rPr>
        <w:t>继续点燃打火机，数据会上传到云端，</w:t>
      </w:r>
      <w:bookmarkStart w:id="127" w:name="_Hlk198501656"/>
      <w:r w:rsidRPr="003A5A16">
        <w:rPr>
          <w:rFonts w:hint="eastAsia"/>
          <w:sz w:val="24"/>
        </w:rPr>
        <w:t>巴法云公众号</w:t>
      </w:r>
      <w:bookmarkEnd w:id="127"/>
      <w:r w:rsidRPr="003A5A16">
        <w:rPr>
          <w:rFonts w:hint="eastAsia"/>
          <w:sz w:val="24"/>
        </w:rPr>
        <w:t>会接收到对应区域火灾报警的信息，如图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2F7AC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2F7ACF">
        <w:rPr>
          <w:noProof/>
          <w:sz w:val="24"/>
        </w:rPr>
        <w:t>17</w:t>
      </w:r>
      <w:r w:rsidR="005F2A31" w:rsidRPr="00B00E11">
        <w:rPr>
          <w:sz w:val="24"/>
        </w:rPr>
        <w:fldChar w:fldCharType="end"/>
      </w:r>
      <w:r w:rsidRPr="003A5A16">
        <w:rPr>
          <w:rFonts w:hint="eastAsia"/>
          <w:sz w:val="24"/>
        </w:rPr>
        <w:t>所示。企业微信也会接收到报警信息，如图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2F7AC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2F7ACF">
        <w:rPr>
          <w:noProof/>
          <w:sz w:val="24"/>
        </w:rPr>
        <w:t>18</w:t>
      </w:r>
      <w:r w:rsidR="005F2A31" w:rsidRPr="00B00E11">
        <w:rPr>
          <w:sz w:val="24"/>
        </w:rPr>
        <w:fldChar w:fldCharType="end"/>
      </w:r>
      <w:r w:rsidRPr="003A5A16">
        <w:rPr>
          <w:rFonts w:hint="eastAsia"/>
          <w:sz w:val="24"/>
        </w:rPr>
        <w:t>所示。短信平台也同时收到了报警的信息，如图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2F7AC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2F7ACF">
        <w:rPr>
          <w:noProof/>
          <w:sz w:val="24"/>
        </w:rPr>
        <w:t>19</w:t>
      </w:r>
      <w:r w:rsidR="005F2A31" w:rsidRPr="00B00E11">
        <w:rPr>
          <w:sz w:val="24"/>
        </w:rPr>
        <w:fldChar w:fldCharType="end"/>
      </w:r>
      <w:r w:rsidRPr="003A5A16">
        <w:rPr>
          <w:rFonts w:hint="eastAsia"/>
          <w:sz w:val="24"/>
        </w:rPr>
        <w:t>所示。</w:t>
      </w:r>
    </w:p>
    <w:p w14:paraId="6485EB77" w14:textId="77777777" w:rsidR="003A5A16" w:rsidRDefault="003A5A16" w:rsidP="003A5A16">
      <w:pPr>
        <w:wordWrap w:val="0"/>
        <w:spacing w:line="360" w:lineRule="auto"/>
        <w:jc w:val="center"/>
        <w:rPr>
          <w:sz w:val="24"/>
        </w:rPr>
      </w:pPr>
    </w:p>
    <w:p w14:paraId="00A722E7" w14:textId="7683559B" w:rsidR="003A5A16" w:rsidRPr="00920CDA"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sidR="002F7ACF" w:rsidRPr="002F7ACF">
        <w:rPr>
          <w:rFonts w:hint="eastAsia"/>
          <w:sz w:val="21"/>
          <w:szCs w:val="21"/>
        </w:rPr>
        <w:t>巴法云公众号</w:t>
      </w:r>
      <w:r w:rsidR="002F7ACF">
        <w:rPr>
          <w:rFonts w:hint="eastAsia"/>
          <w:sz w:val="21"/>
          <w:szCs w:val="21"/>
        </w:rPr>
        <w:t>接收报警信息截图</w:t>
      </w:r>
    </w:p>
    <w:p w14:paraId="26EB42DB" w14:textId="77777777" w:rsidR="003A5A16" w:rsidRDefault="003A5A16" w:rsidP="003A5A16">
      <w:pPr>
        <w:wordWrap w:val="0"/>
        <w:spacing w:line="360" w:lineRule="auto"/>
        <w:jc w:val="center"/>
        <w:rPr>
          <w:sz w:val="24"/>
        </w:rPr>
      </w:pPr>
    </w:p>
    <w:p w14:paraId="2A7085A1" w14:textId="03F86785" w:rsidR="003A5A16" w:rsidRPr="00920CDA"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18</w:t>
      </w:r>
      <w:r>
        <w:rPr>
          <w:rFonts w:ascii="Times New Roman" w:hAnsi="Times New Roman"/>
          <w:sz w:val="21"/>
          <w:szCs w:val="21"/>
        </w:rPr>
        <w:fldChar w:fldCharType="end"/>
      </w:r>
      <w:r>
        <w:rPr>
          <w:rFonts w:ascii="Times New Roman" w:hAnsi="Times New Roman" w:hint="eastAsia"/>
          <w:sz w:val="21"/>
          <w:szCs w:val="21"/>
        </w:rPr>
        <w:t xml:space="preserve">　</w:t>
      </w:r>
      <w:r w:rsidR="002F7ACF">
        <w:rPr>
          <w:rFonts w:hint="eastAsia"/>
          <w:sz w:val="21"/>
          <w:szCs w:val="21"/>
        </w:rPr>
        <w:t>企业微信群接收报警信息截图</w:t>
      </w:r>
    </w:p>
    <w:p w14:paraId="70D43C7A" w14:textId="77777777" w:rsidR="003A5A16" w:rsidRDefault="003A5A16" w:rsidP="003A5A16">
      <w:pPr>
        <w:wordWrap w:val="0"/>
        <w:spacing w:line="360" w:lineRule="auto"/>
        <w:jc w:val="center"/>
        <w:rPr>
          <w:sz w:val="24"/>
        </w:rPr>
      </w:pPr>
    </w:p>
    <w:p w14:paraId="16CF8570" w14:textId="023FD8E6" w:rsidR="003A5A16" w:rsidRPr="00CD2D39"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2F7ACF">
        <w:rPr>
          <w:rFonts w:ascii="Times New Roman" w:hAnsi="Times New Roman"/>
          <w:noProof/>
          <w:sz w:val="21"/>
          <w:szCs w:val="21"/>
        </w:rPr>
        <w:t>19</w:t>
      </w:r>
      <w:r>
        <w:rPr>
          <w:rFonts w:ascii="Times New Roman" w:hAnsi="Times New Roman"/>
          <w:sz w:val="21"/>
          <w:szCs w:val="21"/>
        </w:rPr>
        <w:fldChar w:fldCharType="end"/>
      </w:r>
      <w:r>
        <w:rPr>
          <w:rFonts w:ascii="Times New Roman" w:hAnsi="Times New Roman" w:hint="eastAsia"/>
          <w:sz w:val="21"/>
          <w:szCs w:val="21"/>
        </w:rPr>
        <w:t xml:space="preserve">　</w:t>
      </w:r>
      <w:r w:rsidR="003A796F">
        <w:rPr>
          <w:rFonts w:hint="eastAsia"/>
          <w:sz w:val="21"/>
          <w:szCs w:val="21"/>
        </w:rPr>
        <w:t>手机短信平台接收报警信息截图</w:t>
      </w:r>
    </w:p>
    <w:p w14:paraId="47466883" w14:textId="1B2ACB40" w:rsidR="00F743F7" w:rsidRPr="003A5A16" w:rsidRDefault="003A5A16" w:rsidP="003A5A16">
      <w:pPr>
        <w:wordWrap w:val="0"/>
        <w:spacing w:line="360" w:lineRule="auto"/>
        <w:ind w:firstLineChars="200" w:firstLine="480"/>
        <w:rPr>
          <w:sz w:val="24"/>
        </w:rPr>
      </w:pPr>
      <w:r w:rsidRPr="003A5A16">
        <w:rPr>
          <w:rFonts w:hint="eastAsia"/>
          <w:sz w:val="24"/>
        </w:rPr>
        <w:t>在点灯科技平台的楼宇区域，监测部分也会实时显示该区域的状态如图</w:t>
      </w:r>
      <w:r w:rsidRPr="003A5A16">
        <w:rPr>
          <w:rFonts w:hint="eastAsia"/>
          <w:sz w:val="24"/>
        </w:rPr>
        <w:t>xxx</w:t>
      </w:r>
      <w:r w:rsidRPr="003A5A16">
        <w:rPr>
          <w:rFonts w:hint="eastAsia"/>
          <w:sz w:val="24"/>
        </w:rPr>
        <w:t>所示。</w:t>
      </w:r>
      <w:r w:rsidR="00B93E25">
        <w:rPr>
          <w:rFonts w:hint="eastAsia"/>
          <w:sz w:val="24"/>
        </w:rPr>
        <w:t>分图</w:t>
      </w:r>
      <w:r w:rsidR="00B93E25" w:rsidRPr="00802AA2">
        <w:rPr>
          <w:rFonts w:hint="eastAsia"/>
          <w:sz w:val="24"/>
        </w:rPr>
        <w:t>a</w:t>
      </w:r>
      <w:r w:rsidR="00B93E25">
        <w:rPr>
          <w:rFonts w:hint="eastAsia"/>
          <w:sz w:val="24"/>
        </w:rPr>
        <w:t>为</w:t>
      </w:r>
      <w:r w:rsidR="00B93E25">
        <w:rPr>
          <w:rFonts w:hint="eastAsia"/>
          <w:sz w:val="24"/>
        </w:rPr>
        <w:t>楼宇正常时点灯科技显示</w:t>
      </w:r>
      <w:r w:rsidR="00B93E25">
        <w:rPr>
          <w:rFonts w:hint="eastAsia"/>
          <w:sz w:val="24"/>
        </w:rPr>
        <w:t>图，分图</w:t>
      </w:r>
      <w:r w:rsidR="00B93E25">
        <w:rPr>
          <w:rFonts w:hint="eastAsia"/>
          <w:sz w:val="24"/>
        </w:rPr>
        <w:t>b</w:t>
      </w:r>
      <w:r w:rsidR="00BA3353" w:rsidRPr="00BA3353">
        <w:rPr>
          <w:rFonts w:hint="eastAsia"/>
          <w:sz w:val="24"/>
        </w:rPr>
        <w:t>楼宇区域着火时点灯科技显示</w:t>
      </w:r>
      <w:r w:rsidR="00B93E25">
        <w:rPr>
          <w:rFonts w:hint="eastAsia"/>
          <w:sz w:val="24"/>
        </w:rPr>
        <w:t>图。</w:t>
      </w:r>
    </w:p>
    <w:p w14:paraId="532C55B5" w14:textId="7EA5D213" w:rsidR="008424CF" w:rsidRDefault="008424CF" w:rsidP="008424CF">
      <w:pPr>
        <w:wordWrap w:val="0"/>
        <w:spacing w:line="360" w:lineRule="auto"/>
        <w:jc w:val="center"/>
        <w:rPr>
          <w:sz w:val="24"/>
        </w:rPr>
      </w:pPr>
    </w:p>
    <w:p w14:paraId="69657E93" w14:textId="2A0478B9" w:rsidR="001052E0" w:rsidRDefault="001052E0" w:rsidP="001052E0">
      <w:pPr>
        <w:pStyle w:val="a5"/>
        <w:wordWrap w:val="0"/>
        <w:spacing w:line="360" w:lineRule="auto"/>
        <w:ind w:firstLine="361"/>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00F82312">
        <w:rPr>
          <w:rFonts w:ascii="Times New Roman" w:eastAsia="宋体" w:hAnsi="Times New Roman" w:hint="eastAsia"/>
          <w:sz w:val="18"/>
          <w:szCs w:val="18"/>
        </w:rPr>
        <w:t>楼宇正常时</w:t>
      </w:r>
      <w:r>
        <w:rPr>
          <w:rFonts w:ascii="Times New Roman" w:eastAsia="宋体" w:hAnsi="Times New Roman" w:hint="eastAsia"/>
          <w:sz w:val="18"/>
          <w:szCs w:val="18"/>
        </w:rPr>
        <w:t>点灯科技显示</w:t>
      </w:r>
    </w:p>
    <w:p w14:paraId="75B5BF71" w14:textId="77777777" w:rsidR="001052E0" w:rsidRDefault="001052E0" w:rsidP="001052E0">
      <w:pPr>
        <w:wordWrap w:val="0"/>
        <w:jc w:val="center"/>
      </w:pPr>
    </w:p>
    <w:p w14:paraId="150E8733" w14:textId="129FA46D" w:rsidR="001052E0" w:rsidRPr="001052E0" w:rsidRDefault="001052E0" w:rsidP="001052E0">
      <w:pPr>
        <w:pStyle w:val="a5"/>
        <w:wordWrap w:val="0"/>
        <w:spacing w:line="360" w:lineRule="auto"/>
        <w:ind w:firstLine="361"/>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00F82312">
        <w:rPr>
          <w:rFonts w:ascii="Times New Roman" w:eastAsia="宋体" w:hAnsi="Times New Roman" w:hint="eastAsia"/>
          <w:sz w:val="18"/>
          <w:szCs w:val="18"/>
        </w:rPr>
        <w:t>楼宇区域着火时点灯科技显示</w:t>
      </w:r>
    </w:p>
    <w:p w14:paraId="66E0D280" w14:textId="754A15A1" w:rsidR="008424CF" w:rsidRDefault="008424CF" w:rsidP="006232AB">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006232AB">
        <w:rPr>
          <w:rFonts w:ascii="Times New Roman" w:hAnsi="Times New Roman" w:hint="eastAsia"/>
          <w:sz w:val="21"/>
          <w:szCs w:val="21"/>
        </w:rPr>
        <w:t>点灯科技平台实时更新显示状态</w:t>
      </w:r>
    </w:p>
    <w:p w14:paraId="083F78BA" w14:textId="7FA14722" w:rsidR="00C511F8" w:rsidRDefault="00AF702B" w:rsidP="006621DD">
      <w:pPr>
        <w:wordWrap w:val="0"/>
        <w:spacing w:beforeLines="50" w:before="156" w:afterLines="50" w:after="156" w:line="360" w:lineRule="auto"/>
        <w:outlineLvl w:val="2"/>
        <w:rPr>
          <w:rFonts w:eastAsia="黑体"/>
          <w:sz w:val="24"/>
        </w:rPr>
      </w:pPr>
      <w:bookmarkStart w:id="128" w:name="_Toc198501339"/>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9" w:name="_Hlk167659495"/>
      <w:r w:rsidR="007A59D2">
        <w:rPr>
          <w:rFonts w:eastAsia="黑体" w:hint="eastAsia"/>
          <w:sz w:val="24"/>
        </w:rPr>
        <w:t>4</w:t>
      </w:r>
      <w:r>
        <w:rPr>
          <w:rFonts w:eastAsia="黑体" w:hint="eastAsia"/>
          <w:sz w:val="24"/>
        </w:rPr>
        <w:t xml:space="preserve">　</w:t>
      </w:r>
      <w:bookmarkEnd w:id="129"/>
      <w:r w:rsidR="00766F47">
        <w:rPr>
          <w:rFonts w:eastAsia="黑体" w:hint="eastAsia"/>
          <w:sz w:val="24"/>
        </w:rPr>
        <w:t>楼宇人员指纹检测功能</w:t>
      </w:r>
      <w:bookmarkEnd w:id="128"/>
    </w:p>
    <w:p w14:paraId="06073A56" w14:textId="77777777" w:rsidR="00C511F8" w:rsidRDefault="00AF702B" w:rsidP="006621DD">
      <w:pPr>
        <w:wordWrap w:val="0"/>
        <w:spacing w:line="360" w:lineRule="auto"/>
        <w:ind w:firstLineChars="200" w:firstLine="480"/>
        <w:rPr>
          <w:sz w:val="24"/>
        </w:rPr>
      </w:pPr>
      <w:r>
        <w:rPr>
          <w:rFonts w:hint="eastAsia"/>
          <w:sz w:val="24"/>
        </w:rPr>
        <w:t>按下远程控制模式的模式键，系统切换工作模式为远程控制模式，这时系统的运行状态如图</w:t>
      </w:r>
      <w:r w:rsidRPr="00CD6AF6">
        <w:rPr>
          <w:rFonts w:hint="eastAsia"/>
          <w:sz w:val="24"/>
        </w:rPr>
        <w:t>5</w:t>
      </w:r>
      <w:r>
        <w:rPr>
          <w:rFonts w:hint="eastAsia"/>
          <w:sz w:val="24"/>
        </w:rPr>
        <w:t>.</w:t>
      </w:r>
      <w:r w:rsidRPr="00CD6AF6">
        <w:rPr>
          <w:rFonts w:hint="eastAsia"/>
          <w:sz w:val="24"/>
        </w:rPr>
        <w:t>9</w:t>
      </w:r>
      <w:r>
        <w:rPr>
          <w:rFonts w:hint="eastAsia"/>
          <w:sz w:val="24"/>
        </w:rPr>
        <w:t>所示。连接网络后，进入网页，按下网页中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on</w:t>
      </w:r>
      <w:r>
        <w:rPr>
          <w:rFonts w:hint="eastAsia"/>
          <w:sz w:val="24"/>
        </w:rPr>
        <w:t>按钮，如图</w:t>
      </w:r>
      <w:r w:rsidRPr="00CD6AF6">
        <w:rPr>
          <w:rFonts w:hint="eastAsia"/>
          <w:sz w:val="24"/>
        </w:rPr>
        <w:t>5</w:t>
      </w:r>
      <w:r>
        <w:rPr>
          <w:rFonts w:hint="eastAsia"/>
          <w:sz w:val="24"/>
        </w:rPr>
        <w:t>.</w:t>
      </w:r>
      <w:r w:rsidRPr="00CD6AF6">
        <w:rPr>
          <w:rFonts w:hint="eastAsia"/>
          <w:sz w:val="24"/>
        </w:rPr>
        <w:t>10</w:t>
      </w:r>
      <w:r>
        <w:rPr>
          <w:rFonts w:hint="eastAsia"/>
          <w:sz w:val="24"/>
        </w:rPr>
        <w:t>所示，</w:t>
      </w:r>
      <w:r w:rsidRPr="00802AA2">
        <w:rPr>
          <w:rFonts w:cs="宋体" w:hint="eastAsia"/>
          <w:color w:val="000000"/>
          <w:kern w:val="0"/>
          <w:sz w:val="24"/>
          <w:lang w:bidi="ar"/>
        </w:rPr>
        <w:t>ESP</w:t>
      </w:r>
      <w:r w:rsidRPr="00CD6AF6">
        <w:rPr>
          <w:rFonts w:cs="宋体" w:hint="eastAsia"/>
          <w:color w:val="000000"/>
          <w:kern w:val="0"/>
          <w:sz w:val="24"/>
          <w:lang w:bidi="ar"/>
        </w:rPr>
        <w:t>8266</w:t>
      </w:r>
      <w:r>
        <w:rPr>
          <w:rFonts w:hint="eastAsia"/>
          <w:sz w:val="24"/>
        </w:rPr>
        <w:t>会发送</w:t>
      </w:r>
      <w:r w:rsidRPr="00CD6AF6">
        <w:rPr>
          <w:rFonts w:hint="eastAsia"/>
          <w:sz w:val="24"/>
        </w:rPr>
        <w:t>11</w:t>
      </w:r>
      <w:r>
        <w:rPr>
          <w:rFonts w:hint="eastAsia"/>
          <w:sz w:val="24"/>
        </w:rPr>
        <w:t>指令或</w:t>
      </w:r>
      <w:r w:rsidRPr="00CD6AF6">
        <w:rPr>
          <w:rFonts w:hint="eastAsia"/>
          <w:sz w:val="24"/>
        </w:rPr>
        <w:t>21</w:t>
      </w:r>
      <w:r>
        <w:rPr>
          <w:rFonts w:hint="eastAsia"/>
          <w:sz w:val="24"/>
        </w:rPr>
        <w:t>命令，可以看到</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w:t>
      </w:r>
      <w:r>
        <w:rPr>
          <w:rFonts w:hint="eastAsia"/>
          <w:sz w:val="24"/>
        </w:rPr>
        <w:t>和图</w:t>
      </w:r>
      <w:r w:rsidRPr="00CD6AF6">
        <w:rPr>
          <w:rFonts w:hint="eastAsia"/>
          <w:sz w:val="24"/>
        </w:rPr>
        <w:t>5</w:t>
      </w:r>
      <w:r>
        <w:rPr>
          <w:rFonts w:hint="eastAsia"/>
          <w:sz w:val="24"/>
        </w:rPr>
        <w:t>.</w:t>
      </w:r>
      <w:r w:rsidRPr="00CD6AF6">
        <w:rPr>
          <w:rFonts w:hint="eastAsia"/>
          <w:sz w:val="24"/>
        </w:rPr>
        <w:t>12</w:t>
      </w:r>
      <w:r>
        <w:rPr>
          <w:rFonts w:hint="eastAsia"/>
          <w:sz w:val="24"/>
        </w:rPr>
        <w:t>所示；按下网页中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off</w:t>
      </w:r>
      <w:r>
        <w:rPr>
          <w:rFonts w:hint="eastAsia"/>
          <w:sz w:val="24"/>
        </w:rPr>
        <w:t>按钮，如图</w:t>
      </w:r>
      <w:r w:rsidRPr="00CD6AF6">
        <w:rPr>
          <w:rFonts w:hint="eastAsia"/>
          <w:sz w:val="24"/>
        </w:rPr>
        <w:t>5</w:t>
      </w:r>
      <w:r>
        <w:rPr>
          <w:rFonts w:hint="eastAsia"/>
          <w:sz w:val="24"/>
        </w:rPr>
        <w:t>.</w:t>
      </w:r>
      <w:r w:rsidRPr="00CD6AF6">
        <w:rPr>
          <w:rFonts w:hint="eastAsia"/>
          <w:sz w:val="24"/>
        </w:rPr>
        <w:t>13</w:t>
      </w:r>
      <w:r>
        <w:rPr>
          <w:rFonts w:hint="eastAsia"/>
          <w:sz w:val="24"/>
        </w:rPr>
        <w:t>所示，</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14</w:t>
      </w:r>
      <w:r>
        <w:rPr>
          <w:rFonts w:hint="eastAsia"/>
          <w:sz w:val="24"/>
        </w:rPr>
        <w:t>和图</w:t>
      </w:r>
      <w:r w:rsidRPr="00CD6AF6">
        <w:rPr>
          <w:rFonts w:hint="eastAsia"/>
          <w:sz w:val="24"/>
        </w:rPr>
        <w:t>5</w:t>
      </w:r>
      <w:r>
        <w:rPr>
          <w:rFonts w:hint="eastAsia"/>
          <w:sz w:val="24"/>
        </w:rPr>
        <w:t>.</w:t>
      </w:r>
      <w:r w:rsidRPr="00CD6AF6">
        <w:rPr>
          <w:rFonts w:hint="eastAsia"/>
          <w:sz w:val="24"/>
        </w:rPr>
        <w:t>15</w:t>
      </w:r>
      <w:r>
        <w:rPr>
          <w:rFonts w:hint="eastAsia"/>
          <w:sz w:val="24"/>
        </w:rPr>
        <w:t>所示。</w:t>
      </w:r>
    </w:p>
    <w:p w14:paraId="5E55A2A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89"/>
                    <a:stretch>
                      <a:fillRect/>
                    </a:stretch>
                  </pic:blipFill>
                  <pic:spPr>
                    <a:xfrm>
                      <a:off x="0" y="0"/>
                      <a:ext cx="5759450" cy="4099560"/>
                    </a:xfrm>
                    <a:prstGeom prst="rect">
                      <a:avLst/>
                    </a:prstGeom>
                  </pic:spPr>
                </pic:pic>
              </a:graphicData>
            </a:graphic>
          </wp:inline>
        </w:drawing>
      </w:r>
    </w:p>
    <w:p w14:paraId="164D96FE" w14:textId="77777777" w:rsidR="00C511F8" w:rsidRDefault="00AF702B" w:rsidP="006621DD">
      <w:pPr>
        <w:pStyle w:val="a5"/>
        <w:wordWrap w:val="0"/>
        <w:spacing w:line="360" w:lineRule="auto"/>
        <w:jc w:val="center"/>
        <w:rPr>
          <w:sz w:val="21"/>
          <w:szCs w:val="21"/>
        </w:rPr>
      </w:pPr>
      <w:r>
        <w:rPr>
          <w:rFonts w:hint="eastAsia"/>
          <w:sz w:val="21"/>
          <w:szCs w:val="21"/>
        </w:rPr>
        <w:lastRenderedPageBreak/>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9</w:t>
      </w:r>
      <w:bookmarkStart w:id="130" w:name="_Hlk167660277"/>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3</w:t>
      </w:r>
      <w:r>
        <w:rPr>
          <w:rFonts w:hint="eastAsia"/>
          <w:sz w:val="21"/>
          <w:szCs w:val="21"/>
        </w:rPr>
        <w:t>后系统运行状态</w:t>
      </w:r>
      <w:bookmarkEnd w:id="130"/>
    </w:p>
    <w:p w14:paraId="39A65C33" w14:textId="77777777" w:rsidR="00C511F8" w:rsidRDefault="00AF702B" w:rsidP="006621DD">
      <w:pPr>
        <w:tabs>
          <w:tab w:val="center" w:pos="4596"/>
          <w:tab w:val="left" w:pos="7518"/>
        </w:tabs>
        <w:wordWrap w:val="0"/>
        <w:jc w:val="left"/>
      </w:pPr>
      <w:r>
        <w:rPr>
          <w:rFonts w:hint="eastAsia"/>
        </w:rPr>
        <w:tab/>
      </w:r>
      <w:r>
        <w:rPr>
          <w:rFonts w:hint="eastAsia"/>
        </w:rPr>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90"/>
                    <a:stretch>
                      <a:fillRect/>
                    </a:stretch>
                  </pic:blipFill>
                  <pic:spPr>
                    <a:xfrm>
                      <a:off x="0" y="0"/>
                      <a:ext cx="3178810" cy="3678555"/>
                    </a:xfrm>
                    <a:prstGeom prst="rect">
                      <a:avLst/>
                    </a:prstGeom>
                  </pic:spPr>
                </pic:pic>
              </a:graphicData>
            </a:graphic>
          </wp:inline>
        </w:drawing>
      </w:r>
    </w:p>
    <w:p w14:paraId="3E2BE6C5"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10</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rsidP="006621DD">
      <w:pPr>
        <w:wordWrap w:val="0"/>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91"/>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w:t>
      </w:r>
      <w:bookmarkStart w:id="131" w:name="_Hlk167660021"/>
      <w:r w:rsidRPr="00CD6AF6">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31"/>
    </w:p>
    <w:p w14:paraId="514D35B4"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92"/>
                    <a:stretch>
                      <a:fillRect/>
                    </a:stretch>
                  </pic:blipFill>
                  <pic:spPr>
                    <a:xfrm>
                      <a:off x="0" y="0"/>
                      <a:ext cx="5758815" cy="4050665"/>
                    </a:xfrm>
                    <a:prstGeom prst="rect">
                      <a:avLst/>
                    </a:prstGeom>
                  </pic:spPr>
                </pic:pic>
              </a:graphicData>
            </a:graphic>
          </wp:inline>
        </w:drawing>
      </w:r>
    </w:p>
    <w:p w14:paraId="1A1215BB" w14:textId="77777777" w:rsidR="00C511F8" w:rsidRDefault="00AF702B" w:rsidP="006621DD">
      <w:pPr>
        <w:pStyle w:val="a5"/>
        <w:wordWrap w:val="0"/>
        <w:spacing w:line="360" w:lineRule="auto"/>
        <w:jc w:val="center"/>
        <w:rPr>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rsidP="006621DD">
      <w:pPr>
        <w:wordWrap w:val="0"/>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93"/>
                    <a:stretch>
                      <a:fillRect/>
                    </a:stretch>
                  </pic:blipFill>
                  <pic:spPr>
                    <a:xfrm>
                      <a:off x="0" y="0"/>
                      <a:ext cx="3035935" cy="3538855"/>
                    </a:xfrm>
                    <a:prstGeom prst="rect">
                      <a:avLst/>
                    </a:prstGeom>
                  </pic:spPr>
                </pic:pic>
              </a:graphicData>
            </a:graphic>
          </wp:inline>
        </w:drawing>
      </w:r>
    </w:p>
    <w:p w14:paraId="037B4404"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13</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off</w:t>
      </w:r>
      <w:r>
        <w:rPr>
          <w:rFonts w:eastAsia="黑体"/>
        </w:rPr>
        <w:t>按键后网页</w:t>
      </w:r>
    </w:p>
    <w:p w14:paraId="2AECFCCF" w14:textId="77777777" w:rsidR="00C511F8" w:rsidRDefault="00AF702B" w:rsidP="006621DD">
      <w:pPr>
        <w:wordWrap w:val="0"/>
        <w:spacing w:line="360" w:lineRule="auto"/>
        <w:jc w:val="center"/>
        <w:rPr>
          <w:szCs w:val="21"/>
        </w:rPr>
      </w:pPr>
      <w:r>
        <w:rPr>
          <w:noProof/>
        </w:rPr>
        <w:lastRenderedPageBreak/>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94"/>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95"/>
                    <a:stretch>
                      <a:fillRect/>
                    </a:stretch>
                  </pic:blipFill>
                  <pic:spPr>
                    <a:xfrm>
                      <a:off x="0" y="0"/>
                      <a:ext cx="5755640" cy="4004945"/>
                    </a:xfrm>
                    <a:prstGeom prst="rect">
                      <a:avLst/>
                    </a:prstGeom>
                  </pic:spPr>
                </pic:pic>
              </a:graphicData>
            </a:graphic>
          </wp:inline>
        </w:drawing>
      </w:r>
    </w:p>
    <w:p w14:paraId="0C4CF51A"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385B6257" w:rsidR="00C511F8" w:rsidRDefault="00AF702B" w:rsidP="006621DD">
      <w:pPr>
        <w:wordWrap w:val="0"/>
        <w:spacing w:line="360" w:lineRule="auto"/>
        <w:ind w:firstLineChars="200" w:firstLine="480"/>
      </w:pPr>
      <w:r>
        <w:rPr>
          <w:rFonts w:ascii="宋体" w:hAnsi="宋体" w:cs="宋体" w:hint="eastAsia"/>
          <w:sz w:val="24"/>
        </w:rPr>
        <w:t>当距离过远，无法连接</w:t>
      </w:r>
      <w:r w:rsidR="00DA1876">
        <w:rPr>
          <w:sz w:val="24"/>
        </w:rPr>
        <w:t>Wi-Fi</w:t>
      </w:r>
      <w:r>
        <w:rPr>
          <w:rFonts w:ascii="宋体" w:hAnsi="宋体" w:cs="宋体" w:hint="eastAsia"/>
          <w:sz w:val="24"/>
        </w:rPr>
        <w:t>信号时，可以使用流量上网，同时点开手机上的点灯</w:t>
      </w:r>
      <w:r>
        <w:rPr>
          <w:rFonts w:ascii="宋体" w:hAnsi="宋体" w:cs="宋体" w:hint="eastAsia"/>
          <w:sz w:val="24"/>
        </w:rPr>
        <w:lastRenderedPageBreak/>
        <w:t>科技服务器，可以看到远程路灯控制系统已经变成了在线，如图</w:t>
      </w:r>
      <w:r w:rsidRPr="00CD6AF6">
        <w:rPr>
          <w:sz w:val="24"/>
        </w:rPr>
        <w:t>5</w:t>
      </w:r>
      <w:r>
        <w:rPr>
          <w:sz w:val="24"/>
        </w:rPr>
        <w:t>.</w:t>
      </w:r>
      <w:r w:rsidRPr="00CD6AF6">
        <w:rPr>
          <w:sz w:val="24"/>
        </w:rPr>
        <w:t>16</w:t>
      </w:r>
      <w:r>
        <w:rPr>
          <w:rFonts w:ascii="宋体" w:hAnsi="宋体" w:cs="宋体" w:hint="eastAsia"/>
          <w:sz w:val="24"/>
        </w:rPr>
        <w:t>所示。</w:t>
      </w:r>
    </w:p>
    <w:p w14:paraId="2940397D" w14:textId="77777777" w:rsidR="00C511F8" w:rsidRDefault="00AF702B" w:rsidP="006621DD">
      <w:pPr>
        <w:wordWrap w:val="0"/>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96"/>
                    <a:stretch>
                      <a:fillRect/>
                    </a:stretch>
                  </pic:blipFill>
                  <pic:spPr>
                    <a:xfrm>
                      <a:off x="0" y="0"/>
                      <a:ext cx="3492500" cy="2882900"/>
                    </a:xfrm>
                    <a:prstGeom prst="rect">
                      <a:avLst/>
                    </a:prstGeom>
                  </pic:spPr>
                </pic:pic>
              </a:graphicData>
            </a:graphic>
          </wp:inline>
        </w:drawing>
      </w:r>
    </w:p>
    <w:p w14:paraId="1FEA3712" w14:textId="77777777" w:rsidR="00C511F8" w:rsidRDefault="00AF702B" w:rsidP="006621DD">
      <w:pPr>
        <w:wordWrap w:val="0"/>
        <w:spacing w:line="360" w:lineRule="auto"/>
        <w:jc w:val="center"/>
        <w:rPr>
          <w:rFonts w:eastAsia="黑体"/>
        </w:rPr>
      </w:pPr>
      <w:r>
        <w:rPr>
          <w:rFonts w:eastAsia="黑体"/>
        </w:rPr>
        <w:t>图</w:t>
      </w:r>
      <w:r w:rsidRPr="00CD6AF6">
        <w:rPr>
          <w:rFonts w:eastAsia="黑体"/>
        </w:rPr>
        <w:t>5</w:t>
      </w:r>
      <w:r>
        <w:rPr>
          <w:rFonts w:eastAsia="黑体"/>
        </w:rPr>
        <w:t>.</w:t>
      </w:r>
      <w:r w:rsidRPr="00CD6AF6">
        <w:rPr>
          <w:rFonts w:eastAsia="黑体"/>
        </w:rPr>
        <w:t>16</w:t>
      </w:r>
      <w:r>
        <w:rPr>
          <w:rFonts w:eastAsia="黑体"/>
        </w:rPr>
        <w:t xml:space="preserve">　点灯科技</w:t>
      </w:r>
      <w:r w:rsidRPr="00802AA2">
        <w:rPr>
          <w:rFonts w:eastAsia="黑体"/>
        </w:rPr>
        <w:t>APP</w:t>
      </w:r>
      <w:r>
        <w:rPr>
          <w:rFonts w:eastAsia="黑体"/>
        </w:rPr>
        <w:t>界面</w:t>
      </w:r>
    </w:p>
    <w:p w14:paraId="774F6C07" w14:textId="77777777" w:rsidR="00C511F8" w:rsidRDefault="00AF702B" w:rsidP="006621DD">
      <w:pPr>
        <w:wordWrap w:val="0"/>
        <w:spacing w:line="360" w:lineRule="auto"/>
        <w:ind w:firstLineChars="200" w:firstLine="480"/>
      </w:pPr>
      <w:r>
        <w:rPr>
          <w:sz w:val="24"/>
        </w:rPr>
        <w:t>进入控制界面，屏幕上会显示两个按钮，此时按下按钮即可改变灯的状态，如图</w:t>
      </w:r>
      <w:r w:rsidRPr="00CD6AF6">
        <w:rPr>
          <w:sz w:val="24"/>
        </w:rPr>
        <w:t>5</w:t>
      </w:r>
      <w:r>
        <w:rPr>
          <w:sz w:val="24"/>
        </w:rPr>
        <w:t>.</w:t>
      </w:r>
      <w:r w:rsidRPr="00CD6AF6">
        <w:rPr>
          <w:sz w:val="24"/>
        </w:rPr>
        <w:t>17</w:t>
      </w:r>
      <w:r>
        <w:rPr>
          <w:sz w:val="24"/>
        </w:rPr>
        <w:t>所示。</w:t>
      </w:r>
    </w:p>
    <w:p w14:paraId="3CF0351D" w14:textId="77777777" w:rsidR="00C511F8" w:rsidRDefault="00AF702B" w:rsidP="006621DD">
      <w:pPr>
        <w:wordWrap w:val="0"/>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97"/>
                    <a:stretch>
                      <a:fillRect/>
                    </a:stretch>
                  </pic:blipFill>
                  <pic:spPr>
                    <a:xfrm>
                      <a:off x="0" y="0"/>
                      <a:ext cx="3389630" cy="2957195"/>
                    </a:xfrm>
                    <a:prstGeom prst="rect">
                      <a:avLst/>
                    </a:prstGeom>
                  </pic:spPr>
                </pic:pic>
              </a:graphicData>
            </a:graphic>
          </wp:inline>
        </w:drawing>
      </w:r>
    </w:p>
    <w:p w14:paraId="66327B04" w14:textId="77777777" w:rsidR="00C511F8" w:rsidRDefault="00AF702B" w:rsidP="006621DD">
      <w:pPr>
        <w:wordWrap w:val="0"/>
        <w:spacing w:line="360" w:lineRule="auto"/>
        <w:jc w:val="center"/>
      </w:pPr>
      <w:r>
        <w:rPr>
          <w:rFonts w:eastAsia="黑体"/>
        </w:rPr>
        <w:t>图</w:t>
      </w:r>
      <w:r w:rsidRPr="00CD6AF6">
        <w:rPr>
          <w:rFonts w:eastAsia="黑体"/>
        </w:rPr>
        <w:t>5</w:t>
      </w:r>
      <w:r>
        <w:rPr>
          <w:rFonts w:eastAsia="黑体"/>
        </w:rPr>
        <w:t>.</w:t>
      </w:r>
      <w:r w:rsidRPr="00CD6AF6">
        <w:rPr>
          <w:rFonts w:eastAsia="黑体"/>
        </w:rPr>
        <w:t>17</w:t>
      </w:r>
      <w:r>
        <w:rPr>
          <w:rFonts w:eastAsia="黑体"/>
        </w:rPr>
        <w:t xml:space="preserve">　点灯科技</w:t>
      </w:r>
      <w:r w:rsidRPr="00802AA2">
        <w:rPr>
          <w:rFonts w:eastAsia="黑体"/>
        </w:rPr>
        <w:t>APP</w:t>
      </w:r>
      <w:r>
        <w:rPr>
          <w:rFonts w:eastAsia="黑体"/>
        </w:rPr>
        <w:t>控制界面</w:t>
      </w:r>
    </w:p>
    <w:p w14:paraId="39A62E5B" w14:textId="1D04361C" w:rsidR="00C511F8" w:rsidRDefault="00AF702B" w:rsidP="006621DD">
      <w:pPr>
        <w:wordWrap w:val="0"/>
        <w:spacing w:line="360" w:lineRule="auto"/>
        <w:ind w:firstLineChars="200" w:firstLine="480"/>
        <w:rPr>
          <w:sz w:val="24"/>
        </w:rPr>
      </w:pPr>
      <w:r>
        <w:rPr>
          <w:sz w:val="24"/>
        </w:rPr>
        <w:t>点击一灯开关和二灯开关后</w:t>
      </w:r>
      <w:r w:rsidRPr="00802AA2">
        <w:rPr>
          <w:rFonts w:hint="eastAsia"/>
          <w:sz w:val="24"/>
        </w:rPr>
        <w:t>ESP</w:t>
      </w:r>
      <w:r w:rsidRPr="00CD6AF6">
        <w:rPr>
          <w:sz w:val="24"/>
        </w:rPr>
        <w:t>826</w:t>
      </w:r>
      <w:r w:rsidRPr="00CD6AF6">
        <w:rPr>
          <w:rFonts w:hint="eastAsia"/>
          <w:sz w:val="24"/>
        </w:rPr>
        <w:t>6</w:t>
      </w:r>
      <w:r>
        <w:rPr>
          <w:sz w:val="24"/>
        </w:rPr>
        <w:t>会发送对应的指令，控制路灯的开启和关闭，这一过程不受距离限制，可以在任意的地方进行路灯的操控，同时也不受</w:t>
      </w:r>
      <w:r w:rsidR="00DA1876">
        <w:rPr>
          <w:sz w:val="24"/>
        </w:rPr>
        <w:t>Wi-Fi</w:t>
      </w:r>
      <w:r>
        <w:rPr>
          <w:sz w:val="24"/>
        </w:rPr>
        <w:t>网络的限制，在无法牵拉宽带的条件下，也可以使用远程控制</w:t>
      </w:r>
      <w:r>
        <w:rPr>
          <w:rFonts w:hint="eastAsia"/>
          <w:sz w:val="24"/>
        </w:rPr>
        <w:t>。例如按下</w:t>
      </w:r>
      <w:r w:rsidRPr="00802AA2">
        <w:rPr>
          <w:rFonts w:hint="eastAsia"/>
          <w:sz w:val="24"/>
        </w:rPr>
        <w:t>D</w:t>
      </w:r>
      <w:r w:rsidRPr="00CD6AF6">
        <w:rPr>
          <w:rFonts w:hint="eastAsia"/>
          <w:sz w:val="24"/>
        </w:rPr>
        <w:t>1</w:t>
      </w:r>
      <w:r>
        <w:rPr>
          <w:rFonts w:hint="eastAsia"/>
          <w:sz w:val="24"/>
        </w:rPr>
        <w:t>开灯按键，此时仿真状态如图</w:t>
      </w:r>
      <w:r w:rsidRPr="00CD6AF6">
        <w:rPr>
          <w:rFonts w:hint="eastAsia"/>
          <w:sz w:val="24"/>
        </w:rPr>
        <w:t>5</w:t>
      </w:r>
      <w:r>
        <w:rPr>
          <w:rFonts w:hint="eastAsia"/>
          <w:sz w:val="24"/>
        </w:rPr>
        <w:t>.</w:t>
      </w:r>
      <w:r w:rsidRPr="00CD6AF6">
        <w:rPr>
          <w:rFonts w:hint="eastAsia"/>
          <w:sz w:val="24"/>
        </w:rPr>
        <w:t>18</w:t>
      </w:r>
      <w:r>
        <w:rPr>
          <w:rFonts w:hint="eastAsia"/>
          <w:sz w:val="24"/>
        </w:rPr>
        <w:t>所示。</w:t>
      </w:r>
    </w:p>
    <w:p w14:paraId="374D3419"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98"/>
                    <a:stretch>
                      <a:fillRect/>
                    </a:stretch>
                  </pic:blipFill>
                  <pic:spPr>
                    <a:xfrm>
                      <a:off x="0" y="0"/>
                      <a:ext cx="4084955" cy="3063875"/>
                    </a:xfrm>
                    <a:prstGeom prst="rect">
                      <a:avLst/>
                    </a:prstGeom>
                  </pic:spPr>
                </pic:pic>
              </a:graphicData>
            </a:graphic>
          </wp:inline>
        </w:drawing>
      </w:r>
    </w:p>
    <w:p w14:paraId="27D47129" w14:textId="77777777" w:rsidR="00C511F8" w:rsidRDefault="00AF702B" w:rsidP="006621DD">
      <w:pPr>
        <w:wordWrap w:val="0"/>
        <w:spacing w:line="360" w:lineRule="auto"/>
        <w:jc w:val="center"/>
        <w:rPr>
          <w:rFonts w:eastAsia="黑体"/>
          <w:szCs w:val="21"/>
        </w:rPr>
      </w:pPr>
      <w:r>
        <w:rPr>
          <w:rFonts w:eastAsia="黑体"/>
          <w:szCs w:val="21"/>
        </w:rPr>
        <w:t>图</w:t>
      </w:r>
      <w:r w:rsidRPr="00CD6AF6">
        <w:rPr>
          <w:rFonts w:eastAsia="黑体"/>
          <w:szCs w:val="21"/>
        </w:rPr>
        <w:t>5</w:t>
      </w:r>
      <w:r>
        <w:rPr>
          <w:rFonts w:eastAsia="黑体"/>
          <w:szCs w:val="21"/>
        </w:rPr>
        <w:t>.</w:t>
      </w:r>
      <w:r w:rsidRPr="00CD6AF6">
        <w:rPr>
          <w:rFonts w:eastAsia="黑体"/>
          <w:szCs w:val="21"/>
        </w:rPr>
        <w:t>18</w:t>
      </w:r>
      <w:r>
        <w:rPr>
          <w:rFonts w:eastAsia="黑体"/>
          <w:szCs w:val="21"/>
        </w:rPr>
        <w:t xml:space="preserve">　点灯科技控制</w:t>
      </w:r>
      <w:r w:rsidRPr="00802AA2">
        <w:rPr>
          <w:rFonts w:eastAsia="黑体"/>
          <w:szCs w:val="21"/>
        </w:rPr>
        <w:t>D</w:t>
      </w:r>
      <w:r w:rsidRPr="00CD6AF6">
        <w:rPr>
          <w:rFonts w:eastAsia="黑体"/>
          <w:szCs w:val="21"/>
        </w:rPr>
        <w:t>1</w:t>
      </w:r>
      <w:r>
        <w:rPr>
          <w:rFonts w:eastAsia="黑体"/>
          <w:szCs w:val="21"/>
        </w:rPr>
        <w:t>打开</w:t>
      </w:r>
    </w:p>
    <w:p w14:paraId="00D0A4C3" w14:textId="648A6ECE" w:rsidR="002F77CD" w:rsidRDefault="002F77CD" w:rsidP="002F77CD">
      <w:pPr>
        <w:wordWrap w:val="0"/>
        <w:spacing w:beforeLines="50" w:before="156" w:afterLines="50" w:after="156" w:line="360" w:lineRule="auto"/>
        <w:outlineLvl w:val="2"/>
        <w:rPr>
          <w:rFonts w:eastAsia="黑体"/>
          <w:sz w:val="24"/>
        </w:rPr>
      </w:pPr>
      <w:bookmarkStart w:id="132" w:name="_Toc198501340"/>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.6</w:t>
      </w:r>
      <w:r>
        <w:rPr>
          <w:rFonts w:eastAsia="黑体" w:hint="eastAsia"/>
          <w:sz w:val="24"/>
        </w:rPr>
        <w:t xml:space="preserve">　楼宇人员进出远程控制功能</w:t>
      </w:r>
      <w:bookmarkEnd w:id="132"/>
    </w:p>
    <w:p w14:paraId="5F4D7958" w14:textId="77777777" w:rsidR="002F77CD" w:rsidRDefault="002F77CD" w:rsidP="002F77C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3A352120" w14:textId="77777777" w:rsidR="002F77CD" w:rsidRDefault="002F77CD" w:rsidP="002F77CD">
      <w:pPr>
        <w:wordWrap w:val="0"/>
        <w:spacing w:line="360" w:lineRule="auto"/>
        <w:jc w:val="center"/>
        <w:rPr>
          <w:sz w:val="24"/>
        </w:rPr>
      </w:pPr>
      <w:r>
        <w:rPr>
          <w:rFonts w:hint="eastAsia"/>
          <w:noProof/>
          <w:sz w:val="24"/>
        </w:rPr>
        <w:lastRenderedPageBreak/>
        <w:drawing>
          <wp:inline distT="0" distB="0" distL="114300" distR="114300" wp14:anchorId="4509EEA1" wp14:editId="29145EF2">
            <wp:extent cx="5759450" cy="4083050"/>
            <wp:effectExtent l="0" t="0" r="6350" b="6350"/>
            <wp:docPr id="842585662" name="图片 842585662"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99"/>
                    <a:stretch>
                      <a:fillRect/>
                    </a:stretch>
                  </pic:blipFill>
                  <pic:spPr>
                    <a:xfrm>
                      <a:off x="0" y="0"/>
                      <a:ext cx="5759450" cy="4083050"/>
                    </a:xfrm>
                    <a:prstGeom prst="rect">
                      <a:avLst/>
                    </a:prstGeom>
                  </pic:spPr>
                </pic:pic>
              </a:graphicData>
            </a:graphic>
          </wp:inline>
        </w:drawing>
      </w:r>
    </w:p>
    <w:p w14:paraId="2344AD1B" w14:textId="77777777" w:rsidR="002F77CD" w:rsidRDefault="002F77CD" w:rsidP="002F77C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1CB1AE8A" w14:textId="77777777" w:rsidR="002F77CD" w:rsidRDefault="002F77CD" w:rsidP="002F77CD">
      <w:pPr>
        <w:wordWrap w:val="0"/>
        <w:spacing w:line="360" w:lineRule="auto"/>
        <w:jc w:val="center"/>
        <w:rPr>
          <w:sz w:val="24"/>
        </w:rPr>
      </w:pPr>
      <w:r>
        <w:rPr>
          <w:rFonts w:hint="eastAsia"/>
          <w:noProof/>
          <w:sz w:val="24"/>
        </w:rPr>
        <w:drawing>
          <wp:inline distT="0" distB="0" distL="114300" distR="114300" wp14:anchorId="0D8B3632" wp14:editId="30AACC32">
            <wp:extent cx="5756275" cy="3876675"/>
            <wp:effectExtent l="0" t="0" r="9525" b="9525"/>
            <wp:docPr id="1161444075" name="图片 1161444075"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0"/>
                    <a:stretch>
                      <a:fillRect/>
                    </a:stretch>
                  </pic:blipFill>
                  <pic:spPr>
                    <a:xfrm>
                      <a:off x="0" y="0"/>
                      <a:ext cx="5756275" cy="3876675"/>
                    </a:xfrm>
                    <a:prstGeom prst="rect">
                      <a:avLst/>
                    </a:prstGeom>
                  </pic:spPr>
                </pic:pic>
              </a:graphicData>
            </a:graphic>
          </wp:inline>
        </w:drawing>
      </w:r>
    </w:p>
    <w:p w14:paraId="6781B3C8" w14:textId="77777777" w:rsidR="002F77CD" w:rsidRDefault="002F77CD" w:rsidP="002F77C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p>
    <w:p w14:paraId="75DADCB7" w14:textId="77777777" w:rsidR="002F77CD" w:rsidRDefault="002F77CD" w:rsidP="002F77CD">
      <w:pPr>
        <w:wordWrap w:val="0"/>
        <w:spacing w:line="360" w:lineRule="auto"/>
        <w:jc w:val="center"/>
        <w:rPr>
          <w:sz w:val="24"/>
        </w:rPr>
      </w:pPr>
      <w:r>
        <w:rPr>
          <w:rFonts w:hint="eastAsia"/>
          <w:noProof/>
          <w:sz w:val="24"/>
        </w:rPr>
        <w:lastRenderedPageBreak/>
        <w:drawing>
          <wp:inline distT="0" distB="0" distL="114300" distR="114300" wp14:anchorId="23685E33" wp14:editId="75F2A1AA">
            <wp:extent cx="5240655" cy="3686810"/>
            <wp:effectExtent l="0" t="0" r="4445" b="8890"/>
            <wp:docPr id="318110058" name="图片 31811005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1"/>
                    <a:stretch>
                      <a:fillRect/>
                    </a:stretch>
                  </pic:blipFill>
                  <pic:spPr>
                    <a:xfrm>
                      <a:off x="0" y="0"/>
                      <a:ext cx="5240655" cy="3686810"/>
                    </a:xfrm>
                    <a:prstGeom prst="rect">
                      <a:avLst/>
                    </a:prstGeom>
                  </pic:spPr>
                </pic:pic>
              </a:graphicData>
            </a:graphic>
          </wp:inline>
        </w:drawing>
      </w:r>
    </w:p>
    <w:p w14:paraId="6852493F" w14:textId="77777777" w:rsidR="002F77CD" w:rsidRDefault="002F77CD" w:rsidP="002F77CD">
      <w:pPr>
        <w:pStyle w:val="a5"/>
        <w:wordWrap w:val="0"/>
        <w:spacing w:line="360" w:lineRule="auto"/>
        <w:ind w:firstLine="361"/>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37D0DDF7" w14:textId="77777777" w:rsidR="002F77CD" w:rsidRDefault="002F77CD" w:rsidP="002F77CD">
      <w:pPr>
        <w:wordWrap w:val="0"/>
        <w:jc w:val="center"/>
      </w:pPr>
      <w:r>
        <w:rPr>
          <w:rFonts w:hint="eastAsia"/>
          <w:noProof/>
        </w:rPr>
        <w:drawing>
          <wp:inline distT="0" distB="0" distL="114300" distR="114300" wp14:anchorId="78310079" wp14:editId="0AEC1CC5">
            <wp:extent cx="5298440" cy="3799205"/>
            <wp:effectExtent l="0" t="0" r="10160" b="10795"/>
            <wp:docPr id="2069045417" name="图片 206904541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2"/>
                    <a:stretch>
                      <a:fillRect/>
                    </a:stretch>
                  </pic:blipFill>
                  <pic:spPr>
                    <a:xfrm>
                      <a:off x="0" y="0"/>
                      <a:ext cx="5298440" cy="3799205"/>
                    </a:xfrm>
                    <a:prstGeom prst="rect">
                      <a:avLst/>
                    </a:prstGeom>
                  </pic:spPr>
                </pic:pic>
              </a:graphicData>
            </a:graphic>
          </wp:inline>
        </w:drawing>
      </w:r>
    </w:p>
    <w:p w14:paraId="62E00BAB" w14:textId="77777777" w:rsidR="002F77CD" w:rsidRDefault="002F77CD" w:rsidP="002F77CD">
      <w:pPr>
        <w:pStyle w:val="a5"/>
        <w:wordWrap w:val="0"/>
        <w:spacing w:line="360" w:lineRule="auto"/>
        <w:ind w:firstLine="361"/>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482C8F24" w14:textId="77777777" w:rsidR="002F77CD" w:rsidRDefault="002F77CD" w:rsidP="002F77C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707C20C2" w14:textId="77777777" w:rsidR="002F77CD" w:rsidRDefault="002F77CD" w:rsidP="002F77CD">
      <w:pPr>
        <w:wordWrap w:val="0"/>
        <w:jc w:val="center"/>
      </w:pPr>
    </w:p>
    <w:p w14:paraId="650193A8" w14:textId="77777777" w:rsidR="002F77CD" w:rsidRDefault="002F77CD" w:rsidP="002F77CD">
      <w:pPr>
        <w:wordWrap w:val="0"/>
        <w:spacing w:line="360" w:lineRule="auto"/>
        <w:jc w:val="center"/>
        <w:rPr>
          <w:sz w:val="24"/>
        </w:rPr>
      </w:pPr>
      <w:r>
        <w:rPr>
          <w:rFonts w:hint="eastAsia"/>
          <w:noProof/>
          <w:sz w:val="24"/>
        </w:rPr>
        <w:lastRenderedPageBreak/>
        <w:drawing>
          <wp:inline distT="0" distB="0" distL="114300" distR="114300" wp14:anchorId="1F1859F5" wp14:editId="043FBBD0">
            <wp:extent cx="5760720" cy="3836035"/>
            <wp:effectExtent l="0" t="0" r="5080" b="12065"/>
            <wp:docPr id="780913892" name="图片 780913892"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03"/>
                    <a:stretch>
                      <a:fillRect/>
                    </a:stretch>
                  </pic:blipFill>
                  <pic:spPr>
                    <a:xfrm>
                      <a:off x="0" y="0"/>
                      <a:ext cx="5760720" cy="3836035"/>
                    </a:xfrm>
                    <a:prstGeom prst="rect">
                      <a:avLst/>
                    </a:prstGeom>
                  </pic:spPr>
                </pic:pic>
              </a:graphicData>
            </a:graphic>
          </wp:inline>
        </w:drawing>
      </w:r>
    </w:p>
    <w:p w14:paraId="088A8481" w14:textId="77777777" w:rsidR="002F77CD" w:rsidRDefault="002F77CD" w:rsidP="002F77C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1C05EFB7" w14:textId="2E80E609" w:rsidR="00C511F8" w:rsidRDefault="00AF702B" w:rsidP="006621DD">
      <w:pPr>
        <w:wordWrap w:val="0"/>
        <w:spacing w:beforeLines="50" w:before="156" w:afterLines="50" w:after="156" w:line="360" w:lineRule="auto"/>
        <w:outlineLvl w:val="2"/>
        <w:rPr>
          <w:rFonts w:eastAsia="黑体"/>
          <w:sz w:val="24"/>
        </w:rPr>
      </w:pPr>
      <w:bookmarkStart w:id="133" w:name="_Toc198501341"/>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34" w:name="_Hlk167660104"/>
      <w:r w:rsidR="002F77CD">
        <w:rPr>
          <w:rFonts w:eastAsia="黑体" w:hint="eastAsia"/>
          <w:sz w:val="24"/>
        </w:rPr>
        <w:t>7</w:t>
      </w:r>
      <w:r>
        <w:rPr>
          <w:rFonts w:eastAsia="黑体" w:hint="eastAsia"/>
          <w:sz w:val="24"/>
        </w:rPr>
        <w:t xml:space="preserve">　</w:t>
      </w:r>
      <w:bookmarkEnd w:id="134"/>
      <w:r w:rsidR="004A6E3D">
        <w:rPr>
          <w:rFonts w:eastAsia="黑体" w:hint="eastAsia"/>
          <w:sz w:val="24"/>
        </w:rPr>
        <w:t>太阳能逆变并网功能</w:t>
      </w:r>
      <w:bookmarkEnd w:id="133"/>
    </w:p>
    <w:p w14:paraId="2AC9ED57" w14:textId="77777777" w:rsidR="00C511F8" w:rsidRDefault="00AF702B" w:rsidP="006621D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1FA2DC61"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99"/>
                    <a:stretch>
                      <a:fillRect/>
                    </a:stretch>
                  </pic:blipFill>
                  <pic:spPr>
                    <a:xfrm>
                      <a:off x="0" y="0"/>
                      <a:ext cx="5759450" cy="4083050"/>
                    </a:xfrm>
                    <a:prstGeom prst="rect">
                      <a:avLst/>
                    </a:prstGeom>
                  </pic:spPr>
                </pic:pic>
              </a:graphicData>
            </a:graphic>
          </wp:inline>
        </w:drawing>
      </w:r>
    </w:p>
    <w:p w14:paraId="45ED2A70"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3681E32E"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0"/>
                    <a:stretch>
                      <a:fillRect/>
                    </a:stretch>
                  </pic:blipFill>
                  <pic:spPr>
                    <a:xfrm>
                      <a:off x="0" y="0"/>
                      <a:ext cx="5756275" cy="3876675"/>
                    </a:xfrm>
                    <a:prstGeom prst="rect">
                      <a:avLst/>
                    </a:prstGeom>
                  </pic:spPr>
                </pic:pic>
              </a:graphicData>
            </a:graphic>
          </wp:inline>
        </w:drawing>
      </w:r>
    </w:p>
    <w:p w14:paraId="2FF5230B"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bookmarkStart w:id="135" w:name="_Hlk167660391"/>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bookmarkEnd w:id="135"/>
    </w:p>
    <w:p w14:paraId="6A4E33D6"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1"/>
                    <a:stretch>
                      <a:fillRect/>
                    </a:stretch>
                  </pic:blipFill>
                  <pic:spPr>
                    <a:xfrm>
                      <a:off x="0" y="0"/>
                      <a:ext cx="5240655" cy="3686810"/>
                    </a:xfrm>
                    <a:prstGeom prst="rect">
                      <a:avLst/>
                    </a:prstGeom>
                  </pic:spPr>
                </pic:pic>
              </a:graphicData>
            </a:graphic>
          </wp:inline>
        </w:drawing>
      </w:r>
    </w:p>
    <w:p w14:paraId="55278696" w14:textId="77777777" w:rsidR="00C511F8" w:rsidRDefault="00AF702B" w:rsidP="006621DD">
      <w:pPr>
        <w:pStyle w:val="a5"/>
        <w:wordWrap w:val="0"/>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rsidP="006621DD">
      <w:pPr>
        <w:wordWrap w:val="0"/>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2"/>
                    <a:stretch>
                      <a:fillRect/>
                    </a:stretch>
                  </pic:blipFill>
                  <pic:spPr>
                    <a:xfrm>
                      <a:off x="0" y="0"/>
                      <a:ext cx="5298440" cy="3799205"/>
                    </a:xfrm>
                    <a:prstGeom prst="rect">
                      <a:avLst/>
                    </a:prstGeom>
                  </pic:spPr>
                </pic:pic>
              </a:graphicData>
            </a:graphic>
          </wp:inline>
        </w:drawing>
      </w:r>
    </w:p>
    <w:p w14:paraId="3B00F5AB" w14:textId="77777777" w:rsidR="00C511F8" w:rsidRDefault="00AF702B" w:rsidP="006621D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rsidP="006621D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03836CDE" w14:textId="77777777" w:rsidR="00C511F8" w:rsidRDefault="00C511F8" w:rsidP="006621DD">
      <w:pPr>
        <w:wordWrap w:val="0"/>
        <w:jc w:val="center"/>
      </w:pPr>
    </w:p>
    <w:p w14:paraId="63F43CF7"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03"/>
                    <a:stretch>
                      <a:fillRect/>
                    </a:stretch>
                  </pic:blipFill>
                  <pic:spPr>
                    <a:xfrm>
                      <a:off x="0" y="0"/>
                      <a:ext cx="5760720" cy="3836035"/>
                    </a:xfrm>
                    <a:prstGeom prst="rect">
                      <a:avLst/>
                    </a:prstGeom>
                  </pic:spPr>
                </pic:pic>
              </a:graphicData>
            </a:graphic>
          </wp:inline>
        </w:drawing>
      </w:r>
    </w:p>
    <w:p w14:paraId="2BD3B20A"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7361E918" w14:textId="77777777" w:rsidR="00C511F8" w:rsidRDefault="00C511F8" w:rsidP="006621DD">
      <w:pPr>
        <w:wordWrap w:val="0"/>
        <w:spacing w:line="360" w:lineRule="auto"/>
        <w:ind w:firstLineChars="200" w:firstLine="480"/>
        <w:rPr>
          <w:sz w:val="24"/>
        </w:rPr>
      </w:pPr>
    </w:p>
    <w:p w14:paraId="0E383828" w14:textId="77777777" w:rsidR="00C511F8" w:rsidRDefault="00C511F8" w:rsidP="006621DD">
      <w:pPr>
        <w:wordWrap w:val="0"/>
        <w:spacing w:line="360" w:lineRule="auto"/>
        <w:ind w:firstLineChars="200" w:firstLine="480"/>
        <w:rPr>
          <w:sz w:val="24"/>
        </w:rPr>
      </w:pPr>
    </w:p>
    <w:p w14:paraId="1DCF0284" w14:textId="77777777" w:rsidR="00C511F8" w:rsidRDefault="00C511F8" w:rsidP="006621DD">
      <w:pPr>
        <w:wordWrap w:val="0"/>
        <w:spacing w:line="360" w:lineRule="auto"/>
        <w:ind w:firstLineChars="200" w:firstLine="480"/>
        <w:rPr>
          <w:sz w:val="24"/>
        </w:rPr>
      </w:pPr>
    </w:p>
    <w:p w14:paraId="29A04D55" w14:textId="77777777" w:rsidR="00C511F8" w:rsidRDefault="00C511F8" w:rsidP="006621DD">
      <w:pPr>
        <w:wordWrap w:val="0"/>
        <w:spacing w:line="360" w:lineRule="auto"/>
        <w:ind w:firstLineChars="200" w:firstLine="480"/>
        <w:rPr>
          <w:sz w:val="24"/>
        </w:rPr>
      </w:pPr>
    </w:p>
    <w:p w14:paraId="05C38562" w14:textId="77777777" w:rsidR="00C511F8" w:rsidRDefault="00C511F8" w:rsidP="006621DD">
      <w:pPr>
        <w:wordWrap w:val="0"/>
        <w:spacing w:line="360" w:lineRule="auto"/>
        <w:ind w:firstLineChars="200" w:firstLine="480"/>
        <w:rPr>
          <w:sz w:val="24"/>
        </w:rPr>
      </w:pPr>
    </w:p>
    <w:p w14:paraId="38E0A95D" w14:textId="77777777" w:rsidR="00C511F8" w:rsidRDefault="00C511F8" w:rsidP="006621DD">
      <w:pPr>
        <w:wordWrap w:val="0"/>
        <w:spacing w:line="360" w:lineRule="auto"/>
        <w:ind w:firstLineChars="200" w:firstLine="480"/>
        <w:rPr>
          <w:sz w:val="24"/>
        </w:rPr>
      </w:pPr>
    </w:p>
    <w:p w14:paraId="1DCE276F" w14:textId="77777777" w:rsidR="00C511F8" w:rsidRDefault="00C511F8" w:rsidP="006621DD">
      <w:pPr>
        <w:wordWrap w:val="0"/>
        <w:spacing w:line="360" w:lineRule="auto"/>
        <w:ind w:firstLineChars="200" w:firstLine="480"/>
        <w:rPr>
          <w:sz w:val="24"/>
        </w:rPr>
      </w:pPr>
    </w:p>
    <w:p w14:paraId="08CB8E37" w14:textId="77777777" w:rsidR="00C511F8" w:rsidRDefault="00C511F8" w:rsidP="006621DD">
      <w:pPr>
        <w:wordWrap w:val="0"/>
        <w:spacing w:line="360" w:lineRule="auto"/>
        <w:ind w:firstLineChars="200" w:firstLine="480"/>
        <w:rPr>
          <w:sz w:val="24"/>
        </w:rPr>
      </w:pPr>
    </w:p>
    <w:p w14:paraId="041B9300" w14:textId="77777777" w:rsidR="00C511F8" w:rsidRDefault="00C511F8" w:rsidP="006621DD">
      <w:pPr>
        <w:wordWrap w:val="0"/>
        <w:spacing w:line="360" w:lineRule="auto"/>
        <w:ind w:firstLineChars="200" w:firstLine="480"/>
        <w:rPr>
          <w:sz w:val="24"/>
        </w:rPr>
      </w:pPr>
    </w:p>
    <w:p w14:paraId="30E31143" w14:textId="77777777" w:rsidR="00C511F8" w:rsidRDefault="00C511F8" w:rsidP="006621DD">
      <w:pPr>
        <w:wordWrap w:val="0"/>
        <w:spacing w:line="360" w:lineRule="auto"/>
        <w:ind w:firstLineChars="200" w:firstLine="480"/>
        <w:rPr>
          <w:sz w:val="24"/>
        </w:rPr>
      </w:pPr>
    </w:p>
    <w:p w14:paraId="1219FBE7" w14:textId="77777777" w:rsidR="00C511F8" w:rsidRDefault="00C511F8" w:rsidP="006621DD">
      <w:pPr>
        <w:wordWrap w:val="0"/>
        <w:spacing w:line="360" w:lineRule="auto"/>
        <w:ind w:firstLineChars="200" w:firstLine="480"/>
        <w:rPr>
          <w:sz w:val="24"/>
        </w:rPr>
      </w:pPr>
    </w:p>
    <w:p w14:paraId="09E1881D" w14:textId="77777777" w:rsidR="00C511F8" w:rsidRDefault="00C511F8" w:rsidP="006621DD">
      <w:pPr>
        <w:wordWrap w:val="0"/>
        <w:spacing w:line="360" w:lineRule="auto"/>
        <w:ind w:firstLineChars="200" w:firstLine="480"/>
        <w:rPr>
          <w:sz w:val="24"/>
        </w:rPr>
      </w:pPr>
    </w:p>
    <w:p w14:paraId="2C2F870B" w14:textId="77777777" w:rsidR="00C511F8" w:rsidRDefault="00C511F8" w:rsidP="006621DD">
      <w:pPr>
        <w:wordWrap w:val="0"/>
        <w:spacing w:line="360" w:lineRule="auto"/>
        <w:ind w:firstLineChars="200" w:firstLine="480"/>
        <w:rPr>
          <w:sz w:val="24"/>
        </w:rPr>
      </w:pPr>
    </w:p>
    <w:p w14:paraId="365C87EA" w14:textId="77777777" w:rsidR="00C511F8" w:rsidRDefault="00C511F8" w:rsidP="006621DD">
      <w:pPr>
        <w:wordWrap w:val="0"/>
        <w:spacing w:line="360" w:lineRule="auto"/>
        <w:ind w:firstLineChars="200" w:firstLine="480"/>
        <w:rPr>
          <w:sz w:val="24"/>
        </w:rPr>
      </w:pPr>
    </w:p>
    <w:p w14:paraId="16D6EA76" w14:textId="77777777" w:rsidR="00C511F8" w:rsidRDefault="00C511F8" w:rsidP="006621DD">
      <w:pPr>
        <w:wordWrap w:val="0"/>
        <w:spacing w:line="360" w:lineRule="auto"/>
        <w:rPr>
          <w:sz w:val="24"/>
        </w:rPr>
      </w:pPr>
    </w:p>
    <w:p w14:paraId="29EB95E5" w14:textId="7EFA9F82" w:rsidR="004A6E3D" w:rsidRDefault="004A6E3D" w:rsidP="004A6E3D">
      <w:pPr>
        <w:wordWrap w:val="0"/>
        <w:spacing w:beforeLines="50" w:before="156" w:afterLines="50" w:after="156" w:line="360" w:lineRule="auto"/>
        <w:outlineLvl w:val="2"/>
        <w:rPr>
          <w:rFonts w:eastAsia="黑体"/>
          <w:sz w:val="24"/>
        </w:rPr>
      </w:pPr>
      <w:bookmarkStart w:id="136" w:name="_Toc198501342"/>
      <w:bookmarkStart w:id="137" w:name="_Toc30380"/>
      <w:r w:rsidRPr="00CD6AF6">
        <w:rPr>
          <w:rFonts w:eastAsia="黑体" w:hint="eastAsia"/>
          <w:sz w:val="24"/>
        </w:rPr>
        <w:lastRenderedPageBreak/>
        <w:t>5</w:t>
      </w:r>
      <w:r>
        <w:rPr>
          <w:rFonts w:eastAsia="黑体" w:hint="eastAsia"/>
          <w:sz w:val="24"/>
        </w:rPr>
        <w:t>.</w:t>
      </w:r>
      <w:r w:rsidRPr="00CD6AF6">
        <w:rPr>
          <w:rFonts w:eastAsia="黑体" w:hint="eastAsia"/>
          <w:sz w:val="24"/>
        </w:rPr>
        <w:t>2</w:t>
      </w:r>
      <w:r>
        <w:rPr>
          <w:rFonts w:eastAsia="黑体" w:hint="eastAsia"/>
          <w:sz w:val="24"/>
        </w:rPr>
        <w:t>.</w:t>
      </w:r>
      <w:r w:rsidR="002F77CD">
        <w:rPr>
          <w:rFonts w:eastAsia="黑体" w:hint="eastAsia"/>
          <w:sz w:val="24"/>
        </w:rPr>
        <w:t>8</w:t>
      </w:r>
      <w:r>
        <w:rPr>
          <w:rFonts w:eastAsia="黑体" w:hint="eastAsia"/>
          <w:sz w:val="24"/>
        </w:rPr>
        <w:t xml:space="preserve">　</w:t>
      </w:r>
      <w:r w:rsidR="0044490C">
        <w:rPr>
          <w:rFonts w:eastAsia="黑体" w:hint="eastAsia"/>
          <w:sz w:val="24"/>
        </w:rPr>
        <w:t>断电自动电源切换功能</w:t>
      </w:r>
      <w:bookmarkEnd w:id="136"/>
    </w:p>
    <w:p w14:paraId="4DE24297" w14:textId="77777777" w:rsidR="004A6E3D" w:rsidRDefault="004A6E3D" w:rsidP="004A6E3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7C217E82" w14:textId="77777777" w:rsidR="004A6E3D" w:rsidRDefault="004A6E3D" w:rsidP="004A6E3D">
      <w:pPr>
        <w:wordWrap w:val="0"/>
        <w:spacing w:line="360" w:lineRule="auto"/>
        <w:jc w:val="center"/>
        <w:rPr>
          <w:sz w:val="24"/>
        </w:rPr>
      </w:pPr>
      <w:r>
        <w:rPr>
          <w:rFonts w:hint="eastAsia"/>
          <w:noProof/>
          <w:sz w:val="24"/>
        </w:rPr>
        <w:drawing>
          <wp:inline distT="0" distB="0" distL="114300" distR="114300" wp14:anchorId="00A28BA4" wp14:editId="76D3B7BD">
            <wp:extent cx="5759450" cy="4083050"/>
            <wp:effectExtent l="0" t="0" r="6350" b="6350"/>
            <wp:docPr id="1511693766" name="图片 1511693766"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99"/>
                    <a:stretch>
                      <a:fillRect/>
                    </a:stretch>
                  </pic:blipFill>
                  <pic:spPr>
                    <a:xfrm>
                      <a:off x="0" y="0"/>
                      <a:ext cx="5759450" cy="4083050"/>
                    </a:xfrm>
                    <a:prstGeom prst="rect">
                      <a:avLst/>
                    </a:prstGeom>
                  </pic:spPr>
                </pic:pic>
              </a:graphicData>
            </a:graphic>
          </wp:inline>
        </w:drawing>
      </w:r>
    </w:p>
    <w:p w14:paraId="2BFF3165" w14:textId="77777777" w:rsidR="004A6E3D" w:rsidRDefault="004A6E3D" w:rsidP="004A6E3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7816C661" w14:textId="77777777" w:rsidR="004A6E3D" w:rsidRDefault="004A6E3D" w:rsidP="004A6E3D">
      <w:pPr>
        <w:wordWrap w:val="0"/>
        <w:spacing w:line="360" w:lineRule="auto"/>
        <w:jc w:val="center"/>
        <w:rPr>
          <w:sz w:val="24"/>
        </w:rPr>
      </w:pPr>
      <w:r>
        <w:rPr>
          <w:rFonts w:hint="eastAsia"/>
          <w:noProof/>
          <w:sz w:val="24"/>
        </w:rPr>
        <w:lastRenderedPageBreak/>
        <w:drawing>
          <wp:inline distT="0" distB="0" distL="114300" distR="114300" wp14:anchorId="333CD176" wp14:editId="3F3C6E5D">
            <wp:extent cx="5756275" cy="3876675"/>
            <wp:effectExtent l="0" t="0" r="9525" b="9525"/>
            <wp:docPr id="1417453115" name="图片 1417453115"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0"/>
                    <a:stretch>
                      <a:fillRect/>
                    </a:stretch>
                  </pic:blipFill>
                  <pic:spPr>
                    <a:xfrm>
                      <a:off x="0" y="0"/>
                      <a:ext cx="5756275" cy="3876675"/>
                    </a:xfrm>
                    <a:prstGeom prst="rect">
                      <a:avLst/>
                    </a:prstGeom>
                  </pic:spPr>
                </pic:pic>
              </a:graphicData>
            </a:graphic>
          </wp:inline>
        </w:drawing>
      </w:r>
    </w:p>
    <w:p w14:paraId="1CC57D83" w14:textId="77777777" w:rsidR="004A6E3D" w:rsidRDefault="004A6E3D" w:rsidP="004A6E3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p>
    <w:p w14:paraId="5F6CD13F" w14:textId="77777777" w:rsidR="004A6E3D" w:rsidRDefault="004A6E3D" w:rsidP="004A6E3D">
      <w:pPr>
        <w:wordWrap w:val="0"/>
        <w:spacing w:line="360" w:lineRule="auto"/>
        <w:jc w:val="center"/>
        <w:rPr>
          <w:sz w:val="24"/>
        </w:rPr>
      </w:pPr>
      <w:r>
        <w:rPr>
          <w:rFonts w:hint="eastAsia"/>
          <w:noProof/>
          <w:sz w:val="24"/>
        </w:rPr>
        <w:drawing>
          <wp:inline distT="0" distB="0" distL="114300" distR="114300" wp14:anchorId="0C62BF1A" wp14:editId="434A0FB4">
            <wp:extent cx="5240655" cy="3686810"/>
            <wp:effectExtent l="0" t="0" r="4445" b="8890"/>
            <wp:docPr id="1505628103" name="图片 1505628103"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1"/>
                    <a:stretch>
                      <a:fillRect/>
                    </a:stretch>
                  </pic:blipFill>
                  <pic:spPr>
                    <a:xfrm>
                      <a:off x="0" y="0"/>
                      <a:ext cx="5240655" cy="3686810"/>
                    </a:xfrm>
                    <a:prstGeom prst="rect">
                      <a:avLst/>
                    </a:prstGeom>
                  </pic:spPr>
                </pic:pic>
              </a:graphicData>
            </a:graphic>
          </wp:inline>
        </w:drawing>
      </w:r>
    </w:p>
    <w:p w14:paraId="6CA442BD" w14:textId="77777777" w:rsidR="004A6E3D" w:rsidRDefault="004A6E3D" w:rsidP="004A6E3D">
      <w:pPr>
        <w:pStyle w:val="a5"/>
        <w:wordWrap w:val="0"/>
        <w:spacing w:line="360" w:lineRule="auto"/>
        <w:ind w:firstLine="361"/>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74A1393A" w14:textId="77777777" w:rsidR="004A6E3D" w:rsidRDefault="004A6E3D" w:rsidP="004A6E3D">
      <w:pPr>
        <w:wordWrap w:val="0"/>
        <w:jc w:val="center"/>
      </w:pPr>
      <w:r>
        <w:rPr>
          <w:rFonts w:hint="eastAsia"/>
          <w:noProof/>
        </w:rPr>
        <w:lastRenderedPageBreak/>
        <w:drawing>
          <wp:inline distT="0" distB="0" distL="114300" distR="114300" wp14:anchorId="0B493C45" wp14:editId="1399C84F">
            <wp:extent cx="5298440" cy="3799205"/>
            <wp:effectExtent l="0" t="0" r="10160" b="10795"/>
            <wp:docPr id="1011338171" name="图片 1011338171"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2"/>
                    <a:stretch>
                      <a:fillRect/>
                    </a:stretch>
                  </pic:blipFill>
                  <pic:spPr>
                    <a:xfrm>
                      <a:off x="0" y="0"/>
                      <a:ext cx="5298440" cy="3799205"/>
                    </a:xfrm>
                    <a:prstGeom prst="rect">
                      <a:avLst/>
                    </a:prstGeom>
                  </pic:spPr>
                </pic:pic>
              </a:graphicData>
            </a:graphic>
          </wp:inline>
        </w:drawing>
      </w:r>
    </w:p>
    <w:p w14:paraId="681D6DEA" w14:textId="77777777" w:rsidR="004A6E3D" w:rsidRDefault="004A6E3D" w:rsidP="004A6E3D">
      <w:pPr>
        <w:pStyle w:val="a5"/>
        <w:wordWrap w:val="0"/>
        <w:spacing w:line="360" w:lineRule="auto"/>
        <w:ind w:firstLine="361"/>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4C0E8FFC" w14:textId="77777777" w:rsidR="004A6E3D" w:rsidRDefault="004A6E3D" w:rsidP="004A6E3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65B6988D" w14:textId="77777777" w:rsidR="004A6E3D" w:rsidRDefault="004A6E3D" w:rsidP="004A6E3D">
      <w:pPr>
        <w:wordWrap w:val="0"/>
        <w:jc w:val="center"/>
      </w:pPr>
    </w:p>
    <w:p w14:paraId="2907498B" w14:textId="77777777" w:rsidR="004A6E3D" w:rsidRDefault="004A6E3D" w:rsidP="004A6E3D">
      <w:pPr>
        <w:wordWrap w:val="0"/>
        <w:spacing w:line="360" w:lineRule="auto"/>
        <w:jc w:val="center"/>
        <w:rPr>
          <w:sz w:val="24"/>
        </w:rPr>
      </w:pPr>
      <w:r>
        <w:rPr>
          <w:rFonts w:hint="eastAsia"/>
          <w:noProof/>
          <w:sz w:val="24"/>
        </w:rPr>
        <w:drawing>
          <wp:inline distT="0" distB="0" distL="114300" distR="114300" wp14:anchorId="0DA63CBE" wp14:editId="3D7507C9">
            <wp:extent cx="5760720" cy="3836035"/>
            <wp:effectExtent l="0" t="0" r="5080" b="12065"/>
            <wp:docPr id="14666348" name="图片 14666348"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03"/>
                    <a:stretch>
                      <a:fillRect/>
                    </a:stretch>
                  </pic:blipFill>
                  <pic:spPr>
                    <a:xfrm>
                      <a:off x="0" y="0"/>
                      <a:ext cx="5760720" cy="3836035"/>
                    </a:xfrm>
                    <a:prstGeom prst="rect">
                      <a:avLst/>
                    </a:prstGeom>
                  </pic:spPr>
                </pic:pic>
              </a:graphicData>
            </a:graphic>
          </wp:inline>
        </w:drawing>
      </w:r>
    </w:p>
    <w:p w14:paraId="179D17B0" w14:textId="77777777" w:rsidR="004A6E3D" w:rsidRDefault="004A6E3D" w:rsidP="004A6E3D">
      <w:pPr>
        <w:pStyle w:val="a5"/>
        <w:wordWrap w:val="0"/>
        <w:spacing w:line="360" w:lineRule="auto"/>
        <w:ind w:firstLine="422"/>
        <w:jc w:val="center"/>
        <w:rPr>
          <w:rFonts w:ascii="Times New Roman" w:eastAsia="宋体" w:hAnsi="Times New Roman"/>
          <w:color w:val="000000"/>
          <w:sz w:val="21"/>
          <w:szCs w:val="21"/>
        </w:rPr>
      </w:pPr>
      <w:r>
        <w:rPr>
          <w:rFonts w:hint="eastAsia"/>
          <w:sz w:val="21"/>
          <w:szCs w:val="21"/>
        </w:rPr>
        <w:lastRenderedPageBreak/>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4DED6B29" w14:textId="7E0B080E" w:rsidR="00C511F8" w:rsidRDefault="00AF702B" w:rsidP="006621DD">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8" w:name="_Toc198501343"/>
      <w:r>
        <w:rPr>
          <w:rFonts w:ascii="黑体" w:eastAsia="黑体" w:hAnsi="黑体" w:cs="黑体" w:hint="eastAsia"/>
          <w:sz w:val="32"/>
          <w:szCs w:val="32"/>
        </w:rPr>
        <w:lastRenderedPageBreak/>
        <w:t>结　　论</w:t>
      </w:r>
      <w:bookmarkEnd w:id="137"/>
      <w:bookmarkEnd w:id="138"/>
    </w:p>
    <w:p w14:paraId="2834E9E0" w14:textId="40F2543C" w:rsidR="00C511F8" w:rsidRDefault="00AF702B" w:rsidP="006621DD">
      <w:pPr>
        <w:wordWrap w:val="0"/>
        <w:spacing w:line="360" w:lineRule="auto"/>
        <w:ind w:firstLineChars="200" w:firstLine="480"/>
        <w:rPr>
          <w:sz w:val="24"/>
        </w:rPr>
      </w:pPr>
      <w:r>
        <w:rPr>
          <w:rFonts w:hint="eastAsia"/>
          <w:sz w:val="24"/>
        </w:rPr>
        <w:t>智</w:t>
      </w:r>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
    <w:p w14:paraId="10FCF205" w14:textId="77777777" w:rsidR="00C511F8" w:rsidRDefault="00C511F8" w:rsidP="006621DD">
      <w:pPr>
        <w:wordWrap w:val="0"/>
        <w:spacing w:line="360" w:lineRule="auto"/>
        <w:ind w:firstLineChars="200" w:firstLine="480"/>
        <w:rPr>
          <w:sz w:val="24"/>
        </w:rPr>
      </w:pPr>
    </w:p>
    <w:p w14:paraId="52DD73C5" w14:textId="77777777" w:rsidR="00C511F8" w:rsidRDefault="00C511F8" w:rsidP="006621DD">
      <w:pPr>
        <w:tabs>
          <w:tab w:val="left" w:pos="5775"/>
        </w:tabs>
        <w:wordWrap w:val="0"/>
        <w:jc w:val="center"/>
        <w:rPr>
          <w:rFonts w:ascii="黑体" w:eastAsia="黑体" w:hAnsi="黑体" w:cs="黑体" w:hint="eastAsia"/>
        </w:rPr>
      </w:pPr>
    </w:p>
    <w:p w14:paraId="14AF3120" w14:textId="77777777" w:rsidR="00C511F8" w:rsidRDefault="00C511F8" w:rsidP="006621DD">
      <w:pPr>
        <w:tabs>
          <w:tab w:val="left" w:pos="5775"/>
        </w:tabs>
        <w:wordWrap w:val="0"/>
        <w:jc w:val="center"/>
        <w:rPr>
          <w:rFonts w:ascii="黑体" w:eastAsia="黑体" w:hAnsi="黑体" w:cs="黑体" w:hint="eastAsia"/>
        </w:rPr>
      </w:pPr>
    </w:p>
    <w:p w14:paraId="1FFC42F6" w14:textId="77777777" w:rsidR="00C511F8" w:rsidRDefault="00C511F8" w:rsidP="006621DD">
      <w:pPr>
        <w:tabs>
          <w:tab w:val="left" w:pos="5775"/>
        </w:tabs>
        <w:wordWrap w:val="0"/>
        <w:jc w:val="center"/>
        <w:rPr>
          <w:rFonts w:ascii="黑体" w:eastAsia="黑体" w:hAnsi="黑体" w:cs="黑体" w:hint="eastAsia"/>
        </w:rPr>
      </w:pPr>
    </w:p>
    <w:p w14:paraId="2BA1A2E5" w14:textId="77777777" w:rsidR="00C511F8" w:rsidRDefault="00C511F8" w:rsidP="006621DD">
      <w:pPr>
        <w:tabs>
          <w:tab w:val="left" w:pos="5775"/>
        </w:tabs>
        <w:wordWrap w:val="0"/>
        <w:jc w:val="center"/>
        <w:rPr>
          <w:rFonts w:ascii="黑体" w:eastAsia="黑体" w:hAnsi="黑体" w:cs="黑体" w:hint="eastAsia"/>
        </w:rPr>
      </w:pPr>
    </w:p>
    <w:p w14:paraId="72F308A0" w14:textId="77777777" w:rsidR="00C511F8" w:rsidRDefault="00C511F8" w:rsidP="006621DD">
      <w:pPr>
        <w:tabs>
          <w:tab w:val="left" w:pos="5775"/>
        </w:tabs>
        <w:wordWrap w:val="0"/>
        <w:jc w:val="center"/>
        <w:rPr>
          <w:rFonts w:ascii="黑体" w:eastAsia="黑体" w:hAnsi="黑体" w:cs="黑体" w:hint="eastAsia"/>
        </w:rPr>
      </w:pPr>
    </w:p>
    <w:p w14:paraId="709ECF5E" w14:textId="77777777" w:rsidR="00C511F8" w:rsidRDefault="00C511F8" w:rsidP="006621DD">
      <w:pPr>
        <w:tabs>
          <w:tab w:val="left" w:pos="5775"/>
        </w:tabs>
        <w:wordWrap w:val="0"/>
        <w:jc w:val="center"/>
        <w:rPr>
          <w:rFonts w:ascii="黑体" w:eastAsia="黑体" w:hAnsi="黑体" w:cs="黑体" w:hint="eastAsia"/>
        </w:rPr>
      </w:pPr>
    </w:p>
    <w:p w14:paraId="1786430F" w14:textId="77777777" w:rsidR="00C511F8" w:rsidRDefault="00C511F8" w:rsidP="006621DD">
      <w:pPr>
        <w:tabs>
          <w:tab w:val="left" w:pos="5775"/>
        </w:tabs>
        <w:wordWrap w:val="0"/>
        <w:jc w:val="center"/>
        <w:rPr>
          <w:rFonts w:ascii="黑体" w:eastAsia="黑体" w:hAnsi="黑体" w:cs="黑体" w:hint="eastAsia"/>
        </w:rPr>
      </w:pPr>
    </w:p>
    <w:p w14:paraId="14C75E4F" w14:textId="77777777" w:rsidR="00C511F8" w:rsidRDefault="00C511F8" w:rsidP="006621DD">
      <w:pPr>
        <w:tabs>
          <w:tab w:val="left" w:pos="5775"/>
        </w:tabs>
        <w:wordWrap w:val="0"/>
        <w:jc w:val="center"/>
        <w:rPr>
          <w:rFonts w:ascii="黑体" w:eastAsia="黑体" w:hAnsi="黑体" w:cs="黑体" w:hint="eastAsia"/>
        </w:rPr>
      </w:pPr>
    </w:p>
    <w:p w14:paraId="3F79B798" w14:textId="77777777" w:rsidR="00C511F8" w:rsidRDefault="00C511F8" w:rsidP="006621DD">
      <w:pPr>
        <w:tabs>
          <w:tab w:val="left" w:pos="5775"/>
        </w:tabs>
        <w:wordWrap w:val="0"/>
        <w:jc w:val="center"/>
        <w:rPr>
          <w:rFonts w:ascii="黑体" w:eastAsia="黑体" w:hAnsi="黑体" w:cs="黑体" w:hint="eastAsia"/>
        </w:rPr>
      </w:pPr>
    </w:p>
    <w:p w14:paraId="3B851338" w14:textId="77777777" w:rsidR="00C511F8" w:rsidRDefault="00C511F8" w:rsidP="006621DD">
      <w:pPr>
        <w:tabs>
          <w:tab w:val="left" w:pos="5775"/>
        </w:tabs>
        <w:wordWrap w:val="0"/>
        <w:jc w:val="center"/>
        <w:rPr>
          <w:rFonts w:ascii="黑体" w:eastAsia="黑体" w:hAnsi="黑体" w:cs="黑体" w:hint="eastAsia"/>
        </w:rPr>
      </w:pPr>
    </w:p>
    <w:p w14:paraId="7B3F0C61" w14:textId="77777777" w:rsidR="00C511F8" w:rsidRDefault="00C511F8" w:rsidP="006621DD">
      <w:pPr>
        <w:tabs>
          <w:tab w:val="left" w:pos="5775"/>
        </w:tabs>
        <w:wordWrap w:val="0"/>
        <w:jc w:val="center"/>
        <w:rPr>
          <w:rFonts w:ascii="黑体" w:eastAsia="黑体" w:hAnsi="黑体" w:cs="黑体" w:hint="eastAsia"/>
        </w:rPr>
      </w:pPr>
    </w:p>
    <w:p w14:paraId="3CCAD88E" w14:textId="77777777" w:rsidR="00C511F8" w:rsidRDefault="00C511F8" w:rsidP="006621DD">
      <w:pPr>
        <w:tabs>
          <w:tab w:val="left" w:pos="5775"/>
        </w:tabs>
        <w:wordWrap w:val="0"/>
        <w:jc w:val="center"/>
        <w:rPr>
          <w:rFonts w:ascii="黑体" w:eastAsia="黑体" w:hAnsi="黑体" w:cs="黑体" w:hint="eastAsia"/>
        </w:rPr>
      </w:pPr>
    </w:p>
    <w:p w14:paraId="4CE2880B" w14:textId="77777777" w:rsidR="00C511F8" w:rsidRDefault="00C511F8" w:rsidP="006621DD">
      <w:pPr>
        <w:tabs>
          <w:tab w:val="left" w:pos="5775"/>
        </w:tabs>
        <w:wordWrap w:val="0"/>
        <w:jc w:val="center"/>
        <w:rPr>
          <w:rFonts w:ascii="黑体" w:eastAsia="黑体" w:hAnsi="黑体" w:cs="黑体" w:hint="eastAsia"/>
        </w:rPr>
      </w:pPr>
    </w:p>
    <w:p w14:paraId="2989DA46" w14:textId="77777777" w:rsidR="00C511F8" w:rsidRDefault="00C511F8" w:rsidP="006621DD">
      <w:pPr>
        <w:tabs>
          <w:tab w:val="left" w:pos="5775"/>
        </w:tabs>
        <w:wordWrap w:val="0"/>
        <w:jc w:val="center"/>
        <w:rPr>
          <w:rFonts w:ascii="黑体" w:eastAsia="黑体" w:hAnsi="黑体" w:cs="黑体" w:hint="eastAsia"/>
        </w:rPr>
      </w:pPr>
    </w:p>
    <w:p w14:paraId="288785D3" w14:textId="77777777" w:rsidR="00C511F8" w:rsidRDefault="00C511F8" w:rsidP="006621DD">
      <w:pPr>
        <w:tabs>
          <w:tab w:val="left" w:pos="5775"/>
        </w:tabs>
        <w:wordWrap w:val="0"/>
        <w:jc w:val="center"/>
        <w:rPr>
          <w:rFonts w:ascii="黑体" w:eastAsia="黑体" w:hAnsi="黑体" w:cs="黑体" w:hint="eastAsia"/>
        </w:rPr>
      </w:pPr>
    </w:p>
    <w:p w14:paraId="7225B3AF" w14:textId="77777777" w:rsidR="00C511F8" w:rsidRDefault="00AF702B" w:rsidP="006621DD">
      <w:pPr>
        <w:wordWrap w:val="0"/>
        <w:rPr>
          <w:rFonts w:ascii="黑体" w:eastAsia="黑体" w:hAnsi="黑体" w:cs="黑体" w:hint="eastAsia"/>
          <w:sz w:val="32"/>
          <w:szCs w:val="32"/>
        </w:rPr>
      </w:pPr>
      <w:bookmarkStart w:id="139" w:name="_Toc17009"/>
      <w:bookmarkStart w:id="140" w:name="_Toc7273"/>
      <w:bookmarkStart w:id="141" w:name="_Toc18102"/>
      <w:r>
        <w:rPr>
          <w:rFonts w:ascii="黑体" w:eastAsia="黑体" w:hAnsi="黑体" w:cs="黑体"/>
          <w:sz w:val="32"/>
          <w:szCs w:val="32"/>
        </w:rPr>
        <w:br w:type="page"/>
      </w:r>
    </w:p>
    <w:p w14:paraId="2B6B3E15" w14:textId="77777777" w:rsidR="00C511F8" w:rsidRDefault="00AF702B" w:rsidP="006621DD">
      <w:pPr>
        <w:tabs>
          <w:tab w:val="left" w:pos="1319"/>
        </w:tabs>
        <w:wordWrap w:val="0"/>
        <w:spacing w:line="360" w:lineRule="auto"/>
        <w:jc w:val="center"/>
        <w:outlineLvl w:val="0"/>
      </w:pPr>
      <w:bookmarkStart w:id="142" w:name="_Toc198501344"/>
      <w:r>
        <w:rPr>
          <w:rFonts w:ascii="黑体" w:eastAsia="黑体" w:hAnsi="黑体" w:cs="黑体" w:hint="eastAsia"/>
          <w:sz w:val="32"/>
          <w:szCs w:val="32"/>
        </w:rPr>
        <w:lastRenderedPageBreak/>
        <w:t>致　　谢</w:t>
      </w:r>
      <w:bookmarkEnd w:id="139"/>
      <w:bookmarkEnd w:id="140"/>
      <w:bookmarkEnd w:id="142"/>
    </w:p>
    <w:p w14:paraId="4C3968B2" w14:textId="77777777" w:rsidR="00C511F8" w:rsidRPr="00BE7513"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Pr>
          <w:rFonts w:ascii="宋体" w:hAnsi="宋体" w:cs="宋体" w:hint="eastAsia"/>
          <w:sz w:val="24"/>
        </w:rPr>
        <w:t>大学</w:t>
      </w:r>
      <w:r w:rsidRPr="00BE7513">
        <w:rPr>
          <w:rFonts w:ascii="宋体" w:hAnsi="宋体" w:cs="宋体" w:hint="eastAsia"/>
          <w:color w:val="FFFFFF" w:themeColor="background1"/>
          <w:sz w:val="24"/>
        </w:rPr>
        <w:t>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BE7513">
        <w:rPr>
          <w:rFonts w:ascii="宋体" w:hAnsi="宋体" w:cs="宋体" w:hint="eastAsia"/>
          <w:color w:val="FFFFFF" w:themeColor="background1"/>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困难常老师都没有放弃我而是耐心的讲解，无论是初稿二稿还是答辩稿，我的舍友也羡慕我能有这么好的论文指导老师，我</w:t>
      </w:r>
      <w:r w:rsidRPr="00803622">
        <w:rPr>
          <w:rFonts w:ascii="宋体" w:hAnsi="宋体" w:cs="宋体" w:hint="eastAsia"/>
          <w:color w:val="FFFFFF" w:themeColor="background1"/>
          <w:sz w:val="24"/>
        </w:rPr>
        <w:t>只想说常老师谢谢您，您辛苦了！</w:t>
      </w:r>
    </w:p>
    <w:p w14:paraId="29711A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然后，我想感谢我的同学，我的室友，这四年我们一起努力一起进步，虽然毕业以后我们各奔东西但是这段回忆我会一直铭记在心里，希望我们以后每个人都前程似锦，　　　　　　　　　　　　　　　　　　　　　　　　　　　　　　　　　　　　　　　　　　　　　我们的友谊在岁月的长河里仍然熠熠生辉！</w:t>
      </w:r>
    </w:p>
    <w:p w14:paraId="39BA7FF9" w14:textId="77777777" w:rsidR="00C511F8" w:rsidRDefault="00AF702B" w:rsidP="006621DD">
      <w:pPr>
        <w:tabs>
          <w:tab w:val="left" w:pos="1319"/>
        </w:tabs>
        <w:wordWrap w:val="0"/>
        <w:spacing w:line="360" w:lineRule="auto"/>
        <w:ind w:firstLineChars="200" w:firstLine="480"/>
        <w:jc w:val="left"/>
      </w:pPr>
      <w:r w:rsidRPr="00803622">
        <w:rPr>
          <w:rFonts w:ascii="宋体" w:hAnsi="宋体" w:cs="宋体" w:hint="eastAsia"/>
          <w:color w:val="FFFFFF" w:themeColor="background1"/>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往，秋收冬藏</w:t>
      </w:r>
      <w:r>
        <w:rPr>
          <w:rFonts w:ascii="宋体" w:hAnsi="宋体" w:cs="宋体" w:hint="eastAsia"/>
          <w:sz w:val="24"/>
        </w:rPr>
        <w:t>，我们</w:t>
      </w:r>
      <w:r>
        <w:rPr>
          <w:rFonts w:ascii="宋体" w:hAnsi="宋体" w:cs="宋体" w:hint="eastAsia"/>
          <w:sz w:val="24"/>
        </w:rPr>
        <w:lastRenderedPageBreak/>
        <w:t>来日方长！</w:t>
      </w:r>
      <w:bookmarkStart w:id="143" w:name="_Toc10576"/>
    </w:p>
    <w:p w14:paraId="42CC491A"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44" w:name="_Toc15396"/>
      <w:bookmarkStart w:id="145" w:name="_Toc198501345"/>
      <w:r>
        <w:rPr>
          <w:rFonts w:ascii="黑体" w:eastAsia="黑体" w:hAnsi="黑体" w:cs="黑体" w:hint="eastAsia"/>
          <w:sz w:val="32"/>
          <w:szCs w:val="32"/>
        </w:rPr>
        <w:t>参考文献</w:t>
      </w:r>
      <w:bookmarkEnd w:id="143"/>
      <w:bookmarkEnd w:id="144"/>
      <w:bookmarkEnd w:id="145"/>
    </w:p>
    <w:p w14:paraId="321D3586" w14:textId="77777777" w:rsidR="00C511F8" w:rsidRDefault="00AF702B" w:rsidP="006621DD">
      <w:pPr>
        <w:tabs>
          <w:tab w:val="left" w:pos="1319"/>
        </w:tabs>
        <w:wordWrap w:val="0"/>
        <w:spacing w:line="360" w:lineRule="auto"/>
        <w:jc w:val="left"/>
        <w:rPr>
          <w:sz w:val="24"/>
        </w:rPr>
      </w:pPr>
      <w:bookmarkStart w:id="146" w:name="_Toc26082"/>
      <w:r>
        <w:rPr>
          <w:sz w:val="24"/>
        </w:rPr>
        <w:t>[</w:t>
      </w:r>
      <w:r w:rsidRPr="00CD6AF6">
        <w:rPr>
          <w:sz w:val="24"/>
        </w:rPr>
        <w:t>1</w:t>
      </w:r>
      <w:r>
        <w:rPr>
          <w:sz w:val="24"/>
        </w:rPr>
        <w:t>]</w:t>
      </w:r>
      <w:r>
        <w:rPr>
          <w:rFonts w:ascii="宋体" w:hAnsi="宋体" w:cs="宋体" w:hint="eastAsia"/>
          <w:sz w:val="24"/>
        </w:rPr>
        <w:t>盘瑶,张剑云,朱颖,等.基于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2</w:t>
      </w:r>
      <w:r>
        <w:rPr>
          <w:sz w:val="24"/>
        </w:rPr>
        <w:t>]</w:t>
      </w:r>
      <w:r>
        <w:rPr>
          <w:rFonts w:ascii="宋体" w:hAnsi="宋体" w:cs="宋体" w:hint="eastAsia"/>
          <w:sz w:val="24"/>
        </w:rPr>
        <w:t>陈帅.基于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3</w:t>
      </w:r>
      <w:r>
        <w:rPr>
          <w:sz w:val="24"/>
        </w:rPr>
        <w:t>]</w:t>
      </w:r>
      <w:r>
        <w:rPr>
          <w:rFonts w:ascii="宋体" w:hAnsi="宋体" w:cs="宋体" w:hint="eastAsia"/>
          <w:sz w:val="24"/>
        </w:rPr>
        <w:t>渠元驰.基于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李璐,李昆杰,刘硕累,等.基于物联网的园区智慧路灯控制系统设计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5</w:t>
      </w:r>
      <w:r>
        <w:rPr>
          <w:sz w:val="24"/>
        </w:rPr>
        <w:t>]</w:t>
      </w:r>
      <w:r>
        <w:rPr>
          <w:rFonts w:ascii="宋体" w:hAnsi="宋体" w:cs="宋体" w:hint="eastAsia"/>
          <w:sz w:val="24"/>
        </w:rPr>
        <w:t>张基延.智慧路灯（灯杆）控制系统设计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罗青青,周正贵,方银银.基于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王鹏举,经本钦,嵇建波,等.智慧路灯自动控制与测试装置的设计与实现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郑雄文,陈育,李志梅.</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rsidP="006621DD">
      <w:pPr>
        <w:wordWrap w:val="0"/>
        <w:spacing w:line="360" w:lineRule="auto"/>
        <w:rPr>
          <w:rFonts w:cs="宋体"/>
          <w:sz w:val="24"/>
          <w:shd w:val="clear" w:color="auto" w:fill="FFFFFF"/>
        </w:rPr>
      </w:pPr>
      <w:bookmarkStart w:id="147"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48" w:name="_Hlk136184927"/>
      <w:r>
        <w:rPr>
          <w:rFonts w:cstheme="minorEastAsia" w:hint="eastAsia"/>
          <w:color w:val="333333"/>
          <w:sz w:val="24"/>
          <w:shd w:val="clear" w:color="auto" w:fill="FFFFFF"/>
        </w:rPr>
        <w:t>．</w:t>
      </w:r>
      <w:bookmarkEnd w:id="147"/>
      <w:bookmarkEnd w:id="148"/>
    </w:p>
    <w:p w14:paraId="2DB31A8A" w14:textId="77777777" w:rsidR="00C511F8" w:rsidRDefault="00AF702B" w:rsidP="006621DD">
      <w:pPr>
        <w:tabs>
          <w:tab w:val="left" w:pos="1319"/>
        </w:tabs>
        <w:wordWrap w:val="0"/>
        <w:spacing w:line="360" w:lineRule="auto"/>
        <w:jc w:val="left"/>
        <w:rPr>
          <w:rFonts w:ascii="宋体" w:hAnsi="宋体" w:cs="宋体" w:hint="eastAsia"/>
          <w:sz w:val="24"/>
        </w:rPr>
      </w:pPr>
      <w:bookmarkStart w:id="149" w:name="_Ref23259"/>
      <w:r>
        <w:rPr>
          <w:sz w:val="24"/>
        </w:rPr>
        <w:t>[</w:t>
      </w:r>
      <w:r w:rsidRPr="00CD6AF6">
        <w:rPr>
          <w:sz w:val="24"/>
        </w:rPr>
        <w:t>1</w:t>
      </w:r>
      <w:r w:rsidRPr="00CD6AF6">
        <w:rPr>
          <w:rFonts w:hint="eastAsia"/>
          <w:sz w:val="24"/>
        </w:rPr>
        <w:t>4</w:t>
      </w:r>
      <w:r>
        <w:rPr>
          <w:sz w:val="24"/>
        </w:rPr>
        <w:t>]</w:t>
      </w:r>
      <w:r>
        <w:rPr>
          <w:rFonts w:hint="eastAsia"/>
          <w:sz w:val="24"/>
        </w:rPr>
        <w:t>卜永波，罗小玲，陈一．基于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49"/>
    </w:p>
    <w:p w14:paraId="4B0DEDA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5</w:t>
      </w:r>
      <w:r>
        <w:rPr>
          <w:sz w:val="24"/>
        </w:rPr>
        <w:t>]</w:t>
      </w:r>
      <w:r w:rsidRPr="00802AA2">
        <w:rPr>
          <w:sz w:val="24"/>
        </w:rPr>
        <w:t>Mai</w:t>
      </w:r>
      <w:r>
        <w:rPr>
          <w:sz w:val="24"/>
        </w:rPr>
        <w:t xml:space="preserve"> </w:t>
      </w:r>
      <w:r w:rsidRPr="00802AA2">
        <w:rPr>
          <w:sz w:val="24"/>
        </w:rPr>
        <w:t>Y</w:t>
      </w:r>
      <w:r>
        <w:rPr>
          <w:sz w:val="24"/>
        </w:rPr>
        <w:t xml:space="preserve"> ,</w:t>
      </w:r>
      <w:r w:rsidRPr="00802AA2">
        <w:rPr>
          <w:sz w:val="24"/>
        </w:rPr>
        <w:t>Mingjing</w:t>
      </w:r>
      <w:r>
        <w:rPr>
          <w:sz w:val="24"/>
        </w:rPr>
        <w:t xml:space="preserve"> </w:t>
      </w:r>
      <w:r w:rsidRPr="00802AA2">
        <w:rPr>
          <w:sz w:val="24"/>
        </w:rPr>
        <w:t>L</w:t>
      </w:r>
      <w:r>
        <w:rPr>
          <w:sz w:val="24"/>
        </w:rPr>
        <w:t xml:space="preserve"> ,</w:t>
      </w:r>
      <w:r w:rsidRPr="00802AA2">
        <w:rPr>
          <w:sz w:val="24"/>
        </w:rPr>
        <w:t>Yingbo</w:t>
      </w:r>
      <w:r>
        <w:rPr>
          <w:sz w:val="24"/>
        </w:rPr>
        <w:t xml:space="preserve"> </w:t>
      </w:r>
      <w:r w:rsidRPr="00802AA2">
        <w:rPr>
          <w:sz w:val="24"/>
        </w:rPr>
        <w:t>P</w:t>
      </w:r>
      <w:r>
        <w:rPr>
          <w:sz w:val="24"/>
        </w:rPr>
        <w:t xml:space="preserve"> ,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rsidP="006621DD">
      <w:pPr>
        <w:tabs>
          <w:tab w:val="left" w:pos="1319"/>
        </w:tabs>
        <w:wordWrap w:val="0"/>
        <w:spacing w:line="360" w:lineRule="auto"/>
        <w:jc w:val="left"/>
        <w:rPr>
          <w:sz w:val="24"/>
        </w:rPr>
      </w:pPr>
      <w:r>
        <w:rPr>
          <w:sz w:val="24"/>
        </w:rPr>
        <w:lastRenderedPageBreak/>
        <w:t>[</w:t>
      </w:r>
      <w:r w:rsidRPr="00CD6AF6">
        <w:rPr>
          <w:sz w:val="24"/>
        </w:rPr>
        <w:t>1</w:t>
      </w:r>
      <w:r w:rsidRPr="00CD6AF6">
        <w:rPr>
          <w:rFonts w:hint="eastAsia"/>
          <w:sz w:val="24"/>
        </w:rPr>
        <w:t>6</w:t>
      </w:r>
      <w:r>
        <w:rPr>
          <w:sz w:val="24"/>
        </w:rPr>
        <w:t>]</w:t>
      </w:r>
      <w:r w:rsidRPr="00802AA2">
        <w:rPr>
          <w:sz w:val="24"/>
        </w:rPr>
        <w:t>Liu</w:t>
      </w:r>
      <w:r>
        <w:rPr>
          <w:sz w:val="24"/>
        </w:rPr>
        <w:t xml:space="preserve"> </w:t>
      </w:r>
      <w:r w:rsidRPr="00802AA2">
        <w:rPr>
          <w:sz w:val="24"/>
        </w:rPr>
        <w:t>M</w:t>
      </w:r>
      <w:r>
        <w:rPr>
          <w:sz w:val="24"/>
        </w:rPr>
        <w:t xml:space="preserve"> .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4E05D04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7</w:t>
      </w:r>
      <w:r>
        <w:rPr>
          <w:sz w:val="24"/>
        </w:rPr>
        <w:t>]</w:t>
      </w:r>
      <w:r w:rsidRPr="00802AA2">
        <w:rPr>
          <w:sz w:val="24"/>
        </w:rPr>
        <w:t>Khaula</w:t>
      </w:r>
      <w:r>
        <w:rPr>
          <w:sz w:val="24"/>
        </w:rPr>
        <w:t xml:space="preserve"> </w:t>
      </w:r>
      <w:r w:rsidRPr="00802AA2">
        <w:rPr>
          <w:sz w:val="24"/>
        </w:rPr>
        <w:t>A</w:t>
      </w:r>
      <w:r>
        <w:rPr>
          <w:sz w:val="24"/>
        </w:rPr>
        <w:t xml:space="preserve"> ,</w:t>
      </w:r>
      <w:r w:rsidRPr="00802AA2">
        <w:rPr>
          <w:sz w:val="24"/>
        </w:rPr>
        <w:t>Rhman</w:t>
      </w:r>
      <w:r>
        <w:rPr>
          <w:sz w:val="24"/>
        </w:rPr>
        <w:t xml:space="preserve"> </w:t>
      </w:r>
      <w:r w:rsidRPr="00802AA2">
        <w:rPr>
          <w:sz w:val="24"/>
        </w:rPr>
        <w:t>A</w:t>
      </w:r>
      <w:r>
        <w:rPr>
          <w:sz w:val="24"/>
        </w:rPr>
        <w:t xml:space="preserve"> </w:t>
      </w:r>
      <w:r w:rsidRPr="00802AA2">
        <w:rPr>
          <w:sz w:val="24"/>
        </w:rPr>
        <w:t>F</w:t>
      </w:r>
      <w:r>
        <w:rPr>
          <w:sz w:val="24"/>
        </w:rPr>
        <w:t xml:space="preserve"> </w:t>
      </w:r>
      <w:r w:rsidRPr="00802AA2">
        <w:rPr>
          <w:sz w:val="24"/>
        </w:rPr>
        <w:t>E</w:t>
      </w:r>
      <w:r>
        <w:rPr>
          <w:sz w:val="24"/>
        </w:rPr>
        <w:t xml:space="preserve"> . </w:t>
      </w:r>
      <w:r w:rsidRPr="00802AA2">
        <w:rPr>
          <w:sz w:val="24"/>
        </w:rPr>
        <w:t>Drones</w:t>
      </w:r>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41"/>
      <w:bookmarkEnd w:id="146"/>
      <w:r>
        <w:rPr>
          <w:sz w:val="24"/>
        </w:rPr>
        <w:t>.</w:t>
      </w:r>
    </w:p>
    <w:p w14:paraId="50154449" w14:textId="77777777" w:rsidR="00C511F8" w:rsidRDefault="00C511F8" w:rsidP="006621DD">
      <w:pPr>
        <w:tabs>
          <w:tab w:val="left" w:pos="1319"/>
        </w:tabs>
        <w:wordWrap w:val="0"/>
        <w:spacing w:line="360" w:lineRule="auto"/>
        <w:jc w:val="left"/>
        <w:rPr>
          <w:sz w:val="24"/>
        </w:rPr>
      </w:pPr>
    </w:p>
    <w:p w14:paraId="5AE9795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bookmarkStart w:id="150" w:name="_Toc17866"/>
      <w:bookmarkStart w:id="151" w:name="_Toc167741181"/>
    </w:p>
    <w:p w14:paraId="49E0C9C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A8F86F"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04F95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8331E1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C15FD7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2A8D4E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1FBAD1B"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2CB7D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1953AC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FB9F7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211ED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5A8695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8DEA6B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0ADBDF4"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45CF19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CADE1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5BCB10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2DFD918"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098441C"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52" w:name="_Toc198501346"/>
      <w:r>
        <w:rPr>
          <w:rFonts w:ascii="黑体" w:eastAsia="黑体" w:hAnsi="黑体" w:cs="黑体" w:hint="eastAsia"/>
          <w:sz w:val="32"/>
          <w:szCs w:val="32"/>
        </w:rPr>
        <w:t>附　　录</w:t>
      </w:r>
      <w:bookmarkEnd w:id="150"/>
      <w:bookmarkEnd w:id="151"/>
      <w:bookmarkEnd w:id="152"/>
    </w:p>
    <w:p w14:paraId="1C79D093" w14:textId="77777777" w:rsidR="00C511F8" w:rsidRDefault="00AF702B" w:rsidP="006621DD">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0843482F" w14:textId="77777777" w:rsidR="00C511F8" w:rsidRDefault="00C511F8" w:rsidP="006621DD">
      <w:pPr>
        <w:tabs>
          <w:tab w:val="left" w:pos="1319"/>
        </w:tabs>
        <w:wordWrap w:val="0"/>
        <w:spacing w:line="360" w:lineRule="auto"/>
        <w:ind w:firstLineChars="200" w:firstLine="480"/>
        <w:jc w:val="left"/>
        <w:rPr>
          <w:sz w:val="24"/>
        </w:rPr>
      </w:pPr>
    </w:p>
    <w:p w14:paraId="1834F0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41EA907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5EB532B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1</w:t>
      </w:r>
      <w:r>
        <w:rPr>
          <w:sz w:val="24"/>
        </w:rPr>
        <w:t>[]="</w:t>
      </w:r>
      <w:r w:rsidRPr="00802AA2">
        <w:rPr>
          <w:sz w:val="24"/>
        </w:rPr>
        <w:t>open</w:t>
      </w:r>
      <w:r w:rsidRPr="00CD6AF6">
        <w:rPr>
          <w:sz w:val="24"/>
        </w:rPr>
        <w:t>1</w:t>
      </w:r>
      <w:r>
        <w:rPr>
          <w:sz w:val="24"/>
        </w:rPr>
        <w:t>";     //</w:t>
      </w:r>
      <w:r>
        <w:rPr>
          <w:sz w:val="24"/>
        </w:rPr>
        <w:t>开灯</w:t>
      </w:r>
      <w:r w:rsidRPr="00CD6AF6">
        <w:rPr>
          <w:sz w:val="24"/>
        </w:rPr>
        <w:t>1</w:t>
      </w:r>
    </w:p>
    <w:p w14:paraId="6866AE1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2</w:t>
      </w:r>
      <w:r>
        <w:rPr>
          <w:sz w:val="24"/>
        </w:rPr>
        <w:t>[]="</w:t>
      </w:r>
      <w:r w:rsidRPr="00802AA2">
        <w:rPr>
          <w:sz w:val="24"/>
        </w:rPr>
        <w:t>open</w:t>
      </w:r>
      <w:r w:rsidRPr="00CD6AF6">
        <w:rPr>
          <w:sz w:val="24"/>
        </w:rPr>
        <w:t>2</w:t>
      </w:r>
      <w:r>
        <w:rPr>
          <w:sz w:val="24"/>
        </w:rPr>
        <w:t>";     //</w:t>
      </w:r>
      <w:r>
        <w:rPr>
          <w:sz w:val="24"/>
        </w:rPr>
        <w:t>开灯</w:t>
      </w:r>
      <w:r w:rsidRPr="00CD6AF6">
        <w:rPr>
          <w:sz w:val="24"/>
        </w:rPr>
        <w:t>2</w:t>
      </w:r>
    </w:p>
    <w:p w14:paraId="46321AA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w:t>
      </w:r>
      <w:r w:rsidRPr="00CD6AF6">
        <w:rPr>
          <w:sz w:val="24"/>
        </w:rPr>
        <w:t>8</w:t>
      </w:r>
      <w:r>
        <w:rPr>
          <w:sz w:val="24"/>
        </w:rPr>
        <w:t xml:space="preserve"> </w:t>
      </w:r>
      <w:r w:rsidRPr="00802AA2">
        <w:rPr>
          <w:sz w:val="24"/>
        </w:rPr>
        <w:t>CloseCmd</w:t>
      </w:r>
      <w:r w:rsidRPr="00CD6AF6">
        <w:rPr>
          <w:sz w:val="24"/>
        </w:rPr>
        <w:t>1</w:t>
      </w:r>
      <w:r>
        <w:rPr>
          <w:sz w:val="24"/>
        </w:rPr>
        <w:t>[]="</w:t>
      </w:r>
      <w:r w:rsidRPr="00802AA2">
        <w:rPr>
          <w:sz w:val="24"/>
        </w:rPr>
        <w:t>close</w:t>
      </w:r>
      <w:r w:rsidRPr="00CD6AF6">
        <w:rPr>
          <w:sz w:val="24"/>
        </w:rPr>
        <w:t>1</w:t>
      </w:r>
      <w:r>
        <w:rPr>
          <w:sz w:val="24"/>
        </w:rPr>
        <w:t>";   //</w:t>
      </w:r>
      <w:r>
        <w:rPr>
          <w:sz w:val="24"/>
        </w:rPr>
        <w:t>关灯</w:t>
      </w:r>
      <w:r w:rsidRPr="00CD6AF6">
        <w:rPr>
          <w:sz w:val="24"/>
        </w:rPr>
        <w:t>1</w:t>
      </w:r>
    </w:p>
    <w:p w14:paraId="0B3622A9"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CloseCmd</w:t>
      </w:r>
      <w:r w:rsidRPr="00CD6AF6">
        <w:rPr>
          <w:sz w:val="24"/>
        </w:rPr>
        <w:t>2</w:t>
      </w:r>
      <w:r>
        <w:rPr>
          <w:sz w:val="24"/>
        </w:rPr>
        <w:t>[]="</w:t>
      </w:r>
      <w:r w:rsidRPr="00802AA2">
        <w:rPr>
          <w:sz w:val="24"/>
        </w:rPr>
        <w:t>close</w:t>
      </w:r>
      <w:r w:rsidRPr="00CD6AF6">
        <w:rPr>
          <w:sz w:val="24"/>
        </w:rPr>
        <w:t>2</w:t>
      </w:r>
      <w:r>
        <w:rPr>
          <w:sz w:val="24"/>
        </w:rPr>
        <w:t>";   //</w:t>
      </w:r>
      <w:r>
        <w:rPr>
          <w:sz w:val="24"/>
        </w:rPr>
        <w:t>关灯</w:t>
      </w:r>
      <w:r w:rsidRPr="00CD6AF6">
        <w:rPr>
          <w:sz w:val="24"/>
        </w:rPr>
        <w:t>2</w:t>
      </w:r>
    </w:p>
    <w:p w14:paraId="36DC6FA2"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Pr>
          <w:sz w:val="24"/>
        </w:rPr>
        <w:tab/>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t</w:t>
      </w:r>
      <w:r>
        <w:rPr>
          <w:sz w:val="24"/>
        </w:rPr>
        <w:t>,</w:t>
      </w:r>
      <w:r w:rsidRPr="00802AA2">
        <w:rPr>
          <w:sz w:val="24"/>
        </w:rPr>
        <w:t>len</w:t>
      </w:r>
      <w:r>
        <w:rPr>
          <w:sz w:val="24"/>
        </w:rPr>
        <w:t xml:space="preserve">;  </w:t>
      </w:r>
      <w:r>
        <w:rPr>
          <w:sz w:val="24"/>
        </w:rPr>
        <w:tab/>
      </w:r>
    </w:p>
    <w:p w14:paraId="41B3633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设置标志位</w:t>
      </w:r>
    </w:p>
    <w:p w14:paraId="19F1BB6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8000</w:t>
      </w:r>
      <w:r>
        <w:rPr>
          <w:sz w:val="24"/>
        </w:rPr>
        <w:t>)</w:t>
      </w:r>
    </w:p>
    <w:p w14:paraId="69B00FE6" w14:textId="77777777" w:rsidR="00C511F8" w:rsidRDefault="00AF702B" w:rsidP="006621DD">
      <w:pPr>
        <w:tabs>
          <w:tab w:val="left" w:pos="1319"/>
        </w:tabs>
        <w:wordWrap w:val="0"/>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len</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3</w:t>
      </w:r>
      <w:r w:rsidRPr="00802AA2">
        <w:rPr>
          <w:sz w:val="24"/>
        </w:rPr>
        <w:t>fff</w:t>
      </w:r>
      <w:r>
        <w:rPr>
          <w:sz w:val="24"/>
        </w:rPr>
        <w:t>;//</w:t>
      </w:r>
      <w:r>
        <w:rPr>
          <w:sz w:val="24"/>
        </w:rPr>
        <w:t>得到此次接收到的数据长度</w:t>
      </w:r>
    </w:p>
    <w:p w14:paraId="2BC8E40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for</w:t>
      </w:r>
      <w:r>
        <w:rPr>
          <w:sz w:val="24"/>
        </w:rPr>
        <w:t>(</w:t>
      </w:r>
      <w:r w:rsidRPr="00802AA2">
        <w:rPr>
          <w:sz w:val="24"/>
        </w:rPr>
        <w:t>t</w:t>
      </w:r>
      <w:r>
        <w:rPr>
          <w:sz w:val="24"/>
        </w:rPr>
        <w:t>=</w:t>
      </w:r>
      <w:r w:rsidRPr="00CD6AF6">
        <w:rPr>
          <w:sz w:val="24"/>
        </w:rPr>
        <w:t>0</w:t>
      </w:r>
      <w:r>
        <w:rPr>
          <w:sz w:val="24"/>
        </w:rPr>
        <w:t>;</w:t>
      </w:r>
      <w:r w:rsidRPr="00802AA2">
        <w:rPr>
          <w:sz w:val="24"/>
        </w:rPr>
        <w:t>t</w:t>
      </w:r>
      <w:r>
        <w:rPr>
          <w:sz w:val="24"/>
        </w:rPr>
        <w:t>&lt;</w:t>
      </w:r>
      <w:r w:rsidRPr="00802AA2">
        <w:rPr>
          <w:sz w:val="24"/>
        </w:rPr>
        <w:t>len</w:t>
      </w:r>
      <w:r>
        <w:rPr>
          <w:sz w:val="24"/>
        </w:rPr>
        <w:t>;</w:t>
      </w:r>
      <w:r w:rsidRPr="00802AA2">
        <w:rPr>
          <w:sz w:val="24"/>
        </w:rPr>
        <w:t>t</w:t>
      </w:r>
      <w:r>
        <w:rPr>
          <w:sz w:val="24"/>
        </w:rPr>
        <w:t>++)</w:t>
      </w:r>
    </w:p>
    <w:p w14:paraId="54E08C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4579028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E63AED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1</w:t>
      </w:r>
      <w:r>
        <w:rPr>
          <w:sz w:val="24"/>
        </w:rPr>
        <w:t>=</w:t>
      </w:r>
      <w:r w:rsidRPr="00CD6AF6">
        <w:rPr>
          <w:sz w:val="24"/>
        </w:rPr>
        <w:t>0</w:t>
      </w:r>
      <w:r>
        <w:rPr>
          <w:sz w:val="24"/>
        </w:rPr>
        <w:t>;  //</w:t>
      </w:r>
      <w:r>
        <w:rPr>
          <w:sz w:val="24"/>
        </w:rPr>
        <w:t>若接受数据与打开</w:t>
      </w:r>
      <w:r w:rsidRPr="00CD6AF6">
        <w:rPr>
          <w:sz w:val="24"/>
        </w:rPr>
        <w:t>1</w:t>
      </w:r>
      <w:r>
        <w:rPr>
          <w:sz w:val="24"/>
        </w:rPr>
        <w:t>命令不同将</w:t>
      </w:r>
      <w:r w:rsidRPr="00802AA2">
        <w:rPr>
          <w:sz w:val="24"/>
        </w:rPr>
        <w:t>flag</w:t>
      </w:r>
      <w:r>
        <w:rPr>
          <w:sz w:val="24"/>
        </w:rPr>
        <w:t>_</w:t>
      </w:r>
      <w:r w:rsidRPr="00802AA2">
        <w:rPr>
          <w:sz w:val="24"/>
        </w:rPr>
        <w:t>O</w:t>
      </w:r>
      <w:r w:rsidRPr="00CD6AF6">
        <w:rPr>
          <w:sz w:val="24"/>
        </w:rPr>
        <w:t>1</w:t>
      </w:r>
      <w:r>
        <w:rPr>
          <w:sz w:val="24"/>
        </w:rPr>
        <w:t>置为</w:t>
      </w:r>
      <w:r w:rsidRPr="00CD6AF6">
        <w:rPr>
          <w:sz w:val="24"/>
        </w:rPr>
        <w:t>0</w:t>
      </w:r>
    </w:p>
    <w:p w14:paraId="6137633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24E6318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2</w:t>
      </w:r>
      <w:r>
        <w:rPr>
          <w:sz w:val="24"/>
        </w:rPr>
        <w:t>=</w:t>
      </w:r>
      <w:r w:rsidRPr="00CD6AF6">
        <w:rPr>
          <w:sz w:val="24"/>
        </w:rPr>
        <w:t>0</w:t>
      </w:r>
      <w:r>
        <w:rPr>
          <w:sz w:val="24"/>
        </w:rPr>
        <w:t>;  //</w:t>
      </w:r>
      <w:r>
        <w:rPr>
          <w:sz w:val="24"/>
        </w:rPr>
        <w:t>若接受数据与打开</w:t>
      </w:r>
      <w:r w:rsidRPr="00CD6AF6">
        <w:rPr>
          <w:sz w:val="24"/>
        </w:rPr>
        <w:t>2</w:t>
      </w:r>
      <w:r>
        <w:rPr>
          <w:sz w:val="24"/>
        </w:rPr>
        <w:t>命令不同将</w:t>
      </w:r>
      <w:r w:rsidRPr="00802AA2">
        <w:rPr>
          <w:sz w:val="24"/>
        </w:rPr>
        <w:t>flag</w:t>
      </w:r>
      <w:r>
        <w:rPr>
          <w:sz w:val="24"/>
        </w:rPr>
        <w:t>_</w:t>
      </w:r>
      <w:r w:rsidRPr="00802AA2">
        <w:rPr>
          <w:sz w:val="24"/>
        </w:rPr>
        <w:t>O</w:t>
      </w:r>
      <w:r w:rsidRPr="00CD6AF6">
        <w:rPr>
          <w:sz w:val="24"/>
        </w:rPr>
        <w:t>2</w:t>
      </w:r>
      <w:r>
        <w:rPr>
          <w:sz w:val="24"/>
        </w:rPr>
        <w:t>置为</w:t>
      </w:r>
      <w:r w:rsidRPr="00CD6AF6">
        <w:rPr>
          <w:sz w:val="24"/>
        </w:rPr>
        <w:t>0</w:t>
      </w:r>
    </w:p>
    <w:p w14:paraId="2E064416"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CloseCmd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16EBD2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1</w:t>
      </w:r>
      <w:r>
        <w:rPr>
          <w:sz w:val="24"/>
        </w:rPr>
        <w:t>=</w:t>
      </w:r>
      <w:r w:rsidRPr="00CD6AF6">
        <w:rPr>
          <w:sz w:val="24"/>
        </w:rPr>
        <w:t>0</w:t>
      </w:r>
      <w:r>
        <w:rPr>
          <w:sz w:val="24"/>
        </w:rPr>
        <w:t>;  //</w:t>
      </w:r>
      <w:r>
        <w:rPr>
          <w:sz w:val="24"/>
        </w:rPr>
        <w:t>若接受数据与关闭</w:t>
      </w:r>
      <w:r w:rsidRPr="00CD6AF6">
        <w:rPr>
          <w:sz w:val="24"/>
        </w:rPr>
        <w:t>1</w:t>
      </w:r>
      <w:r>
        <w:rPr>
          <w:sz w:val="24"/>
        </w:rPr>
        <w:t>命令不同将</w:t>
      </w:r>
      <w:r w:rsidRPr="00802AA2">
        <w:rPr>
          <w:sz w:val="24"/>
        </w:rPr>
        <w:t>flag</w:t>
      </w:r>
      <w:r>
        <w:rPr>
          <w:sz w:val="24"/>
        </w:rPr>
        <w:t>_</w:t>
      </w:r>
      <w:r w:rsidRPr="00802AA2">
        <w:rPr>
          <w:sz w:val="24"/>
        </w:rPr>
        <w:t>C</w:t>
      </w:r>
      <w:r w:rsidRPr="00CD6AF6">
        <w:rPr>
          <w:sz w:val="24"/>
        </w:rPr>
        <w:t>1</w:t>
      </w:r>
      <w:r>
        <w:rPr>
          <w:sz w:val="24"/>
        </w:rPr>
        <w:t>置为</w:t>
      </w:r>
      <w:r w:rsidRPr="00CD6AF6">
        <w:rPr>
          <w:sz w:val="24"/>
        </w:rPr>
        <w:t>0</w:t>
      </w:r>
    </w:p>
    <w:p w14:paraId="505AA39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CloseCmd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04269F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2</w:t>
      </w:r>
      <w:r>
        <w:rPr>
          <w:sz w:val="24"/>
        </w:rPr>
        <w:t>=</w:t>
      </w:r>
      <w:r w:rsidRPr="00CD6AF6">
        <w:rPr>
          <w:sz w:val="24"/>
        </w:rPr>
        <w:t>0</w:t>
      </w:r>
      <w:r>
        <w:rPr>
          <w:sz w:val="24"/>
        </w:rPr>
        <w:t>;  //</w:t>
      </w:r>
      <w:r>
        <w:rPr>
          <w:sz w:val="24"/>
        </w:rPr>
        <w:t>若接受数据与关闭</w:t>
      </w:r>
      <w:r w:rsidRPr="00CD6AF6">
        <w:rPr>
          <w:sz w:val="24"/>
        </w:rPr>
        <w:t>2</w:t>
      </w:r>
      <w:r>
        <w:rPr>
          <w:sz w:val="24"/>
        </w:rPr>
        <w:t>命令不同将</w:t>
      </w:r>
      <w:r w:rsidRPr="00802AA2">
        <w:rPr>
          <w:sz w:val="24"/>
        </w:rPr>
        <w:t>flag</w:t>
      </w:r>
      <w:r>
        <w:rPr>
          <w:sz w:val="24"/>
        </w:rPr>
        <w:t>_</w:t>
      </w:r>
      <w:r w:rsidRPr="00802AA2">
        <w:rPr>
          <w:sz w:val="24"/>
        </w:rPr>
        <w:t>C</w:t>
      </w:r>
      <w:r w:rsidRPr="00CD6AF6">
        <w:rPr>
          <w:sz w:val="24"/>
        </w:rPr>
        <w:t>2</w:t>
      </w:r>
      <w:r>
        <w:rPr>
          <w:sz w:val="24"/>
        </w:rPr>
        <w:t>置为</w:t>
      </w:r>
      <w:r w:rsidRPr="00CD6AF6">
        <w:rPr>
          <w:sz w:val="24"/>
        </w:rPr>
        <w:t>0</w:t>
      </w:r>
    </w:p>
    <w:p w14:paraId="4EE8E71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USART</w:t>
      </w:r>
      <w:r>
        <w:rPr>
          <w:sz w:val="24"/>
        </w:rPr>
        <w:t>_</w:t>
      </w:r>
      <w:r w:rsidRPr="00802AA2">
        <w:rPr>
          <w:sz w:val="24"/>
        </w:rPr>
        <w:t>SendData</w:t>
      </w:r>
      <w:r>
        <w:rPr>
          <w:sz w:val="24"/>
        </w:rPr>
        <w:t>(</w:t>
      </w:r>
      <w:r w:rsidRPr="00802AA2">
        <w:rPr>
          <w:sz w:val="24"/>
        </w:rPr>
        <w:t>USART</w:t>
      </w:r>
      <w:r w:rsidRPr="00CD6AF6">
        <w:rPr>
          <w:sz w:val="24"/>
        </w:rPr>
        <w:t>1</w:t>
      </w:r>
      <w:r>
        <w:rPr>
          <w:sz w:val="24"/>
        </w:rPr>
        <w:t xml:space="preserve">, </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w:t>
      </w:r>
      <w:r>
        <w:rPr>
          <w:sz w:val="24"/>
        </w:rPr>
        <w:t>向串口</w:t>
      </w:r>
      <w:r w:rsidRPr="00CD6AF6">
        <w:rPr>
          <w:sz w:val="24"/>
        </w:rPr>
        <w:t>1</w:t>
      </w:r>
      <w:r>
        <w:rPr>
          <w:sz w:val="24"/>
        </w:rPr>
        <w:t>发送数据</w:t>
      </w:r>
    </w:p>
    <w:p w14:paraId="57F6A24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while</w:t>
      </w:r>
      <w:r>
        <w:rPr>
          <w:sz w:val="24"/>
        </w:rPr>
        <w:t>(</w:t>
      </w:r>
      <w:r w:rsidRPr="00802AA2">
        <w:rPr>
          <w:sz w:val="24"/>
        </w:rPr>
        <w:t>USART</w:t>
      </w:r>
      <w:r>
        <w:rPr>
          <w:sz w:val="24"/>
        </w:rPr>
        <w:t>_</w:t>
      </w:r>
      <w:r w:rsidRPr="00802AA2">
        <w:rPr>
          <w:sz w:val="24"/>
        </w:rPr>
        <w:t>GetFlagStatus</w:t>
      </w:r>
      <w:r>
        <w:rPr>
          <w:sz w:val="24"/>
        </w:rPr>
        <w:t>(</w:t>
      </w:r>
      <w:r w:rsidRPr="00802AA2">
        <w:rPr>
          <w:sz w:val="24"/>
        </w:rPr>
        <w:t>USART</w:t>
      </w:r>
      <w:r w:rsidRPr="00CD6AF6">
        <w:rPr>
          <w:sz w:val="24"/>
        </w:rPr>
        <w:t>1</w:t>
      </w:r>
      <w:r>
        <w:rPr>
          <w:sz w:val="24"/>
        </w:rPr>
        <w:t>,</w:t>
      </w:r>
      <w:r w:rsidRPr="00802AA2">
        <w:rPr>
          <w:sz w:val="24"/>
        </w:rPr>
        <w:t>USART</w:t>
      </w:r>
      <w:r>
        <w:rPr>
          <w:sz w:val="24"/>
        </w:rPr>
        <w:t>_</w:t>
      </w:r>
      <w:r w:rsidRPr="00802AA2">
        <w:rPr>
          <w:sz w:val="24"/>
        </w:rPr>
        <w:t>FLAG</w:t>
      </w:r>
      <w:r>
        <w:rPr>
          <w:sz w:val="24"/>
        </w:rPr>
        <w:t>_</w:t>
      </w:r>
      <w:r w:rsidRPr="00802AA2">
        <w:rPr>
          <w:sz w:val="24"/>
        </w:rPr>
        <w:t>TC</w:t>
      </w:r>
      <w:r>
        <w:rPr>
          <w:sz w:val="24"/>
        </w:rPr>
        <w:t>)!=</w:t>
      </w:r>
      <w:r w:rsidRPr="00802AA2">
        <w:rPr>
          <w:sz w:val="24"/>
        </w:rPr>
        <w:t>SET</w:t>
      </w:r>
      <w:r>
        <w:rPr>
          <w:sz w:val="24"/>
        </w:rPr>
        <w:t>);//</w:t>
      </w:r>
      <w:r>
        <w:rPr>
          <w:sz w:val="24"/>
        </w:rPr>
        <w:lastRenderedPageBreak/>
        <w:t>等待发送结束</w:t>
      </w:r>
    </w:p>
    <w:p w14:paraId="2BBBF20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6440E2E3"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表示上位机发送的是打开</w:t>
      </w:r>
      <w:r w:rsidRPr="00CD6AF6">
        <w:rPr>
          <w:sz w:val="24"/>
        </w:rPr>
        <w:t>1</w:t>
      </w:r>
      <w:r>
        <w:rPr>
          <w:sz w:val="24"/>
        </w:rPr>
        <w:t>命令</w:t>
      </w:r>
    </w:p>
    <w:p w14:paraId="284D115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2F9EAED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已打开第一盏灯了！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75A53F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F85A8D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5AB65C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表示上位机发送的是打开</w:t>
      </w:r>
      <w:r w:rsidRPr="00CD6AF6">
        <w:rPr>
          <w:sz w:val="24"/>
        </w:rPr>
        <w:t>2</w:t>
      </w:r>
      <w:r>
        <w:rPr>
          <w:sz w:val="24"/>
        </w:rPr>
        <w:t>命令</w:t>
      </w:r>
    </w:p>
    <w:p w14:paraId="3B6C27B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3F3C2F3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已打开第二盏灯了！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02ECDA8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53883CB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C8D2F5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表示上位机发送的是关闭</w:t>
      </w:r>
      <w:r w:rsidRPr="00CD6AF6">
        <w:rPr>
          <w:sz w:val="24"/>
        </w:rPr>
        <w:t>1</w:t>
      </w:r>
      <w:r>
        <w:rPr>
          <w:sz w:val="24"/>
        </w:rPr>
        <w:t>命令</w:t>
      </w:r>
    </w:p>
    <w:p w14:paraId="3F5EE431"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36650AB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已关闭第一盏灯了！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D59AD7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4602F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08FFC5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表示上位机发送的是关闭</w:t>
      </w:r>
      <w:r w:rsidRPr="00CD6AF6">
        <w:rPr>
          <w:sz w:val="24"/>
        </w:rPr>
        <w:t>2</w:t>
      </w:r>
      <w:r>
        <w:rPr>
          <w:sz w:val="24"/>
        </w:rPr>
        <w:t>命令</w:t>
      </w:r>
      <w:r>
        <w:rPr>
          <w:sz w:val="24"/>
        </w:rPr>
        <w:t xml:space="preserve"> </w:t>
      </w:r>
    </w:p>
    <w:p w14:paraId="574C1AA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1DA86379"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已关闭第二盏灯了！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FFCDFC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03212EA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B06BAD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USART</w:t>
      </w:r>
      <w:r>
        <w:rPr>
          <w:sz w:val="24"/>
        </w:rPr>
        <w:t>_</w:t>
      </w:r>
      <w:r w:rsidRPr="00802AA2">
        <w:rPr>
          <w:sz w:val="24"/>
        </w:rPr>
        <w:t>RX</w:t>
      </w:r>
      <w:r>
        <w:rPr>
          <w:sz w:val="24"/>
        </w:rPr>
        <w:t>_</w:t>
      </w:r>
      <w:r w:rsidRPr="00802AA2">
        <w:rPr>
          <w:sz w:val="24"/>
        </w:rPr>
        <w:t>STA</w:t>
      </w:r>
      <w:r>
        <w:rPr>
          <w:sz w:val="24"/>
        </w:rPr>
        <w:t>=</w:t>
      </w:r>
      <w:r w:rsidRPr="00CD6AF6">
        <w:rPr>
          <w:sz w:val="24"/>
        </w:rPr>
        <w:t>0</w:t>
      </w:r>
      <w:r>
        <w:rPr>
          <w:sz w:val="24"/>
        </w:rPr>
        <w:t>;</w:t>
      </w:r>
    </w:p>
    <w:p w14:paraId="0F71028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D7AA1EC"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64A2D35E" w14:textId="77777777" w:rsidR="00C511F8" w:rsidRDefault="00C511F8" w:rsidP="006621DD">
      <w:pPr>
        <w:tabs>
          <w:tab w:val="left" w:pos="1319"/>
        </w:tabs>
        <w:wordWrap w:val="0"/>
        <w:spacing w:line="360" w:lineRule="auto"/>
        <w:ind w:firstLineChars="200" w:firstLine="480"/>
        <w:jc w:val="left"/>
        <w:rPr>
          <w:sz w:val="24"/>
        </w:rPr>
      </w:pPr>
    </w:p>
    <w:p w14:paraId="5593A8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control</w:t>
      </w:r>
      <w:r>
        <w:rPr>
          <w:sz w:val="24"/>
        </w:rPr>
        <w:t>(</w:t>
      </w:r>
      <w:r w:rsidRPr="00802AA2">
        <w:rPr>
          <w:sz w:val="24"/>
        </w:rPr>
        <w:t>void</w:t>
      </w:r>
      <w:r>
        <w:rPr>
          <w:sz w:val="24"/>
        </w:rPr>
        <w:t>)</w:t>
      </w:r>
    </w:p>
    <w:p w14:paraId="1CA39C19"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4BA83197"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if</w:t>
      </w:r>
      <w:r>
        <w:rPr>
          <w:sz w:val="24"/>
        </w:rPr>
        <w:t>(</w:t>
      </w:r>
      <w:r w:rsidRPr="00802AA2">
        <w:rPr>
          <w:sz w:val="24"/>
        </w:rPr>
        <w:t>mode</w:t>
      </w:r>
      <w:r>
        <w:rPr>
          <w:sz w:val="24"/>
        </w:rPr>
        <w:t xml:space="preserve"> == </w:t>
      </w:r>
      <w:r w:rsidRPr="00CD6AF6">
        <w:rPr>
          <w:sz w:val="24"/>
        </w:rPr>
        <w:t>1</w:t>
      </w:r>
      <w:r>
        <w:rPr>
          <w:sz w:val="24"/>
        </w:rPr>
        <w:t>)</w:t>
      </w:r>
    </w:p>
    <w:p w14:paraId="0E8344C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CF22E6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TimeData</w:t>
      </w:r>
      <w:r>
        <w:rPr>
          <w:sz w:val="24"/>
        </w:rPr>
        <w:t>.</w:t>
      </w:r>
      <w:r w:rsidRPr="00802AA2">
        <w:rPr>
          <w:sz w:val="24"/>
        </w:rPr>
        <w:t>hour</w:t>
      </w:r>
      <w:r>
        <w:rPr>
          <w:sz w:val="24"/>
        </w:rPr>
        <w:t xml:space="preserve"> &gt;= </w:t>
      </w:r>
      <w:r w:rsidRPr="00CD6AF6">
        <w:rPr>
          <w:sz w:val="24"/>
        </w:rPr>
        <w:t>23</w:t>
      </w:r>
      <w:r>
        <w:rPr>
          <w:sz w:val="24"/>
        </w:rPr>
        <w:t xml:space="preserve"> || </w:t>
      </w:r>
      <w:r w:rsidRPr="00802AA2">
        <w:rPr>
          <w:sz w:val="24"/>
        </w:rPr>
        <w:t>TimeData</w:t>
      </w:r>
      <w:r>
        <w:rPr>
          <w:sz w:val="24"/>
        </w:rPr>
        <w:t>.</w:t>
      </w:r>
      <w:r w:rsidRPr="00802AA2">
        <w:rPr>
          <w:sz w:val="24"/>
        </w:rPr>
        <w:t>hour</w:t>
      </w:r>
      <w:r>
        <w:rPr>
          <w:sz w:val="24"/>
        </w:rPr>
        <w:t xml:space="preserve"> &lt; </w:t>
      </w:r>
      <w:r w:rsidRPr="00CD6AF6">
        <w:rPr>
          <w:sz w:val="24"/>
        </w:rPr>
        <w:t>4</w:t>
      </w:r>
      <w:r>
        <w:rPr>
          <w:sz w:val="24"/>
        </w:rPr>
        <w:t>) //</w:t>
      </w:r>
      <w:r>
        <w:rPr>
          <w:sz w:val="24"/>
        </w:rPr>
        <w:t>打开</w:t>
      </w:r>
    </w:p>
    <w:p w14:paraId="51EA1FE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1DD67A2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else</w:t>
      </w:r>
      <w:r>
        <w:rPr>
          <w:sz w:val="24"/>
        </w:rPr>
        <w:t xml:space="preserve"> </w:t>
      </w:r>
      <w:r w:rsidRPr="00802AA2">
        <w:rPr>
          <w:sz w:val="24"/>
        </w:rPr>
        <w:t>if</w:t>
      </w:r>
      <w:r>
        <w:rPr>
          <w:sz w:val="24"/>
        </w:rPr>
        <w:t>((</w:t>
      </w:r>
      <w:r w:rsidRPr="00802AA2">
        <w:rPr>
          <w:sz w:val="24"/>
        </w:rPr>
        <w:t>TimeData</w:t>
      </w:r>
      <w:r>
        <w:rPr>
          <w:sz w:val="24"/>
        </w:rPr>
        <w:t>.</w:t>
      </w:r>
      <w:r w:rsidRPr="00802AA2">
        <w:rPr>
          <w:sz w:val="24"/>
        </w:rPr>
        <w:t>hour</w:t>
      </w:r>
      <w:r>
        <w:rPr>
          <w:sz w:val="24"/>
        </w:rPr>
        <w:t xml:space="preserve"> &lt; </w:t>
      </w:r>
      <w:r w:rsidRPr="00CD6AF6">
        <w:rPr>
          <w:sz w:val="24"/>
        </w:rPr>
        <w:t>23</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18</w:t>
      </w:r>
      <w:r>
        <w:rPr>
          <w:sz w:val="24"/>
        </w:rPr>
        <w:t>)|| (</w:t>
      </w:r>
      <w:r w:rsidRPr="00802AA2">
        <w:rPr>
          <w:sz w:val="24"/>
        </w:rPr>
        <w:t>TimeData</w:t>
      </w:r>
      <w:r>
        <w:rPr>
          <w:sz w:val="24"/>
        </w:rPr>
        <w:t>.</w:t>
      </w:r>
      <w:r w:rsidRPr="00802AA2">
        <w:rPr>
          <w:sz w:val="24"/>
        </w:rPr>
        <w:t>hour</w:t>
      </w:r>
      <w:r>
        <w:rPr>
          <w:sz w:val="24"/>
        </w:rPr>
        <w:t xml:space="preserve"> &lt; </w:t>
      </w:r>
      <w:r w:rsidRPr="00CD6AF6">
        <w:rPr>
          <w:sz w:val="24"/>
        </w:rPr>
        <w:t>6</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4</w:t>
      </w:r>
      <w:r>
        <w:rPr>
          <w:sz w:val="24"/>
        </w:rPr>
        <w:t>))//</w:t>
      </w:r>
      <w:r>
        <w:rPr>
          <w:sz w:val="24"/>
        </w:rPr>
        <w:t>红外检测</w:t>
      </w:r>
    </w:p>
    <w:p w14:paraId="4819A5A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AF3DB7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People</w:t>
      </w:r>
      <w:r>
        <w:rPr>
          <w:sz w:val="24"/>
        </w:rPr>
        <w:t>();</w:t>
      </w:r>
    </w:p>
    <w:p w14:paraId="1836629B"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Car</w:t>
      </w:r>
      <w:r>
        <w:rPr>
          <w:sz w:val="24"/>
        </w:rPr>
        <w:t>();</w:t>
      </w:r>
    </w:p>
    <w:p w14:paraId="7971A50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7D40942"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3C73E00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2</w:t>
      </w:r>
      <w:r>
        <w:rPr>
          <w:sz w:val="24"/>
        </w:rPr>
        <w:t>)</w:t>
      </w:r>
    </w:p>
    <w:p w14:paraId="4467199B"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4E22B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dark</w:t>
      </w:r>
      <w:r>
        <w:rPr>
          <w:sz w:val="24"/>
        </w:rPr>
        <w:t>();</w:t>
      </w:r>
    </w:p>
    <w:p w14:paraId="4A963399"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F46571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3</w:t>
      </w:r>
      <w:r>
        <w:rPr>
          <w:sz w:val="24"/>
        </w:rPr>
        <w:t>)</w:t>
      </w:r>
    </w:p>
    <w:p w14:paraId="4888C7E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69D72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receive</w:t>
      </w:r>
      <w:r>
        <w:rPr>
          <w:sz w:val="24"/>
        </w:rPr>
        <w:t>();</w:t>
      </w:r>
    </w:p>
    <w:p w14:paraId="716F3AF8"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336337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4</w:t>
      </w:r>
      <w:r>
        <w:rPr>
          <w:sz w:val="24"/>
        </w:rPr>
        <w:t>)</w:t>
      </w:r>
    </w:p>
    <w:p w14:paraId="6160D09D"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A30115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bad</w:t>
      </w:r>
      <w:r>
        <w:rPr>
          <w:sz w:val="24"/>
        </w:rPr>
        <w:t>();</w:t>
      </w:r>
    </w:p>
    <w:p w14:paraId="01153B0E"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687276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29FF97C7" w14:textId="77777777" w:rsidR="00C511F8" w:rsidRDefault="00C511F8" w:rsidP="006621DD">
      <w:pPr>
        <w:tabs>
          <w:tab w:val="left" w:pos="1319"/>
        </w:tabs>
        <w:wordWrap w:val="0"/>
        <w:spacing w:line="360" w:lineRule="auto"/>
        <w:ind w:firstLineChars="200" w:firstLine="480"/>
        <w:jc w:val="left"/>
        <w:rPr>
          <w:sz w:val="24"/>
        </w:rPr>
      </w:pPr>
    </w:p>
    <w:p w14:paraId="4D6E67D9" w14:textId="77777777" w:rsidR="00C511F8" w:rsidRDefault="00AF702B" w:rsidP="006621DD">
      <w:pPr>
        <w:tabs>
          <w:tab w:val="left" w:pos="1319"/>
        </w:tabs>
        <w:wordWrap w:val="0"/>
        <w:spacing w:line="360" w:lineRule="auto"/>
        <w:ind w:firstLineChars="200" w:firstLine="480"/>
        <w:jc w:val="left"/>
        <w:rPr>
          <w:sz w:val="24"/>
        </w:rPr>
      </w:pPr>
      <w:r w:rsidRPr="00802AA2">
        <w:rPr>
          <w:sz w:val="24"/>
        </w:rPr>
        <w:t>int</w:t>
      </w:r>
      <w:r>
        <w:rPr>
          <w:sz w:val="24"/>
        </w:rPr>
        <w:t xml:space="preserve"> </w:t>
      </w:r>
      <w:r w:rsidRPr="00802AA2">
        <w:rPr>
          <w:sz w:val="24"/>
        </w:rPr>
        <w:t>main</w:t>
      </w:r>
      <w:r>
        <w:rPr>
          <w:sz w:val="24"/>
        </w:rPr>
        <w:t>(</w:t>
      </w:r>
      <w:r w:rsidRPr="00802AA2">
        <w:rPr>
          <w:sz w:val="24"/>
        </w:rPr>
        <w:t>void</w:t>
      </w:r>
      <w:r>
        <w:rPr>
          <w:sz w:val="24"/>
        </w:rPr>
        <w:t>)</w:t>
      </w:r>
    </w:p>
    <w:p w14:paraId="1F92DB0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5FE90F41" w14:textId="77777777" w:rsidR="00C511F8" w:rsidRDefault="00AF702B" w:rsidP="006621DD">
      <w:pPr>
        <w:tabs>
          <w:tab w:val="left" w:pos="1319"/>
        </w:tabs>
        <w:wordWrap w:val="0"/>
        <w:spacing w:line="360" w:lineRule="auto"/>
        <w:ind w:firstLineChars="200" w:firstLine="480"/>
        <w:jc w:val="left"/>
        <w:rPr>
          <w:sz w:val="24"/>
        </w:rPr>
      </w:pPr>
      <w:r>
        <w:rPr>
          <w:sz w:val="24"/>
        </w:rPr>
        <w:tab/>
      </w:r>
    </w:p>
    <w:p w14:paraId="0AFB128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delay</w:t>
      </w:r>
      <w:r>
        <w:rPr>
          <w:sz w:val="24"/>
        </w:rPr>
        <w:t>_</w:t>
      </w:r>
      <w:r w:rsidRPr="00802AA2">
        <w:rPr>
          <w:sz w:val="24"/>
        </w:rPr>
        <w:t>init</w:t>
      </w:r>
      <w:r>
        <w:rPr>
          <w:sz w:val="24"/>
        </w:rPr>
        <w:t>();</w:t>
      </w:r>
    </w:p>
    <w:p w14:paraId="5D0347D8"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Led</w:t>
      </w:r>
      <w:r>
        <w:rPr>
          <w:sz w:val="24"/>
        </w:rPr>
        <w:t>_</w:t>
      </w:r>
      <w:r w:rsidRPr="00802AA2">
        <w:rPr>
          <w:sz w:val="24"/>
        </w:rPr>
        <w:t>Init</w:t>
      </w:r>
      <w:r>
        <w:rPr>
          <w:sz w:val="24"/>
        </w:rPr>
        <w:t>();</w:t>
      </w:r>
      <w:r>
        <w:rPr>
          <w:sz w:val="24"/>
        </w:rPr>
        <w:tab/>
      </w:r>
    </w:p>
    <w:p w14:paraId="61E8122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Buz</w:t>
      </w:r>
      <w:r>
        <w:rPr>
          <w:sz w:val="24"/>
        </w:rPr>
        <w:t>_</w:t>
      </w:r>
      <w:r w:rsidRPr="00802AA2">
        <w:rPr>
          <w:sz w:val="24"/>
        </w:rPr>
        <w:t>Init</w:t>
      </w:r>
      <w:r>
        <w:rPr>
          <w:sz w:val="24"/>
        </w:rPr>
        <w:t>();</w:t>
      </w:r>
    </w:p>
    <w:p w14:paraId="1F0CE5C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Key</w:t>
      </w:r>
      <w:r>
        <w:rPr>
          <w:sz w:val="24"/>
        </w:rPr>
        <w:t>_</w:t>
      </w:r>
      <w:r w:rsidRPr="00802AA2">
        <w:rPr>
          <w:sz w:val="24"/>
        </w:rPr>
        <w:t>Init</w:t>
      </w:r>
      <w:r>
        <w:rPr>
          <w:sz w:val="24"/>
        </w:rPr>
        <w:t>();</w:t>
      </w:r>
    </w:p>
    <w:p w14:paraId="4CD75F4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OLED</w:t>
      </w:r>
      <w:r>
        <w:rPr>
          <w:sz w:val="24"/>
        </w:rPr>
        <w:t>_</w:t>
      </w:r>
      <w:r w:rsidRPr="00802AA2">
        <w:rPr>
          <w:sz w:val="24"/>
        </w:rPr>
        <w:t>Init</w:t>
      </w:r>
      <w:r>
        <w:rPr>
          <w:sz w:val="24"/>
        </w:rPr>
        <w:t>();</w:t>
      </w:r>
    </w:p>
    <w:p w14:paraId="7D6E0C4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DS</w:t>
      </w:r>
      <w:r w:rsidRPr="00CD6AF6">
        <w:rPr>
          <w:sz w:val="24"/>
        </w:rPr>
        <w:t>1302</w:t>
      </w:r>
      <w:r>
        <w:rPr>
          <w:sz w:val="24"/>
        </w:rPr>
        <w:t>_</w:t>
      </w:r>
      <w:r w:rsidRPr="00802AA2">
        <w:rPr>
          <w:sz w:val="24"/>
        </w:rPr>
        <w:t>GPIO</w:t>
      </w:r>
      <w:r>
        <w:rPr>
          <w:sz w:val="24"/>
        </w:rPr>
        <w:t>_</w:t>
      </w:r>
      <w:r w:rsidRPr="00802AA2">
        <w:rPr>
          <w:sz w:val="24"/>
        </w:rPr>
        <w:t>Init</w:t>
      </w:r>
      <w:r>
        <w:rPr>
          <w:sz w:val="24"/>
        </w:rPr>
        <w:t>();</w:t>
      </w:r>
    </w:p>
    <w:p w14:paraId="01DA5E4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PIR</w:t>
      </w:r>
      <w:r>
        <w:rPr>
          <w:sz w:val="24"/>
        </w:rPr>
        <w:t>_</w:t>
      </w:r>
      <w:r w:rsidRPr="00802AA2">
        <w:rPr>
          <w:sz w:val="24"/>
        </w:rPr>
        <w:t>Init</w:t>
      </w:r>
      <w:r>
        <w:rPr>
          <w:sz w:val="24"/>
        </w:rPr>
        <w:t>();</w:t>
      </w:r>
    </w:p>
    <w:p w14:paraId="315EC8B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SRD</w:t>
      </w:r>
      <w:r>
        <w:rPr>
          <w:sz w:val="24"/>
        </w:rPr>
        <w:t>_</w:t>
      </w:r>
      <w:r w:rsidRPr="00802AA2">
        <w:rPr>
          <w:sz w:val="24"/>
        </w:rPr>
        <w:t>Init</w:t>
      </w:r>
      <w:r>
        <w:rPr>
          <w:sz w:val="24"/>
        </w:rPr>
        <w:t>();</w:t>
      </w:r>
    </w:p>
    <w:p w14:paraId="1C46096B"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ADC</w:t>
      </w:r>
      <w:r w:rsidRPr="00CD6AF6">
        <w:rPr>
          <w:sz w:val="24"/>
        </w:rPr>
        <w:t>1</w:t>
      </w:r>
      <w:r>
        <w:rPr>
          <w:sz w:val="24"/>
        </w:rPr>
        <w:t>_</w:t>
      </w:r>
      <w:r w:rsidRPr="00802AA2">
        <w:rPr>
          <w:sz w:val="24"/>
        </w:rPr>
        <w:t>Init</w:t>
      </w:r>
      <w:r>
        <w:rPr>
          <w:sz w:val="24"/>
        </w:rPr>
        <w:t>();</w:t>
      </w:r>
    </w:p>
    <w:p w14:paraId="45E4138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NVIC</w:t>
      </w:r>
      <w:r>
        <w:rPr>
          <w:sz w:val="24"/>
        </w:rPr>
        <w:t>_</w:t>
      </w:r>
      <w:r w:rsidRPr="00802AA2">
        <w:rPr>
          <w:sz w:val="24"/>
        </w:rPr>
        <w:t>PriorityGroupConfig</w:t>
      </w:r>
      <w:r>
        <w:rPr>
          <w:sz w:val="24"/>
        </w:rPr>
        <w:t>(</w:t>
      </w:r>
      <w:r w:rsidRPr="00802AA2">
        <w:rPr>
          <w:sz w:val="24"/>
        </w:rPr>
        <w:t>NVIC</w:t>
      </w:r>
      <w:r>
        <w:rPr>
          <w:sz w:val="24"/>
        </w:rPr>
        <w:t>_</w:t>
      </w:r>
      <w:r w:rsidRPr="00802AA2">
        <w:rPr>
          <w:sz w:val="24"/>
        </w:rPr>
        <w:t>PriorityGroup</w:t>
      </w:r>
      <w:r>
        <w:rPr>
          <w:sz w:val="24"/>
        </w:rPr>
        <w:t>_</w:t>
      </w:r>
      <w:r w:rsidRPr="00CD6AF6">
        <w:rPr>
          <w:sz w:val="24"/>
        </w:rPr>
        <w:t>3</w:t>
      </w:r>
      <w:r>
        <w:rPr>
          <w:sz w:val="24"/>
        </w:rPr>
        <w:t>); //</w:t>
      </w:r>
      <w:r>
        <w:rPr>
          <w:sz w:val="24"/>
        </w:rPr>
        <w:t>设置</w:t>
      </w:r>
      <w:r w:rsidRPr="00802AA2">
        <w:rPr>
          <w:sz w:val="24"/>
        </w:rPr>
        <w:t>NVIC</w:t>
      </w:r>
      <w:r>
        <w:rPr>
          <w:sz w:val="24"/>
        </w:rPr>
        <w:t>中断分组</w:t>
      </w:r>
      <w:r w:rsidRPr="00CD6AF6">
        <w:rPr>
          <w:sz w:val="24"/>
        </w:rPr>
        <w:t>2</w:t>
      </w:r>
      <w:r>
        <w:rPr>
          <w:sz w:val="24"/>
        </w:rPr>
        <w:t>:</w:t>
      </w:r>
      <w:r w:rsidRPr="00CD6AF6">
        <w:rPr>
          <w:sz w:val="24"/>
        </w:rPr>
        <w:t>2</w:t>
      </w:r>
      <w:r>
        <w:rPr>
          <w:sz w:val="24"/>
        </w:rPr>
        <w:t>位抢占优先级，</w:t>
      </w:r>
      <w:r w:rsidRPr="00CD6AF6">
        <w:rPr>
          <w:sz w:val="24"/>
        </w:rPr>
        <w:t>2</w:t>
      </w:r>
      <w:r>
        <w:rPr>
          <w:sz w:val="24"/>
        </w:rPr>
        <w:t>位响应优先级</w:t>
      </w:r>
    </w:p>
    <w:p w14:paraId="59CF059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uart</w:t>
      </w:r>
      <w:r>
        <w:rPr>
          <w:sz w:val="24"/>
        </w:rPr>
        <w:t>_</w:t>
      </w:r>
      <w:r w:rsidRPr="00802AA2">
        <w:rPr>
          <w:sz w:val="24"/>
        </w:rPr>
        <w:t>init</w:t>
      </w:r>
      <w:r>
        <w:rPr>
          <w:sz w:val="24"/>
        </w:rPr>
        <w:t>(</w:t>
      </w:r>
      <w:r w:rsidRPr="00CD6AF6">
        <w:rPr>
          <w:sz w:val="24"/>
        </w:rPr>
        <w:t>115200</w:t>
      </w:r>
      <w:r>
        <w:rPr>
          <w:sz w:val="24"/>
        </w:rPr>
        <w:t>);</w:t>
      </w:r>
      <w:r>
        <w:rPr>
          <w:sz w:val="24"/>
        </w:rPr>
        <w:tab/>
        <w:t xml:space="preserve"> //</w:t>
      </w:r>
      <w:r>
        <w:rPr>
          <w:sz w:val="24"/>
        </w:rPr>
        <w:t>串口初始化为</w:t>
      </w:r>
      <w:r w:rsidRPr="00CD6AF6">
        <w:rPr>
          <w:sz w:val="24"/>
        </w:rPr>
        <w:t>115200</w:t>
      </w:r>
    </w:p>
    <w:p w14:paraId="7615D42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while</w:t>
      </w:r>
      <w:r>
        <w:rPr>
          <w:sz w:val="24"/>
        </w:rPr>
        <w:t>(</w:t>
      </w:r>
      <w:r w:rsidRPr="00CD6AF6">
        <w:rPr>
          <w:sz w:val="24"/>
        </w:rPr>
        <w:t>1</w:t>
      </w:r>
      <w:r>
        <w:rPr>
          <w:sz w:val="24"/>
        </w:rPr>
        <w:t xml:space="preserve">){ </w:t>
      </w:r>
    </w:p>
    <w:p w14:paraId="3E79EB9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key</w:t>
      </w:r>
      <w:r>
        <w:rPr>
          <w:sz w:val="24"/>
        </w:rPr>
        <w:t>;</w:t>
      </w:r>
    </w:p>
    <w:p w14:paraId="6650A61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DS</w:t>
      </w:r>
      <w:r w:rsidRPr="00CD6AF6">
        <w:rPr>
          <w:sz w:val="24"/>
        </w:rPr>
        <w:t>1302</w:t>
      </w:r>
      <w:r>
        <w:rPr>
          <w:sz w:val="24"/>
        </w:rPr>
        <w:t>_</w:t>
      </w:r>
      <w:r w:rsidRPr="00802AA2">
        <w:rPr>
          <w:sz w:val="24"/>
        </w:rPr>
        <w:t>show</w:t>
      </w:r>
      <w:r>
        <w:rPr>
          <w:sz w:val="24"/>
        </w:rPr>
        <w:t>_</w:t>
      </w:r>
      <w:r w:rsidRPr="00802AA2">
        <w:rPr>
          <w:sz w:val="24"/>
        </w:rPr>
        <w:t>realTime</w:t>
      </w:r>
      <w:r>
        <w:rPr>
          <w:sz w:val="24"/>
        </w:rPr>
        <w:t>();</w:t>
      </w:r>
    </w:p>
    <w:p w14:paraId="3F00F28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SRD</w:t>
      </w:r>
      <w:r>
        <w:rPr>
          <w:sz w:val="24"/>
        </w:rPr>
        <w:t>_</w:t>
      </w:r>
      <w:r w:rsidRPr="00802AA2">
        <w:rPr>
          <w:sz w:val="24"/>
        </w:rPr>
        <w:t>Start</w:t>
      </w:r>
      <w:r>
        <w:rPr>
          <w:sz w:val="24"/>
        </w:rPr>
        <w:t>();</w:t>
      </w:r>
    </w:p>
    <w:p w14:paraId="2265495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get</w:t>
      </w:r>
      <w:r>
        <w:rPr>
          <w:sz w:val="24"/>
        </w:rPr>
        <w:t>_</w:t>
      </w:r>
      <w:r w:rsidRPr="00802AA2">
        <w:rPr>
          <w:sz w:val="24"/>
        </w:rPr>
        <w:t>light</w:t>
      </w:r>
      <w:r>
        <w:rPr>
          <w:sz w:val="24"/>
        </w:rPr>
        <w:t>();</w:t>
      </w:r>
    </w:p>
    <w:p w14:paraId="22BC353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6</w:t>
      </w:r>
      <w:r>
        <w:rPr>
          <w:sz w:val="24"/>
        </w:rPr>
        <w:t xml:space="preserve">, </w:t>
      </w:r>
      <w:r w:rsidRPr="00CD6AF6">
        <w:rPr>
          <w:sz w:val="24"/>
        </w:rPr>
        <w:t>33</w:t>
      </w:r>
      <w:r>
        <w:rPr>
          <w:sz w:val="24"/>
        </w:rPr>
        <w:t>);</w:t>
      </w:r>
    </w:p>
    <w:p w14:paraId="2952ADA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7</w:t>
      </w:r>
      <w:r>
        <w:rPr>
          <w:sz w:val="24"/>
        </w:rPr>
        <w:t xml:space="preserve">, </w:t>
      </w:r>
      <w:r w:rsidRPr="00CD6AF6">
        <w:rPr>
          <w:sz w:val="24"/>
        </w:rPr>
        <w:t>34</w:t>
      </w:r>
      <w:r>
        <w:rPr>
          <w:sz w:val="24"/>
        </w:rPr>
        <w:t>);</w:t>
      </w:r>
    </w:p>
    <w:p w14:paraId="63DC2F9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ShowNum</w:t>
      </w:r>
      <w:r>
        <w:rPr>
          <w:sz w:val="24"/>
        </w:rPr>
        <w:t>(</w:t>
      </w:r>
      <w:r w:rsidRPr="00CD6AF6">
        <w:rPr>
          <w:sz w:val="24"/>
        </w:rPr>
        <w:t>2</w:t>
      </w:r>
      <w:r>
        <w:rPr>
          <w:sz w:val="24"/>
        </w:rPr>
        <w:t xml:space="preserve">, </w:t>
      </w:r>
      <w:r w:rsidRPr="00CD6AF6">
        <w:rPr>
          <w:sz w:val="24"/>
        </w:rPr>
        <w:t>15</w:t>
      </w:r>
      <w:r>
        <w:rPr>
          <w:sz w:val="24"/>
        </w:rPr>
        <w:t xml:space="preserve">, </w:t>
      </w:r>
      <w:r w:rsidRPr="00802AA2">
        <w:rPr>
          <w:sz w:val="24"/>
        </w:rPr>
        <w:t>mode</w:t>
      </w:r>
      <w:r>
        <w:rPr>
          <w:sz w:val="24"/>
        </w:rPr>
        <w:t xml:space="preserve">, </w:t>
      </w:r>
      <w:r w:rsidRPr="00CD6AF6">
        <w:rPr>
          <w:sz w:val="24"/>
        </w:rPr>
        <w:t>1</w:t>
      </w:r>
      <w:r>
        <w:rPr>
          <w:sz w:val="24"/>
        </w:rPr>
        <w:t>);</w:t>
      </w:r>
    </w:p>
    <w:p w14:paraId="11198FF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Keyboard</w:t>
      </w:r>
      <w:r>
        <w:rPr>
          <w:sz w:val="24"/>
        </w:rPr>
        <w:t>_</w:t>
      </w:r>
      <w:r w:rsidRPr="00802AA2">
        <w:rPr>
          <w:sz w:val="24"/>
        </w:rPr>
        <w:t>Read</w:t>
      </w:r>
      <w:r>
        <w:rPr>
          <w:sz w:val="24"/>
        </w:rPr>
        <w:t>();</w:t>
      </w:r>
    </w:p>
    <w:p w14:paraId="1CB5AD3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&lt;</w:t>
      </w:r>
      <w:r w:rsidRPr="00CD6AF6">
        <w:rPr>
          <w:sz w:val="24"/>
        </w:rPr>
        <w:t>17</w:t>
      </w:r>
      <w:r>
        <w:rPr>
          <w:sz w:val="24"/>
        </w:rPr>
        <w:t>)</w:t>
      </w:r>
    </w:p>
    <w:p w14:paraId="00C3A5D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time</w:t>
      </w:r>
      <w:r>
        <w:rPr>
          <w:sz w:val="24"/>
        </w:rPr>
        <w:t>_</w:t>
      </w:r>
      <w:r w:rsidRPr="00802AA2">
        <w:rPr>
          <w:sz w:val="24"/>
        </w:rPr>
        <w:t>Init</w:t>
      </w:r>
      <w:r>
        <w:rPr>
          <w:sz w:val="24"/>
        </w:rPr>
        <w:t>();</w:t>
      </w:r>
    </w:p>
    <w:p w14:paraId="6CBE418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w:t>
      </w:r>
      <w:r>
        <w:rPr>
          <w:sz w:val="24"/>
        </w:rPr>
        <w:t>_</w:t>
      </w:r>
      <w:r w:rsidRPr="00802AA2">
        <w:rPr>
          <w:sz w:val="24"/>
        </w:rPr>
        <w:t>GetNum</w:t>
      </w:r>
      <w:r>
        <w:rPr>
          <w:sz w:val="24"/>
        </w:rPr>
        <w:t>();</w:t>
      </w:r>
    </w:p>
    <w:p w14:paraId="59E4039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&gt; </w:t>
      </w:r>
      <w:r w:rsidRPr="00CD6AF6">
        <w:rPr>
          <w:sz w:val="24"/>
        </w:rPr>
        <w:t>1</w:t>
      </w:r>
      <w:r>
        <w:rPr>
          <w:sz w:val="24"/>
        </w:rPr>
        <w:t>)</w:t>
      </w:r>
    </w:p>
    <w:p w14:paraId="1B6AF5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mode</w:t>
      </w:r>
      <w:r>
        <w:rPr>
          <w:sz w:val="24"/>
        </w:rPr>
        <w:t xml:space="preserve"> = </w:t>
      </w:r>
      <w:r w:rsidRPr="00802AA2">
        <w:rPr>
          <w:sz w:val="24"/>
        </w:rPr>
        <w:t>key</w:t>
      </w:r>
      <w:r>
        <w:rPr>
          <w:sz w:val="24"/>
        </w:rPr>
        <w:t>;</w:t>
      </w:r>
    </w:p>
    <w:p w14:paraId="714D7F9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control</w:t>
      </w:r>
      <w:r>
        <w:rPr>
          <w:sz w:val="24"/>
        </w:rPr>
        <w:t>();</w:t>
      </w:r>
    </w:p>
    <w:p w14:paraId="4524AA6F"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AAB316D" w14:textId="77777777" w:rsidR="00C511F8" w:rsidRDefault="00AF702B" w:rsidP="006621DD">
      <w:pPr>
        <w:tabs>
          <w:tab w:val="left" w:pos="1319"/>
        </w:tabs>
        <w:wordWrap w:val="0"/>
        <w:spacing w:line="360" w:lineRule="auto"/>
        <w:ind w:firstLineChars="200" w:firstLine="480"/>
        <w:jc w:val="left"/>
        <w:rPr>
          <w:sz w:val="24"/>
        </w:rPr>
      </w:pPr>
      <w:r>
        <w:rPr>
          <w:rFonts w:hint="eastAsia"/>
          <w:sz w:val="24"/>
        </w:rPr>
        <w:t>｝</w:t>
      </w:r>
    </w:p>
    <w:p w14:paraId="0493F8EB" w14:textId="77777777" w:rsidR="00C511F8" w:rsidRDefault="00C511F8" w:rsidP="006621DD">
      <w:pPr>
        <w:tabs>
          <w:tab w:val="left" w:pos="1319"/>
        </w:tabs>
        <w:wordWrap w:val="0"/>
        <w:spacing w:line="360" w:lineRule="auto"/>
        <w:jc w:val="left"/>
        <w:rPr>
          <w:sz w:val="24"/>
        </w:rPr>
      </w:pPr>
    </w:p>
    <w:sectPr w:rsidR="00C511F8">
      <w:headerReference w:type="default" r:id="rId104"/>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E5A9" w14:textId="77777777" w:rsidR="00CD443D" w:rsidRDefault="00CD443D">
      <w:r>
        <w:separator/>
      </w:r>
    </w:p>
  </w:endnote>
  <w:endnote w:type="continuationSeparator" w:id="0">
    <w:p w14:paraId="1290F26D" w14:textId="77777777" w:rsidR="00CD443D" w:rsidRDefault="00CD4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7ADA3AB-4DB7-4E13-BE44-DBE2DD96ED60}"/>
    <w:embedBold r:id="rId2" w:subsetted="1" w:fontKey="{37224627-639A-4D77-A3A0-EF295419696A}"/>
  </w:font>
  <w:font w:name="Cambria">
    <w:panose1 w:val="02040503050406030204"/>
    <w:charset w:val="00"/>
    <w:family w:val="roman"/>
    <w:pitch w:val="variable"/>
    <w:sig w:usb0="E00006FF" w:usb1="420024FF" w:usb2="02000000" w:usb3="00000000" w:csb0="0000019F" w:csb1="00000000"/>
    <w:embedRegular r:id="rId3" w:subsetted="1" w:fontKey="{5AA7D1EE-C4F1-4B16-B90B-93A6C0ECFDB9}"/>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861ED160-DC1B-4026-8161-91C4852F4FEB}"/>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F98507D0-26F5-45C6-BB10-693EA0CA4636}"/>
    <w:embedItalic r:id="rId6" w:fontKey="{E48C1C6D-046F-4825-829B-9AE87E4FC08F}"/>
  </w:font>
  <w:font w:name="等线">
    <w:altName w:val="DengXian"/>
    <w:panose1 w:val="02010600030101010101"/>
    <w:charset w:val="86"/>
    <w:family w:val="auto"/>
    <w:pitch w:val="variable"/>
    <w:sig w:usb0="A00002BF" w:usb1="38CF7CFA" w:usb2="00000016" w:usb3="00000000" w:csb0="0004000F" w:csb1="00000000"/>
    <w:embedRegular r:id="rId7" w:subsetted="1" w:fontKey="{965C7819-05AC-4601-BBCB-562466FFF8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1B49F0" w:rsidRDefault="001B49F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AF66" w14:textId="77777777" w:rsidR="00CD443D" w:rsidRDefault="00CD443D">
      <w:r>
        <w:separator/>
      </w:r>
    </w:p>
  </w:footnote>
  <w:footnote w:type="continuationSeparator" w:id="0">
    <w:p w14:paraId="66D1A9C1" w14:textId="77777777" w:rsidR="00CD443D" w:rsidRDefault="00CD4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1B49F0" w:rsidRDefault="001B49F0">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70016"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1B49F0" w:rsidRDefault="001B49F0">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700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1B49F0" w:rsidRDefault="001B49F0">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79232"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01054670"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BA3353">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79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01054670"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BA3353">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42368"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019064E8"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BA3353">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423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019064E8"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BA3353">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1B49F0" w:rsidRDefault="001B49F0">
    <w:pPr>
      <w:pStyle w:val="ac"/>
    </w:pPr>
    <w:r>
      <w:rPr>
        <w:noProof/>
        <w:sz w:val="21"/>
      </w:rPr>
      <mc:AlternateContent>
        <mc:Choice Requires="wps">
          <w:drawing>
            <wp:anchor distT="0" distB="0" distL="114300" distR="114300" simplePos="0" relativeHeight="251660800"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1B49F0" w:rsidRDefault="001B49F0"/>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60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1B49F0" w:rsidRDefault="001B49F0"/>
                </w:txbxContent>
              </v:textbox>
              <w10:wrap anchorx="margin"/>
            </v:shape>
          </w:pict>
        </mc:Fallback>
      </mc:AlternateContent>
    </w:r>
    <w:r>
      <w:rPr>
        <w:noProof/>
        <w:sz w:val="21"/>
        <w:szCs w:val="21"/>
      </w:rPr>
      <mc:AlternateContent>
        <mc:Choice Requires="wps">
          <w:drawing>
            <wp:anchor distT="0" distB="0" distL="114300" distR="114300" simplePos="0" relativeHeight="251651584"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1B49F0" w:rsidRDefault="001B49F0">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51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1B49F0" w:rsidRDefault="001B49F0">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1B49F0" w:rsidRDefault="001B49F0">
    <w:pPr>
      <w:pStyle w:val="ac"/>
      <w:rPr>
        <w:sz w:val="21"/>
        <w:szCs w:val="21"/>
      </w:rPr>
    </w:pPr>
    <w:r>
      <w:rPr>
        <w:noProof/>
        <w:sz w:val="21"/>
      </w:rPr>
      <mc:AlternateContent>
        <mc:Choice Requires="wps">
          <w:drawing>
            <wp:anchor distT="0" distB="0" distL="114300" distR="114300" simplePos="0" relativeHeight="251658245"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69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618D"/>
    <w:rsid w:val="000064F6"/>
    <w:rsid w:val="00006670"/>
    <w:rsid w:val="00010660"/>
    <w:rsid w:val="00010C4B"/>
    <w:rsid w:val="0001159C"/>
    <w:rsid w:val="000122CE"/>
    <w:rsid w:val="00012645"/>
    <w:rsid w:val="000127F7"/>
    <w:rsid w:val="000129DB"/>
    <w:rsid w:val="00014BF0"/>
    <w:rsid w:val="00014DD5"/>
    <w:rsid w:val="00016C60"/>
    <w:rsid w:val="000178E0"/>
    <w:rsid w:val="00020841"/>
    <w:rsid w:val="00021339"/>
    <w:rsid w:val="00021AB0"/>
    <w:rsid w:val="00022C92"/>
    <w:rsid w:val="00023C95"/>
    <w:rsid w:val="00026E5E"/>
    <w:rsid w:val="000301DB"/>
    <w:rsid w:val="00031479"/>
    <w:rsid w:val="00031B5E"/>
    <w:rsid w:val="0003262C"/>
    <w:rsid w:val="000328A7"/>
    <w:rsid w:val="00032A81"/>
    <w:rsid w:val="00032CB9"/>
    <w:rsid w:val="0003342A"/>
    <w:rsid w:val="00033C45"/>
    <w:rsid w:val="000344D4"/>
    <w:rsid w:val="00041E34"/>
    <w:rsid w:val="00041F1A"/>
    <w:rsid w:val="00042029"/>
    <w:rsid w:val="00047E15"/>
    <w:rsid w:val="00051CC1"/>
    <w:rsid w:val="00052B8E"/>
    <w:rsid w:val="00052D25"/>
    <w:rsid w:val="000538F3"/>
    <w:rsid w:val="00055D9D"/>
    <w:rsid w:val="00056DDA"/>
    <w:rsid w:val="000572E3"/>
    <w:rsid w:val="00060A57"/>
    <w:rsid w:val="00063F18"/>
    <w:rsid w:val="00065539"/>
    <w:rsid w:val="000669BC"/>
    <w:rsid w:val="000673F7"/>
    <w:rsid w:val="00067B49"/>
    <w:rsid w:val="00071236"/>
    <w:rsid w:val="000714EB"/>
    <w:rsid w:val="00071F5D"/>
    <w:rsid w:val="0007513B"/>
    <w:rsid w:val="00080B3F"/>
    <w:rsid w:val="00083002"/>
    <w:rsid w:val="000839F2"/>
    <w:rsid w:val="00086A74"/>
    <w:rsid w:val="000873FC"/>
    <w:rsid w:val="000901BC"/>
    <w:rsid w:val="000902BC"/>
    <w:rsid w:val="000911BB"/>
    <w:rsid w:val="00091EF3"/>
    <w:rsid w:val="00093280"/>
    <w:rsid w:val="00094F0B"/>
    <w:rsid w:val="000969B4"/>
    <w:rsid w:val="000A0AB1"/>
    <w:rsid w:val="000A2E2F"/>
    <w:rsid w:val="000A3223"/>
    <w:rsid w:val="000A32AF"/>
    <w:rsid w:val="000A5286"/>
    <w:rsid w:val="000A6406"/>
    <w:rsid w:val="000A7136"/>
    <w:rsid w:val="000A74FA"/>
    <w:rsid w:val="000B0867"/>
    <w:rsid w:val="000B0B18"/>
    <w:rsid w:val="000B2138"/>
    <w:rsid w:val="000B2701"/>
    <w:rsid w:val="000B5047"/>
    <w:rsid w:val="000B51F9"/>
    <w:rsid w:val="000B53D2"/>
    <w:rsid w:val="000B5AD2"/>
    <w:rsid w:val="000B72DF"/>
    <w:rsid w:val="000C13F7"/>
    <w:rsid w:val="000C20B4"/>
    <w:rsid w:val="000C275D"/>
    <w:rsid w:val="000C2954"/>
    <w:rsid w:val="000C2B88"/>
    <w:rsid w:val="000C2EE8"/>
    <w:rsid w:val="000C41E6"/>
    <w:rsid w:val="000C7832"/>
    <w:rsid w:val="000C79EC"/>
    <w:rsid w:val="000C7F50"/>
    <w:rsid w:val="000D0DAD"/>
    <w:rsid w:val="000D2717"/>
    <w:rsid w:val="000D4382"/>
    <w:rsid w:val="000D4EAC"/>
    <w:rsid w:val="000D5C63"/>
    <w:rsid w:val="000D6761"/>
    <w:rsid w:val="000D7FB8"/>
    <w:rsid w:val="000E05D4"/>
    <w:rsid w:val="000E1B98"/>
    <w:rsid w:val="000E1BB7"/>
    <w:rsid w:val="000E2AAF"/>
    <w:rsid w:val="000E46E4"/>
    <w:rsid w:val="000E54F6"/>
    <w:rsid w:val="000E56A6"/>
    <w:rsid w:val="000E77BF"/>
    <w:rsid w:val="000E7BD2"/>
    <w:rsid w:val="000F092F"/>
    <w:rsid w:val="000F2481"/>
    <w:rsid w:val="000F258E"/>
    <w:rsid w:val="000F4CEA"/>
    <w:rsid w:val="000F666C"/>
    <w:rsid w:val="000F6B8F"/>
    <w:rsid w:val="000F774B"/>
    <w:rsid w:val="001008DB"/>
    <w:rsid w:val="00102B8D"/>
    <w:rsid w:val="00102B9B"/>
    <w:rsid w:val="001052E0"/>
    <w:rsid w:val="0010565A"/>
    <w:rsid w:val="00106FA1"/>
    <w:rsid w:val="0011002B"/>
    <w:rsid w:val="00111C49"/>
    <w:rsid w:val="00112083"/>
    <w:rsid w:val="001123DE"/>
    <w:rsid w:val="001129BC"/>
    <w:rsid w:val="001141DD"/>
    <w:rsid w:val="001165C6"/>
    <w:rsid w:val="001175DE"/>
    <w:rsid w:val="001204F7"/>
    <w:rsid w:val="001216A4"/>
    <w:rsid w:val="00121E06"/>
    <w:rsid w:val="00122D7E"/>
    <w:rsid w:val="001246AD"/>
    <w:rsid w:val="00126550"/>
    <w:rsid w:val="00126A90"/>
    <w:rsid w:val="00131148"/>
    <w:rsid w:val="00132D64"/>
    <w:rsid w:val="0013406F"/>
    <w:rsid w:val="001340F6"/>
    <w:rsid w:val="00134D75"/>
    <w:rsid w:val="00134FA1"/>
    <w:rsid w:val="001366DD"/>
    <w:rsid w:val="001373BF"/>
    <w:rsid w:val="00137A4E"/>
    <w:rsid w:val="00140B65"/>
    <w:rsid w:val="00141105"/>
    <w:rsid w:val="00145823"/>
    <w:rsid w:val="00146089"/>
    <w:rsid w:val="001515E1"/>
    <w:rsid w:val="00151F77"/>
    <w:rsid w:val="0015213C"/>
    <w:rsid w:val="00152FBF"/>
    <w:rsid w:val="001530AF"/>
    <w:rsid w:val="001538CA"/>
    <w:rsid w:val="0015488F"/>
    <w:rsid w:val="00154BC4"/>
    <w:rsid w:val="00154D68"/>
    <w:rsid w:val="00154EEE"/>
    <w:rsid w:val="001609B4"/>
    <w:rsid w:val="00161868"/>
    <w:rsid w:val="00163D43"/>
    <w:rsid w:val="00163DED"/>
    <w:rsid w:val="00163F66"/>
    <w:rsid w:val="001662A6"/>
    <w:rsid w:val="0017179F"/>
    <w:rsid w:val="00172A27"/>
    <w:rsid w:val="00172DDA"/>
    <w:rsid w:val="00174549"/>
    <w:rsid w:val="00177B52"/>
    <w:rsid w:val="001824A2"/>
    <w:rsid w:val="001834D7"/>
    <w:rsid w:val="0018386C"/>
    <w:rsid w:val="0018400D"/>
    <w:rsid w:val="001842B5"/>
    <w:rsid w:val="00184A9A"/>
    <w:rsid w:val="00187EAB"/>
    <w:rsid w:val="0019169F"/>
    <w:rsid w:val="0019203D"/>
    <w:rsid w:val="00193770"/>
    <w:rsid w:val="0019511D"/>
    <w:rsid w:val="0019548A"/>
    <w:rsid w:val="001963DA"/>
    <w:rsid w:val="001A071F"/>
    <w:rsid w:val="001A0B1B"/>
    <w:rsid w:val="001A1353"/>
    <w:rsid w:val="001A15E4"/>
    <w:rsid w:val="001A1977"/>
    <w:rsid w:val="001A1A3C"/>
    <w:rsid w:val="001A1EE1"/>
    <w:rsid w:val="001A24A9"/>
    <w:rsid w:val="001A5A3B"/>
    <w:rsid w:val="001A6008"/>
    <w:rsid w:val="001A6579"/>
    <w:rsid w:val="001B0766"/>
    <w:rsid w:val="001B0B7A"/>
    <w:rsid w:val="001B49F0"/>
    <w:rsid w:val="001B4C80"/>
    <w:rsid w:val="001B57D9"/>
    <w:rsid w:val="001B5EAA"/>
    <w:rsid w:val="001B5F61"/>
    <w:rsid w:val="001B658C"/>
    <w:rsid w:val="001C01FA"/>
    <w:rsid w:val="001C09DE"/>
    <w:rsid w:val="001C146F"/>
    <w:rsid w:val="001C228D"/>
    <w:rsid w:val="001C40D5"/>
    <w:rsid w:val="001C5708"/>
    <w:rsid w:val="001C63E0"/>
    <w:rsid w:val="001C70D9"/>
    <w:rsid w:val="001D449E"/>
    <w:rsid w:val="001D5345"/>
    <w:rsid w:val="001D5A65"/>
    <w:rsid w:val="001E013B"/>
    <w:rsid w:val="001E0D92"/>
    <w:rsid w:val="001E11AE"/>
    <w:rsid w:val="001E1569"/>
    <w:rsid w:val="001E23A9"/>
    <w:rsid w:val="001E252D"/>
    <w:rsid w:val="001E2605"/>
    <w:rsid w:val="001E2CD2"/>
    <w:rsid w:val="001E3FE2"/>
    <w:rsid w:val="001E4FF0"/>
    <w:rsid w:val="001E792E"/>
    <w:rsid w:val="001F0471"/>
    <w:rsid w:val="001F0A64"/>
    <w:rsid w:val="001F1C2D"/>
    <w:rsid w:val="001F6BAE"/>
    <w:rsid w:val="001F711F"/>
    <w:rsid w:val="001F7533"/>
    <w:rsid w:val="002009C6"/>
    <w:rsid w:val="00201EE8"/>
    <w:rsid w:val="00202B0A"/>
    <w:rsid w:val="00202F01"/>
    <w:rsid w:val="002033AE"/>
    <w:rsid w:val="00207034"/>
    <w:rsid w:val="00207F12"/>
    <w:rsid w:val="002120CB"/>
    <w:rsid w:val="002137A1"/>
    <w:rsid w:val="00213AA2"/>
    <w:rsid w:val="00214CC3"/>
    <w:rsid w:val="002150B0"/>
    <w:rsid w:val="00215733"/>
    <w:rsid w:val="0022167B"/>
    <w:rsid w:val="00221EAC"/>
    <w:rsid w:val="00226E58"/>
    <w:rsid w:val="00231AFA"/>
    <w:rsid w:val="00231E83"/>
    <w:rsid w:val="00234864"/>
    <w:rsid w:val="00234A95"/>
    <w:rsid w:val="0023523D"/>
    <w:rsid w:val="002355E6"/>
    <w:rsid w:val="00235679"/>
    <w:rsid w:val="002378E9"/>
    <w:rsid w:val="00240D5B"/>
    <w:rsid w:val="00240EA2"/>
    <w:rsid w:val="00241671"/>
    <w:rsid w:val="0024334F"/>
    <w:rsid w:val="002439C6"/>
    <w:rsid w:val="00245352"/>
    <w:rsid w:val="00245630"/>
    <w:rsid w:val="002468EF"/>
    <w:rsid w:val="00250019"/>
    <w:rsid w:val="00252B05"/>
    <w:rsid w:val="00253012"/>
    <w:rsid w:val="002551E7"/>
    <w:rsid w:val="00261B5E"/>
    <w:rsid w:val="002634EA"/>
    <w:rsid w:val="00266D7E"/>
    <w:rsid w:val="00267BA1"/>
    <w:rsid w:val="0027012F"/>
    <w:rsid w:val="00270673"/>
    <w:rsid w:val="00271994"/>
    <w:rsid w:val="002736A8"/>
    <w:rsid w:val="00275F90"/>
    <w:rsid w:val="002774DC"/>
    <w:rsid w:val="00277B97"/>
    <w:rsid w:val="00281F23"/>
    <w:rsid w:val="00283F7E"/>
    <w:rsid w:val="002841F1"/>
    <w:rsid w:val="00284CE7"/>
    <w:rsid w:val="002857B9"/>
    <w:rsid w:val="002873AC"/>
    <w:rsid w:val="002875B9"/>
    <w:rsid w:val="002915AD"/>
    <w:rsid w:val="00292360"/>
    <w:rsid w:val="00292D21"/>
    <w:rsid w:val="0029397F"/>
    <w:rsid w:val="002942BF"/>
    <w:rsid w:val="0029493C"/>
    <w:rsid w:val="00294AD5"/>
    <w:rsid w:val="00294E32"/>
    <w:rsid w:val="00295F4B"/>
    <w:rsid w:val="00297237"/>
    <w:rsid w:val="00297B11"/>
    <w:rsid w:val="002A029B"/>
    <w:rsid w:val="002A27B0"/>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3A11"/>
    <w:rsid w:val="002B5870"/>
    <w:rsid w:val="002B6275"/>
    <w:rsid w:val="002C0561"/>
    <w:rsid w:val="002C1504"/>
    <w:rsid w:val="002C152C"/>
    <w:rsid w:val="002C26D7"/>
    <w:rsid w:val="002C5451"/>
    <w:rsid w:val="002C75F0"/>
    <w:rsid w:val="002D1AC2"/>
    <w:rsid w:val="002D305C"/>
    <w:rsid w:val="002D4F08"/>
    <w:rsid w:val="002D5438"/>
    <w:rsid w:val="002D5472"/>
    <w:rsid w:val="002D57F9"/>
    <w:rsid w:val="002D6142"/>
    <w:rsid w:val="002E1AFF"/>
    <w:rsid w:val="002E1CB9"/>
    <w:rsid w:val="002E7014"/>
    <w:rsid w:val="002F10BA"/>
    <w:rsid w:val="002F13C8"/>
    <w:rsid w:val="002F2718"/>
    <w:rsid w:val="002F3466"/>
    <w:rsid w:val="002F3E69"/>
    <w:rsid w:val="002F4FFE"/>
    <w:rsid w:val="002F5E3A"/>
    <w:rsid w:val="002F776D"/>
    <w:rsid w:val="002F77CD"/>
    <w:rsid w:val="002F7ACF"/>
    <w:rsid w:val="002F7B48"/>
    <w:rsid w:val="0030230F"/>
    <w:rsid w:val="00302C92"/>
    <w:rsid w:val="00303184"/>
    <w:rsid w:val="00304C07"/>
    <w:rsid w:val="00305550"/>
    <w:rsid w:val="00305AFE"/>
    <w:rsid w:val="00305DB1"/>
    <w:rsid w:val="0030630E"/>
    <w:rsid w:val="003073CE"/>
    <w:rsid w:val="00307A8E"/>
    <w:rsid w:val="00314A2A"/>
    <w:rsid w:val="00314CD7"/>
    <w:rsid w:val="003156E7"/>
    <w:rsid w:val="00315BCD"/>
    <w:rsid w:val="00316025"/>
    <w:rsid w:val="00316073"/>
    <w:rsid w:val="0031732C"/>
    <w:rsid w:val="003175F2"/>
    <w:rsid w:val="00317EC1"/>
    <w:rsid w:val="00321AE9"/>
    <w:rsid w:val="00324232"/>
    <w:rsid w:val="003244EE"/>
    <w:rsid w:val="003254D7"/>
    <w:rsid w:val="003265FB"/>
    <w:rsid w:val="00327B8C"/>
    <w:rsid w:val="00330785"/>
    <w:rsid w:val="00330E36"/>
    <w:rsid w:val="0033169C"/>
    <w:rsid w:val="003316E8"/>
    <w:rsid w:val="00333368"/>
    <w:rsid w:val="00333681"/>
    <w:rsid w:val="003370A4"/>
    <w:rsid w:val="00337149"/>
    <w:rsid w:val="00337CBE"/>
    <w:rsid w:val="0034124F"/>
    <w:rsid w:val="00342384"/>
    <w:rsid w:val="00342756"/>
    <w:rsid w:val="00344CFF"/>
    <w:rsid w:val="003464D6"/>
    <w:rsid w:val="003479F9"/>
    <w:rsid w:val="00350E8E"/>
    <w:rsid w:val="003520EB"/>
    <w:rsid w:val="003521F1"/>
    <w:rsid w:val="00352CAB"/>
    <w:rsid w:val="00355121"/>
    <w:rsid w:val="00355221"/>
    <w:rsid w:val="00355CB7"/>
    <w:rsid w:val="00355EC0"/>
    <w:rsid w:val="00356F61"/>
    <w:rsid w:val="0036006B"/>
    <w:rsid w:val="00360220"/>
    <w:rsid w:val="003607BC"/>
    <w:rsid w:val="00360BCF"/>
    <w:rsid w:val="00360C74"/>
    <w:rsid w:val="003610B2"/>
    <w:rsid w:val="003632D4"/>
    <w:rsid w:val="00363A54"/>
    <w:rsid w:val="00364885"/>
    <w:rsid w:val="0036524F"/>
    <w:rsid w:val="00371802"/>
    <w:rsid w:val="0037469D"/>
    <w:rsid w:val="00374E8D"/>
    <w:rsid w:val="0037520A"/>
    <w:rsid w:val="003767DD"/>
    <w:rsid w:val="003776FB"/>
    <w:rsid w:val="00380C12"/>
    <w:rsid w:val="0038105F"/>
    <w:rsid w:val="00381217"/>
    <w:rsid w:val="00381B31"/>
    <w:rsid w:val="00382124"/>
    <w:rsid w:val="0038317F"/>
    <w:rsid w:val="0038467E"/>
    <w:rsid w:val="00385E69"/>
    <w:rsid w:val="00390BF3"/>
    <w:rsid w:val="00390CF2"/>
    <w:rsid w:val="00392D45"/>
    <w:rsid w:val="003934A5"/>
    <w:rsid w:val="00393889"/>
    <w:rsid w:val="003969D6"/>
    <w:rsid w:val="00397B01"/>
    <w:rsid w:val="003A037B"/>
    <w:rsid w:val="003A09FD"/>
    <w:rsid w:val="003A0C5D"/>
    <w:rsid w:val="003A1714"/>
    <w:rsid w:val="003A263E"/>
    <w:rsid w:val="003A31DD"/>
    <w:rsid w:val="003A3949"/>
    <w:rsid w:val="003A52C2"/>
    <w:rsid w:val="003A5A16"/>
    <w:rsid w:val="003A61D1"/>
    <w:rsid w:val="003A796F"/>
    <w:rsid w:val="003A7DEE"/>
    <w:rsid w:val="003B29CB"/>
    <w:rsid w:val="003B2ABE"/>
    <w:rsid w:val="003B4C47"/>
    <w:rsid w:val="003B4F5C"/>
    <w:rsid w:val="003B62E0"/>
    <w:rsid w:val="003B6B34"/>
    <w:rsid w:val="003B745B"/>
    <w:rsid w:val="003C1137"/>
    <w:rsid w:val="003C1421"/>
    <w:rsid w:val="003C1B25"/>
    <w:rsid w:val="003C220E"/>
    <w:rsid w:val="003C283C"/>
    <w:rsid w:val="003C2883"/>
    <w:rsid w:val="003C3070"/>
    <w:rsid w:val="003C3C17"/>
    <w:rsid w:val="003C3CBA"/>
    <w:rsid w:val="003C42C0"/>
    <w:rsid w:val="003C44E9"/>
    <w:rsid w:val="003C6185"/>
    <w:rsid w:val="003D1D68"/>
    <w:rsid w:val="003D4D23"/>
    <w:rsid w:val="003D68A3"/>
    <w:rsid w:val="003D7E05"/>
    <w:rsid w:val="003E0197"/>
    <w:rsid w:val="003E3201"/>
    <w:rsid w:val="003E366C"/>
    <w:rsid w:val="003E3E75"/>
    <w:rsid w:val="003E40A3"/>
    <w:rsid w:val="003E45C9"/>
    <w:rsid w:val="003E4E3D"/>
    <w:rsid w:val="003E771C"/>
    <w:rsid w:val="003F0C65"/>
    <w:rsid w:val="003F1362"/>
    <w:rsid w:val="003F3622"/>
    <w:rsid w:val="003F48FF"/>
    <w:rsid w:val="003F5D65"/>
    <w:rsid w:val="003F718D"/>
    <w:rsid w:val="0040176D"/>
    <w:rsid w:val="0040215D"/>
    <w:rsid w:val="00402686"/>
    <w:rsid w:val="00402C29"/>
    <w:rsid w:val="00403ACC"/>
    <w:rsid w:val="004042E7"/>
    <w:rsid w:val="00407B40"/>
    <w:rsid w:val="0041012E"/>
    <w:rsid w:val="004108B0"/>
    <w:rsid w:val="00411993"/>
    <w:rsid w:val="00411EF2"/>
    <w:rsid w:val="00412DDD"/>
    <w:rsid w:val="00414570"/>
    <w:rsid w:val="00415BCC"/>
    <w:rsid w:val="00416DE5"/>
    <w:rsid w:val="00420F33"/>
    <w:rsid w:val="00421CBA"/>
    <w:rsid w:val="00422FC7"/>
    <w:rsid w:val="004234DA"/>
    <w:rsid w:val="00424C5C"/>
    <w:rsid w:val="00424CE1"/>
    <w:rsid w:val="0042557F"/>
    <w:rsid w:val="004256A7"/>
    <w:rsid w:val="004265AA"/>
    <w:rsid w:val="004269F4"/>
    <w:rsid w:val="00430367"/>
    <w:rsid w:val="00430907"/>
    <w:rsid w:val="00434044"/>
    <w:rsid w:val="00435C9C"/>
    <w:rsid w:val="00436D64"/>
    <w:rsid w:val="00436F28"/>
    <w:rsid w:val="0043742F"/>
    <w:rsid w:val="004375DD"/>
    <w:rsid w:val="0044042C"/>
    <w:rsid w:val="00440733"/>
    <w:rsid w:val="00440D44"/>
    <w:rsid w:val="00444792"/>
    <w:rsid w:val="0044490C"/>
    <w:rsid w:val="0044643B"/>
    <w:rsid w:val="0044727A"/>
    <w:rsid w:val="00451244"/>
    <w:rsid w:val="00452AB5"/>
    <w:rsid w:val="0045394F"/>
    <w:rsid w:val="0045465A"/>
    <w:rsid w:val="00455955"/>
    <w:rsid w:val="00456518"/>
    <w:rsid w:val="004579F7"/>
    <w:rsid w:val="00457DDB"/>
    <w:rsid w:val="00460826"/>
    <w:rsid w:val="004611E5"/>
    <w:rsid w:val="00462D05"/>
    <w:rsid w:val="004645FD"/>
    <w:rsid w:val="00470AEA"/>
    <w:rsid w:val="00470C67"/>
    <w:rsid w:val="00472321"/>
    <w:rsid w:val="00474F50"/>
    <w:rsid w:val="00475D02"/>
    <w:rsid w:val="00476326"/>
    <w:rsid w:val="00476D5A"/>
    <w:rsid w:val="00477B96"/>
    <w:rsid w:val="00477BBB"/>
    <w:rsid w:val="004801DD"/>
    <w:rsid w:val="00480652"/>
    <w:rsid w:val="00481CEA"/>
    <w:rsid w:val="00482086"/>
    <w:rsid w:val="00482922"/>
    <w:rsid w:val="00482C88"/>
    <w:rsid w:val="00483B2C"/>
    <w:rsid w:val="00484110"/>
    <w:rsid w:val="00485F5B"/>
    <w:rsid w:val="00486DA2"/>
    <w:rsid w:val="004870BA"/>
    <w:rsid w:val="00487A8C"/>
    <w:rsid w:val="004902AA"/>
    <w:rsid w:val="00490A07"/>
    <w:rsid w:val="00491432"/>
    <w:rsid w:val="00491932"/>
    <w:rsid w:val="0049263E"/>
    <w:rsid w:val="00493A8A"/>
    <w:rsid w:val="00495691"/>
    <w:rsid w:val="00495930"/>
    <w:rsid w:val="004963C9"/>
    <w:rsid w:val="004A2466"/>
    <w:rsid w:val="004A2863"/>
    <w:rsid w:val="004A6E3D"/>
    <w:rsid w:val="004A7054"/>
    <w:rsid w:val="004A716A"/>
    <w:rsid w:val="004A72D6"/>
    <w:rsid w:val="004B1CE4"/>
    <w:rsid w:val="004B3865"/>
    <w:rsid w:val="004B3E51"/>
    <w:rsid w:val="004B5D6D"/>
    <w:rsid w:val="004B6110"/>
    <w:rsid w:val="004B6239"/>
    <w:rsid w:val="004B6265"/>
    <w:rsid w:val="004B66F0"/>
    <w:rsid w:val="004B6E34"/>
    <w:rsid w:val="004B7008"/>
    <w:rsid w:val="004C0508"/>
    <w:rsid w:val="004C0C0C"/>
    <w:rsid w:val="004C5FB4"/>
    <w:rsid w:val="004C6152"/>
    <w:rsid w:val="004C6C42"/>
    <w:rsid w:val="004D057A"/>
    <w:rsid w:val="004D1A06"/>
    <w:rsid w:val="004D40DA"/>
    <w:rsid w:val="004D4D9B"/>
    <w:rsid w:val="004E1DA5"/>
    <w:rsid w:val="004E2D3B"/>
    <w:rsid w:val="004E2F0B"/>
    <w:rsid w:val="004E42BE"/>
    <w:rsid w:val="004E44BD"/>
    <w:rsid w:val="004E656F"/>
    <w:rsid w:val="004E67BA"/>
    <w:rsid w:val="004E6ACE"/>
    <w:rsid w:val="004E7059"/>
    <w:rsid w:val="004E7E31"/>
    <w:rsid w:val="004E7E5C"/>
    <w:rsid w:val="004E7F3B"/>
    <w:rsid w:val="004F17C3"/>
    <w:rsid w:val="004F1C70"/>
    <w:rsid w:val="004F2558"/>
    <w:rsid w:val="004F49B3"/>
    <w:rsid w:val="004F534A"/>
    <w:rsid w:val="004F5954"/>
    <w:rsid w:val="004F6D17"/>
    <w:rsid w:val="004F6F48"/>
    <w:rsid w:val="004F7117"/>
    <w:rsid w:val="004F7315"/>
    <w:rsid w:val="00501D20"/>
    <w:rsid w:val="00502920"/>
    <w:rsid w:val="00502E5F"/>
    <w:rsid w:val="00505B0D"/>
    <w:rsid w:val="005069BC"/>
    <w:rsid w:val="005070BF"/>
    <w:rsid w:val="00507D3F"/>
    <w:rsid w:val="0051150D"/>
    <w:rsid w:val="00511884"/>
    <w:rsid w:val="00511D05"/>
    <w:rsid w:val="005139A6"/>
    <w:rsid w:val="00514A40"/>
    <w:rsid w:val="0051698E"/>
    <w:rsid w:val="0051728D"/>
    <w:rsid w:val="00517763"/>
    <w:rsid w:val="00517AD6"/>
    <w:rsid w:val="00517FF2"/>
    <w:rsid w:val="00523D09"/>
    <w:rsid w:val="00523F36"/>
    <w:rsid w:val="00524735"/>
    <w:rsid w:val="00524883"/>
    <w:rsid w:val="00524B50"/>
    <w:rsid w:val="00527BE4"/>
    <w:rsid w:val="00527D9C"/>
    <w:rsid w:val="005309BD"/>
    <w:rsid w:val="005324B9"/>
    <w:rsid w:val="00534BCC"/>
    <w:rsid w:val="00534D3C"/>
    <w:rsid w:val="005358D4"/>
    <w:rsid w:val="00535941"/>
    <w:rsid w:val="0053662E"/>
    <w:rsid w:val="00537502"/>
    <w:rsid w:val="00537A61"/>
    <w:rsid w:val="00541B82"/>
    <w:rsid w:val="00542669"/>
    <w:rsid w:val="005426E1"/>
    <w:rsid w:val="00542943"/>
    <w:rsid w:val="00542971"/>
    <w:rsid w:val="005439D3"/>
    <w:rsid w:val="005476F5"/>
    <w:rsid w:val="00547BA9"/>
    <w:rsid w:val="00551645"/>
    <w:rsid w:val="00551EDE"/>
    <w:rsid w:val="00552516"/>
    <w:rsid w:val="0055278F"/>
    <w:rsid w:val="00552ADC"/>
    <w:rsid w:val="00555068"/>
    <w:rsid w:val="0055563A"/>
    <w:rsid w:val="005557DD"/>
    <w:rsid w:val="0055628E"/>
    <w:rsid w:val="00557E3C"/>
    <w:rsid w:val="00560725"/>
    <w:rsid w:val="00561B59"/>
    <w:rsid w:val="0056473B"/>
    <w:rsid w:val="00564CCF"/>
    <w:rsid w:val="00566334"/>
    <w:rsid w:val="00567D72"/>
    <w:rsid w:val="0057073D"/>
    <w:rsid w:val="005716F3"/>
    <w:rsid w:val="00572606"/>
    <w:rsid w:val="00572EAC"/>
    <w:rsid w:val="00574117"/>
    <w:rsid w:val="0057434B"/>
    <w:rsid w:val="00576180"/>
    <w:rsid w:val="00576335"/>
    <w:rsid w:val="0057672F"/>
    <w:rsid w:val="00576DEE"/>
    <w:rsid w:val="00576F8E"/>
    <w:rsid w:val="0057776D"/>
    <w:rsid w:val="00582632"/>
    <w:rsid w:val="00583977"/>
    <w:rsid w:val="00583C26"/>
    <w:rsid w:val="00586290"/>
    <w:rsid w:val="00586AA7"/>
    <w:rsid w:val="00586CC1"/>
    <w:rsid w:val="00590E13"/>
    <w:rsid w:val="0059472A"/>
    <w:rsid w:val="005959A0"/>
    <w:rsid w:val="00596F78"/>
    <w:rsid w:val="00596FF1"/>
    <w:rsid w:val="005A026B"/>
    <w:rsid w:val="005A0DE2"/>
    <w:rsid w:val="005A10B7"/>
    <w:rsid w:val="005A142F"/>
    <w:rsid w:val="005A177C"/>
    <w:rsid w:val="005A18A7"/>
    <w:rsid w:val="005A1F4F"/>
    <w:rsid w:val="005A2978"/>
    <w:rsid w:val="005A2D17"/>
    <w:rsid w:val="005A3238"/>
    <w:rsid w:val="005A407D"/>
    <w:rsid w:val="005A443D"/>
    <w:rsid w:val="005A4DBB"/>
    <w:rsid w:val="005A73A3"/>
    <w:rsid w:val="005A7462"/>
    <w:rsid w:val="005A7534"/>
    <w:rsid w:val="005A7D78"/>
    <w:rsid w:val="005B1B77"/>
    <w:rsid w:val="005B430C"/>
    <w:rsid w:val="005B513E"/>
    <w:rsid w:val="005B5829"/>
    <w:rsid w:val="005B5C19"/>
    <w:rsid w:val="005B7803"/>
    <w:rsid w:val="005C073D"/>
    <w:rsid w:val="005C0A7A"/>
    <w:rsid w:val="005C0D56"/>
    <w:rsid w:val="005C1A0B"/>
    <w:rsid w:val="005C2D07"/>
    <w:rsid w:val="005C55CD"/>
    <w:rsid w:val="005C6151"/>
    <w:rsid w:val="005C67D8"/>
    <w:rsid w:val="005D2069"/>
    <w:rsid w:val="005D3643"/>
    <w:rsid w:val="005D47D3"/>
    <w:rsid w:val="005D4E94"/>
    <w:rsid w:val="005D5458"/>
    <w:rsid w:val="005D645B"/>
    <w:rsid w:val="005D6973"/>
    <w:rsid w:val="005D7B86"/>
    <w:rsid w:val="005D7C41"/>
    <w:rsid w:val="005E0F1E"/>
    <w:rsid w:val="005E171D"/>
    <w:rsid w:val="005E211C"/>
    <w:rsid w:val="005E327A"/>
    <w:rsid w:val="005E53B1"/>
    <w:rsid w:val="005E74FC"/>
    <w:rsid w:val="005F18AF"/>
    <w:rsid w:val="005F1EE6"/>
    <w:rsid w:val="005F1F71"/>
    <w:rsid w:val="005F2A31"/>
    <w:rsid w:val="005F33BD"/>
    <w:rsid w:val="005F375D"/>
    <w:rsid w:val="005F37DB"/>
    <w:rsid w:val="005F5371"/>
    <w:rsid w:val="005F56B1"/>
    <w:rsid w:val="005F6CED"/>
    <w:rsid w:val="005F7F81"/>
    <w:rsid w:val="0060174A"/>
    <w:rsid w:val="0060189B"/>
    <w:rsid w:val="00602163"/>
    <w:rsid w:val="00602C37"/>
    <w:rsid w:val="00604553"/>
    <w:rsid w:val="00604FBF"/>
    <w:rsid w:val="00605B05"/>
    <w:rsid w:val="00605BE7"/>
    <w:rsid w:val="00606C3D"/>
    <w:rsid w:val="006073A0"/>
    <w:rsid w:val="00607453"/>
    <w:rsid w:val="00611AB6"/>
    <w:rsid w:val="006127C4"/>
    <w:rsid w:val="00612A32"/>
    <w:rsid w:val="0061310D"/>
    <w:rsid w:val="00613DC4"/>
    <w:rsid w:val="00615315"/>
    <w:rsid w:val="006155E3"/>
    <w:rsid w:val="00615E9A"/>
    <w:rsid w:val="00615EEB"/>
    <w:rsid w:val="0061660E"/>
    <w:rsid w:val="0061720C"/>
    <w:rsid w:val="00617669"/>
    <w:rsid w:val="0062077A"/>
    <w:rsid w:val="00620A49"/>
    <w:rsid w:val="00620A55"/>
    <w:rsid w:val="00622490"/>
    <w:rsid w:val="00622D0D"/>
    <w:rsid w:val="006232AB"/>
    <w:rsid w:val="00623433"/>
    <w:rsid w:val="00624623"/>
    <w:rsid w:val="00626BDD"/>
    <w:rsid w:val="0062741A"/>
    <w:rsid w:val="0063051B"/>
    <w:rsid w:val="00631291"/>
    <w:rsid w:val="00631310"/>
    <w:rsid w:val="006315EB"/>
    <w:rsid w:val="006327DA"/>
    <w:rsid w:val="00632C7C"/>
    <w:rsid w:val="0063337C"/>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393F"/>
    <w:rsid w:val="00654870"/>
    <w:rsid w:val="006552A1"/>
    <w:rsid w:val="0065534D"/>
    <w:rsid w:val="00657C48"/>
    <w:rsid w:val="00660BA1"/>
    <w:rsid w:val="00661415"/>
    <w:rsid w:val="006621DD"/>
    <w:rsid w:val="006664AE"/>
    <w:rsid w:val="00666DA9"/>
    <w:rsid w:val="00667388"/>
    <w:rsid w:val="0067080F"/>
    <w:rsid w:val="00672477"/>
    <w:rsid w:val="00672873"/>
    <w:rsid w:val="00672DC1"/>
    <w:rsid w:val="0067366B"/>
    <w:rsid w:val="00673EE8"/>
    <w:rsid w:val="0067462B"/>
    <w:rsid w:val="00675656"/>
    <w:rsid w:val="00675A64"/>
    <w:rsid w:val="00676D19"/>
    <w:rsid w:val="0067713A"/>
    <w:rsid w:val="006808C3"/>
    <w:rsid w:val="00681232"/>
    <w:rsid w:val="00681DC8"/>
    <w:rsid w:val="006853B1"/>
    <w:rsid w:val="006868C0"/>
    <w:rsid w:val="006875FF"/>
    <w:rsid w:val="00687B6E"/>
    <w:rsid w:val="00687E59"/>
    <w:rsid w:val="00691AF6"/>
    <w:rsid w:val="0069297F"/>
    <w:rsid w:val="00692BC3"/>
    <w:rsid w:val="006961D5"/>
    <w:rsid w:val="00696821"/>
    <w:rsid w:val="00696857"/>
    <w:rsid w:val="00696A84"/>
    <w:rsid w:val="006A0785"/>
    <w:rsid w:val="006A124D"/>
    <w:rsid w:val="006A21D4"/>
    <w:rsid w:val="006A34B5"/>
    <w:rsid w:val="006A3C83"/>
    <w:rsid w:val="006B0254"/>
    <w:rsid w:val="006B0F8D"/>
    <w:rsid w:val="006B1F79"/>
    <w:rsid w:val="006B603D"/>
    <w:rsid w:val="006C0E60"/>
    <w:rsid w:val="006C1783"/>
    <w:rsid w:val="006C2148"/>
    <w:rsid w:val="006C2712"/>
    <w:rsid w:val="006C2CF4"/>
    <w:rsid w:val="006C30F5"/>
    <w:rsid w:val="006C4507"/>
    <w:rsid w:val="006C4DF7"/>
    <w:rsid w:val="006C4F08"/>
    <w:rsid w:val="006C6ED4"/>
    <w:rsid w:val="006D00A4"/>
    <w:rsid w:val="006D13BD"/>
    <w:rsid w:val="006D3691"/>
    <w:rsid w:val="006D4226"/>
    <w:rsid w:val="006D58C9"/>
    <w:rsid w:val="006D59A8"/>
    <w:rsid w:val="006D61CA"/>
    <w:rsid w:val="006E0FBD"/>
    <w:rsid w:val="006E111C"/>
    <w:rsid w:val="006E14E2"/>
    <w:rsid w:val="006E1CBB"/>
    <w:rsid w:val="006E21D4"/>
    <w:rsid w:val="006E5D84"/>
    <w:rsid w:val="006E5FA0"/>
    <w:rsid w:val="006E61EB"/>
    <w:rsid w:val="006E6767"/>
    <w:rsid w:val="006E6ED7"/>
    <w:rsid w:val="006E725C"/>
    <w:rsid w:val="006E733A"/>
    <w:rsid w:val="006E7E99"/>
    <w:rsid w:val="006F0FDF"/>
    <w:rsid w:val="006F1073"/>
    <w:rsid w:val="006F2DE3"/>
    <w:rsid w:val="006F3814"/>
    <w:rsid w:val="006F3E51"/>
    <w:rsid w:val="006F63F7"/>
    <w:rsid w:val="006F68CD"/>
    <w:rsid w:val="00700CED"/>
    <w:rsid w:val="00701764"/>
    <w:rsid w:val="00703AF5"/>
    <w:rsid w:val="0070685F"/>
    <w:rsid w:val="007079E3"/>
    <w:rsid w:val="00712B13"/>
    <w:rsid w:val="00713B4C"/>
    <w:rsid w:val="0071671D"/>
    <w:rsid w:val="0071741B"/>
    <w:rsid w:val="0071773A"/>
    <w:rsid w:val="00717D27"/>
    <w:rsid w:val="00717EF9"/>
    <w:rsid w:val="007223D2"/>
    <w:rsid w:val="00723718"/>
    <w:rsid w:val="007259B0"/>
    <w:rsid w:val="007305B7"/>
    <w:rsid w:val="00732200"/>
    <w:rsid w:val="007325B7"/>
    <w:rsid w:val="0073325A"/>
    <w:rsid w:val="007336D7"/>
    <w:rsid w:val="00733E57"/>
    <w:rsid w:val="00734838"/>
    <w:rsid w:val="007410CF"/>
    <w:rsid w:val="00742839"/>
    <w:rsid w:val="00742E95"/>
    <w:rsid w:val="007434D1"/>
    <w:rsid w:val="00743919"/>
    <w:rsid w:val="007440E5"/>
    <w:rsid w:val="00744421"/>
    <w:rsid w:val="00744758"/>
    <w:rsid w:val="00744F70"/>
    <w:rsid w:val="00745FF7"/>
    <w:rsid w:val="00746656"/>
    <w:rsid w:val="007515F8"/>
    <w:rsid w:val="00752363"/>
    <w:rsid w:val="00754672"/>
    <w:rsid w:val="00755A3D"/>
    <w:rsid w:val="00756A61"/>
    <w:rsid w:val="00757421"/>
    <w:rsid w:val="007603B2"/>
    <w:rsid w:val="00764B55"/>
    <w:rsid w:val="0076661C"/>
    <w:rsid w:val="00766F47"/>
    <w:rsid w:val="007675BE"/>
    <w:rsid w:val="0076769B"/>
    <w:rsid w:val="00770CE1"/>
    <w:rsid w:val="00771DE6"/>
    <w:rsid w:val="00772D32"/>
    <w:rsid w:val="007746C4"/>
    <w:rsid w:val="007752AB"/>
    <w:rsid w:val="00777704"/>
    <w:rsid w:val="00777927"/>
    <w:rsid w:val="00777ADF"/>
    <w:rsid w:val="00782BD7"/>
    <w:rsid w:val="00783DD5"/>
    <w:rsid w:val="0078543A"/>
    <w:rsid w:val="007865FA"/>
    <w:rsid w:val="00786673"/>
    <w:rsid w:val="007866DB"/>
    <w:rsid w:val="0078753A"/>
    <w:rsid w:val="00787629"/>
    <w:rsid w:val="0079141F"/>
    <w:rsid w:val="007914AB"/>
    <w:rsid w:val="00791D5B"/>
    <w:rsid w:val="00793691"/>
    <w:rsid w:val="007956A2"/>
    <w:rsid w:val="00796434"/>
    <w:rsid w:val="007A083A"/>
    <w:rsid w:val="007A1FF1"/>
    <w:rsid w:val="007A386C"/>
    <w:rsid w:val="007A38F7"/>
    <w:rsid w:val="007A5988"/>
    <w:rsid w:val="007A59D2"/>
    <w:rsid w:val="007A5F5B"/>
    <w:rsid w:val="007A6661"/>
    <w:rsid w:val="007A6C2B"/>
    <w:rsid w:val="007A6D56"/>
    <w:rsid w:val="007B2335"/>
    <w:rsid w:val="007B3057"/>
    <w:rsid w:val="007B418E"/>
    <w:rsid w:val="007B51E4"/>
    <w:rsid w:val="007B54DF"/>
    <w:rsid w:val="007B6A2F"/>
    <w:rsid w:val="007C09CA"/>
    <w:rsid w:val="007C1D19"/>
    <w:rsid w:val="007C528A"/>
    <w:rsid w:val="007C7EB6"/>
    <w:rsid w:val="007D0A80"/>
    <w:rsid w:val="007D1998"/>
    <w:rsid w:val="007D2CB9"/>
    <w:rsid w:val="007D3B69"/>
    <w:rsid w:val="007D4587"/>
    <w:rsid w:val="007D7D75"/>
    <w:rsid w:val="007E00E7"/>
    <w:rsid w:val="007E0E64"/>
    <w:rsid w:val="007E22B8"/>
    <w:rsid w:val="007E2731"/>
    <w:rsid w:val="007E2D74"/>
    <w:rsid w:val="007E5236"/>
    <w:rsid w:val="007E5D17"/>
    <w:rsid w:val="007E6CFF"/>
    <w:rsid w:val="007F1AF6"/>
    <w:rsid w:val="007F20EE"/>
    <w:rsid w:val="007F36E3"/>
    <w:rsid w:val="007F393C"/>
    <w:rsid w:val="007F4BF3"/>
    <w:rsid w:val="00801318"/>
    <w:rsid w:val="00801B04"/>
    <w:rsid w:val="00802AA2"/>
    <w:rsid w:val="00803622"/>
    <w:rsid w:val="00804482"/>
    <w:rsid w:val="00804E02"/>
    <w:rsid w:val="008056D8"/>
    <w:rsid w:val="00810901"/>
    <w:rsid w:val="008112CC"/>
    <w:rsid w:val="00811CA8"/>
    <w:rsid w:val="00813AF6"/>
    <w:rsid w:val="008151E5"/>
    <w:rsid w:val="008152C5"/>
    <w:rsid w:val="00815D8D"/>
    <w:rsid w:val="008174B3"/>
    <w:rsid w:val="00820E64"/>
    <w:rsid w:val="008218AF"/>
    <w:rsid w:val="00821EDB"/>
    <w:rsid w:val="00823ADA"/>
    <w:rsid w:val="00823E51"/>
    <w:rsid w:val="00824EC4"/>
    <w:rsid w:val="00824F55"/>
    <w:rsid w:val="008251F5"/>
    <w:rsid w:val="0082526E"/>
    <w:rsid w:val="008261B4"/>
    <w:rsid w:val="00826557"/>
    <w:rsid w:val="00827889"/>
    <w:rsid w:val="008310B7"/>
    <w:rsid w:val="00831588"/>
    <w:rsid w:val="008328C0"/>
    <w:rsid w:val="00832AE3"/>
    <w:rsid w:val="00832B7F"/>
    <w:rsid w:val="008347AF"/>
    <w:rsid w:val="0083511D"/>
    <w:rsid w:val="00835B3C"/>
    <w:rsid w:val="00837821"/>
    <w:rsid w:val="008400C9"/>
    <w:rsid w:val="008424CF"/>
    <w:rsid w:val="00844D55"/>
    <w:rsid w:val="00846E47"/>
    <w:rsid w:val="0084765B"/>
    <w:rsid w:val="00850159"/>
    <w:rsid w:val="00850E24"/>
    <w:rsid w:val="0085393E"/>
    <w:rsid w:val="00853D55"/>
    <w:rsid w:val="00854F5E"/>
    <w:rsid w:val="008567F2"/>
    <w:rsid w:val="00856C62"/>
    <w:rsid w:val="008623B0"/>
    <w:rsid w:val="00862B53"/>
    <w:rsid w:val="00864C08"/>
    <w:rsid w:val="008706A8"/>
    <w:rsid w:val="00870DAC"/>
    <w:rsid w:val="00873792"/>
    <w:rsid w:val="00876A53"/>
    <w:rsid w:val="008800F4"/>
    <w:rsid w:val="0088570C"/>
    <w:rsid w:val="00886A58"/>
    <w:rsid w:val="00887405"/>
    <w:rsid w:val="0088788D"/>
    <w:rsid w:val="008906C0"/>
    <w:rsid w:val="00891D3B"/>
    <w:rsid w:val="0089276B"/>
    <w:rsid w:val="008929D0"/>
    <w:rsid w:val="00892D22"/>
    <w:rsid w:val="00893A24"/>
    <w:rsid w:val="00893E6A"/>
    <w:rsid w:val="008945C5"/>
    <w:rsid w:val="00894C72"/>
    <w:rsid w:val="00896630"/>
    <w:rsid w:val="008A11A9"/>
    <w:rsid w:val="008A18A5"/>
    <w:rsid w:val="008A42A1"/>
    <w:rsid w:val="008A4894"/>
    <w:rsid w:val="008A51CC"/>
    <w:rsid w:val="008A5A98"/>
    <w:rsid w:val="008A5CF5"/>
    <w:rsid w:val="008A7D32"/>
    <w:rsid w:val="008B0641"/>
    <w:rsid w:val="008B398D"/>
    <w:rsid w:val="008B3BB9"/>
    <w:rsid w:val="008C0229"/>
    <w:rsid w:val="008C2D81"/>
    <w:rsid w:val="008C2E4D"/>
    <w:rsid w:val="008C3307"/>
    <w:rsid w:val="008C4800"/>
    <w:rsid w:val="008C6C8D"/>
    <w:rsid w:val="008C706A"/>
    <w:rsid w:val="008C7218"/>
    <w:rsid w:val="008D0D30"/>
    <w:rsid w:val="008D3805"/>
    <w:rsid w:val="008D40E8"/>
    <w:rsid w:val="008D43E3"/>
    <w:rsid w:val="008D5F8F"/>
    <w:rsid w:val="008D65D7"/>
    <w:rsid w:val="008D6C85"/>
    <w:rsid w:val="008D7790"/>
    <w:rsid w:val="008E05D9"/>
    <w:rsid w:val="008E0A70"/>
    <w:rsid w:val="008E2822"/>
    <w:rsid w:val="008E4AEB"/>
    <w:rsid w:val="008E4E90"/>
    <w:rsid w:val="008E6E29"/>
    <w:rsid w:val="008F1B43"/>
    <w:rsid w:val="008F1CA9"/>
    <w:rsid w:val="008F2986"/>
    <w:rsid w:val="008F2C12"/>
    <w:rsid w:val="008F5589"/>
    <w:rsid w:val="008F72E7"/>
    <w:rsid w:val="00900515"/>
    <w:rsid w:val="0090077C"/>
    <w:rsid w:val="00901607"/>
    <w:rsid w:val="0090283D"/>
    <w:rsid w:val="0090388B"/>
    <w:rsid w:val="00903F54"/>
    <w:rsid w:val="00904440"/>
    <w:rsid w:val="00905EFA"/>
    <w:rsid w:val="0090632A"/>
    <w:rsid w:val="00910C2C"/>
    <w:rsid w:val="00910F51"/>
    <w:rsid w:val="009117D4"/>
    <w:rsid w:val="00914ADA"/>
    <w:rsid w:val="00915470"/>
    <w:rsid w:val="00915C42"/>
    <w:rsid w:val="009160BF"/>
    <w:rsid w:val="00916873"/>
    <w:rsid w:val="00920CDA"/>
    <w:rsid w:val="009233AF"/>
    <w:rsid w:val="009239C2"/>
    <w:rsid w:val="00924D12"/>
    <w:rsid w:val="00930798"/>
    <w:rsid w:val="0093080B"/>
    <w:rsid w:val="00931A8E"/>
    <w:rsid w:val="009349F9"/>
    <w:rsid w:val="00935C52"/>
    <w:rsid w:val="00935FEC"/>
    <w:rsid w:val="00936FFD"/>
    <w:rsid w:val="00937034"/>
    <w:rsid w:val="0093714A"/>
    <w:rsid w:val="0094176D"/>
    <w:rsid w:val="00942328"/>
    <w:rsid w:val="009449A8"/>
    <w:rsid w:val="0094518C"/>
    <w:rsid w:val="0094565D"/>
    <w:rsid w:val="00946E66"/>
    <w:rsid w:val="00947C38"/>
    <w:rsid w:val="00950055"/>
    <w:rsid w:val="0095077B"/>
    <w:rsid w:val="00950EE7"/>
    <w:rsid w:val="00951BE3"/>
    <w:rsid w:val="00952D29"/>
    <w:rsid w:val="00955A00"/>
    <w:rsid w:val="009572A0"/>
    <w:rsid w:val="00957FAD"/>
    <w:rsid w:val="00961083"/>
    <w:rsid w:val="009614EE"/>
    <w:rsid w:val="009620B2"/>
    <w:rsid w:val="00963B8F"/>
    <w:rsid w:val="0096422A"/>
    <w:rsid w:val="009645CB"/>
    <w:rsid w:val="009650C5"/>
    <w:rsid w:val="009651F1"/>
    <w:rsid w:val="00966C50"/>
    <w:rsid w:val="00967809"/>
    <w:rsid w:val="0096796D"/>
    <w:rsid w:val="009756AE"/>
    <w:rsid w:val="00976066"/>
    <w:rsid w:val="009775CE"/>
    <w:rsid w:val="00977688"/>
    <w:rsid w:val="00980C2E"/>
    <w:rsid w:val="00981623"/>
    <w:rsid w:val="00982037"/>
    <w:rsid w:val="00982816"/>
    <w:rsid w:val="00982C4D"/>
    <w:rsid w:val="0098349B"/>
    <w:rsid w:val="00983547"/>
    <w:rsid w:val="009853D9"/>
    <w:rsid w:val="009874C1"/>
    <w:rsid w:val="009879D2"/>
    <w:rsid w:val="00987BC3"/>
    <w:rsid w:val="00991E24"/>
    <w:rsid w:val="009928B8"/>
    <w:rsid w:val="00994DFF"/>
    <w:rsid w:val="00994ECA"/>
    <w:rsid w:val="00996790"/>
    <w:rsid w:val="00996C89"/>
    <w:rsid w:val="00997F49"/>
    <w:rsid w:val="009A46AF"/>
    <w:rsid w:val="009A49FF"/>
    <w:rsid w:val="009A4E44"/>
    <w:rsid w:val="009A590F"/>
    <w:rsid w:val="009A6A69"/>
    <w:rsid w:val="009A772C"/>
    <w:rsid w:val="009B0795"/>
    <w:rsid w:val="009B0C90"/>
    <w:rsid w:val="009B207D"/>
    <w:rsid w:val="009B2828"/>
    <w:rsid w:val="009B28B3"/>
    <w:rsid w:val="009B2B2D"/>
    <w:rsid w:val="009B3C34"/>
    <w:rsid w:val="009B42BD"/>
    <w:rsid w:val="009B5F57"/>
    <w:rsid w:val="009B66BA"/>
    <w:rsid w:val="009B6F11"/>
    <w:rsid w:val="009B79EC"/>
    <w:rsid w:val="009B7FD8"/>
    <w:rsid w:val="009C0998"/>
    <w:rsid w:val="009C0F3E"/>
    <w:rsid w:val="009C2E5C"/>
    <w:rsid w:val="009C371E"/>
    <w:rsid w:val="009C3C1C"/>
    <w:rsid w:val="009D1CE2"/>
    <w:rsid w:val="009D1E03"/>
    <w:rsid w:val="009D254A"/>
    <w:rsid w:val="009D48FF"/>
    <w:rsid w:val="009D76C5"/>
    <w:rsid w:val="009D7993"/>
    <w:rsid w:val="009D7D3F"/>
    <w:rsid w:val="009E1644"/>
    <w:rsid w:val="009E2DBC"/>
    <w:rsid w:val="009E352E"/>
    <w:rsid w:val="009E36E0"/>
    <w:rsid w:val="009E3831"/>
    <w:rsid w:val="009E3A07"/>
    <w:rsid w:val="009E4289"/>
    <w:rsid w:val="009E6D0A"/>
    <w:rsid w:val="009E6F2B"/>
    <w:rsid w:val="009E72E8"/>
    <w:rsid w:val="009E7476"/>
    <w:rsid w:val="009F1A66"/>
    <w:rsid w:val="009F1CE0"/>
    <w:rsid w:val="009F3B8B"/>
    <w:rsid w:val="009F494D"/>
    <w:rsid w:val="009F5885"/>
    <w:rsid w:val="009F594D"/>
    <w:rsid w:val="009F5BC3"/>
    <w:rsid w:val="009F65C8"/>
    <w:rsid w:val="009F705E"/>
    <w:rsid w:val="00A0036D"/>
    <w:rsid w:val="00A00B75"/>
    <w:rsid w:val="00A00F14"/>
    <w:rsid w:val="00A0121F"/>
    <w:rsid w:val="00A01C14"/>
    <w:rsid w:val="00A02669"/>
    <w:rsid w:val="00A02CFA"/>
    <w:rsid w:val="00A02DA8"/>
    <w:rsid w:val="00A04F76"/>
    <w:rsid w:val="00A058CA"/>
    <w:rsid w:val="00A05C45"/>
    <w:rsid w:val="00A05CAC"/>
    <w:rsid w:val="00A077B2"/>
    <w:rsid w:val="00A07F69"/>
    <w:rsid w:val="00A10985"/>
    <w:rsid w:val="00A10E5B"/>
    <w:rsid w:val="00A12246"/>
    <w:rsid w:val="00A16C69"/>
    <w:rsid w:val="00A16CFD"/>
    <w:rsid w:val="00A2017A"/>
    <w:rsid w:val="00A20BEA"/>
    <w:rsid w:val="00A215E4"/>
    <w:rsid w:val="00A21D7F"/>
    <w:rsid w:val="00A22FCB"/>
    <w:rsid w:val="00A237DD"/>
    <w:rsid w:val="00A27C62"/>
    <w:rsid w:val="00A30B51"/>
    <w:rsid w:val="00A30ED6"/>
    <w:rsid w:val="00A3435D"/>
    <w:rsid w:val="00A34CD6"/>
    <w:rsid w:val="00A37BE9"/>
    <w:rsid w:val="00A42115"/>
    <w:rsid w:val="00A42458"/>
    <w:rsid w:val="00A42D8F"/>
    <w:rsid w:val="00A4304E"/>
    <w:rsid w:val="00A4351E"/>
    <w:rsid w:val="00A44017"/>
    <w:rsid w:val="00A45475"/>
    <w:rsid w:val="00A45688"/>
    <w:rsid w:val="00A46920"/>
    <w:rsid w:val="00A50A42"/>
    <w:rsid w:val="00A50F43"/>
    <w:rsid w:val="00A5283D"/>
    <w:rsid w:val="00A53197"/>
    <w:rsid w:val="00A54598"/>
    <w:rsid w:val="00A54AD6"/>
    <w:rsid w:val="00A54C60"/>
    <w:rsid w:val="00A5647A"/>
    <w:rsid w:val="00A569F7"/>
    <w:rsid w:val="00A570D9"/>
    <w:rsid w:val="00A60B03"/>
    <w:rsid w:val="00A611EF"/>
    <w:rsid w:val="00A612A7"/>
    <w:rsid w:val="00A616A2"/>
    <w:rsid w:val="00A62066"/>
    <w:rsid w:val="00A65845"/>
    <w:rsid w:val="00A65BD4"/>
    <w:rsid w:val="00A701A7"/>
    <w:rsid w:val="00A702C7"/>
    <w:rsid w:val="00A715CE"/>
    <w:rsid w:val="00A71AC5"/>
    <w:rsid w:val="00A71ADE"/>
    <w:rsid w:val="00A71C67"/>
    <w:rsid w:val="00A7244A"/>
    <w:rsid w:val="00A73833"/>
    <w:rsid w:val="00A73E87"/>
    <w:rsid w:val="00A74007"/>
    <w:rsid w:val="00A74552"/>
    <w:rsid w:val="00A74D56"/>
    <w:rsid w:val="00A751C4"/>
    <w:rsid w:val="00A76B8E"/>
    <w:rsid w:val="00A76EA0"/>
    <w:rsid w:val="00A77633"/>
    <w:rsid w:val="00A801C5"/>
    <w:rsid w:val="00A81BEB"/>
    <w:rsid w:val="00A82892"/>
    <w:rsid w:val="00A8329D"/>
    <w:rsid w:val="00A832BB"/>
    <w:rsid w:val="00A9293E"/>
    <w:rsid w:val="00A92C2B"/>
    <w:rsid w:val="00A92F44"/>
    <w:rsid w:val="00A93D49"/>
    <w:rsid w:val="00A95264"/>
    <w:rsid w:val="00A9527E"/>
    <w:rsid w:val="00A95FD1"/>
    <w:rsid w:val="00AA0267"/>
    <w:rsid w:val="00AA153B"/>
    <w:rsid w:val="00AA3C8D"/>
    <w:rsid w:val="00AA45C3"/>
    <w:rsid w:val="00AA4ED2"/>
    <w:rsid w:val="00AA6179"/>
    <w:rsid w:val="00AA6351"/>
    <w:rsid w:val="00AA7AF4"/>
    <w:rsid w:val="00AB0AC8"/>
    <w:rsid w:val="00AB0F00"/>
    <w:rsid w:val="00AB140C"/>
    <w:rsid w:val="00AB147E"/>
    <w:rsid w:val="00AB3AB8"/>
    <w:rsid w:val="00AB3DFE"/>
    <w:rsid w:val="00AB435C"/>
    <w:rsid w:val="00AB507C"/>
    <w:rsid w:val="00AB6776"/>
    <w:rsid w:val="00AB6785"/>
    <w:rsid w:val="00AB711A"/>
    <w:rsid w:val="00AC07B7"/>
    <w:rsid w:val="00AC0EB6"/>
    <w:rsid w:val="00AC1453"/>
    <w:rsid w:val="00AC168F"/>
    <w:rsid w:val="00AC1AA2"/>
    <w:rsid w:val="00AC1EE2"/>
    <w:rsid w:val="00AC2394"/>
    <w:rsid w:val="00AC4BB2"/>
    <w:rsid w:val="00AC504E"/>
    <w:rsid w:val="00AD195B"/>
    <w:rsid w:val="00AD2209"/>
    <w:rsid w:val="00AD2BC3"/>
    <w:rsid w:val="00AD4E8D"/>
    <w:rsid w:val="00AD5E3A"/>
    <w:rsid w:val="00AD67FC"/>
    <w:rsid w:val="00AE0CAF"/>
    <w:rsid w:val="00AE2145"/>
    <w:rsid w:val="00AE3644"/>
    <w:rsid w:val="00AE42FB"/>
    <w:rsid w:val="00AE6330"/>
    <w:rsid w:val="00AE7462"/>
    <w:rsid w:val="00AE7911"/>
    <w:rsid w:val="00AF0A21"/>
    <w:rsid w:val="00AF1613"/>
    <w:rsid w:val="00AF27CA"/>
    <w:rsid w:val="00AF4A54"/>
    <w:rsid w:val="00AF5FCD"/>
    <w:rsid w:val="00AF702B"/>
    <w:rsid w:val="00AF73C6"/>
    <w:rsid w:val="00B002CE"/>
    <w:rsid w:val="00B005DE"/>
    <w:rsid w:val="00B00E11"/>
    <w:rsid w:val="00B01C7E"/>
    <w:rsid w:val="00B03589"/>
    <w:rsid w:val="00B04945"/>
    <w:rsid w:val="00B04D11"/>
    <w:rsid w:val="00B05C6E"/>
    <w:rsid w:val="00B06C7F"/>
    <w:rsid w:val="00B06D59"/>
    <w:rsid w:val="00B07CD2"/>
    <w:rsid w:val="00B11AD8"/>
    <w:rsid w:val="00B131A4"/>
    <w:rsid w:val="00B13783"/>
    <w:rsid w:val="00B14D5F"/>
    <w:rsid w:val="00B151A7"/>
    <w:rsid w:val="00B1541A"/>
    <w:rsid w:val="00B15CE8"/>
    <w:rsid w:val="00B166DD"/>
    <w:rsid w:val="00B1692B"/>
    <w:rsid w:val="00B2010E"/>
    <w:rsid w:val="00B20132"/>
    <w:rsid w:val="00B212B2"/>
    <w:rsid w:val="00B21B15"/>
    <w:rsid w:val="00B21B8B"/>
    <w:rsid w:val="00B22D8E"/>
    <w:rsid w:val="00B231F6"/>
    <w:rsid w:val="00B23493"/>
    <w:rsid w:val="00B24FFB"/>
    <w:rsid w:val="00B2513E"/>
    <w:rsid w:val="00B31EAC"/>
    <w:rsid w:val="00B31FD8"/>
    <w:rsid w:val="00B32694"/>
    <w:rsid w:val="00B33A88"/>
    <w:rsid w:val="00B36311"/>
    <w:rsid w:val="00B36BD2"/>
    <w:rsid w:val="00B3745A"/>
    <w:rsid w:val="00B41022"/>
    <w:rsid w:val="00B417C9"/>
    <w:rsid w:val="00B41D76"/>
    <w:rsid w:val="00B42701"/>
    <w:rsid w:val="00B43A4E"/>
    <w:rsid w:val="00B45C92"/>
    <w:rsid w:val="00B461AD"/>
    <w:rsid w:val="00B46C08"/>
    <w:rsid w:val="00B46E1F"/>
    <w:rsid w:val="00B47B81"/>
    <w:rsid w:val="00B50527"/>
    <w:rsid w:val="00B50F86"/>
    <w:rsid w:val="00B51A23"/>
    <w:rsid w:val="00B51BA5"/>
    <w:rsid w:val="00B52D84"/>
    <w:rsid w:val="00B60616"/>
    <w:rsid w:val="00B60908"/>
    <w:rsid w:val="00B6189B"/>
    <w:rsid w:val="00B63200"/>
    <w:rsid w:val="00B6338A"/>
    <w:rsid w:val="00B63840"/>
    <w:rsid w:val="00B641DE"/>
    <w:rsid w:val="00B6507C"/>
    <w:rsid w:val="00B71864"/>
    <w:rsid w:val="00B731D7"/>
    <w:rsid w:val="00B738E5"/>
    <w:rsid w:val="00B7469A"/>
    <w:rsid w:val="00B76761"/>
    <w:rsid w:val="00B769C1"/>
    <w:rsid w:val="00B77E7E"/>
    <w:rsid w:val="00B81C2C"/>
    <w:rsid w:val="00B824FF"/>
    <w:rsid w:val="00B83490"/>
    <w:rsid w:val="00B83561"/>
    <w:rsid w:val="00B846C8"/>
    <w:rsid w:val="00B9163D"/>
    <w:rsid w:val="00B929A9"/>
    <w:rsid w:val="00B92A0C"/>
    <w:rsid w:val="00B92AEF"/>
    <w:rsid w:val="00B92BEF"/>
    <w:rsid w:val="00B92F60"/>
    <w:rsid w:val="00B93E25"/>
    <w:rsid w:val="00B954EA"/>
    <w:rsid w:val="00B95DBA"/>
    <w:rsid w:val="00B95DF9"/>
    <w:rsid w:val="00B96877"/>
    <w:rsid w:val="00B972F6"/>
    <w:rsid w:val="00BA03DA"/>
    <w:rsid w:val="00BA0B07"/>
    <w:rsid w:val="00BA0EBA"/>
    <w:rsid w:val="00BA15BF"/>
    <w:rsid w:val="00BA18F1"/>
    <w:rsid w:val="00BA2082"/>
    <w:rsid w:val="00BA3353"/>
    <w:rsid w:val="00BA3AE3"/>
    <w:rsid w:val="00BA41FB"/>
    <w:rsid w:val="00BA4B0A"/>
    <w:rsid w:val="00BA559B"/>
    <w:rsid w:val="00BA5CBF"/>
    <w:rsid w:val="00BA6704"/>
    <w:rsid w:val="00BA6A4C"/>
    <w:rsid w:val="00BB1AE4"/>
    <w:rsid w:val="00BB4D71"/>
    <w:rsid w:val="00BC0870"/>
    <w:rsid w:val="00BC1073"/>
    <w:rsid w:val="00BC13F9"/>
    <w:rsid w:val="00BC179B"/>
    <w:rsid w:val="00BC4488"/>
    <w:rsid w:val="00BC5B1A"/>
    <w:rsid w:val="00BC745D"/>
    <w:rsid w:val="00BC74EF"/>
    <w:rsid w:val="00BD0D9B"/>
    <w:rsid w:val="00BD1A11"/>
    <w:rsid w:val="00BD1FDC"/>
    <w:rsid w:val="00BD2EDD"/>
    <w:rsid w:val="00BD5253"/>
    <w:rsid w:val="00BD6129"/>
    <w:rsid w:val="00BE0AE6"/>
    <w:rsid w:val="00BE1561"/>
    <w:rsid w:val="00BE1FB1"/>
    <w:rsid w:val="00BE42ED"/>
    <w:rsid w:val="00BE7513"/>
    <w:rsid w:val="00BF5B16"/>
    <w:rsid w:val="00BF5CEA"/>
    <w:rsid w:val="00BF5EEB"/>
    <w:rsid w:val="00BF7B1E"/>
    <w:rsid w:val="00BF7C9E"/>
    <w:rsid w:val="00C02B2A"/>
    <w:rsid w:val="00C02F3E"/>
    <w:rsid w:val="00C04D64"/>
    <w:rsid w:val="00C10005"/>
    <w:rsid w:val="00C10F4B"/>
    <w:rsid w:val="00C11C6D"/>
    <w:rsid w:val="00C15E53"/>
    <w:rsid w:val="00C166E3"/>
    <w:rsid w:val="00C1776B"/>
    <w:rsid w:val="00C17DD9"/>
    <w:rsid w:val="00C22B93"/>
    <w:rsid w:val="00C24BA1"/>
    <w:rsid w:val="00C266AA"/>
    <w:rsid w:val="00C27E0F"/>
    <w:rsid w:val="00C3138E"/>
    <w:rsid w:val="00C32155"/>
    <w:rsid w:val="00C326EF"/>
    <w:rsid w:val="00C330D0"/>
    <w:rsid w:val="00C37008"/>
    <w:rsid w:val="00C37CDB"/>
    <w:rsid w:val="00C4128D"/>
    <w:rsid w:val="00C4141C"/>
    <w:rsid w:val="00C4181D"/>
    <w:rsid w:val="00C41FE4"/>
    <w:rsid w:val="00C43074"/>
    <w:rsid w:val="00C43084"/>
    <w:rsid w:val="00C44021"/>
    <w:rsid w:val="00C44C32"/>
    <w:rsid w:val="00C4567A"/>
    <w:rsid w:val="00C460C2"/>
    <w:rsid w:val="00C46227"/>
    <w:rsid w:val="00C4650E"/>
    <w:rsid w:val="00C46D39"/>
    <w:rsid w:val="00C50B4D"/>
    <w:rsid w:val="00C511F8"/>
    <w:rsid w:val="00C523BD"/>
    <w:rsid w:val="00C53824"/>
    <w:rsid w:val="00C542A5"/>
    <w:rsid w:val="00C54E7F"/>
    <w:rsid w:val="00C55E69"/>
    <w:rsid w:val="00C57132"/>
    <w:rsid w:val="00C5732C"/>
    <w:rsid w:val="00C57EA4"/>
    <w:rsid w:val="00C605AC"/>
    <w:rsid w:val="00C605DE"/>
    <w:rsid w:val="00C61D0D"/>
    <w:rsid w:val="00C62612"/>
    <w:rsid w:val="00C6288F"/>
    <w:rsid w:val="00C630BA"/>
    <w:rsid w:val="00C631A2"/>
    <w:rsid w:val="00C6579F"/>
    <w:rsid w:val="00C721D5"/>
    <w:rsid w:val="00C72F10"/>
    <w:rsid w:val="00C7546F"/>
    <w:rsid w:val="00C7591F"/>
    <w:rsid w:val="00C76B01"/>
    <w:rsid w:val="00C800F5"/>
    <w:rsid w:val="00C81455"/>
    <w:rsid w:val="00C81BFA"/>
    <w:rsid w:val="00C87A12"/>
    <w:rsid w:val="00C91779"/>
    <w:rsid w:val="00C92325"/>
    <w:rsid w:val="00C9264F"/>
    <w:rsid w:val="00C92733"/>
    <w:rsid w:val="00C935B7"/>
    <w:rsid w:val="00C93933"/>
    <w:rsid w:val="00C939D3"/>
    <w:rsid w:val="00C93F11"/>
    <w:rsid w:val="00C94915"/>
    <w:rsid w:val="00C94B54"/>
    <w:rsid w:val="00C94ECC"/>
    <w:rsid w:val="00C94F2D"/>
    <w:rsid w:val="00C97934"/>
    <w:rsid w:val="00CA3A5A"/>
    <w:rsid w:val="00CA583B"/>
    <w:rsid w:val="00CA597C"/>
    <w:rsid w:val="00CA6EC1"/>
    <w:rsid w:val="00CA73EA"/>
    <w:rsid w:val="00CA785C"/>
    <w:rsid w:val="00CB0F98"/>
    <w:rsid w:val="00CB1666"/>
    <w:rsid w:val="00CB1A56"/>
    <w:rsid w:val="00CB3333"/>
    <w:rsid w:val="00CB453F"/>
    <w:rsid w:val="00CB5659"/>
    <w:rsid w:val="00CB6B3D"/>
    <w:rsid w:val="00CB7006"/>
    <w:rsid w:val="00CB74ED"/>
    <w:rsid w:val="00CC13DB"/>
    <w:rsid w:val="00CC2998"/>
    <w:rsid w:val="00CC592A"/>
    <w:rsid w:val="00CC7191"/>
    <w:rsid w:val="00CC725A"/>
    <w:rsid w:val="00CC74D8"/>
    <w:rsid w:val="00CD0941"/>
    <w:rsid w:val="00CD253A"/>
    <w:rsid w:val="00CD2D39"/>
    <w:rsid w:val="00CD31A3"/>
    <w:rsid w:val="00CD443D"/>
    <w:rsid w:val="00CD5893"/>
    <w:rsid w:val="00CD58E5"/>
    <w:rsid w:val="00CD5921"/>
    <w:rsid w:val="00CD6499"/>
    <w:rsid w:val="00CD6AF6"/>
    <w:rsid w:val="00CE29A9"/>
    <w:rsid w:val="00CE3584"/>
    <w:rsid w:val="00CE5F75"/>
    <w:rsid w:val="00CE7EA1"/>
    <w:rsid w:val="00CF028B"/>
    <w:rsid w:val="00CF2C65"/>
    <w:rsid w:val="00CF3223"/>
    <w:rsid w:val="00CF3A90"/>
    <w:rsid w:val="00CF4E3F"/>
    <w:rsid w:val="00CF5103"/>
    <w:rsid w:val="00CF5534"/>
    <w:rsid w:val="00CF587C"/>
    <w:rsid w:val="00CF7324"/>
    <w:rsid w:val="00D000E3"/>
    <w:rsid w:val="00D00235"/>
    <w:rsid w:val="00D003A0"/>
    <w:rsid w:val="00D00B50"/>
    <w:rsid w:val="00D01B5B"/>
    <w:rsid w:val="00D026A2"/>
    <w:rsid w:val="00D0307F"/>
    <w:rsid w:val="00D06CF8"/>
    <w:rsid w:val="00D06F4A"/>
    <w:rsid w:val="00D10361"/>
    <w:rsid w:val="00D11B45"/>
    <w:rsid w:val="00D12DE3"/>
    <w:rsid w:val="00D132F7"/>
    <w:rsid w:val="00D14938"/>
    <w:rsid w:val="00D1525D"/>
    <w:rsid w:val="00D15C23"/>
    <w:rsid w:val="00D16C2D"/>
    <w:rsid w:val="00D16FFD"/>
    <w:rsid w:val="00D173C5"/>
    <w:rsid w:val="00D216C2"/>
    <w:rsid w:val="00D21BBA"/>
    <w:rsid w:val="00D247C9"/>
    <w:rsid w:val="00D24A36"/>
    <w:rsid w:val="00D25B12"/>
    <w:rsid w:val="00D2764A"/>
    <w:rsid w:val="00D277E2"/>
    <w:rsid w:val="00D30DE9"/>
    <w:rsid w:val="00D31247"/>
    <w:rsid w:val="00D32F0B"/>
    <w:rsid w:val="00D33427"/>
    <w:rsid w:val="00D337D1"/>
    <w:rsid w:val="00D33CC6"/>
    <w:rsid w:val="00D34854"/>
    <w:rsid w:val="00D352FA"/>
    <w:rsid w:val="00D37C8F"/>
    <w:rsid w:val="00D425D0"/>
    <w:rsid w:val="00D426D9"/>
    <w:rsid w:val="00D4493E"/>
    <w:rsid w:val="00D468B9"/>
    <w:rsid w:val="00D477DF"/>
    <w:rsid w:val="00D47E1E"/>
    <w:rsid w:val="00D50451"/>
    <w:rsid w:val="00D51253"/>
    <w:rsid w:val="00D52FA9"/>
    <w:rsid w:val="00D538BD"/>
    <w:rsid w:val="00D53A51"/>
    <w:rsid w:val="00D53A75"/>
    <w:rsid w:val="00D55AA1"/>
    <w:rsid w:val="00D566B1"/>
    <w:rsid w:val="00D57901"/>
    <w:rsid w:val="00D57F7D"/>
    <w:rsid w:val="00D60235"/>
    <w:rsid w:val="00D60874"/>
    <w:rsid w:val="00D61530"/>
    <w:rsid w:val="00D6247F"/>
    <w:rsid w:val="00D62851"/>
    <w:rsid w:val="00D632A9"/>
    <w:rsid w:val="00D713D3"/>
    <w:rsid w:val="00D71587"/>
    <w:rsid w:val="00D71AC7"/>
    <w:rsid w:val="00D725BB"/>
    <w:rsid w:val="00D72C83"/>
    <w:rsid w:val="00D75BD6"/>
    <w:rsid w:val="00D76A5A"/>
    <w:rsid w:val="00D77170"/>
    <w:rsid w:val="00D80E80"/>
    <w:rsid w:val="00D81A77"/>
    <w:rsid w:val="00D830DD"/>
    <w:rsid w:val="00D84815"/>
    <w:rsid w:val="00D85A29"/>
    <w:rsid w:val="00D85B34"/>
    <w:rsid w:val="00D86E86"/>
    <w:rsid w:val="00D87263"/>
    <w:rsid w:val="00D90560"/>
    <w:rsid w:val="00D90E0E"/>
    <w:rsid w:val="00D921DE"/>
    <w:rsid w:val="00D9337B"/>
    <w:rsid w:val="00D933A9"/>
    <w:rsid w:val="00D940AD"/>
    <w:rsid w:val="00D9410E"/>
    <w:rsid w:val="00D95722"/>
    <w:rsid w:val="00DA0A58"/>
    <w:rsid w:val="00DA1014"/>
    <w:rsid w:val="00DA11DD"/>
    <w:rsid w:val="00DA16A3"/>
    <w:rsid w:val="00DA1876"/>
    <w:rsid w:val="00DA1B81"/>
    <w:rsid w:val="00DA1FB8"/>
    <w:rsid w:val="00DA290C"/>
    <w:rsid w:val="00DA32AE"/>
    <w:rsid w:val="00DA5255"/>
    <w:rsid w:val="00DA7309"/>
    <w:rsid w:val="00DB1AD2"/>
    <w:rsid w:val="00DB23EC"/>
    <w:rsid w:val="00DB27B7"/>
    <w:rsid w:val="00DB3D0C"/>
    <w:rsid w:val="00DB46F2"/>
    <w:rsid w:val="00DB71EB"/>
    <w:rsid w:val="00DC08D4"/>
    <w:rsid w:val="00DC24E1"/>
    <w:rsid w:val="00DC255F"/>
    <w:rsid w:val="00DC3001"/>
    <w:rsid w:val="00DC34F2"/>
    <w:rsid w:val="00DC352A"/>
    <w:rsid w:val="00DC572B"/>
    <w:rsid w:val="00DC5DA3"/>
    <w:rsid w:val="00DC6952"/>
    <w:rsid w:val="00DC6D96"/>
    <w:rsid w:val="00DC713F"/>
    <w:rsid w:val="00DC7DE6"/>
    <w:rsid w:val="00DD0732"/>
    <w:rsid w:val="00DD0A75"/>
    <w:rsid w:val="00DD0B1A"/>
    <w:rsid w:val="00DD0E9D"/>
    <w:rsid w:val="00DD4595"/>
    <w:rsid w:val="00DD61E7"/>
    <w:rsid w:val="00DE0162"/>
    <w:rsid w:val="00DE0996"/>
    <w:rsid w:val="00DE0A9B"/>
    <w:rsid w:val="00DE1886"/>
    <w:rsid w:val="00DE350F"/>
    <w:rsid w:val="00DE6CFA"/>
    <w:rsid w:val="00DE7BE8"/>
    <w:rsid w:val="00DF026D"/>
    <w:rsid w:val="00DF1114"/>
    <w:rsid w:val="00DF1B42"/>
    <w:rsid w:val="00DF28DF"/>
    <w:rsid w:val="00DF2F06"/>
    <w:rsid w:val="00DF3CBB"/>
    <w:rsid w:val="00DF3D39"/>
    <w:rsid w:val="00DF46B6"/>
    <w:rsid w:val="00DF53A6"/>
    <w:rsid w:val="00DF665C"/>
    <w:rsid w:val="00DF75DC"/>
    <w:rsid w:val="00E00BDB"/>
    <w:rsid w:val="00E03B2A"/>
    <w:rsid w:val="00E0412E"/>
    <w:rsid w:val="00E04668"/>
    <w:rsid w:val="00E0506C"/>
    <w:rsid w:val="00E10263"/>
    <w:rsid w:val="00E12F7D"/>
    <w:rsid w:val="00E1428E"/>
    <w:rsid w:val="00E16008"/>
    <w:rsid w:val="00E20F5D"/>
    <w:rsid w:val="00E22968"/>
    <w:rsid w:val="00E229D4"/>
    <w:rsid w:val="00E230C8"/>
    <w:rsid w:val="00E23E87"/>
    <w:rsid w:val="00E243DF"/>
    <w:rsid w:val="00E245E6"/>
    <w:rsid w:val="00E254E5"/>
    <w:rsid w:val="00E25772"/>
    <w:rsid w:val="00E2590B"/>
    <w:rsid w:val="00E259AE"/>
    <w:rsid w:val="00E2654F"/>
    <w:rsid w:val="00E26B5F"/>
    <w:rsid w:val="00E30298"/>
    <w:rsid w:val="00E30488"/>
    <w:rsid w:val="00E31B4F"/>
    <w:rsid w:val="00E334A9"/>
    <w:rsid w:val="00E365FA"/>
    <w:rsid w:val="00E4150F"/>
    <w:rsid w:val="00E43DAB"/>
    <w:rsid w:val="00E45E78"/>
    <w:rsid w:val="00E46679"/>
    <w:rsid w:val="00E46962"/>
    <w:rsid w:val="00E47485"/>
    <w:rsid w:val="00E47E61"/>
    <w:rsid w:val="00E519E5"/>
    <w:rsid w:val="00E52EBA"/>
    <w:rsid w:val="00E5420B"/>
    <w:rsid w:val="00E546F8"/>
    <w:rsid w:val="00E55FCF"/>
    <w:rsid w:val="00E56DDE"/>
    <w:rsid w:val="00E611B8"/>
    <w:rsid w:val="00E61B06"/>
    <w:rsid w:val="00E61F34"/>
    <w:rsid w:val="00E62311"/>
    <w:rsid w:val="00E62DE4"/>
    <w:rsid w:val="00E62F9A"/>
    <w:rsid w:val="00E657BC"/>
    <w:rsid w:val="00E65DBB"/>
    <w:rsid w:val="00E65F60"/>
    <w:rsid w:val="00E66FAE"/>
    <w:rsid w:val="00E67497"/>
    <w:rsid w:val="00E67896"/>
    <w:rsid w:val="00E70EAD"/>
    <w:rsid w:val="00E72F7B"/>
    <w:rsid w:val="00E742C9"/>
    <w:rsid w:val="00E74B51"/>
    <w:rsid w:val="00E74E2A"/>
    <w:rsid w:val="00E76592"/>
    <w:rsid w:val="00E8057E"/>
    <w:rsid w:val="00E823AF"/>
    <w:rsid w:val="00E84702"/>
    <w:rsid w:val="00E85D5D"/>
    <w:rsid w:val="00E8706C"/>
    <w:rsid w:val="00E90D55"/>
    <w:rsid w:val="00E921D1"/>
    <w:rsid w:val="00E9279F"/>
    <w:rsid w:val="00E92B4E"/>
    <w:rsid w:val="00E93792"/>
    <w:rsid w:val="00E94DA2"/>
    <w:rsid w:val="00E955A8"/>
    <w:rsid w:val="00E95FB5"/>
    <w:rsid w:val="00E9643D"/>
    <w:rsid w:val="00E96D9A"/>
    <w:rsid w:val="00EA0D95"/>
    <w:rsid w:val="00EA1352"/>
    <w:rsid w:val="00EA182A"/>
    <w:rsid w:val="00EA24D6"/>
    <w:rsid w:val="00EA3C7C"/>
    <w:rsid w:val="00EA413F"/>
    <w:rsid w:val="00EA48E3"/>
    <w:rsid w:val="00EA54CE"/>
    <w:rsid w:val="00EA5582"/>
    <w:rsid w:val="00EA66B3"/>
    <w:rsid w:val="00EA680E"/>
    <w:rsid w:val="00EA73E1"/>
    <w:rsid w:val="00EA79D6"/>
    <w:rsid w:val="00EA7AB7"/>
    <w:rsid w:val="00EB0373"/>
    <w:rsid w:val="00EB04F1"/>
    <w:rsid w:val="00EB0A33"/>
    <w:rsid w:val="00EB17E8"/>
    <w:rsid w:val="00EB1C1E"/>
    <w:rsid w:val="00EB1CC3"/>
    <w:rsid w:val="00EB2224"/>
    <w:rsid w:val="00EB2997"/>
    <w:rsid w:val="00EB2F7F"/>
    <w:rsid w:val="00EB32DC"/>
    <w:rsid w:val="00EB347F"/>
    <w:rsid w:val="00EB5528"/>
    <w:rsid w:val="00EB7121"/>
    <w:rsid w:val="00EC0B00"/>
    <w:rsid w:val="00EC1417"/>
    <w:rsid w:val="00EC1B1A"/>
    <w:rsid w:val="00EC3F8B"/>
    <w:rsid w:val="00EC5FA9"/>
    <w:rsid w:val="00ED01C6"/>
    <w:rsid w:val="00ED1692"/>
    <w:rsid w:val="00ED1DE1"/>
    <w:rsid w:val="00EE01E9"/>
    <w:rsid w:val="00EE0D11"/>
    <w:rsid w:val="00EE1ED5"/>
    <w:rsid w:val="00EE5765"/>
    <w:rsid w:val="00EE5FCB"/>
    <w:rsid w:val="00EE733E"/>
    <w:rsid w:val="00EE758B"/>
    <w:rsid w:val="00EF1ECD"/>
    <w:rsid w:val="00EF2541"/>
    <w:rsid w:val="00EF2EF0"/>
    <w:rsid w:val="00EF38A2"/>
    <w:rsid w:val="00EF400B"/>
    <w:rsid w:val="00EF41F8"/>
    <w:rsid w:val="00EF5049"/>
    <w:rsid w:val="00EF5F26"/>
    <w:rsid w:val="00EF7A3C"/>
    <w:rsid w:val="00EF7B93"/>
    <w:rsid w:val="00EF7F56"/>
    <w:rsid w:val="00F005DE"/>
    <w:rsid w:val="00F02F8C"/>
    <w:rsid w:val="00F03561"/>
    <w:rsid w:val="00F0492F"/>
    <w:rsid w:val="00F04EB1"/>
    <w:rsid w:val="00F067EF"/>
    <w:rsid w:val="00F06B7C"/>
    <w:rsid w:val="00F10384"/>
    <w:rsid w:val="00F129E8"/>
    <w:rsid w:val="00F12B2C"/>
    <w:rsid w:val="00F12DA9"/>
    <w:rsid w:val="00F13C91"/>
    <w:rsid w:val="00F1475D"/>
    <w:rsid w:val="00F147B9"/>
    <w:rsid w:val="00F14858"/>
    <w:rsid w:val="00F160D2"/>
    <w:rsid w:val="00F2025F"/>
    <w:rsid w:val="00F2147C"/>
    <w:rsid w:val="00F235AF"/>
    <w:rsid w:val="00F245B2"/>
    <w:rsid w:val="00F24BF4"/>
    <w:rsid w:val="00F27FCA"/>
    <w:rsid w:val="00F3056E"/>
    <w:rsid w:val="00F32D30"/>
    <w:rsid w:val="00F33B20"/>
    <w:rsid w:val="00F33FB4"/>
    <w:rsid w:val="00F3490A"/>
    <w:rsid w:val="00F35891"/>
    <w:rsid w:val="00F368C9"/>
    <w:rsid w:val="00F36907"/>
    <w:rsid w:val="00F36AD2"/>
    <w:rsid w:val="00F37541"/>
    <w:rsid w:val="00F40512"/>
    <w:rsid w:val="00F41A1D"/>
    <w:rsid w:val="00F41E71"/>
    <w:rsid w:val="00F42DDD"/>
    <w:rsid w:val="00F42E52"/>
    <w:rsid w:val="00F44465"/>
    <w:rsid w:val="00F45675"/>
    <w:rsid w:val="00F468E6"/>
    <w:rsid w:val="00F47CBC"/>
    <w:rsid w:val="00F53C44"/>
    <w:rsid w:val="00F5444A"/>
    <w:rsid w:val="00F57568"/>
    <w:rsid w:val="00F606E3"/>
    <w:rsid w:val="00F606EC"/>
    <w:rsid w:val="00F60707"/>
    <w:rsid w:val="00F61131"/>
    <w:rsid w:val="00F62293"/>
    <w:rsid w:val="00F62F39"/>
    <w:rsid w:val="00F64B3F"/>
    <w:rsid w:val="00F65E7C"/>
    <w:rsid w:val="00F66FB6"/>
    <w:rsid w:val="00F67E0F"/>
    <w:rsid w:val="00F70BD6"/>
    <w:rsid w:val="00F73A14"/>
    <w:rsid w:val="00F743F7"/>
    <w:rsid w:val="00F74E77"/>
    <w:rsid w:val="00F75033"/>
    <w:rsid w:val="00F761CD"/>
    <w:rsid w:val="00F76843"/>
    <w:rsid w:val="00F77584"/>
    <w:rsid w:val="00F8026F"/>
    <w:rsid w:val="00F80867"/>
    <w:rsid w:val="00F8147A"/>
    <w:rsid w:val="00F82312"/>
    <w:rsid w:val="00F8313A"/>
    <w:rsid w:val="00F83A47"/>
    <w:rsid w:val="00F84B98"/>
    <w:rsid w:val="00F84C57"/>
    <w:rsid w:val="00F8629A"/>
    <w:rsid w:val="00F87D57"/>
    <w:rsid w:val="00F902D9"/>
    <w:rsid w:val="00F9520D"/>
    <w:rsid w:val="00F95D3D"/>
    <w:rsid w:val="00F95F9E"/>
    <w:rsid w:val="00F96405"/>
    <w:rsid w:val="00F976A7"/>
    <w:rsid w:val="00FA1986"/>
    <w:rsid w:val="00FA2086"/>
    <w:rsid w:val="00FA3220"/>
    <w:rsid w:val="00FA4FDC"/>
    <w:rsid w:val="00FA733B"/>
    <w:rsid w:val="00FA7D3F"/>
    <w:rsid w:val="00FB5FA5"/>
    <w:rsid w:val="00FB639D"/>
    <w:rsid w:val="00FB7883"/>
    <w:rsid w:val="00FC38AC"/>
    <w:rsid w:val="00FC6D0C"/>
    <w:rsid w:val="00FC7F95"/>
    <w:rsid w:val="00FD0519"/>
    <w:rsid w:val="00FD122A"/>
    <w:rsid w:val="00FD1A84"/>
    <w:rsid w:val="00FD2293"/>
    <w:rsid w:val="00FD3075"/>
    <w:rsid w:val="00FD65DD"/>
    <w:rsid w:val="00FD6AD2"/>
    <w:rsid w:val="00FE0D78"/>
    <w:rsid w:val="00FE11C0"/>
    <w:rsid w:val="00FE201E"/>
    <w:rsid w:val="00FE21CE"/>
    <w:rsid w:val="00FE3356"/>
    <w:rsid w:val="00FE4FE4"/>
    <w:rsid w:val="00FE64FB"/>
    <w:rsid w:val="00FE7AB2"/>
    <w:rsid w:val="00FF10BC"/>
    <w:rsid w:val="00FF1F5F"/>
    <w:rsid w:val="00FF22E1"/>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EBB6296A-B814-463E-A64B-26CD3E29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2E0"/>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 w:type="paragraph" w:styleId="HTML">
    <w:name w:val="HTML Preformatted"/>
    <w:basedOn w:val="a"/>
    <w:link w:val="HTML0"/>
    <w:uiPriority w:val="99"/>
    <w:semiHidden/>
    <w:unhideWhenUsed/>
    <w:rsid w:val="00551EDE"/>
    <w:rPr>
      <w:rFonts w:ascii="Courier New" w:hAnsi="Courier New" w:cs="Courier New"/>
      <w:sz w:val="20"/>
      <w:szCs w:val="20"/>
    </w:rPr>
  </w:style>
  <w:style w:type="character" w:customStyle="1" w:styleId="HTML0">
    <w:name w:val="HTML 预设格式 字符"/>
    <w:basedOn w:val="a2"/>
    <w:link w:val="HTML"/>
    <w:uiPriority w:val="99"/>
    <w:semiHidden/>
    <w:rsid w:val="00551EDE"/>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01845851">
      <w:bodyDiv w:val="1"/>
      <w:marLeft w:val="0"/>
      <w:marRight w:val="0"/>
      <w:marTop w:val="0"/>
      <w:marBottom w:val="0"/>
      <w:divBdr>
        <w:top w:val="none" w:sz="0" w:space="0" w:color="auto"/>
        <w:left w:val="none" w:sz="0" w:space="0" w:color="auto"/>
        <w:bottom w:val="none" w:sz="0" w:space="0" w:color="auto"/>
        <w:right w:val="none" w:sz="0" w:space="0" w:color="auto"/>
      </w:divBdr>
      <w:divsChild>
        <w:div w:id="2121145466">
          <w:marLeft w:val="0"/>
          <w:marRight w:val="0"/>
          <w:marTop w:val="0"/>
          <w:marBottom w:val="0"/>
          <w:divBdr>
            <w:top w:val="none" w:sz="0" w:space="0" w:color="auto"/>
            <w:left w:val="none" w:sz="0" w:space="0" w:color="auto"/>
            <w:bottom w:val="none" w:sz="0" w:space="0" w:color="auto"/>
            <w:right w:val="none" w:sz="0" w:space="0" w:color="auto"/>
          </w:divBdr>
          <w:divsChild>
            <w:div w:id="4397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274213324">
      <w:bodyDiv w:val="1"/>
      <w:marLeft w:val="0"/>
      <w:marRight w:val="0"/>
      <w:marTop w:val="0"/>
      <w:marBottom w:val="0"/>
      <w:divBdr>
        <w:top w:val="none" w:sz="0" w:space="0" w:color="auto"/>
        <w:left w:val="none" w:sz="0" w:space="0" w:color="auto"/>
        <w:bottom w:val="none" w:sz="0" w:space="0" w:color="auto"/>
        <w:right w:val="none" w:sz="0" w:space="0" w:color="auto"/>
      </w:divBdr>
      <w:divsChild>
        <w:div w:id="2093165138">
          <w:marLeft w:val="0"/>
          <w:marRight w:val="0"/>
          <w:marTop w:val="0"/>
          <w:marBottom w:val="0"/>
          <w:divBdr>
            <w:top w:val="none" w:sz="0" w:space="0" w:color="auto"/>
            <w:left w:val="none" w:sz="0" w:space="0" w:color="auto"/>
            <w:bottom w:val="none" w:sz="0" w:space="0" w:color="auto"/>
            <w:right w:val="none" w:sz="0" w:space="0" w:color="auto"/>
          </w:divBdr>
          <w:divsChild>
            <w:div w:id="770320969">
              <w:marLeft w:val="0"/>
              <w:marRight w:val="0"/>
              <w:marTop w:val="0"/>
              <w:marBottom w:val="0"/>
              <w:divBdr>
                <w:top w:val="none" w:sz="0" w:space="0" w:color="auto"/>
                <w:left w:val="none" w:sz="0" w:space="0" w:color="auto"/>
                <w:bottom w:val="none" w:sz="0" w:space="0" w:color="auto"/>
                <w:right w:val="none" w:sz="0" w:space="0" w:color="auto"/>
              </w:divBdr>
            </w:div>
            <w:div w:id="1120220913">
              <w:marLeft w:val="0"/>
              <w:marRight w:val="0"/>
              <w:marTop w:val="0"/>
              <w:marBottom w:val="0"/>
              <w:divBdr>
                <w:top w:val="none" w:sz="0" w:space="0" w:color="auto"/>
                <w:left w:val="none" w:sz="0" w:space="0" w:color="auto"/>
                <w:bottom w:val="none" w:sz="0" w:space="0" w:color="auto"/>
                <w:right w:val="none" w:sz="0" w:space="0" w:color="auto"/>
              </w:divBdr>
            </w:div>
            <w:div w:id="1591620283">
              <w:marLeft w:val="0"/>
              <w:marRight w:val="0"/>
              <w:marTop w:val="0"/>
              <w:marBottom w:val="0"/>
              <w:divBdr>
                <w:top w:val="none" w:sz="0" w:space="0" w:color="auto"/>
                <w:left w:val="none" w:sz="0" w:space="0" w:color="auto"/>
                <w:bottom w:val="none" w:sz="0" w:space="0" w:color="auto"/>
                <w:right w:val="none" w:sz="0" w:space="0" w:color="auto"/>
              </w:divBdr>
            </w:div>
            <w:div w:id="1020428284">
              <w:marLeft w:val="0"/>
              <w:marRight w:val="0"/>
              <w:marTop w:val="0"/>
              <w:marBottom w:val="0"/>
              <w:divBdr>
                <w:top w:val="none" w:sz="0" w:space="0" w:color="auto"/>
                <w:left w:val="none" w:sz="0" w:space="0" w:color="auto"/>
                <w:bottom w:val="none" w:sz="0" w:space="0" w:color="auto"/>
                <w:right w:val="none" w:sz="0" w:space="0" w:color="auto"/>
              </w:divBdr>
            </w:div>
            <w:div w:id="414908781">
              <w:marLeft w:val="0"/>
              <w:marRight w:val="0"/>
              <w:marTop w:val="0"/>
              <w:marBottom w:val="0"/>
              <w:divBdr>
                <w:top w:val="none" w:sz="0" w:space="0" w:color="auto"/>
                <w:left w:val="none" w:sz="0" w:space="0" w:color="auto"/>
                <w:bottom w:val="none" w:sz="0" w:space="0" w:color="auto"/>
                <w:right w:val="none" w:sz="0" w:space="0" w:color="auto"/>
              </w:divBdr>
            </w:div>
            <w:div w:id="787509036">
              <w:marLeft w:val="0"/>
              <w:marRight w:val="0"/>
              <w:marTop w:val="0"/>
              <w:marBottom w:val="0"/>
              <w:divBdr>
                <w:top w:val="none" w:sz="0" w:space="0" w:color="auto"/>
                <w:left w:val="none" w:sz="0" w:space="0" w:color="auto"/>
                <w:bottom w:val="none" w:sz="0" w:space="0" w:color="auto"/>
                <w:right w:val="none" w:sz="0" w:space="0" w:color="auto"/>
              </w:divBdr>
            </w:div>
            <w:div w:id="430321223">
              <w:marLeft w:val="0"/>
              <w:marRight w:val="0"/>
              <w:marTop w:val="0"/>
              <w:marBottom w:val="0"/>
              <w:divBdr>
                <w:top w:val="none" w:sz="0" w:space="0" w:color="auto"/>
                <w:left w:val="none" w:sz="0" w:space="0" w:color="auto"/>
                <w:bottom w:val="none" w:sz="0" w:space="0" w:color="auto"/>
                <w:right w:val="none" w:sz="0" w:space="0" w:color="auto"/>
              </w:divBdr>
            </w:div>
            <w:div w:id="1948542985">
              <w:marLeft w:val="0"/>
              <w:marRight w:val="0"/>
              <w:marTop w:val="0"/>
              <w:marBottom w:val="0"/>
              <w:divBdr>
                <w:top w:val="none" w:sz="0" w:space="0" w:color="auto"/>
                <w:left w:val="none" w:sz="0" w:space="0" w:color="auto"/>
                <w:bottom w:val="none" w:sz="0" w:space="0" w:color="auto"/>
                <w:right w:val="none" w:sz="0" w:space="0" w:color="auto"/>
              </w:divBdr>
            </w:div>
            <w:div w:id="1083987776">
              <w:marLeft w:val="0"/>
              <w:marRight w:val="0"/>
              <w:marTop w:val="0"/>
              <w:marBottom w:val="0"/>
              <w:divBdr>
                <w:top w:val="none" w:sz="0" w:space="0" w:color="auto"/>
                <w:left w:val="none" w:sz="0" w:space="0" w:color="auto"/>
                <w:bottom w:val="none" w:sz="0" w:space="0" w:color="auto"/>
                <w:right w:val="none" w:sz="0" w:space="0" w:color="auto"/>
              </w:divBdr>
            </w:div>
            <w:div w:id="1124080824">
              <w:marLeft w:val="0"/>
              <w:marRight w:val="0"/>
              <w:marTop w:val="0"/>
              <w:marBottom w:val="0"/>
              <w:divBdr>
                <w:top w:val="none" w:sz="0" w:space="0" w:color="auto"/>
                <w:left w:val="none" w:sz="0" w:space="0" w:color="auto"/>
                <w:bottom w:val="none" w:sz="0" w:space="0" w:color="auto"/>
                <w:right w:val="none" w:sz="0" w:space="0" w:color="auto"/>
              </w:divBdr>
            </w:div>
            <w:div w:id="1117413916">
              <w:marLeft w:val="0"/>
              <w:marRight w:val="0"/>
              <w:marTop w:val="0"/>
              <w:marBottom w:val="0"/>
              <w:divBdr>
                <w:top w:val="none" w:sz="0" w:space="0" w:color="auto"/>
                <w:left w:val="none" w:sz="0" w:space="0" w:color="auto"/>
                <w:bottom w:val="none" w:sz="0" w:space="0" w:color="auto"/>
                <w:right w:val="none" w:sz="0" w:space="0" w:color="auto"/>
              </w:divBdr>
            </w:div>
            <w:div w:id="1830438750">
              <w:marLeft w:val="0"/>
              <w:marRight w:val="0"/>
              <w:marTop w:val="0"/>
              <w:marBottom w:val="0"/>
              <w:divBdr>
                <w:top w:val="none" w:sz="0" w:space="0" w:color="auto"/>
                <w:left w:val="none" w:sz="0" w:space="0" w:color="auto"/>
                <w:bottom w:val="none" w:sz="0" w:space="0" w:color="auto"/>
                <w:right w:val="none" w:sz="0" w:space="0" w:color="auto"/>
              </w:divBdr>
            </w:div>
            <w:div w:id="1875265380">
              <w:marLeft w:val="0"/>
              <w:marRight w:val="0"/>
              <w:marTop w:val="0"/>
              <w:marBottom w:val="0"/>
              <w:divBdr>
                <w:top w:val="none" w:sz="0" w:space="0" w:color="auto"/>
                <w:left w:val="none" w:sz="0" w:space="0" w:color="auto"/>
                <w:bottom w:val="none" w:sz="0" w:space="0" w:color="auto"/>
                <w:right w:val="none" w:sz="0" w:space="0" w:color="auto"/>
              </w:divBdr>
            </w:div>
            <w:div w:id="1947076607">
              <w:marLeft w:val="0"/>
              <w:marRight w:val="0"/>
              <w:marTop w:val="0"/>
              <w:marBottom w:val="0"/>
              <w:divBdr>
                <w:top w:val="none" w:sz="0" w:space="0" w:color="auto"/>
                <w:left w:val="none" w:sz="0" w:space="0" w:color="auto"/>
                <w:bottom w:val="none" w:sz="0" w:space="0" w:color="auto"/>
                <w:right w:val="none" w:sz="0" w:space="0" w:color="auto"/>
              </w:divBdr>
            </w:div>
            <w:div w:id="112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687">
      <w:bodyDiv w:val="1"/>
      <w:marLeft w:val="0"/>
      <w:marRight w:val="0"/>
      <w:marTop w:val="0"/>
      <w:marBottom w:val="0"/>
      <w:divBdr>
        <w:top w:val="none" w:sz="0" w:space="0" w:color="auto"/>
        <w:left w:val="none" w:sz="0" w:space="0" w:color="auto"/>
        <w:bottom w:val="none" w:sz="0" w:space="0" w:color="auto"/>
        <w:right w:val="none" w:sz="0" w:space="0" w:color="auto"/>
      </w:divBdr>
      <w:divsChild>
        <w:div w:id="113524931">
          <w:marLeft w:val="0"/>
          <w:marRight w:val="0"/>
          <w:marTop w:val="0"/>
          <w:marBottom w:val="0"/>
          <w:divBdr>
            <w:top w:val="none" w:sz="0" w:space="0" w:color="auto"/>
            <w:left w:val="none" w:sz="0" w:space="0" w:color="auto"/>
            <w:bottom w:val="none" w:sz="0" w:space="0" w:color="auto"/>
            <w:right w:val="none" w:sz="0" w:space="0" w:color="auto"/>
          </w:divBdr>
          <w:divsChild>
            <w:div w:id="573785698">
              <w:marLeft w:val="0"/>
              <w:marRight w:val="0"/>
              <w:marTop w:val="0"/>
              <w:marBottom w:val="0"/>
              <w:divBdr>
                <w:top w:val="none" w:sz="0" w:space="0" w:color="auto"/>
                <w:left w:val="none" w:sz="0" w:space="0" w:color="auto"/>
                <w:bottom w:val="none" w:sz="0" w:space="0" w:color="auto"/>
                <w:right w:val="none" w:sz="0" w:space="0" w:color="auto"/>
              </w:divBdr>
            </w:div>
            <w:div w:id="923417799">
              <w:marLeft w:val="0"/>
              <w:marRight w:val="0"/>
              <w:marTop w:val="0"/>
              <w:marBottom w:val="0"/>
              <w:divBdr>
                <w:top w:val="none" w:sz="0" w:space="0" w:color="auto"/>
                <w:left w:val="none" w:sz="0" w:space="0" w:color="auto"/>
                <w:bottom w:val="none" w:sz="0" w:space="0" w:color="auto"/>
                <w:right w:val="none" w:sz="0" w:space="0" w:color="auto"/>
              </w:divBdr>
            </w:div>
            <w:div w:id="843082866">
              <w:marLeft w:val="0"/>
              <w:marRight w:val="0"/>
              <w:marTop w:val="0"/>
              <w:marBottom w:val="0"/>
              <w:divBdr>
                <w:top w:val="none" w:sz="0" w:space="0" w:color="auto"/>
                <w:left w:val="none" w:sz="0" w:space="0" w:color="auto"/>
                <w:bottom w:val="none" w:sz="0" w:space="0" w:color="auto"/>
                <w:right w:val="none" w:sz="0" w:space="0" w:color="auto"/>
              </w:divBdr>
            </w:div>
            <w:div w:id="1928423164">
              <w:marLeft w:val="0"/>
              <w:marRight w:val="0"/>
              <w:marTop w:val="0"/>
              <w:marBottom w:val="0"/>
              <w:divBdr>
                <w:top w:val="none" w:sz="0" w:space="0" w:color="auto"/>
                <w:left w:val="none" w:sz="0" w:space="0" w:color="auto"/>
                <w:bottom w:val="none" w:sz="0" w:space="0" w:color="auto"/>
                <w:right w:val="none" w:sz="0" w:space="0" w:color="auto"/>
              </w:divBdr>
            </w:div>
            <w:div w:id="2118980357">
              <w:marLeft w:val="0"/>
              <w:marRight w:val="0"/>
              <w:marTop w:val="0"/>
              <w:marBottom w:val="0"/>
              <w:divBdr>
                <w:top w:val="none" w:sz="0" w:space="0" w:color="auto"/>
                <w:left w:val="none" w:sz="0" w:space="0" w:color="auto"/>
                <w:bottom w:val="none" w:sz="0" w:space="0" w:color="auto"/>
                <w:right w:val="none" w:sz="0" w:space="0" w:color="auto"/>
              </w:divBdr>
            </w:div>
            <w:div w:id="849367232">
              <w:marLeft w:val="0"/>
              <w:marRight w:val="0"/>
              <w:marTop w:val="0"/>
              <w:marBottom w:val="0"/>
              <w:divBdr>
                <w:top w:val="none" w:sz="0" w:space="0" w:color="auto"/>
                <w:left w:val="none" w:sz="0" w:space="0" w:color="auto"/>
                <w:bottom w:val="none" w:sz="0" w:space="0" w:color="auto"/>
                <w:right w:val="none" w:sz="0" w:space="0" w:color="auto"/>
              </w:divBdr>
            </w:div>
            <w:div w:id="1992784381">
              <w:marLeft w:val="0"/>
              <w:marRight w:val="0"/>
              <w:marTop w:val="0"/>
              <w:marBottom w:val="0"/>
              <w:divBdr>
                <w:top w:val="none" w:sz="0" w:space="0" w:color="auto"/>
                <w:left w:val="none" w:sz="0" w:space="0" w:color="auto"/>
                <w:bottom w:val="none" w:sz="0" w:space="0" w:color="auto"/>
                <w:right w:val="none" w:sz="0" w:space="0" w:color="auto"/>
              </w:divBdr>
            </w:div>
            <w:div w:id="2040620534">
              <w:marLeft w:val="0"/>
              <w:marRight w:val="0"/>
              <w:marTop w:val="0"/>
              <w:marBottom w:val="0"/>
              <w:divBdr>
                <w:top w:val="none" w:sz="0" w:space="0" w:color="auto"/>
                <w:left w:val="none" w:sz="0" w:space="0" w:color="auto"/>
                <w:bottom w:val="none" w:sz="0" w:space="0" w:color="auto"/>
                <w:right w:val="none" w:sz="0" w:space="0" w:color="auto"/>
              </w:divBdr>
            </w:div>
            <w:div w:id="642926483">
              <w:marLeft w:val="0"/>
              <w:marRight w:val="0"/>
              <w:marTop w:val="0"/>
              <w:marBottom w:val="0"/>
              <w:divBdr>
                <w:top w:val="none" w:sz="0" w:space="0" w:color="auto"/>
                <w:left w:val="none" w:sz="0" w:space="0" w:color="auto"/>
                <w:bottom w:val="none" w:sz="0" w:space="0" w:color="auto"/>
                <w:right w:val="none" w:sz="0" w:space="0" w:color="auto"/>
              </w:divBdr>
            </w:div>
            <w:div w:id="2090030036">
              <w:marLeft w:val="0"/>
              <w:marRight w:val="0"/>
              <w:marTop w:val="0"/>
              <w:marBottom w:val="0"/>
              <w:divBdr>
                <w:top w:val="none" w:sz="0" w:space="0" w:color="auto"/>
                <w:left w:val="none" w:sz="0" w:space="0" w:color="auto"/>
                <w:bottom w:val="none" w:sz="0" w:space="0" w:color="auto"/>
                <w:right w:val="none" w:sz="0" w:space="0" w:color="auto"/>
              </w:divBdr>
            </w:div>
            <w:div w:id="345987910">
              <w:marLeft w:val="0"/>
              <w:marRight w:val="0"/>
              <w:marTop w:val="0"/>
              <w:marBottom w:val="0"/>
              <w:divBdr>
                <w:top w:val="none" w:sz="0" w:space="0" w:color="auto"/>
                <w:left w:val="none" w:sz="0" w:space="0" w:color="auto"/>
                <w:bottom w:val="none" w:sz="0" w:space="0" w:color="auto"/>
                <w:right w:val="none" w:sz="0" w:space="0" w:color="auto"/>
              </w:divBdr>
            </w:div>
            <w:div w:id="719476473">
              <w:marLeft w:val="0"/>
              <w:marRight w:val="0"/>
              <w:marTop w:val="0"/>
              <w:marBottom w:val="0"/>
              <w:divBdr>
                <w:top w:val="none" w:sz="0" w:space="0" w:color="auto"/>
                <w:left w:val="none" w:sz="0" w:space="0" w:color="auto"/>
                <w:bottom w:val="none" w:sz="0" w:space="0" w:color="auto"/>
                <w:right w:val="none" w:sz="0" w:space="0" w:color="auto"/>
              </w:divBdr>
            </w:div>
            <w:div w:id="869680737">
              <w:marLeft w:val="0"/>
              <w:marRight w:val="0"/>
              <w:marTop w:val="0"/>
              <w:marBottom w:val="0"/>
              <w:divBdr>
                <w:top w:val="none" w:sz="0" w:space="0" w:color="auto"/>
                <w:left w:val="none" w:sz="0" w:space="0" w:color="auto"/>
                <w:bottom w:val="none" w:sz="0" w:space="0" w:color="auto"/>
                <w:right w:val="none" w:sz="0" w:space="0" w:color="auto"/>
              </w:divBdr>
            </w:div>
            <w:div w:id="464543306">
              <w:marLeft w:val="0"/>
              <w:marRight w:val="0"/>
              <w:marTop w:val="0"/>
              <w:marBottom w:val="0"/>
              <w:divBdr>
                <w:top w:val="none" w:sz="0" w:space="0" w:color="auto"/>
                <w:left w:val="none" w:sz="0" w:space="0" w:color="auto"/>
                <w:bottom w:val="none" w:sz="0" w:space="0" w:color="auto"/>
                <w:right w:val="none" w:sz="0" w:space="0" w:color="auto"/>
              </w:divBdr>
            </w:div>
            <w:div w:id="19287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597520248">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68839889">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164397000">
      <w:bodyDiv w:val="1"/>
      <w:marLeft w:val="0"/>
      <w:marRight w:val="0"/>
      <w:marTop w:val="0"/>
      <w:marBottom w:val="0"/>
      <w:divBdr>
        <w:top w:val="none" w:sz="0" w:space="0" w:color="auto"/>
        <w:left w:val="none" w:sz="0" w:space="0" w:color="auto"/>
        <w:bottom w:val="none" w:sz="0" w:space="0" w:color="auto"/>
        <w:right w:val="none" w:sz="0" w:space="0" w:color="auto"/>
      </w:divBdr>
    </w:div>
    <w:div w:id="1251623486">
      <w:bodyDiv w:val="1"/>
      <w:marLeft w:val="0"/>
      <w:marRight w:val="0"/>
      <w:marTop w:val="0"/>
      <w:marBottom w:val="0"/>
      <w:divBdr>
        <w:top w:val="none" w:sz="0" w:space="0" w:color="auto"/>
        <w:left w:val="none" w:sz="0" w:space="0" w:color="auto"/>
        <w:bottom w:val="none" w:sz="0" w:space="0" w:color="auto"/>
        <w:right w:val="none" w:sz="0" w:space="0" w:color="auto"/>
      </w:divBdr>
      <w:divsChild>
        <w:div w:id="1111127794">
          <w:marLeft w:val="0"/>
          <w:marRight w:val="0"/>
          <w:marTop w:val="0"/>
          <w:marBottom w:val="0"/>
          <w:divBdr>
            <w:top w:val="none" w:sz="0" w:space="0" w:color="auto"/>
            <w:left w:val="none" w:sz="0" w:space="0" w:color="auto"/>
            <w:bottom w:val="none" w:sz="0" w:space="0" w:color="auto"/>
            <w:right w:val="none" w:sz="0" w:space="0" w:color="auto"/>
          </w:divBdr>
          <w:divsChild>
            <w:div w:id="13405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0167999">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04471536">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695770412">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27292717">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png"/><Relationship Id="rId89" Type="http://schemas.openxmlformats.org/officeDocument/2006/relationships/image" Target="media/image76.jpeg"/><Relationship Id="rId16" Type="http://schemas.openxmlformats.org/officeDocument/2006/relationships/header" Target="header4.xml"/><Relationship Id="rId11" Type="http://schemas.openxmlformats.org/officeDocument/2006/relationships/image" Target="media/image3.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5" Type="http://schemas.openxmlformats.org/officeDocument/2006/relationships/settings" Target="settings.xml"/><Relationship Id="rId90" Type="http://schemas.openxmlformats.org/officeDocument/2006/relationships/image" Target="media/image77.jpeg"/><Relationship Id="rId95" Type="http://schemas.openxmlformats.org/officeDocument/2006/relationships/image" Target="media/image82.jpe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jp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footer" Target="footer1.xm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jpe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jpeg"/><Relationship Id="rId91" Type="http://schemas.openxmlformats.org/officeDocument/2006/relationships/image" Target="media/image78.pn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jpeg"/><Relationship Id="rId101" Type="http://schemas.openxmlformats.org/officeDocument/2006/relationships/image" Target="media/image88.jpe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eg"/><Relationship Id="rId104" Type="http://schemas.openxmlformats.org/officeDocument/2006/relationships/header" Target="header5.xml"/><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jpe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g"/><Relationship Id="rId93" Type="http://schemas.openxmlformats.org/officeDocument/2006/relationships/image" Target="media/image80.jpeg"/><Relationship Id="rId98" Type="http://schemas.openxmlformats.org/officeDocument/2006/relationships/image" Target="media/image85.jpe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50B489-3EDA-4EEA-BE94-F13443B4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91</Pages>
  <Words>20410</Words>
  <Characters>26331</Characters>
  <Application>Microsoft Office Word</Application>
  <DocSecurity>0</DocSecurity>
  <Lines>1196</Lines>
  <Paragraphs>898</Paragraphs>
  <ScaleCrop>false</ScaleCrop>
  <Company>Microsoft</Company>
  <LinksUpToDate>false</LinksUpToDate>
  <CharactersWithSpaces>45843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414</cp:revision>
  <dcterms:created xsi:type="dcterms:W3CDTF">2025-05-11T13:24:00Z</dcterms:created>
  <dcterms:modified xsi:type="dcterms:W3CDTF">2025-05-19T00:31:00Z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