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XSpec="center" w:tblpY="1241"/>
        <w:tblW w:w="5493" w:type="dxa"/>
        <w:tblLook w:val="04A0" w:firstRow="1" w:lastRow="0" w:firstColumn="1" w:lastColumn="0" w:noHBand="0" w:noVBand="1"/>
      </w:tblPr>
      <w:tblGrid>
        <w:gridCol w:w="1156"/>
        <w:gridCol w:w="4356"/>
      </w:tblGrid>
      <w:tr w:rsidR="00C511F8" w14:paraId="2BBF8949" w14:textId="77777777">
        <w:trPr>
          <w:trHeight w:val="968"/>
        </w:trPr>
        <w:tc>
          <w:tcPr>
            <w:tcW w:w="1154" w:type="dxa"/>
            <w:vMerge w:val="restart"/>
            <w:vAlign w:val="center"/>
          </w:tcPr>
          <w:p w14:paraId="57C237B2" w14:textId="77777777" w:rsidR="00C511F8" w:rsidRDefault="00AF702B" w:rsidP="006621DD">
            <w:pPr>
              <w:widowControl/>
              <w:wordWrap w:val="0"/>
              <w:jc w:val="center"/>
              <w:rPr>
                <w:rFonts w:ascii="宋体" w:hAnsi="宋体" w:hint="eastAsia"/>
                <w:spacing w:val="15"/>
                <w:sz w:val="44"/>
                <w:szCs w:val="44"/>
              </w:rPr>
            </w:pPr>
            <w:r>
              <w:rPr>
                <w:rFonts w:ascii="宋体" w:hAnsi="宋体"/>
                <w:noProof/>
                <w:spacing w:val="15"/>
              </w:rPr>
              <w:drawing>
                <wp:inline distT="0" distB="0" distL="114300" distR="114300" wp14:anchorId="3BC10C70" wp14:editId="7806FFF2">
                  <wp:extent cx="594995" cy="608965"/>
                  <wp:effectExtent l="0" t="0" r="1905" b="635"/>
                  <wp:docPr id="1"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
                          <pic:cNvPicPr>
                            <a:picLocks noChangeAspect="1"/>
                          </pic:cNvPicPr>
                        </pic:nvPicPr>
                        <pic:blipFill>
                          <a:blip r:embed="rId9"/>
                          <a:stretch>
                            <a:fillRect/>
                          </a:stretch>
                        </pic:blipFill>
                        <pic:spPr>
                          <a:xfrm>
                            <a:off x="0" y="0"/>
                            <a:ext cx="594995" cy="608965"/>
                          </a:xfrm>
                          <a:prstGeom prst="rect">
                            <a:avLst/>
                          </a:prstGeom>
                          <a:noFill/>
                          <a:ln>
                            <a:noFill/>
                          </a:ln>
                        </pic:spPr>
                      </pic:pic>
                    </a:graphicData>
                  </a:graphic>
                </wp:inline>
              </w:drawing>
            </w:r>
          </w:p>
        </w:tc>
        <w:tc>
          <w:tcPr>
            <w:tcW w:w="4339" w:type="dxa"/>
          </w:tcPr>
          <w:p w14:paraId="50DF90B6" w14:textId="77777777" w:rsidR="00C511F8" w:rsidRDefault="00AF702B" w:rsidP="006621DD">
            <w:pPr>
              <w:widowControl/>
              <w:wordWrap w:val="0"/>
              <w:jc w:val="distribute"/>
              <w:rPr>
                <w:rFonts w:ascii="宋体" w:hAnsi="宋体" w:hint="eastAsia"/>
                <w:spacing w:val="15"/>
                <w:sz w:val="44"/>
                <w:szCs w:val="44"/>
              </w:rPr>
            </w:pPr>
            <w:r>
              <w:rPr>
                <w:rFonts w:ascii="宋体" w:hAnsi="宋体"/>
                <w:noProof/>
                <w:spacing w:val="15"/>
              </w:rPr>
              <w:drawing>
                <wp:inline distT="0" distB="0" distL="114300" distR="114300" wp14:anchorId="3F95F042" wp14:editId="762EEBDD">
                  <wp:extent cx="2617470" cy="45783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17470" cy="457835"/>
                          </a:xfrm>
                          <a:prstGeom prst="rect">
                            <a:avLst/>
                          </a:prstGeom>
                          <a:noFill/>
                          <a:ln>
                            <a:noFill/>
                          </a:ln>
                        </pic:spPr>
                      </pic:pic>
                    </a:graphicData>
                  </a:graphic>
                </wp:inline>
              </w:drawing>
            </w:r>
          </w:p>
        </w:tc>
      </w:tr>
      <w:tr w:rsidR="00C511F8" w14:paraId="5E12B7FE" w14:textId="77777777">
        <w:trPr>
          <w:trHeight w:val="147"/>
        </w:trPr>
        <w:tc>
          <w:tcPr>
            <w:tcW w:w="1154" w:type="dxa"/>
            <w:vMerge/>
          </w:tcPr>
          <w:p w14:paraId="6E026FF6" w14:textId="77777777" w:rsidR="00C511F8" w:rsidRDefault="00C511F8" w:rsidP="006621DD">
            <w:pPr>
              <w:widowControl/>
              <w:wordWrap w:val="0"/>
              <w:jc w:val="center"/>
              <w:rPr>
                <w:rFonts w:ascii="宋体" w:hAnsi="宋体" w:hint="eastAsia"/>
                <w:spacing w:val="15"/>
                <w:sz w:val="44"/>
                <w:szCs w:val="44"/>
              </w:rPr>
            </w:pPr>
          </w:p>
        </w:tc>
        <w:tc>
          <w:tcPr>
            <w:tcW w:w="4339" w:type="dxa"/>
          </w:tcPr>
          <w:p w14:paraId="6E8E2447" w14:textId="77777777" w:rsidR="00C511F8" w:rsidRDefault="00AF702B" w:rsidP="006621DD">
            <w:pPr>
              <w:widowControl/>
              <w:wordWrap w:val="0"/>
              <w:jc w:val="distribute"/>
              <w:rPr>
                <w:rFonts w:ascii="宋体" w:hAnsi="宋体" w:hint="eastAsia"/>
                <w:w w:val="90"/>
                <w:sz w:val="44"/>
                <w:szCs w:val="21"/>
              </w:rPr>
            </w:pPr>
            <w:r w:rsidRPr="00802AA2">
              <w:rPr>
                <w:rFonts w:hint="eastAsia"/>
                <w:w w:val="90"/>
                <w:szCs w:val="21"/>
              </w:rPr>
              <w:t>University</w:t>
            </w:r>
            <w:r>
              <w:rPr>
                <w:rFonts w:ascii="宋体" w:hAnsi="宋体" w:hint="eastAsia"/>
                <w:w w:val="90"/>
                <w:szCs w:val="21"/>
              </w:rPr>
              <w:t xml:space="preserve"> </w:t>
            </w:r>
            <w:r w:rsidRPr="00802AA2">
              <w:rPr>
                <w:rFonts w:hint="eastAsia"/>
                <w:w w:val="90"/>
                <w:szCs w:val="21"/>
              </w:rPr>
              <w:t>of</w:t>
            </w:r>
            <w:r>
              <w:rPr>
                <w:rFonts w:ascii="宋体" w:hAnsi="宋体" w:hint="eastAsia"/>
                <w:w w:val="90"/>
                <w:szCs w:val="21"/>
              </w:rPr>
              <w:t xml:space="preserve"> </w:t>
            </w:r>
            <w:r w:rsidRPr="00802AA2">
              <w:rPr>
                <w:rFonts w:hint="eastAsia"/>
                <w:w w:val="90"/>
                <w:szCs w:val="21"/>
              </w:rPr>
              <w:t>Science</w:t>
            </w:r>
            <w:r>
              <w:rPr>
                <w:rFonts w:ascii="宋体" w:hAnsi="宋体" w:hint="eastAsia"/>
                <w:w w:val="90"/>
                <w:szCs w:val="21"/>
              </w:rPr>
              <w:t xml:space="preserve"> </w:t>
            </w:r>
            <w:r w:rsidRPr="00802AA2">
              <w:rPr>
                <w:rFonts w:hint="eastAsia"/>
                <w:w w:val="90"/>
                <w:szCs w:val="21"/>
              </w:rPr>
              <w:t>and</w:t>
            </w:r>
            <w:r>
              <w:rPr>
                <w:rFonts w:ascii="宋体" w:hAnsi="宋体" w:hint="eastAsia"/>
                <w:w w:val="90"/>
                <w:szCs w:val="21"/>
              </w:rPr>
              <w:t xml:space="preserve"> </w:t>
            </w:r>
            <w:r w:rsidRPr="00802AA2">
              <w:rPr>
                <w:rFonts w:hint="eastAsia"/>
                <w:w w:val="90"/>
                <w:szCs w:val="21"/>
              </w:rPr>
              <w:t>Technology</w:t>
            </w:r>
            <w:r>
              <w:rPr>
                <w:rFonts w:ascii="宋体" w:hAnsi="宋体" w:hint="eastAsia"/>
                <w:w w:val="90"/>
                <w:szCs w:val="21"/>
              </w:rPr>
              <w:t xml:space="preserve"> </w:t>
            </w:r>
            <w:r w:rsidRPr="00802AA2">
              <w:rPr>
                <w:rFonts w:hint="eastAsia"/>
                <w:w w:val="90"/>
                <w:szCs w:val="21"/>
              </w:rPr>
              <w:t>Liaoning</w:t>
            </w:r>
          </w:p>
        </w:tc>
      </w:tr>
    </w:tbl>
    <w:p w14:paraId="0F298363" w14:textId="77777777" w:rsidR="00C511F8" w:rsidRDefault="00C511F8" w:rsidP="006621DD">
      <w:pPr>
        <w:tabs>
          <w:tab w:val="left" w:pos="1904"/>
        </w:tabs>
        <w:wordWrap w:val="0"/>
        <w:jc w:val="center"/>
        <w:rPr>
          <w:rFonts w:ascii="宋体" w:hAnsi="宋体" w:hint="eastAsia"/>
          <w:w w:val="80"/>
          <w:sz w:val="100"/>
          <w:szCs w:val="100"/>
        </w:rPr>
      </w:pPr>
    </w:p>
    <w:p w14:paraId="46A226F6" w14:textId="77777777" w:rsidR="00C511F8" w:rsidRDefault="00C511F8" w:rsidP="006621DD">
      <w:pPr>
        <w:tabs>
          <w:tab w:val="left" w:pos="1904"/>
        </w:tabs>
        <w:wordWrap w:val="0"/>
        <w:jc w:val="center"/>
        <w:rPr>
          <w:rFonts w:ascii="宋体" w:hAnsi="宋体" w:hint="eastAsia"/>
          <w:w w:val="80"/>
          <w:sz w:val="24"/>
        </w:rPr>
      </w:pPr>
    </w:p>
    <w:p w14:paraId="55BD7578" w14:textId="77777777" w:rsidR="00C511F8" w:rsidRDefault="00C511F8" w:rsidP="006621DD">
      <w:pPr>
        <w:tabs>
          <w:tab w:val="left" w:pos="1904"/>
        </w:tabs>
        <w:wordWrap w:val="0"/>
        <w:jc w:val="center"/>
        <w:rPr>
          <w:rFonts w:ascii="宋体" w:hAnsi="宋体" w:hint="eastAsia"/>
          <w:w w:val="80"/>
          <w:sz w:val="40"/>
          <w:szCs w:val="40"/>
        </w:rPr>
      </w:pPr>
    </w:p>
    <w:p w14:paraId="60506F15" w14:textId="77777777" w:rsidR="00C511F8" w:rsidRDefault="00C511F8" w:rsidP="006621DD">
      <w:pPr>
        <w:tabs>
          <w:tab w:val="left" w:pos="1904"/>
        </w:tabs>
        <w:wordWrap w:val="0"/>
        <w:jc w:val="center"/>
        <w:rPr>
          <w:rFonts w:ascii="宋体" w:hAnsi="宋体" w:hint="eastAsia"/>
          <w:w w:val="80"/>
          <w:sz w:val="40"/>
          <w:szCs w:val="40"/>
        </w:rPr>
      </w:pPr>
    </w:p>
    <w:p w14:paraId="08C26774" w14:textId="77777777" w:rsidR="00C511F8" w:rsidRDefault="00AF702B" w:rsidP="006621DD">
      <w:pPr>
        <w:tabs>
          <w:tab w:val="left" w:pos="1904"/>
        </w:tabs>
        <w:wordWrap w:val="0"/>
        <w:jc w:val="center"/>
        <w:rPr>
          <w:rFonts w:ascii="宋体" w:hAnsi="宋体" w:hint="eastAsia"/>
          <w:w w:val="80"/>
          <w:sz w:val="100"/>
          <w:szCs w:val="100"/>
        </w:rPr>
      </w:pPr>
      <w:r>
        <w:rPr>
          <w:rFonts w:ascii="宋体" w:hAnsi="宋体" w:hint="eastAsia"/>
          <w:w w:val="80"/>
          <w:sz w:val="100"/>
          <w:szCs w:val="100"/>
        </w:rPr>
        <w:t>毕业设计论文</w:t>
      </w:r>
    </w:p>
    <w:p w14:paraId="2507730E" w14:textId="77777777" w:rsidR="00C511F8" w:rsidRDefault="00C511F8" w:rsidP="006621DD">
      <w:pPr>
        <w:tabs>
          <w:tab w:val="left" w:pos="1904"/>
        </w:tabs>
        <w:wordWrap w:val="0"/>
        <w:jc w:val="center"/>
        <w:rPr>
          <w:rFonts w:ascii="宋体" w:hAnsi="宋体" w:hint="eastAsia"/>
          <w:sz w:val="32"/>
          <w:szCs w:val="32"/>
        </w:rPr>
      </w:pPr>
    </w:p>
    <w:p w14:paraId="29D5B67B" w14:textId="77777777" w:rsidR="00C511F8" w:rsidRDefault="00C511F8" w:rsidP="006621DD">
      <w:pPr>
        <w:tabs>
          <w:tab w:val="left" w:pos="1904"/>
        </w:tabs>
        <w:wordWrap w:val="0"/>
        <w:jc w:val="center"/>
        <w:rPr>
          <w:rFonts w:ascii="宋体" w:hAnsi="宋体" w:hint="eastAsia"/>
          <w:sz w:val="32"/>
          <w:szCs w:val="32"/>
        </w:rPr>
      </w:pPr>
    </w:p>
    <w:p w14:paraId="06C650B9" w14:textId="77777777" w:rsidR="00C511F8" w:rsidRDefault="00C511F8" w:rsidP="006621DD">
      <w:pPr>
        <w:tabs>
          <w:tab w:val="left" w:pos="1800"/>
          <w:tab w:val="left" w:pos="1904"/>
          <w:tab w:val="left" w:pos="7200"/>
        </w:tabs>
        <w:wordWrap w:val="0"/>
        <w:jc w:val="center"/>
        <w:rPr>
          <w:rFonts w:ascii="宋体" w:hAnsi="宋体" w:hint="eastAsia"/>
          <w:sz w:val="32"/>
          <w:szCs w:val="32"/>
        </w:rPr>
      </w:pPr>
    </w:p>
    <w:p w14:paraId="011379FD" w14:textId="77777777" w:rsidR="00C511F8" w:rsidRDefault="00C511F8" w:rsidP="006621DD">
      <w:pPr>
        <w:tabs>
          <w:tab w:val="left" w:pos="1904"/>
        </w:tabs>
        <w:wordWrap w:val="0"/>
        <w:jc w:val="center"/>
        <w:rPr>
          <w:rFonts w:ascii="宋体" w:hAnsi="宋体" w:hint="eastAsia"/>
          <w:sz w:val="32"/>
          <w:szCs w:val="32"/>
        </w:rPr>
      </w:pPr>
    </w:p>
    <w:p w14:paraId="633B9BE6" w14:textId="77777777" w:rsidR="00C511F8" w:rsidRDefault="00C511F8" w:rsidP="006621DD">
      <w:pPr>
        <w:tabs>
          <w:tab w:val="left" w:pos="1904"/>
        </w:tabs>
        <w:wordWrap w:val="0"/>
        <w:jc w:val="center"/>
        <w:rPr>
          <w:rFonts w:ascii="宋体" w:hAnsi="宋体" w:hint="eastAsia"/>
          <w:sz w:val="32"/>
          <w:szCs w:val="32"/>
        </w:rPr>
      </w:pPr>
    </w:p>
    <w:p w14:paraId="00D8C138"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    院：</w:t>
      </w:r>
      <w:r>
        <w:rPr>
          <w:rFonts w:ascii="宋体" w:hAnsi="宋体" w:hint="eastAsia"/>
          <w:sz w:val="32"/>
          <w:szCs w:val="32"/>
          <w:u w:val="single"/>
        </w:rPr>
        <w:t xml:space="preserve">   电子与信息工程学院   </w:t>
      </w:r>
    </w:p>
    <w:p w14:paraId="1679272F" w14:textId="0D30A61D"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专    业：</w:t>
      </w:r>
      <w:r>
        <w:rPr>
          <w:rFonts w:ascii="宋体" w:hAnsi="宋体" w:hint="eastAsia"/>
          <w:sz w:val="32"/>
          <w:szCs w:val="32"/>
          <w:u w:val="single"/>
        </w:rPr>
        <w:t xml:space="preserve">   </w:t>
      </w:r>
      <w:r w:rsidR="001D449E">
        <w:rPr>
          <w:rFonts w:ascii="宋体" w:hAnsi="宋体" w:hint="eastAsia"/>
          <w:sz w:val="32"/>
          <w:szCs w:val="32"/>
          <w:u w:val="single"/>
        </w:rPr>
        <w:t>电气工程及其</w:t>
      </w:r>
      <w:r>
        <w:rPr>
          <w:rFonts w:ascii="宋体" w:hAnsi="宋体" w:hint="eastAsia"/>
          <w:sz w:val="32"/>
          <w:szCs w:val="32"/>
          <w:u w:val="single"/>
        </w:rPr>
        <w:t>自</w:t>
      </w:r>
      <w:r>
        <w:rPr>
          <w:rFonts w:ascii="宋体" w:hAnsi="宋体" w:hint="eastAsia"/>
          <w:sz w:val="32"/>
          <w:szCs w:val="32"/>
          <w:u w:val="single"/>
        </w:rPr>
        <w:lastRenderedPageBreak/>
        <w:t xml:space="preserve">动化   </w:t>
      </w:r>
    </w:p>
    <w:p w14:paraId="40E10580" w14:textId="231DF429"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1D449E">
        <w:rPr>
          <w:rFonts w:ascii="宋体" w:hAnsi="宋体" w:hint="eastAsia"/>
          <w:sz w:val="32"/>
          <w:szCs w:val="32"/>
          <w:u w:val="single"/>
        </w:rPr>
        <w:t xml:space="preserve">电气211   </w:t>
      </w:r>
      <w:r>
        <w:rPr>
          <w:rFonts w:ascii="宋体" w:hAnsi="宋体" w:hint="eastAsia"/>
          <w:sz w:val="32"/>
          <w:szCs w:val="32"/>
          <w:u w:val="single"/>
        </w:rPr>
        <w:t xml:space="preserve">         </w:t>
      </w:r>
    </w:p>
    <w:p w14:paraId="139CD329" w14:textId="728B896A"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学生姓名：</w:t>
      </w:r>
      <w:r>
        <w:rPr>
          <w:rFonts w:ascii="宋体" w:hAnsi="宋体" w:hint="eastAsia"/>
          <w:sz w:val="32"/>
          <w:szCs w:val="32"/>
          <w:u w:val="single"/>
        </w:rPr>
        <w:t xml:space="preserve">      </w:t>
      </w:r>
      <w:r w:rsidR="001D449E">
        <w:rPr>
          <w:rFonts w:ascii="宋体" w:hAnsi="宋体" w:hint="eastAsia"/>
          <w:sz w:val="32"/>
          <w:szCs w:val="32"/>
          <w:u w:val="single"/>
        </w:rPr>
        <w:t xml:space="preserve">宋楠  </w:t>
      </w:r>
      <w:r>
        <w:rPr>
          <w:rFonts w:ascii="宋体" w:hAnsi="宋体" w:hint="eastAsia"/>
          <w:sz w:val="32"/>
          <w:szCs w:val="32"/>
          <w:u w:val="single"/>
        </w:rPr>
        <w:t xml:space="preserve">         </w:t>
      </w:r>
      <w:r>
        <w:rPr>
          <w:rFonts w:ascii="宋体" w:hAnsi="宋体"/>
          <w:sz w:val="32"/>
          <w:szCs w:val="32"/>
          <w:u w:val="single"/>
        </w:rPr>
        <w:t xml:space="preserve">   </w:t>
      </w:r>
    </w:p>
    <w:p w14:paraId="025D8AFD"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同 组 人：</w:t>
      </w:r>
      <w:r>
        <w:rPr>
          <w:rFonts w:ascii="宋体" w:hAnsi="宋体" w:hint="eastAsia"/>
          <w:sz w:val="32"/>
          <w:szCs w:val="32"/>
          <w:u w:val="single"/>
        </w:rPr>
        <w:t xml:space="preserve">                        </w:t>
      </w:r>
    </w:p>
    <w:p w14:paraId="59A9BD23"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常凤筠           </w:t>
      </w:r>
    </w:p>
    <w:p w14:paraId="5FC9CE84" w14:textId="77777777" w:rsidR="00C511F8" w:rsidRDefault="00C511F8" w:rsidP="006621DD">
      <w:pPr>
        <w:tabs>
          <w:tab w:val="left" w:pos="1904"/>
        </w:tabs>
        <w:wordWrap w:val="0"/>
        <w:jc w:val="center"/>
        <w:rPr>
          <w:rFonts w:ascii="宋体" w:hAnsi="宋体" w:hint="eastAsia"/>
          <w:szCs w:val="21"/>
        </w:rPr>
      </w:pPr>
    </w:p>
    <w:p w14:paraId="5C0496E3" w14:textId="14E58D27" w:rsidR="00C511F8" w:rsidRDefault="00AF702B" w:rsidP="006621DD">
      <w:pPr>
        <w:tabs>
          <w:tab w:val="left" w:pos="1904"/>
        </w:tabs>
        <w:wordWrap w:val="0"/>
        <w:spacing w:line="480" w:lineRule="auto"/>
        <w:ind w:firstLineChars="550" w:firstLine="1760"/>
        <w:rPr>
          <w:rFonts w:ascii="宋体" w:hAnsi="宋体" w:hint="eastAsia"/>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202</w:t>
      </w:r>
      <w:r w:rsidR="00A27C62">
        <w:rPr>
          <w:rFonts w:ascii="宋体" w:hAnsi="宋体"/>
          <w:sz w:val="32"/>
          <w:szCs w:val="32"/>
          <w:u w:val="single"/>
        </w:rPr>
        <w:t>5</w:t>
      </w:r>
      <w:r>
        <w:rPr>
          <w:rFonts w:ascii="宋体" w:hAnsi="宋体" w:hint="eastAsia"/>
          <w:sz w:val="32"/>
          <w:szCs w:val="32"/>
          <w:u w:val="single"/>
        </w:rPr>
        <w:t xml:space="preserve">年6月    </w:t>
      </w:r>
      <w:r>
        <w:rPr>
          <w:rFonts w:ascii="宋体" w:hAnsi="宋体"/>
          <w:sz w:val="32"/>
          <w:szCs w:val="32"/>
          <w:u w:val="single"/>
        </w:rPr>
        <w:t xml:space="preserve">   </w:t>
      </w:r>
    </w:p>
    <w:p w14:paraId="371D62C0" w14:textId="77777777" w:rsidR="00C511F8" w:rsidRDefault="00C511F8" w:rsidP="006621DD">
      <w:pPr>
        <w:tabs>
          <w:tab w:val="left" w:pos="1904"/>
        </w:tabs>
        <w:wordWrap w:val="0"/>
        <w:jc w:val="center"/>
        <w:rPr>
          <w:rFonts w:ascii="宋体" w:hAnsi="宋体" w:hint="eastAsia"/>
          <w:w w:val="90"/>
          <w:sz w:val="28"/>
          <w:szCs w:val="28"/>
        </w:rPr>
      </w:pPr>
    </w:p>
    <w:p w14:paraId="38E12EB7" w14:textId="6D25C630" w:rsidR="00C511F8" w:rsidRDefault="00AF702B" w:rsidP="006621DD">
      <w:pPr>
        <w:tabs>
          <w:tab w:val="left" w:pos="1904"/>
        </w:tabs>
        <w:wordWrap w:val="0"/>
        <w:spacing w:line="360" w:lineRule="auto"/>
        <w:jc w:val="center"/>
        <w:rPr>
          <w:rFonts w:ascii="宋体" w:hAnsi="宋体" w:hint="eastAsia"/>
          <w:w w:val="90"/>
          <w:sz w:val="28"/>
          <w:szCs w:val="28"/>
        </w:rPr>
      </w:pPr>
      <w:bookmarkStart w:id="0" w:name="_Toc167741139"/>
      <w:bookmarkStart w:id="1" w:name="_Toc9723"/>
      <w:r>
        <w:rPr>
          <w:rFonts w:ascii="宋体" w:hAnsi="宋体" w:hint="eastAsia"/>
          <w:w w:val="90"/>
          <w:sz w:val="28"/>
          <w:szCs w:val="28"/>
        </w:rPr>
        <w:t>辽技大学教务处制</w:t>
      </w:r>
      <w:bookmarkEnd w:id="0"/>
      <w:bookmarkEnd w:id="1"/>
    </w:p>
    <w:tbl>
      <w:tblPr>
        <w:tblW w:w="6116" w:type="dxa"/>
        <w:jc w:val="center"/>
        <w:tblLayout w:type="fixed"/>
        <w:tblLook w:val="04A0" w:firstRow="1" w:lastRow="0" w:firstColumn="1" w:lastColumn="0" w:noHBand="0" w:noVBand="1"/>
      </w:tblPr>
      <w:tblGrid>
        <w:gridCol w:w="1237"/>
        <w:gridCol w:w="4879"/>
      </w:tblGrid>
      <w:tr w:rsidR="00B417C9" w14:paraId="72BB62EC" w14:textId="77777777" w:rsidTr="001B49F0">
        <w:trPr>
          <w:trHeight w:val="570"/>
          <w:jc w:val="center"/>
        </w:trPr>
        <w:tc>
          <w:tcPr>
            <w:tcW w:w="1237" w:type="dxa"/>
            <w:vMerge w:val="restart"/>
            <w:noWrap/>
            <w:vAlign w:val="center"/>
          </w:tcPr>
          <w:p w14:paraId="5F41D339" w14:textId="77777777" w:rsidR="00B417C9" w:rsidRDefault="00B417C9" w:rsidP="006621DD">
            <w:pPr>
              <w:widowControl/>
              <w:wordWrap w:val="0"/>
              <w:rPr>
                <w:rFonts w:eastAsia="华文中宋"/>
                <w:spacing w:val="15"/>
                <w:position w:val="-6"/>
                <w:sz w:val="44"/>
                <w:szCs w:val="21"/>
              </w:rPr>
            </w:pPr>
            <w:r>
              <w:rPr>
                <w:spacing w:val="15"/>
                <w:position w:val="-6"/>
                <w:szCs w:val="21"/>
              </w:rPr>
              <w:fldChar w:fldCharType="begin"/>
            </w:r>
            <w:r>
              <w:rPr>
                <w:spacing w:val="15"/>
                <w:position w:val="-6"/>
                <w:szCs w:val="21"/>
              </w:rPr>
              <w:instrText xml:space="preserve"> INCLUDEPICTURE "http://www.ustl.edu.cn/images/xh.jpg" \* MERGEFORMATINET </w:instrText>
            </w:r>
            <w:r>
              <w:rPr>
                <w:spacing w:val="15"/>
                <w:position w:val="-6"/>
                <w:szCs w:val="21"/>
              </w:rPr>
              <w:fldChar w:fldCharType="separate"/>
            </w:r>
            <w:r>
              <w:fldChar w:fldCharType="begin"/>
            </w:r>
            <w:r>
              <w:instrText xml:space="preserve"> INCLUDEPICTURE  "http://www.ustl.edu.cn/images/xh.jpg" \* MERGEFORMATINET </w:instrText>
            </w:r>
            <w:r>
              <w:fldChar w:fldCharType="separate"/>
            </w:r>
            <w:r>
              <w:fldChar w:fldCharType="begin"/>
            </w:r>
            <w:r>
              <w:instrText xml:space="preserve"> INCLUDEPICTURE  "http://www.ustl.edu.cn/images/xh.jpg" \* MERGEFORMATINET </w:instrText>
            </w:r>
            <w:r>
              <w:fldChar w:fldCharType="separate"/>
            </w:r>
            <w:r>
              <w:rPr>
                <w:noProof/>
              </w:rPr>
              <w:drawing>
                <wp:inline distT="0" distB="0" distL="114300" distR="114300" wp14:anchorId="0543933F" wp14:editId="0C74934F">
                  <wp:extent cx="650240" cy="688340"/>
                  <wp:effectExtent l="0" t="0" r="16510" b="16510"/>
                  <wp:docPr id="7"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xh"/>
                          <pic:cNvPicPr>
                            <a:picLocks noChangeAspect="1"/>
                          </pic:cNvPicPr>
                        </pic:nvPicPr>
                        <pic:blipFill>
                          <a:blip r:embed="rId11"/>
                          <a:stretch>
                            <a:fillRect/>
                          </a:stretch>
                        </pic:blipFill>
                        <pic:spPr>
                          <a:xfrm>
                            <a:off x="0" y="0"/>
                            <a:ext cx="650240" cy="688340"/>
                          </a:xfrm>
                          <a:prstGeom prst="rect">
                            <a:avLst/>
                          </a:prstGeom>
                          <a:noFill/>
                          <a:ln>
                            <a:noFill/>
                          </a:ln>
                        </pic:spPr>
                      </pic:pic>
                    </a:graphicData>
                  </a:graphic>
                </wp:inline>
              </w:drawing>
            </w:r>
            <w:r>
              <w:fldChar w:fldCharType="end"/>
            </w:r>
            <w:r>
              <w:fldChar w:fldCharType="end"/>
            </w:r>
            <w:r>
              <w:rPr>
                <w:spacing w:val="15"/>
                <w:position w:val="-6"/>
                <w:szCs w:val="21"/>
              </w:rPr>
              <w:fldChar w:fldCharType="end"/>
            </w:r>
          </w:p>
        </w:tc>
        <w:tc>
          <w:tcPr>
            <w:tcW w:w="4879" w:type="dxa"/>
            <w:noWrap/>
          </w:tcPr>
          <w:p w14:paraId="7B512312" w14:textId="77777777" w:rsidR="00B417C9" w:rsidRDefault="00B417C9" w:rsidP="006621DD">
            <w:pPr>
              <w:widowControl/>
              <w:wordWrap w:val="0"/>
              <w:jc w:val="distribute"/>
              <w:rPr>
                <w:rFonts w:eastAsia="华文中宋"/>
                <w:spacing w:val="15"/>
                <w:sz w:val="44"/>
                <w:szCs w:val="44"/>
              </w:rPr>
            </w:pPr>
            <w:r>
              <w:rPr>
                <w:noProof/>
                <w:spacing w:val="15"/>
              </w:rPr>
              <w:drawing>
                <wp:inline distT="0" distB="0" distL="114300" distR="114300" wp14:anchorId="6F43F2BF" wp14:editId="1CC47A4E">
                  <wp:extent cx="2591435" cy="447040"/>
                  <wp:effectExtent l="0" t="0" r="1841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2591435" cy="447040"/>
                          </a:xfrm>
                          <a:prstGeom prst="rect">
                            <a:avLst/>
                          </a:prstGeom>
                          <a:noFill/>
                          <a:ln>
                            <a:noFill/>
                          </a:ln>
                        </pic:spPr>
                      </pic:pic>
                    </a:graphicData>
                  </a:graphic>
                </wp:inline>
              </w:drawing>
            </w:r>
          </w:p>
        </w:tc>
      </w:tr>
      <w:tr w:rsidR="00B417C9" w14:paraId="61EF19BA" w14:textId="77777777" w:rsidTr="001B49F0">
        <w:trPr>
          <w:trHeight w:val="226"/>
          <w:jc w:val="center"/>
        </w:trPr>
        <w:tc>
          <w:tcPr>
            <w:tcW w:w="1237" w:type="dxa"/>
            <w:vMerge/>
            <w:noWrap/>
          </w:tcPr>
          <w:p w14:paraId="19CEDB77" w14:textId="77777777" w:rsidR="00B417C9" w:rsidRDefault="00B417C9" w:rsidP="006621DD">
            <w:pPr>
              <w:widowControl/>
              <w:wordWrap w:val="0"/>
              <w:jc w:val="center"/>
              <w:rPr>
                <w:rFonts w:eastAsia="华文中宋"/>
                <w:spacing w:val="15"/>
                <w:sz w:val="44"/>
                <w:szCs w:val="44"/>
              </w:rPr>
            </w:pPr>
          </w:p>
        </w:tc>
        <w:tc>
          <w:tcPr>
            <w:tcW w:w="4879" w:type="dxa"/>
            <w:noWrap/>
          </w:tcPr>
          <w:p w14:paraId="2FC63514" w14:textId="77777777" w:rsidR="00B417C9" w:rsidRDefault="00B417C9" w:rsidP="006621DD">
            <w:pPr>
              <w:widowControl/>
              <w:wordWrap w:val="0"/>
              <w:jc w:val="distribute"/>
              <w:rPr>
                <w:rFonts w:eastAsia="Dotum"/>
                <w:w w:val="90"/>
                <w:szCs w:val="21"/>
              </w:rPr>
            </w:pPr>
            <w:r>
              <w:rPr>
                <w:rFonts w:eastAsia="Dotum"/>
                <w:w w:val="90"/>
              </w:rPr>
              <w:t>University</w:t>
            </w:r>
            <w:r>
              <w:rPr>
                <w:rFonts w:hint="eastAsia"/>
                <w:w w:val="90"/>
              </w:rPr>
              <w:t xml:space="preserve"> </w:t>
            </w:r>
            <w:r>
              <w:rPr>
                <w:rFonts w:eastAsia="Dotum"/>
                <w:w w:val="90"/>
              </w:rPr>
              <w:t>of Science</w:t>
            </w:r>
            <w:r>
              <w:rPr>
                <w:rFonts w:hint="eastAsia"/>
                <w:w w:val="90"/>
              </w:rPr>
              <w:t xml:space="preserve"> </w:t>
            </w:r>
            <w:r>
              <w:rPr>
                <w:rFonts w:eastAsia="Dotum"/>
                <w:w w:val="90"/>
              </w:rPr>
              <w:t>and Technology Liaoning</w:t>
            </w:r>
          </w:p>
        </w:tc>
      </w:tr>
    </w:tbl>
    <w:p w14:paraId="2CBAF021" w14:textId="77777777" w:rsidR="00B417C9" w:rsidRDefault="00B417C9" w:rsidP="006621DD">
      <w:pPr>
        <w:wordWrap w:val="0"/>
        <w:rPr>
          <w:b/>
          <w:sz w:val="84"/>
          <w:szCs w:val="84"/>
        </w:rPr>
      </w:pPr>
    </w:p>
    <w:p w14:paraId="1A9AE99F" w14:textId="77777777" w:rsidR="00B417C9" w:rsidRDefault="00B417C9" w:rsidP="006621DD">
      <w:pPr>
        <w:wordWrap w:val="0"/>
        <w:jc w:val="center"/>
        <w:rPr>
          <w:b/>
          <w:sz w:val="84"/>
          <w:szCs w:val="84"/>
        </w:rPr>
      </w:pPr>
      <w:r>
        <w:rPr>
          <w:b/>
          <w:sz w:val="84"/>
          <w:szCs w:val="84"/>
        </w:rPr>
        <w:t>毕业</w:t>
      </w:r>
      <w:r>
        <w:rPr>
          <w:rFonts w:hint="eastAsia"/>
          <w:b/>
          <w:sz w:val="84"/>
          <w:szCs w:val="84"/>
        </w:rPr>
        <w:t>设计（</w:t>
      </w:r>
      <w:r>
        <w:rPr>
          <w:b/>
          <w:sz w:val="84"/>
          <w:szCs w:val="84"/>
        </w:rPr>
        <w:t>论</w:t>
      </w:r>
      <w:r>
        <w:rPr>
          <w:b/>
          <w:sz w:val="84"/>
          <w:szCs w:val="84"/>
        </w:rPr>
        <w:lastRenderedPageBreak/>
        <w:t>文</w:t>
      </w:r>
      <w:r>
        <w:rPr>
          <w:rFonts w:hint="eastAsia"/>
          <w:b/>
          <w:sz w:val="84"/>
          <w:szCs w:val="84"/>
        </w:rPr>
        <w:t>）</w:t>
      </w:r>
    </w:p>
    <w:p w14:paraId="4401451D" w14:textId="77777777" w:rsidR="00B417C9" w:rsidRDefault="00B417C9" w:rsidP="006621DD">
      <w:pPr>
        <w:wordWrap w:val="0"/>
        <w:jc w:val="center"/>
        <w:rPr>
          <w:sz w:val="44"/>
          <w:szCs w:val="44"/>
        </w:rPr>
      </w:pPr>
    </w:p>
    <w:p w14:paraId="7FC546E4" w14:textId="77777777" w:rsidR="00B417C9" w:rsidRDefault="00B417C9" w:rsidP="006621DD">
      <w:pPr>
        <w:wordWrap w:val="0"/>
        <w:jc w:val="center"/>
        <w:rPr>
          <w:sz w:val="44"/>
          <w:szCs w:val="44"/>
        </w:rPr>
      </w:pPr>
    </w:p>
    <w:p w14:paraId="4E3DA578" w14:textId="77777777" w:rsidR="00B417C9" w:rsidRDefault="00B417C9" w:rsidP="006621DD">
      <w:pPr>
        <w:wordWrap w:val="0"/>
        <w:jc w:val="center"/>
        <w:rPr>
          <w:sz w:val="44"/>
          <w:szCs w:val="44"/>
        </w:rPr>
      </w:pPr>
    </w:p>
    <w:tbl>
      <w:tblPr>
        <w:tblStyle w:val="af0"/>
        <w:tblpPr w:leftFromText="180" w:rightFromText="180" w:vertAnchor="text" w:horzAnchor="margin" w:tblpY="293"/>
        <w:tblW w:w="8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6778"/>
      </w:tblGrid>
      <w:tr w:rsidR="00B417C9" w14:paraId="6AD507D3" w14:textId="77777777" w:rsidTr="00B417C9">
        <w:tc>
          <w:tcPr>
            <w:tcW w:w="1908" w:type="dxa"/>
          </w:tcPr>
          <w:p w14:paraId="1A059380" w14:textId="77777777" w:rsidR="00B417C9" w:rsidRDefault="00B417C9" w:rsidP="006621DD">
            <w:pPr>
              <w:pStyle w:val="TOC1"/>
              <w:wordWrap w:val="0"/>
              <w:rPr>
                <w:u w:val="single"/>
              </w:rPr>
            </w:pPr>
            <w:r>
              <w:rPr>
                <w:rFonts w:cs="宋体" w:hint="eastAsia"/>
                <w:sz w:val="32"/>
              </w:rPr>
              <w:t>课题名称</w:t>
            </w:r>
            <w:r>
              <w:rPr>
                <w:rFonts w:cs="宋体"/>
                <w:sz w:val="32"/>
              </w:rPr>
              <w:t>：</w:t>
            </w:r>
          </w:p>
        </w:tc>
        <w:tc>
          <w:tcPr>
            <w:tcW w:w="6778" w:type="dxa"/>
            <w:tcBorders>
              <w:bottom w:val="single" w:sz="4" w:space="0" w:color="auto"/>
            </w:tcBorders>
          </w:tcPr>
          <w:p w14:paraId="62F84DFE" w14:textId="4CCB8E09" w:rsidR="00B417C9" w:rsidRDefault="00B71864" w:rsidP="006621DD">
            <w:pPr>
              <w:wordWrap w:val="0"/>
              <w:spacing w:before="100" w:beforeAutospacing="1" w:after="100" w:afterAutospacing="1"/>
              <w:jc w:val="center"/>
              <w:rPr>
                <w:rFonts w:cs="宋体"/>
                <w:b/>
                <w:sz w:val="32"/>
              </w:rPr>
            </w:pPr>
            <w:r w:rsidRPr="00B71864">
              <w:rPr>
                <w:rFonts w:cs="宋体" w:hint="eastAsia"/>
                <w:b/>
                <w:sz w:val="32"/>
              </w:rPr>
              <w:t>基于</w:t>
            </w:r>
            <w:r w:rsidRPr="00B71864">
              <w:rPr>
                <w:rFonts w:cs="宋体" w:hint="eastAsia"/>
                <w:b/>
                <w:sz w:val="32"/>
              </w:rPr>
              <w:t>STM32</w:t>
            </w:r>
            <w:r w:rsidRPr="00B71864">
              <w:rPr>
                <w:rFonts w:cs="宋体" w:hint="eastAsia"/>
                <w:b/>
                <w:sz w:val="32"/>
              </w:rPr>
              <w:t>的云平台楼宇安防与光伏并网系统设计</w:t>
            </w:r>
          </w:p>
        </w:tc>
      </w:tr>
      <w:tr w:rsidR="00B417C9" w14:paraId="1ABCD686" w14:textId="77777777" w:rsidTr="00B417C9">
        <w:tc>
          <w:tcPr>
            <w:tcW w:w="1908" w:type="dxa"/>
          </w:tcPr>
          <w:p w14:paraId="099A21D7" w14:textId="77777777" w:rsidR="00B417C9" w:rsidRDefault="00B417C9" w:rsidP="006621DD">
            <w:pPr>
              <w:wordWrap w:val="0"/>
              <w:jc w:val="distribute"/>
              <w:rPr>
                <w:rFonts w:cs="宋体"/>
                <w:b/>
                <w:sz w:val="32"/>
                <w:u w:val="single"/>
              </w:rPr>
            </w:pPr>
            <w:r>
              <w:rPr>
                <w:rFonts w:cs="宋体" w:hint="eastAsia"/>
                <w:b/>
                <w:sz w:val="32"/>
              </w:rPr>
              <w:t>院</w:t>
            </w:r>
            <w:r>
              <w:rPr>
                <w:rFonts w:cs="宋体" w:hint="eastAsia"/>
                <w:b/>
                <w:sz w:val="32"/>
              </w:rPr>
              <w:t xml:space="preserve">  </w:t>
            </w:r>
            <w:r>
              <w:rPr>
                <w:rFonts w:cs="宋体" w:hint="eastAsia"/>
                <w:b/>
                <w:sz w:val="32"/>
              </w:rPr>
              <w:t>系：</w:t>
            </w:r>
          </w:p>
        </w:tc>
        <w:tc>
          <w:tcPr>
            <w:tcW w:w="6778" w:type="dxa"/>
            <w:tcBorders>
              <w:top w:val="single" w:sz="4" w:space="0" w:color="auto"/>
              <w:bottom w:val="single" w:sz="4" w:space="0" w:color="000000"/>
            </w:tcBorders>
          </w:tcPr>
          <w:p w14:paraId="7910F611"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电子与信息工程学院</w:t>
            </w:r>
          </w:p>
        </w:tc>
      </w:tr>
      <w:tr w:rsidR="00B417C9" w14:paraId="1F7A658C" w14:textId="77777777" w:rsidTr="00B417C9">
        <w:tc>
          <w:tcPr>
            <w:tcW w:w="1908" w:type="dxa"/>
          </w:tcPr>
          <w:p w14:paraId="597E9F55" w14:textId="77777777" w:rsidR="00B417C9" w:rsidRDefault="00B417C9" w:rsidP="006621DD">
            <w:pPr>
              <w:wordWrap w:val="0"/>
              <w:jc w:val="distribute"/>
              <w:rPr>
                <w:rFonts w:cs="宋体"/>
                <w:b/>
                <w:sz w:val="32"/>
                <w:u w:val="single"/>
              </w:rPr>
            </w:pPr>
            <w:r>
              <w:rPr>
                <w:rFonts w:cs="宋体" w:hint="eastAsia"/>
                <w:b/>
                <w:sz w:val="32"/>
              </w:rPr>
              <w:t>专业班级：</w:t>
            </w:r>
          </w:p>
        </w:tc>
        <w:tc>
          <w:tcPr>
            <w:tcW w:w="6778" w:type="dxa"/>
            <w:tcBorders>
              <w:top w:val="single" w:sz="4" w:space="0" w:color="000000"/>
              <w:bottom w:val="single" w:sz="4" w:space="0" w:color="000000"/>
            </w:tcBorders>
          </w:tcPr>
          <w:p w14:paraId="69B352BF"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电气</w:t>
            </w:r>
            <w:r>
              <w:rPr>
                <w:rFonts w:cs="宋体" w:hint="eastAsia"/>
                <w:b/>
                <w:sz w:val="32"/>
              </w:rPr>
              <w:t>211</w:t>
            </w:r>
          </w:p>
        </w:tc>
      </w:tr>
      <w:tr w:rsidR="00B417C9" w14:paraId="7F6B5899" w14:textId="77777777" w:rsidTr="00B417C9">
        <w:tc>
          <w:tcPr>
            <w:tcW w:w="1908" w:type="dxa"/>
          </w:tcPr>
          <w:p w14:paraId="35965E83" w14:textId="77777777" w:rsidR="00B417C9" w:rsidRDefault="00B417C9" w:rsidP="006621DD">
            <w:pPr>
              <w:wordWrap w:val="0"/>
              <w:jc w:val="distribute"/>
              <w:rPr>
                <w:rFonts w:cs="宋体"/>
                <w:b/>
                <w:sz w:val="32"/>
                <w:u w:val="single"/>
              </w:rPr>
            </w:pPr>
            <w:r>
              <w:rPr>
                <w:rFonts w:cs="宋体" w:hint="eastAsia"/>
                <w:b/>
                <w:sz w:val="32"/>
              </w:rPr>
              <w:t>学生姓名：</w:t>
            </w:r>
          </w:p>
        </w:tc>
        <w:tc>
          <w:tcPr>
            <w:tcW w:w="6778" w:type="dxa"/>
            <w:tcBorders>
              <w:top w:val="single" w:sz="4" w:space="0" w:color="000000"/>
              <w:bottom w:val="single" w:sz="4" w:space="0" w:color="000000"/>
            </w:tcBorders>
          </w:tcPr>
          <w:p w14:paraId="64B49956"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宋楠</w:t>
            </w:r>
          </w:p>
        </w:tc>
      </w:tr>
      <w:tr w:rsidR="00B417C9" w14:paraId="6DA75F85" w14:textId="77777777" w:rsidTr="00B417C9">
        <w:tc>
          <w:tcPr>
            <w:tcW w:w="1908" w:type="dxa"/>
          </w:tcPr>
          <w:p w14:paraId="5432D60C" w14:textId="77777777" w:rsidR="00B417C9" w:rsidRDefault="00B417C9" w:rsidP="006621DD">
            <w:pPr>
              <w:wordWrap w:val="0"/>
              <w:jc w:val="distribute"/>
              <w:rPr>
                <w:rFonts w:cs="宋体"/>
                <w:b/>
                <w:sz w:val="32"/>
                <w:u w:val="single"/>
              </w:rPr>
            </w:pPr>
            <w:r>
              <w:rPr>
                <w:rFonts w:cs="宋体" w:hint="eastAsia"/>
                <w:b/>
                <w:sz w:val="32"/>
              </w:rPr>
              <w:t>指导教师：</w:t>
            </w:r>
          </w:p>
        </w:tc>
        <w:tc>
          <w:tcPr>
            <w:tcW w:w="6778" w:type="dxa"/>
            <w:tcBorders>
              <w:top w:val="single" w:sz="4" w:space="0" w:color="000000"/>
              <w:bottom w:val="single" w:sz="4" w:space="0" w:color="000000"/>
            </w:tcBorders>
          </w:tcPr>
          <w:p w14:paraId="3D4A7CED"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常凤筠</w:t>
            </w:r>
          </w:p>
        </w:tc>
      </w:tr>
    </w:tbl>
    <w:p w14:paraId="2E01C430" w14:textId="77777777" w:rsidR="00B417C9" w:rsidRDefault="00B417C9" w:rsidP="006621DD">
      <w:pPr>
        <w:wordWrap w:val="0"/>
        <w:rPr>
          <w:b/>
          <w:sz w:val="32"/>
          <w:u w:val="single"/>
        </w:rPr>
      </w:pPr>
    </w:p>
    <w:p w14:paraId="1230EFF3" w14:textId="77777777" w:rsidR="00B417C9" w:rsidRDefault="00B417C9" w:rsidP="006621DD">
      <w:pPr>
        <w:wordWrap w:val="0"/>
        <w:spacing w:line="720" w:lineRule="auto"/>
        <w:jc w:val="left"/>
        <w:rPr>
          <w:rFonts w:eastAsia="黑体" w:cs="黑体"/>
          <w:szCs w:val="21"/>
        </w:rPr>
      </w:pPr>
    </w:p>
    <w:p w14:paraId="029DB1BA" w14:textId="77777777" w:rsidR="00B417C9" w:rsidRDefault="00B417C9" w:rsidP="006621DD">
      <w:pPr>
        <w:wordWrap w:val="0"/>
        <w:spacing w:line="720" w:lineRule="auto"/>
        <w:jc w:val="left"/>
        <w:rPr>
          <w:rFonts w:eastAsia="黑体" w:cs="黑体"/>
          <w:szCs w:val="21"/>
        </w:rPr>
      </w:pPr>
    </w:p>
    <w:p w14:paraId="76B7D3C1" w14:textId="77777777" w:rsidR="00B417C9" w:rsidRDefault="00B417C9" w:rsidP="006621DD">
      <w:pPr>
        <w:wordWrap w:val="0"/>
        <w:spacing w:line="720" w:lineRule="auto"/>
        <w:jc w:val="center"/>
        <w:rPr>
          <w:rFonts w:eastAsia="黑体" w:cs="黑体"/>
          <w:szCs w:val="21"/>
        </w:rPr>
      </w:pPr>
      <w:r>
        <w:rPr>
          <w:rFonts w:eastAsia="黑体" w:cs="黑体" w:hint="eastAsia"/>
          <w:szCs w:val="21"/>
        </w:rPr>
        <w:t>辽宁科技大学教务处制</w:t>
      </w:r>
    </w:p>
    <w:p w14:paraId="31C9EAA3" w14:textId="77777777" w:rsidR="00C511F8" w:rsidRDefault="00C511F8" w:rsidP="006621DD">
      <w:pPr>
        <w:wordWrap w:val="0"/>
        <w:jc w:val="center"/>
        <w:rPr>
          <w:rFonts w:ascii="黑体" w:eastAsia="黑体"/>
          <w:w w:val="90"/>
          <w:sz w:val="44"/>
          <w:szCs w:val="44"/>
        </w:rPr>
        <w:sectPr w:rsidR="00C511F8">
          <w:headerReference w:type="default" r:id="rId13"/>
          <w:type w:val="continuous"/>
          <w:pgSz w:w="11906" w:h="16838"/>
          <w:pgMar w:top="1701" w:right="1417" w:bottom="1417" w:left="1417" w:header="851" w:footer="992" w:gutter="0"/>
          <w:cols w:space="720"/>
          <w:docGrid w:type="lines" w:linePitch="312"/>
        </w:sectPr>
      </w:pPr>
    </w:p>
    <w:p w14:paraId="2A3B45FC" w14:textId="77777777" w:rsidR="00C511F8" w:rsidRDefault="00C511F8" w:rsidP="006621DD">
      <w:pPr>
        <w:wordWrap w:val="0"/>
        <w:jc w:val="center"/>
        <w:rPr>
          <w:rFonts w:ascii="黑体" w:eastAsia="黑体"/>
          <w:w w:val="90"/>
          <w:sz w:val="44"/>
          <w:szCs w:val="44"/>
        </w:rPr>
        <w:sectPr w:rsidR="00C511F8">
          <w:type w:val="continuous"/>
          <w:pgSz w:w="11906" w:h="16838"/>
          <w:pgMar w:top="1701" w:right="1417" w:bottom="1417" w:left="1417" w:header="851" w:footer="992" w:gutter="0"/>
          <w:cols w:space="720"/>
          <w:docGrid w:type="lines" w:linePitch="312"/>
        </w:sectPr>
      </w:pPr>
    </w:p>
    <w:p w14:paraId="3EF8950F" w14:textId="77777777" w:rsidR="00C511F8" w:rsidRDefault="00C511F8" w:rsidP="006621DD">
      <w:pPr>
        <w:wordWrap w:val="0"/>
        <w:jc w:val="center"/>
        <w:rPr>
          <w:rFonts w:ascii="黑体" w:eastAsia="黑体"/>
          <w:w w:val="90"/>
          <w:sz w:val="44"/>
          <w:szCs w:val="44"/>
        </w:rPr>
      </w:pPr>
    </w:p>
    <w:p w14:paraId="617B4959" w14:textId="77777777" w:rsidR="00C511F8" w:rsidRDefault="00C511F8" w:rsidP="006621DD">
      <w:pPr>
        <w:wordWrap w:val="0"/>
        <w:jc w:val="center"/>
        <w:rPr>
          <w:rFonts w:ascii="黑体" w:eastAsia="黑体"/>
          <w:w w:val="90"/>
          <w:sz w:val="44"/>
          <w:szCs w:val="44"/>
        </w:rPr>
      </w:pPr>
    </w:p>
    <w:p w14:paraId="51B9C08F" w14:textId="77777777" w:rsidR="00C511F8" w:rsidRDefault="00C511F8" w:rsidP="006621DD">
      <w:pPr>
        <w:wordWrap w:val="0"/>
        <w:jc w:val="center"/>
        <w:rPr>
          <w:rFonts w:ascii="黑体" w:eastAsia="黑体"/>
          <w:w w:val="90"/>
          <w:sz w:val="44"/>
          <w:szCs w:val="44"/>
        </w:rPr>
      </w:pPr>
    </w:p>
    <w:p w14:paraId="5E1D16FF" w14:textId="77777777" w:rsidR="00C511F8" w:rsidRDefault="00C511F8" w:rsidP="006621DD">
      <w:pPr>
        <w:wordWrap w:val="0"/>
        <w:jc w:val="center"/>
        <w:rPr>
          <w:rFonts w:ascii="黑体" w:eastAsia="黑体"/>
          <w:w w:val="90"/>
          <w:sz w:val="44"/>
          <w:szCs w:val="44"/>
        </w:rPr>
      </w:pPr>
    </w:p>
    <w:p w14:paraId="1D0827CE" w14:textId="77777777" w:rsidR="00C511F8" w:rsidRDefault="00C511F8" w:rsidP="006621DD">
      <w:pPr>
        <w:wordWrap w:val="0"/>
        <w:jc w:val="center"/>
        <w:rPr>
          <w:rFonts w:ascii="黑体" w:eastAsia="黑体"/>
          <w:w w:val="90"/>
          <w:sz w:val="44"/>
          <w:szCs w:val="44"/>
        </w:rPr>
      </w:pPr>
    </w:p>
    <w:p w14:paraId="5CEBC447" w14:textId="77777777" w:rsidR="00C511F8" w:rsidRDefault="00C511F8" w:rsidP="006621DD">
      <w:pPr>
        <w:wordWrap w:val="0"/>
        <w:jc w:val="center"/>
        <w:rPr>
          <w:rFonts w:ascii="黑体" w:eastAsia="黑体"/>
          <w:w w:val="90"/>
          <w:sz w:val="44"/>
          <w:szCs w:val="44"/>
        </w:rPr>
      </w:pPr>
    </w:p>
    <w:p w14:paraId="5BD5CBB5" w14:textId="77777777" w:rsidR="00C511F8" w:rsidRDefault="00C511F8" w:rsidP="006621DD">
      <w:pPr>
        <w:wordWrap w:val="0"/>
        <w:jc w:val="center"/>
        <w:rPr>
          <w:rFonts w:ascii="黑体" w:eastAsia="黑体"/>
          <w:w w:val="90"/>
          <w:sz w:val="44"/>
          <w:szCs w:val="44"/>
        </w:rPr>
      </w:pPr>
    </w:p>
    <w:p w14:paraId="33F4B885" w14:textId="77777777" w:rsidR="00C511F8" w:rsidRDefault="00C511F8" w:rsidP="006621DD">
      <w:pPr>
        <w:wordWrap w:val="0"/>
        <w:jc w:val="center"/>
        <w:rPr>
          <w:rFonts w:ascii="黑体" w:eastAsia="黑体"/>
          <w:w w:val="90"/>
          <w:sz w:val="44"/>
          <w:szCs w:val="44"/>
        </w:rPr>
      </w:pPr>
    </w:p>
    <w:p w14:paraId="4E579105" w14:textId="77777777" w:rsidR="00C511F8" w:rsidRDefault="00C511F8" w:rsidP="006621DD">
      <w:pPr>
        <w:wordWrap w:val="0"/>
        <w:jc w:val="center"/>
        <w:rPr>
          <w:rFonts w:ascii="黑体" w:eastAsia="黑体"/>
          <w:w w:val="90"/>
          <w:sz w:val="44"/>
          <w:szCs w:val="44"/>
        </w:rPr>
      </w:pPr>
    </w:p>
    <w:p w14:paraId="10634A55" w14:textId="77777777" w:rsidR="00C511F8" w:rsidRDefault="00C511F8" w:rsidP="006621DD">
      <w:pPr>
        <w:wordWrap w:val="0"/>
        <w:jc w:val="center"/>
        <w:rPr>
          <w:rFonts w:ascii="黑体" w:eastAsia="黑体"/>
          <w:w w:val="90"/>
          <w:sz w:val="44"/>
          <w:szCs w:val="44"/>
        </w:rPr>
      </w:pPr>
    </w:p>
    <w:p w14:paraId="4C27465E" w14:textId="77777777" w:rsidR="00C511F8" w:rsidRDefault="00C511F8" w:rsidP="006621DD">
      <w:pPr>
        <w:wordWrap w:val="0"/>
        <w:jc w:val="center"/>
        <w:rPr>
          <w:rFonts w:ascii="黑体" w:eastAsia="黑体"/>
          <w:w w:val="90"/>
          <w:sz w:val="44"/>
          <w:szCs w:val="44"/>
        </w:rPr>
      </w:pPr>
    </w:p>
    <w:p w14:paraId="19C3536D" w14:textId="77777777" w:rsidR="00C511F8" w:rsidRDefault="00C511F8" w:rsidP="006621DD">
      <w:pPr>
        <w:wordWrap w:val="0"/>
        <w:jc w:val="center"/>
        <w:rPr>
          <w:rFonts w:ascii="黑体" w:eastAsia="黑体"/>
          <w:w w:val="90"/>
          <w:sz w:val="44"/>
          <w:szCs w:val="44"/>
        </w:rPr>
      </w:pPr>
    </w:p>
    <w:p w14:paraId="756436D0" w14:textId="77777777" w:rsidR="00C511F8" w:rsidRDefault="00C511F8" w:rsidP="006621DD">
      <w:pPr>
        <w:wordWrap w:val="0"/>
        <w:jc w:val="center"/>
        <w:rPr>
          <w:rFonts w:ascii="黑体" w:eastAsia="黑体"/>
          <w:w w:val="90"/>
          <w:sz w:val="44"/>
          <w:szCs w:val="44"/>
        </w:rPr>
      </w:pPr>
    </w:p>
    <w:p w14:paraId="2097CEF0" w14:textId="77777777" w:rsidR="00C511F8" w:rsidRDefault="00C511F8" w:rsidP="006621DD">
      <w:pPr>
        <w:wordWrap w:val="0"/>
        <w:jc w:val="center"/>
        <w:rPr>
          <w:rFonts w:ascii="黑体" w:eastAsia="黑体"/>
          <w:w w:val="90"/>
          <w:sz w:val="44"/>
          <w:szCs w:val="44"/>
        </w:rPr>
      </w:pPr>
    </w:p>
    <w:p w14:paraId="7AEA8CF3" w14:textId="77777777" w:rsidR="00C511F8" w:rsidRDefault="00C511F8" w:rsidP="006621DD">
      <w:pPr>
        <w:wordWrap w:val="0"/>
        <w:jc w:val="center"/>
        <w:rPr>
          <w:rFonts w:ascii="黑体" w:eastAsia="黑体"/>
          <w:w w:val="90"/>
          <w:sz w:val="44"/>
          <w:szCs w:val="44"/>
        </w:rPr>
      </w:pPr>
    </w:p>
    <w:p w14:paraId="132E3639" w14:textId="77777777" w:rsidR="00C511F8" w:rsidRDefault="00C511F8" w:rsidP="006621DD">
      <w:pPr>
        <w:wordWrap w:val="0"/>
        <w:jc w:val="center"/>
        <w:rPr>
          <w:rFonts w:ascii="黑体" w:eastAsia="黑体"/>
          <w:w w:val="90"/>
          <w:sz w:val="44"/>
          <w:szCs w:val="44"/>
        </w:rPr>
      </w:pPr>
    </w:p>
    <w:p w14:paraId="6EE2EA91" w14:textId="77777777" w:rsidR="00C511F8" w:rsidRDefault="00C511F8" w:rsidP="006621DD">
      <w:pPr>
        <w:wordWrap w:val="0"/>
        <w:jc w:val="center"/>
        <w:rPr>
          <w:rFonts w:ascii="黑体" w:eastAsia="黑体"/>
          <w:w w:val="90"/>
          <w:sz w:val="44"/>
          <w:szCs w:val="44"/>
        </w:rPr>
      </w:pPr>
    </w:p>
    <w:p w14:paraId="124DAFEB" w14:textId="77777777" w:rsidR="00C511F8" w:rsidRDefault="00C511F8" w:rsidP="006621DD">
      <w:pPr>
        <w:wordWrap w:val="0"/>
        <w:jc w:val="center"/>
        <w:rPr>
          <w:rFonts w:ascii="黑体" w:eastAsia="黑体"/>
          <w:w w:val="90"/>
          <w:sz w:val="44"/>
          <w:szCs w:val="44"/>
        </w:rPr>
      </w:pPr>
    </w:p>
    <w:p w14:paraId="49628BEF" w14:textId="77777777" w:rsidR="00C511F8" w:rsidRPr="00B71864" w:rsidRDefault="00C511F8" w:rsidP="006621DD">
      <w:pPr>
        <w:wordWrap w:val="0"/>
        <w:jc w:val="center"/>
        <w:rPr>
          <w:rFonts w:ascii="黑体" w:eastAsia="黑体"/>
          <w:w w:val="90"/>
          <w:sz w:val="44"/>
          <w:szCs w:val="44"/>
        </w:rPr>
      </w:pPr>
    </w:p>
    <w:p w14:paraId="649F2730" w14:textId="77777777" w:rsidR="00C511F8" w:rsidRDefault="00C511F8" w:rsidP="006621DD">
      <w:pPr>
        <w:wordWrap w:val="0"/>
        <w:rPr>
          <w:rFonts w:ascii="黑体" w:eastAsia="黑体"/>
          <w:w w:val="90"/>
          <w:sz w:val="44"/>
          <w:szCs w:val="44"/>
        </w:rPr>
      </w:pPr>
    </w:p>
    <w:p w14:paraId="2E5F2D09" w14:textId="77777777" w:rsidR="00B71864" w:rsidRDefault="00B71864" w:rsidP="006621DD">
      <w:pPr>
        <w:pageBreakBefore/>
        <w:wordWrap w:val="0"/>
        <w:spacing w:line="360" w:lineRule="auto"/>
        <w:jc w:val="center"/>
        <w:rPr>
          <w:rFonts w:ascii="黑体" w:eastAsia="黑体"/>
          <w:w w:val="90"/>
          <w:sz w:val="44"/>
          <w:szCs w:val="44"/>
        </w:rPr>
      </w:pPr>
      <w:r w:rsidRPr="00B71864">
        <w:rPr>
          <w:rFonts w:ascii="黑体" w:eastAsia="黑体" w:hint="eastAsia"/>
          <w:w w:val="90"/>
          <w:sz w:val="44"/>
          <w:szCs w:val="44"/>
        </w:rPr>
        <w:lastRenderedPageBreak/>
        <w:t>基于STM32的云平台楼宇安防与光伏并网系统设计</w:t>
      </w:r>
    </w:p>
    <w:p w14:paraId="09511EF6" w14:textId="5C25BA0B" w:rsidR="00C511F8" w:rsidRDefault="00AF702B" w:rsidP="006621DD">
      <w:pPr>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t>摘　　要</w:t>
      </w:r>
    </w:p>
    <w:p w14:paraId="081D853C" w14:textId="55867ABF" w:rsidR="00C511F8" w:rsidRDefault="00844D55" w:rsidP="006621DD">
      <w:pPr>
        <w:pStyle w:val="ad"/>
        <w:shd w:val="clear" w:color="auto" w:fill="FDFDFE"/>
        <w:wordWrap w:val="0"/>
        <w:spacing w:beforeLines="50" w:before="156" w:beforeAutospacing="0" w:afterLines="50" w:after="156" w:afterAutospacing="0" w:line="360" w:lineRule="auto"/>
        <w:ind w:firstLineChars="200" w:firstLine="480"/>
        <w:rPr>
          <w:rFonts w:ascii="楷体" w:eastAsia="楷体" w:hAnsi="楷体" w:cs="楷体" w:hint="eastAsia"/>
          <w:color w:val="05073B"/>
        </w:rPr>
      </w:pPr>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Cs w:val="28"/>
        </w:rPr>
        <w:t>111111111111111</w:t>
      </w:r>
      <w:r>
        <w:rPr>
          <w:rFonts w:hint="eastAsia"/>
          <w:szCs w:val="28"/>
        </w:rPr>
        <w:lastRenderedPageBreak/>
        <w:t>11111111111111111111111111111111111111111111111111111111111111111111111111111111111111111111</w:t>
      </w:r>
      <w:r w:rsidR="00AF702B">
        <w:rPr>
          <w:rFonts w:ascii="楷体" w:eastAsia="楷体" w:hAnsi="楷体" w:cs="楷体" w:hint="eastAsia"/>
          <w:color w:val="05073B"/>
          <w:shd w:val="clear" w:color="auto" w:fill="FDFDFE"/>
        </w:rPr>
        <w:t>。</w:t>
      </w:r>
    </w:p>
    <w:p w14:paraId="6F8CF54F" w14:textId="1B2EB74C" w:rsidR="00C511F8" w:rsidRDefault="00AF702B" w:rsidP="006621DD">
      <w:pPr>
        <w:wordWrap w:val="0"/>
        <w:spacing w:line="360" w:lineRule="auto"/>
        <w:ind w:firstLineChars="200" w:firstLine="560"/>
        <w:rPr>
          <w:rFonts w:ascii="楷体" w:eastAsia="楷体" w:hAnsi="楷体" w:cs="楷体" w:hint="eastAsia"/>
          <w:sz w:val="24"/>
        </w:rPr>
        <w:sectPr w:rsidR="00C511F8">
          <w:headerReference w:type="default" r:id="rId14"/>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r w:rsidR="00C4128D" w:rsidRPr="00802AA2">
        <w:rPr>
          <w:rFonts w:eastAsia="楷体" w:hint="eastAsia"/>
          <w:sz w:val="24"/>
        </w:rPr>
        <w:t>qwertyuiop</w:t>
      </w:r>
      <w:r w:rsidR="00C4128D">
        <w:rPr>
          <w:rFonts w:eastAsia="楷体" w:hint="eastAsia"/>
          <w:sz w:val="24"/>
        </w:rPr>
        <w:t>[</w:t>
      </w:r>
      <w:r w:rsidR="00C4128D" w:rsidRPr="00802AA2">
        <w:rPr>
          <w:rFonts w:eastAsia="楷体" w:hint="eastAsia"/>
          <w:sz w:val="24"/>
        </w:rPr>
        <w:t>poiuytre</w:t>
      </w:r>
    </w:p>
    <w:p w14:paraId="0DABBF7A" w14:textId="77777777" w:rsidR="00C511F8" w:rsidRDefault="00C511F8" w:rsidP="006621DD">
      <w:pPr>
        <w:wordWrap w:val="0"/>
        <w:spacing w:line="360" w:lineRule="auto"/>
        <w:jc w:val="center"/>
        <w:rPr>
          <w:color w:val="333333"/>
          <w:sz w:val="44"/>
          <w:szCs w:val="44"/>
          <w:shd w:val="clear" w:color="auto" w:fill="FFFFFF"/>
        </w:rPr>
      </w:pPr>
    </w:p>
    <w:p w14:paraId="10DD74D4" w14:textId="77777777" w:rsidR="00C511F8" w:rsidRDefault="00C511F8" w:rsidP="006621DD">
      <w:pPr>
        <w:wordWrap w:val="0"/>
        <w:spacing w:line="360" w:lineRule="auto"/>
        <w:jc w:val="center"/>
        <w:rPr>
          <w:color w:val="333333"/>
          <w:sz w:val="44"/>
          <w:szCs w:val="44"/>
          <w:shd w:val="clear" w:color="auto" w:fill="FFFFFF"/>
        </w:rPr>
      </w:pPr>
    </w:p>
    <w:p w14:paraId="1AD7A3C3" w14:textId="77777777" w:rsidR="00C511F8" w:rsidRDefault="00C511F8" w:rsidP="006621DD">
      <w:pPr>
        <w:wordWrap w:val="0"/>
        <w:spacing w:line="360" w:lineRule="auto"/>
        <w:jc w:val="center"/>
        <w:rPr>
          <w:color w:val="333333"/>
          <w:sz w:val="44"/>
          <w:szCs w:val="44"/>
          <w:shd w:val="clear" w:color="auto" w:fill="FFFFFF"/>
        </w:rPr>
      </w:pPr>
    </w:p>
    <w:p w14:paraId="5DB232E6" w14:textId="77777777" w:rsidR="00C511F8" w:rsidRDefault="00C511F8" w:rsidP="006621DD">
      <w:pPr>
        <w:wordWrap w:val="0"/>
        <w:spacing w:line="360" w:lineRule="auto"/>
        <w:jc w:val="center"/>
        <w:rPr>
          <w:color w:val="333333"/>
          <w:sz w:val="44"/>
          <w:szCs w:val="44"/>
          <w:shd w:val="clear" w:color="auto" w:fill="FFFFFF"/>
        </w:rPr>
      </w:pPr>
    </w:p>
    <w:p w14:paraId="18579133" w14:textId="77777777" w:rsidR="00C511F8" w:rsidRDefault="00C511F8" w:rsidP="006621DD">
      <w:pPr>
        <w:wordWrap w:val="0"/>
        <w:spacing w:line="360" w:lineRule="auto"/>
        <w:jc w:val="center"/>
        <w:rPr>
          <w:color w:val="333333"/>
          <w:sz w:val="44"/>
          <w:szCs w:val="44"/>
          <w:shd w:val="clear" w:color="auto" w:fill="FFFFFF"/>
        </w:rPr>
      </w:pPr>
    </w:p>
    <w:p w14:paraId="726A1DBA" w14:textId="77777777" w:rsidR="00C511F8" w:rsidRDefault="00C511F8" w:rsidP="006621DD">
      <w:pPr>
        <w:wordWrap w:val="0"/>
        <w:spacing w:line="360" w:lineRule="auto"/>
        <w:jc w:val="center"/>
        <w:rPr>
          <w:color w:val="333333"/>
          <w:sz w:val="44"/>
          <w:szCs w:val="44"/>
          <w:shd w:val="clear" w:color="auto" w:fill="FFFFFF"/>
        </w:rPr>
      </w:pPr>
    </w:p>
    <w:p w14:paraId="6C035E5B" w14:textId="77777777" w:rsidR="00C511F8" w:rsidRDefault="00C511F8" w:rsidP="006621DD">
      <w:pPr>
        <w:wordWrap w:val="0"/>
        <w:spacing w:line="360" w:lineRule="auto"/>
        <w:jc w:val="center"/>
        <w:rPr>
          <w:color w:val="333333"/>
          <w:sz w:val="44"/>
          <w:szCs w:val="44"/>
          <w:shd w:val="clear" w:color="auto" w:fill="FFFFFF"/>
        </w:rPr>
      </w:pPr>
    </w:p>
    <w:p w14:paraId="5847B794" w14:textId="77777777" w:rsidR="00C511F8" w:rsidRDefault="00C511F8" w:rsidP="006621DD">
      <w:pPr>
        <w:wordWrap w:val="0"/>
        <w:spacing w:line="360" w:lineRule="auto"/>
        <w:jc w:val="center"/>
        <w:rPr>
          <w:color w:val="333333"/>
          <w:sz w:val="44"/>
          <w:szCs w:val="44"/>
          <w:shd w:val="clear" w:color="auto" w:fill="FFFFFF"/>
        </w:rPr>
      </w:pPr>
    </w:p>
    <w:p w14:paraId="525A7F9B" w14:textId="77777777" w:rsidR="00C511F8" w:rsidRDefault="00C511F8" w:rsidP="006621DD">
      <w:pPr>
        <w:wordWrap w:val="0"/>
        <w:spacing w:line="360" w:lineRule="auto"/>
        <w:rPr>
          <w:color w:val="333333"/>
          <w:sz w:val="44"/>
          <w:szCs w:val="44"/>
          <w:shd w:val="clear" w:color="auto" w:fill="FFFFFF"/>
        </w:rPr>
      </w:pPr>
    </w:p>
    <w:p w14:paraId="74DE4B27" w14:textId="1D1688B0" w:rsidR="00C511F8" w:rsidRDefault="00844D55" w:rsidP="006621DD">
      <w:pPr>
        <w:wordWrap w:val="0"/>
        <w:spacing w:line="360" w:lineRule="auto"/>
        <w:jc w:val="center"/>
        <w:rPr>
          <w:color w:val="333333"/>
          <w:sz w:val="44"/>
          <w:szCs w:val="44"/>
          <w:shd w:val="clear" w:color="auto" w:fill="FFFFFF"/>
        </w:rPr>
      </w:pPr>
      <w:r w:rsidRPr="00802AA2">
        <w:rPr>
          <w:color w:val="333333"/>
          <w:sz w:val="44"/>
          <w:szCs w:val="44"/>
          <w:shd w:val="clear" w:color="auto" w:fill="FFFFFF"/>
        </w:rPr>
        <w:t>Q</w:t>
      </w:r>
      <w:r w:rsidRPr="00802AA2">
        <w:rPr>
          <w:rFonts w:hint="eastAsia"/>
          <w:color w:val="333333"/>
          <w:sz w:val="44"/>
          <w:szCs w:val="44"/>
          <w:shd w:val="clear" w:color="auto" w:fill="FFFFFF"/>
        </w:rPr>
        <w:t>qqqqqqqqqqqqqqqqqq</w:t>
      </w:r>
    </w:p>
    <w:p w14:paraId="0EF5FBF3" w14:textId="77777777" w:rsidR="00C511F8" w:rsidRDefault="00AF702B" w:rsidP="006621DD">
      <w:pPr>
        <w:wordWrap w:val="0"/>
        <w:spacing w:line="360" w:lineRule="auto"/>
        <w:jc w:val="center"/>
        <w:rPr>
          <w:color w:val="333333"/>
          <w:sz w:val="32"/>
          <w:szCs w:val="32"/>
          <w:shd w:val="clear" w:color="auto" w:fill="FFFFFF"/>
        </w:rPr>
      </w:pPr>
      <w:r w:rsidRPr="00802AA2">
        <w:rPr>
          <w:rFonts w:hint="eastAsia"/>
          <w:color w:val="333333"/>
          <w:sz w:val="32"/>
          <w:szCs w:val="32"/>
          <w:shd w:val="clear" w:color="auto" w:fill="FFFFFF"/>
        </w:rPr>
        <w:t>Abstract</w:t>
      </w:r>
    </w:p>
    <w:p w14:paraId="404D21F9" w14:textId="20460B83" w:rsidR="00844D55" w:rsidRPr="00844D55" w:rsidRDefault="00844D55" w:rsidP="006621DD">
      <w:pPr>
        <w:wordWrap w:val="0"/>
        <w:spacing w:line="360" w:lineRule="auto"/>
        <w:ind w:firstLineChars="200" w:firstLine="480"/>
        <w:rPr>
          <w:rFonts w:eastAsia="PingFang SC"/>
          <w:color w:val="000000"/>
          <w:sz w:val="24"/>
          <w:shd w:val="clear" w:color="auto" w:fill="FFFFFF"/>
        </w:rPr>
      </w:pPr>
      <w:r w:rsidRPr="00CD6AF6">
        <w:rPr>
          <w:rFonts w:eastAsia="PingFang SC" w:hint="eastAsia"/>
          <w:color w:val="000000"/>
          <w:sz w:val="24"/>
          <w:shd w:val="clear" w:color="auto" w:fill="FFFFFF"/>
        </w:rPr>
        <w:t>11111111111111111111111111111111111111111111</w:t>
      </w:r>
      <w:r w:rsidRPr="00802AA2">
        <w:rPr>
          <w:rFonts w:eastAsia="PingFang SC" w:hint="eastAsia"/>
          <w:color w:val="000000"/>
          <w:sz w:val="24"/>
          <w:shd w:val="clear" w:color="auto" w:fill="FFFFFF"/>
        </w:rPr>
        <w:t>aaaaaaaaaaaaaaaaaaaaaaaaaaaaaaaaaaaaaaaaaaaaaaaaaaaaaaaaa</w:t>
      </w:r>
      <w:r w:rsidRPr="00802AA2">
        <w:rPr>
          <w:rFonts w:eastAsia="PingFang SC" w:hint="eastAsia"/>
          <w:color w:val="000000"/>
          <w:sz w:val="24"/>
          <w:shd w:val="clear" w:color="auto" w:fill="FFFFFF"/>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802AA2">
        <w:rPr>
          <w:rFonts w:eastAsia="PingFang SC" w:hint="eastAsia"/>
          <w:color w:val="000000"/>
          <w:sz w:val="24"/>
          <w:shd w:val="clear" w:color="auto" w:fill="FFFFFF"/>
        </w:rPr>
        <w:lastRenderedPageBreak/>
        <w:t>aaaaaaaaaaaaaaaaaaaaaaaaaaaaaaaaaaaaaaaaaaaaaaaaaaaaaaaaaaaaaaaaaaaaaaaaaaaaaaaaaaaaaaaaaaaaaaaaaaaaaaaaaaaaaaaaaaaaaaaaaaaaaaaaaaaaaaaaaaaaaaaaaaaaaaaaaaaaaaaaaaaaaaaaaaaaaa</w:t>
      </w:r>
    </w:p>
    <w:p w14:paraId="66868559" w14:textId="5476CE75" w:rsidR="00C511F8" w:rsidRDefault="00AF702B" w:rsidP="006621DD">
      <w:pPr>
        <w:wordWrap w:val="0"/>
        <w:spacing w:line="360" w:lineRule="auto"/>
        <w:ind w:firstLineChars="200" w:firstLine="560"/>
        <w:rPr>
          <w:color w:val="333333"/>
          <w:sz w:val="28"/>
          <w:szCs w:val="28"/>
          <w:shd w:val="clear" w:color="auto" w:fill="FFFFFF"/>
        </w:rPr>
      </w:pPr>
      <w:r w:rsidRPr="00802AA2">
        <w:rPr>
          <w:sz w:val="28"/>
          <w:szCs w:val="28"/>
        </w:rPr>
        <w:t>Key</w:t>
      </w:r>
      <w:r>
        <w:rPr>
          <w:sz w:val="28"/>
          <w:szCs w:val="28"/>
        </w:rPr>
        <w:t> </w:t>
      </w:r>
      <w:r w:rsidRPr="00802AA2">
        <w:rPr>
          <w:rFonts w:hint="eastAsia"/>
          <w:sz w:val="28"/>
          <w:szCs w:val="28"/>
        </w:rPr>
        <w:t>W</w:t>
      </w:r>
      <w:r w:rsidRPr="00802AA2">
        <w:rPr>
          <w:sz w:val="28"/>
          <w:szCs w:val="28"/>
        </w:rPr>
        <w:t>ords</w:t>
      </w:r>
      <w:r>
        <w:rPr>
          <w:sz w:val="28"/>
          <w:szCs w:val="28"/>
        </w:rPr>
        <w:t>: </w:t>
      </w:r>
      <w:r w:rsidR="00C4128D" w:rsidRPr="00802AA2">
        <w:rPr>
          <w:rFonts w:hint="eastAsia"/>
          <w:sz w:val="28"/>
          <w:szCs w:val="28"/>
        </w:rPr>
        <w:t>qwertyuiopoiuytrewq</w:t>
      </w:r>
      <w:r w:rsidR="00C4128D">
        <w:rPr>
          <w:sz w:val="28"/>
          <w:szCs w:val="28"/>
        </w:rPr>
        <w:tab/>
      </w:r>
    </w:p>
    <w:p w14:paraId="51B6A822" w14:textId="77777777" w:rsidR="00C511F8" w:rsidRDefault="00C511F8" w:rsidP="006621DD">
      <w:pPr>
        <w:wordWrap w:val="0"/>
        <w:spacing w:line="360" w:lineRule="auto"/>
        <w:rPr>
          <w:rFonts w:ascii="楷体" w:eastAsia="楷体" w:hAnsi="楷体" w:cs="楷体" w:hint="eastAsia"/>
          <w:sz w:val="24"/>
        </w:rPr>
      </w:pPr>
    </w:p>
    <w:p w14:paraId="675D0368" w14:textId="77777777" w:rsidR="00C511F8" w:rsidRDefault="00C511F8" w:rsidP="006621DD">
      <w:pPr>
        <w:wordWrap w:val="0"/>
        <w:spacing w:line="360" w:lineRule="auto"/>
        <w:rPr>
          <w:rFonts w:ascii="楷体" w:eastAsia="楷体" w:hAnsi="楷体" w:cs="楷体" w:hint="eastAsia"/>
          <w:sz w:val="24"/>
        </w:rPr>
      </w:pPr>
    </w:p>
    <w:p w14:paraId="76588B90" w14:textId="77777777" w:rsidR="00C511F8" w:rsidRDefault="00C511F8" w:rsidP="006621DD">
      <w:pPr>
        <w:wordWrap w:val="0"/>
        <w:spacing w:line="360" w:lineRule="auto"/>
        <w:rPr>
          <w:rFonts w:ascii="楷体" w:eastAsia="楷体" w:hAnsi="楷体" w:cs="楷体" w:hint="eastAsia"/>
          <w:sz w:val="24"/>
        </w:rPr>
      </w:pPr>
    </w:p>
    <w:p w14:paraId="3DEF0AE6" w14:textId="77777777" w:rsidR="00C511F8" w:rsidRDefault="00C511F8" w:rsidP="006621DD">
      <w:pPr>
        <w:wordWrap w:val="0"/>
        <w:spacing w:line="360" w:lineRule="auto"/>
        <w:rPr>
          <w:rFonts w:ascii="楷体" w:eastAsia="楷体" w:hAnsi="楷体" w:cs="楷体" w:hint="eastAsia"/>
          <w:sz w:val="24"/>
        </w:rPr>
      </w:pPr>
    </w:p>
    <w:p w14:paraId="1681EF80" w14:textId="77777777" w:rsidR="00C511F8" w:rsidRDefault="00C511F8" w:rsidP="006621DD">
      <w:pPr>
        <w:pStyle w:val="TOC1"/>
        <w:tabs>
          <w:tab w:val="right" w:leader="dot" w:pos="9072"/>
        </w:tabs>
        <w:wordWrap w:val="0"/>
        <w:jc w:val="center"/>
        <w:rPr>
          <w:rFonts w:ascii="黑体" w:eastAsia="黑体" w:hAnsi="黑体" w:cs="黑体" w:hint="eastAsia"/>
          <w:sz w:val="32"/>
          <w:szCs w:val="32"/>
        </w:rPr>
        <w:sectPr w:rsidR="00C511F8">
          <w:headerReference w:type="default" r:id="rId15"/>
          <w:type w:val="continuous"/>
          <w:pgSz w:w="11906" w:h="16838"/>
          <w:pgMar w:top="1701" w:right="1417" w:bottom="1417" w:left="1417" w:header="851" w:footer="992" w:gutter="0"/>
          <w:pgNumType w:start="2"/>
          <w:cols w:space="720"/>
          <w:docGrid w:type="lines" w:linePitch="312"/>
        </w:sectPr>
      </w:pPr>
    </w:p>
    <w:p w14:paraId="11CDC217" w14:textId="77777777" w:rsidR="00C511F8" w:rsidRDefault="00AF702B" w:rsidP="006621DD">
      <w:pPr>
        <w:pStyle w:val="TOC1"/>
        <w:tabs>
          <w:tab w:val="right" w:leader="dot" w:pos="9072"/>
        </w:tabs>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bookmarkStart w:id="2" w:name="_Toc17279"/>
    <w:bookmarkStart w:id="3" w:name="_Toc29546"/>
    <w:p w14:paraId="4AD6D066" w14:textId="52C8809C" w:rsidR="00A4304E" w:rsidRDefault="00AF702B" w:rsidP="006621DD">
      <w:pPr>
        <w:pStyle w:val="TOC1"/>
        <w:tabs>
          <w:tab w:val="right" w:leader="dot" w:pos="9062"/>
        </w:tabs>
        <w:wordWrap w:val="0"/>
        <w:rPr>
          <w:rFonts w:asciiTheme="minorHAnsi" w:eastAsiaTheme="minorEastAsia" w:hAnsiTheme="minorHAnsi" w:cstheme="minorBidi"/>
          <w:noProof/>
          <w:sz w:val="22"/>
          <w14:ligatures w14:val="standardContextual"/>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197360071" w:history="1">
        <w:r w:rsidR="00A4304E" w:rsidRPr="00F1549F">
          <w:rPr>
            <w:rStyle w:val="af3"/>
            <w:rFonts w:eastAsia="黑体" w:hint="eastAsia"/>
            <w:noProof/>
          </w:rPr>
          <w:t>1</w:t>
        </w:r>
        <w:r w:rsidR="00A4304E" w:rsidRPr="00F1549F">
          <w:rPr>
            <w:rStyle w:val="af3"/>
            <w:rFonts w:eastAsia="黑体" w:hint="eastAsia"/>
            <w:noProof/>
          </w:rPr>
          <w:t xml:space="preserve">　</w:t>
        </w:r>
        <w:r w:rsidR="00A4304E" w:rsidRPr="00F1549F">
          <w:rPr>
            <w:rStyle w:val="af3"/>
            <w:rFonts w:ascii="黑体" w:eastAsia="黑体" w:hAnsi="黑体" w:cs="黑体" w:hint="eastAsia"/>
            <w:noProof/>
          </w:rPr>
          <w:t>绪论</w:t>
        </w:r>
        <w:r w:rsidR="00A4304E">
          <w:rPr>
            <w:rFonts w:hint="eastAsia"/>
            <w:noProof/>
          </w:rPr>
          <w:tab/>
        </w:r>
        <w:r w:rsidR="00A4304E">
          <w:rPr>
            <w:rFonts w:hint="eastAsia"/>
            <w:noProof/>
          </w:rPr>
          <w:fldChar w:fldCharType="begin"/>
        </w:r>
        <w:r w:rsidR="00A4304E">
          <w:rPr>
            <w:rFonts w:hint="eastAsia"/>
            <w:noProof/>
          </w:rPr>
          <w:instrText xml:space="preserve"> </w:instrText>
        </w:r>
        <w:r w:rsidR="00A4304E">
          <w:rPr>
            <w:noProof/>
          </w:rPr>
          <w:instrText>PAGEREF _Toc197360071 \h</w:instrText>
        </w:r>
        <w:r w:rsidR="00A4304E">
          <w:rPr>
            <w:rFonts w:hint="eastAsia"/>
            <w:noProof/>
          </w:rPr>
          <w:instrText xml:space="preserve"> </w:instrText>
        </w:r>
        <w:r w:rsidR="00A4304E">
          <w:rPr>
            <w:rFonts w:hint="eastAsia"/>
            <w:noProof/>
          </w:rPr>
        </w:r>
        <w:r w:rsidR="00A4304E">
          <w:rPr>
            <w:rFonts w:hint="eastAsia"/>
            <w:noProof/>
          </w:rPr>
          <w:fldChar w:fldCharType="separate"/>
        </w:r>
        <w:r w:rsidR="009614EE">
          <w:rPr>
            <w:noProof/>
          </w:rPr>
          <w:t>1</w:t>
        </w:r>
        <w:r w:rsidR="00A4304E">
          <w:rPr>
            <w:rFonts w:hint="eastAsia"/>
            <w:noProof/>
          </w:rPr>
          <w:fldChar w:fldCharType="end"/>
        </w:r>
      </w:hyperlink>
    </w:p>
    <w:p w14:paraId="2E05C57A" w14:textId="76BA61D1"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2" w:history="1">
        <w:r w:rsidRPr="00F1549F">
          <w:rPr>
            <w:rStyle w:val="af3"/>
            <w:rFonts w:eastAsia="黑体" w:hint="eastAsia"/>
            <w:noProof/>
          </w:rPr>
          <w:t>1.1</w:t>
        </w:r>
        <w:r w:rsidRPr="00F1549F">
          <w:rPr>
            <w:rStyle w:val="af3"/>
            <w:rFonts w:eastAsia="黑体" w:hint="eastAsia"/>
            <w:noProof/>
          </w:rPr>
          <w:t xml:space="preserve">　</w:t>
        </w:r>
        <w:r w:rsidRPr="00F1549F">
          <w:rPr>
            <w:rStyle w:val="af3"/>
            <w:rFonts w:ascii="黑体" w:eastAsia="黑体" w:hAnsi="黑体" w:cs="黑体"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_Toc197360072 \h</w:instrText>
        </w:r>
        <w:r>
          <w:rPr>
            <w:rFonts w:hint="eastAsia"/>
            <w:noProof/>
          </w:rPr>
          <w:instrText xml:space="preserve"> </w:instrText>
        </w:r>
        <w:r>
          <w:rPr>
            <w:rFonts w:hint="eastAsia"/>
            <w:noProof/>
          </w:rPr>
        </w:r>
        <w:r>
          <w:rPr>
            <w:rFonts w:hint="eastAsia"/>
            <w:noProof/>
          </w:rPr>
          <w:fldChar w:fldCharType="separate"/>
        </w:r>
        <w:r w:rsidR="009614EE">
          <w:rPr>
            <w:noProof/>
          </w:rPr>
          <w:t>1</w:t>
        </w:r>
        <w:r>
          <w:rPr>
            <w:rFonts w:hint="eastAsia"/>
            <w:noProof/>
          </w:rPr>
          <w:fldChar w:fldCharType="end"/>
        </w:r>
      </w:hyperlink>
    </w:p>
    <w:p w14:paraId="2E75ACCB" w14:textId="01B0170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3" w:history="1">
        <w:r w:rsidRPr="00F1549F">
          <w:rPr>
            <w:rStyle w:val="af3"/>
            <w:rFonts w:eastAsia="黑体" w:hint="eastAsia"/>
            <w:noProof/>
          </w:rPr>
          <w:t>1.2</w:t>
        </w:r>
        <w:r w:rsidRPr="00F1549F">
          <w:rPr>
            <w:rStyle w:val="af3"/>
            <w:rFonts w:eastAsia="黑体" w:hint="eastAsia"/>
            <w:noProof/>
          </w:rPr>
          <w:t xml:space="preserve">　</w:t>
        </w:r>
        <w:r w:rsidRPr="00F1549F">
          <w:rPr>
            <w:rStyle w:val="af3"/>
            <w:rFonts w:ascii="黑体" w:eastAsia="黑体" w:hAnsi="黑体" w:cs="黑体" w:hint="eastAsia"/>
            <w:noProof/>
          </w:rPr>
          <w:t>课题研究的背景及意义</w:t>
        </w:r>
        <w:r>
          <w:rPr>
            <w:rFonts w:hint="eastAsia"/>
            <w:noProof/>
          </w:rPr>
          <w:tab/>
        </w:r>
        <w:r>
          <w:rPr>
            <w:rFonts w:hint="eastAsia"/>
            <w:noProof/>
          </w:rPr>
          <w:fldChar w:fldCharType="begin"/>
        </w:r>
        <w:r>
          <w:rPr>
            <w:rFonts w:hint="eastAsia"/>
            <w:noProof/>
          </w:rPr>
          <w:instrText xml:space="preserve"> </w:instrText>
        </w:r>
        <w:r>
          <w:rPr>
            <w:noProof/>
          </w:rPr>
          <w:instrText>PAGEREF _Toc197360073 \h</w:instrText>
        </w:r>
        <w:r>
          <w:rPr>
            <w:rFonts w:hint="eastAsia"/>
            <w:noProof/>
          </w:rPr>
          <w:instrText xml:space="preserve"> </w:instrText>
        </w:r>
        <w:r>
          <w:rPr>
            <w:rFonts w:hint="eastAsia"/>
            <w:noProof/>
          </w:rPr>
        </w:r>
        <w:r>
          <w:rPr>
            <w:rFonts w:hint="eastAsia"/>
            <w:noProof/>
          </w:rPr>
          <w:fldChar w:fldCharType="separate"/>
        </w:r>
        <w:r w:rsidR="009614EE">
          <w:rPr>
            <w:noProof/>
          </w:rPr>
          <w:t>1</w:t>
        </w:r>
        <w:r>
          <w:rPr>
            <w:rFonts w:hint="eastAsia"/>
            <w:noProof/>
          </w:rPr>
          <w:fldChar w:fldCharType="end"/>
        </w:r>
      </w:hyperlink>
    </w:p>
    <w:p w14:paraId="7372A88E" w14:textId="2A0B1DA2"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4" w:history="1">
        <w:r w:rsidRPr="00F1549F">
          <w:rPr>
            <w:rStyle w:val="af3"/>
            <w:rFonts w:eastAsia="黑体" w:hint="eastAsia"/>
            <w:noProof/>
          </w:rPr>
          <w:t>1.3</w:t>
        </w:r>
        <w:r w:rsidRPr="00F1549F">
          <w:rPr>
            <w:rStyle w:val="af3"/>
            <w:rFonts w:eastAsia="黑体" w:hint="eastAsia"/>
            <w:noProof/>
          </w:rPr>
          <w:t xml:space="preserve">　</w:t>
        </w:r>
        <w:r w:rsidRPr="00F1549F">
          <w:rPr>
            <w:rStyle w:val="af3"/>
            <w:rFonts w:ascii="黑体" w:eastAsia="黑体" w:hAnsi="黑体" w:cs="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_Toc197360074 \h</w:instrText>
        </w:r>
        <w:r>
          <w:rPr>
            <w:rFonts w:hint="eastAsia"/>
            <w:noProof/>
          </w:rPr>
          <w:instrText xml:space="preserve"> </w:instrText>
        </w:r>
        <w:r>
          <w:rPr>
            <w:rFonts w:hint="eastAsia"/>
            <w:noProof/>
          </w:rPr>
        </w:r>
        <w:r>
          <w:rPr>
            <w:rFonts w:hint="eastAsia"/>
            <w:noProof/>
          </w:rPr>
          <w:fldChar w:fldCharType="separate"/>
        </w:r>
        <w:r w:rsidR="009614EE">
          <w:rPr>
            <w:noProof/>
          </w:rPr>
          <w:t>2</w:t>
        </w:r>
        <w:r>
          <w:rPr>
            <w:rFonts w:hint="eastAsia"/>
            <w:noProof/>
          </w:rPr>
          <w:fldChar w:fldCharType="end"/>
        </w:r>
      </w:hyperlink>
    </w:p>
    <w:p w14:paraId="10B9545D" w14:textId="26206DF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5" w:history="1">
        <w:r w:rsidRPr="00F1549F">
          <w:rPr>
            <w:rStyle w:val="af3"/>
            <w:rFonts w:eastAsia="黑体" w:hint="eastAsia"/>
            <w:noProof/>
          </w:rPr>
          <w:t>1.4</w:t>
        </w:r>
        <w:r w:rsidRPr="00F1549F">
          <w:rPr>
            <w:rStyle w:val="af3"/>
            <w:rFonts w:eastAsia="黑体" w:hint="eastAsia"/>
            <w:noProof/>
          </w:rPr>
          <w:t xml:space="preserve">　本文的主要研究内容和论文结构安排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_Toc197360075 \h</w:instrText>
        </w:r>
        <w:r>
          <w:rPr>
            <w:rFonts w:hint="eastAsia"/>
            <w:noProof/>
          </w:rPr>
          <w:instrText xml:space="preserve"> </w:instrText>
        </w:r>
        <w:r>
          <w:rPr>
            <w:rFonts w:hint="eastAsia"/>
            <w:noProof/>
          </w:rPr>
        </w:r>
        <w:r>
          <w:rPr>
            <w:rFonts w:hint="eastAsia"/>
            <w:noProof/>
          </w:rPr>
          <w:fldChar w:fldCharType="separate"/>
        </w:r>
        <w:r w:rsidR="009614EE">
          <w:rPr>
            <w:noProof/>
          </w:rPr>
          <w:t>4</w:t>
        </w:r>
        <w:r>
          <w:rPr>
            <w:rFonts w:hint="eastAsia"/>
            <w:noProof/>
          </w:rPr>
          <w:fldChar w:fldCharType="end"/>
        </w:r>
      </w:hyperlink>
    </w:p>
    <w:p w14:paraId="30E6222B" w14:textId="5531743B"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076" w:history="1">
        <w:r w:rsidRPr="00F1549F">
          <w:rPr>
            <w:rStyle w:val="af3"/>
            <w:rFonts w:eastAsia="黑体" w:hint="eastAsia"/>
            <w:noProof/>
          </w:rPr>
          <w:t>2</w:t>
        </w:r>
        <w:r w:rsidRPr="00F1549F">
          <w:rPr>
            <w:rStyle w:val="af3"/>
            <w:rFonts w:eastAsia="黑体" w:hint="eastAsia"/>
            <w:noProof/>
          </w:rPr>
          <w:t xml:space="preserve">　系统总体设计方案</w:t>
        </w:r>
        <w:r>
          <w:rPr>
            <w:rFonts w:hint="eastAsia"/>
            <w:noProof/>
          </w:rPr>
          <w:tab/>
        </w:r>
        <w:r>
          <w:rPr>
            <w:rFonts w:hint="eastAsia"/>
            <w:noProof/>
          </w:rPr>
          <w:fldChar w:fldCharType="begin"/>
        </w:r>
        <w:r>
          <w:rPr>
            <w:rFonts w:hint="eastAsia"/>
            <w:noProof/>
          </w:rPr>
          <w:instrText xml:space="preserve"> </w:instrText>
        </w:r>
        <w:r>
          <w:rPr>
            <w:noProof/>
          </w:rPr>
          <w:instrText>PAGEREF _Toc197360076 \h</w:instrText>
        </w:r>
        <w:r>
          <w:rPr>
            <w:rFonts w:hint="eastAsia"/>
            <w:noProof/>
          </w:rPr>
          <w:instrText xml:space="preserve"> </w:instrText>
        </w:r>
        <w:r>
          <w:rPr>
            <w:rFonts w:hint="eastAsia"/>
            <w:noProof/>
          </w:rPr>
        </w:r>
        <w:r>
          <w:rPr>
            <w:rFonts w:hint="eastAsia"/>
            <w:noProof/>
          </w:rPr>
          <w:fldChar w:fldCharType="separate"/>
        </w:r>
        <w:r w:rsidR="009614EE">
          <w:rPr>
            <w:noProof/>
          </w:rPr>
          <w:t>5</w:t>
        </w:r>
        <w:r>
          <w:rPr>
            <w:rFonts w:hint="eastAsia"/>
            <w:noProof/>
          </w:rPr>
          <w:fldChar w:fldCharType="end"/>
        </w:r>
      </w:hyperlink>
    </w:p>
    <w:p w14:paraId="07B98FCF" w14:textId="323005D2"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7" w:history="1">
        <w:r w:rsidRPr="00F1549F">
          <w:rPr>
            <w:rStyle w:val="af3"/>
            <w:rFonts w:eastAsia="黑体" w:hint="eastAsia"/>
            <w:noProof/>
          </w:rPr>
          <w:t>2.1</w:t>
        </w:r>
        <w:r w:rsidRPr="00F1549F">
          <w:rPr>
            <w:rStyle w:val="af3"/>
            <w:rFonts w:eastAsia="黑体" w:hint="eastAsia"/>
            <w:noProof/>
          </w:rPr>
          <w:t xml:space="preserve">　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_Toc197360077 \h</w:instrText>
        </w:r>
        <w:r>
          <w:rPr>
            <w:rFonts w:hint="eastAsia"/>
            <w:noProof/>
          </w:rPr>
          <w:instrText xml:space="preserve"> </w:instrText>
        </w:r>
        <w:r>
          <w:rPr>
            <w:rFonts w:hint="eastAsia"/>
            <w:noProof/>
          </w:rPr>
        </w:r>
        <w:r>
          <w:rPr>
            <w:rFonts w:hint="eastAsia"/>
            <w:noProof/>
          </w:rPr>
          <w:fldChar w:fldCharType="separate"/>
        </w:r>
        <w:r w:rsidR="009614EE">
          <w:rPr>
            <w:noProof/>
          </w:rPr>
          <w:t>5</w:t>
        </w:r>
        <w:r>
          <w:rPr>
            <w:rFonts w:hint="eastAsia"/>
            <w:noProof/>
          </w:rPr>
          <w:fldChar w:fldCharType="end"/>
        </w:r>
      </w:hyperlink>
    </w:p>
    <w:p w14:paraId="74CEB6E9" w14:textId="71DF6FB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8" w:history="1">
        <w:r w:rsidRPr="00F1549F">
          <w:rPr>
            <w:rStyle w:val="af3"/>
            <w:rFonts w:eastAsia="黑体" w:hint="eastAsia"/>
            <w:noProof/>
          </w:rPr>
          <w:t>2.2</w:t>
        </w:r>
        <w:r w:rsidRPr="00F1549F">
          <w:rPr>
            <w:rStyle w:val="af3"/>
            <w:rFonts w:eastAsia="黑体" w:hint="eastAsia"/>
            <w:noProof/>
          </w:rPr>
          <w:t xml:space="preserve">　系统方案选择（</w:t>
        </w:r>
        <w:r w:rsidRPr="00F1549F">
          <w:rPr>
            <w:rStyle w:val="af3"/>
            <w:rFonts w:eastAsia="黑体" w:hint="eastAsia"/>
            <w:noProof/>
          </w:rPr>
          <w:t>n</w:t>
        </w:r>
        <w:r w:rsidRPr="00F1549F">
          <w:rPr>
            <w:rStyle w:val="af3"/>
            <w:rFonts w:eastAsia="黑体" w:hint="eastAsia"/>
            <w:noProof/>
          </w:rPr>
          <w:t>可能修改）</w:t>
        </w:r>
        <w:r>
          <w:rPr>
            <w:rFonts w:hint="eastAsia"/>
            <w:noProof/>
          </w:rPr>
          <w:tab/>
        </w:r>
        <w:r>
          <w:rPr>
            <w:rFonts w:hint="eastAsia"/>
            <w:noProof/>
          </w:rPr>
          <w:fldChar w:fldCharType="begin"/>
        </w:r>
        <w:r>
          <w:rPr>
            <w:rFonts w:hint="eastAsia"/>
            <w:noProof/>
          </w:rPr>
          <w:instrText xml:space="preserve"> </w:instrText>
        </w:r>
        <w:r>
          <w:rPr>
            <w:noProof/>
          </w:rPr>
          <w:instrText>PAGEREF _Toc197360078 \h</w:instrText>
        </w:r>
        <w:r>
          <w:rPr>
            <w:rFonts w:hint="eastAsia"/>
            <w:noProof/>
          </w:rPr>
          <w:instrText xml:space="preserve"> </w:instrText>
        </w:r>
        <w:r>
          <w:rPr>
            <w:rFonts w:hint="eastAsia"/>
            <w:noProof/>
          </w:rPr>
        </w:r>
        <w:r>
          <w:rPr>
            <w:rFonts w:hint="eastAsia"/>
            <w:noProof/>
          </w:rPr>
          <w:fldChar w:fldCharType="separate"/>
        </w:r>
        <w:r w:rsidR="009614EE">
          <w:rPr>
            <w:noProof/>
          </w:rPr>
          <w:t>6</w:t>
        </w:r>
        <w:r>
          <w:rPr>
            <w:rFonts w:hint="eastAsia"/>
            <w:noProof/>
          </w:rPr>
          <w:fldChar w:fldCharType="end"/>
        </w:r>
      </w:hyperlink>
    </w:p>
    <w:p w14:paraId="394C0A1F" w14:textId="3AEE5F0C"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79" w:history="1">
        <w:r w:rsidRPr="00F1549F">
          <w:rPr>
            <w:rStyle w:val="af3"/>
            <w:rFonts w:eastAsia="黑体" w:hint="eastAsia"/>
            <w:noProof/>
          </w:rPr>
          <w:t>2.2.1</w:t>
        </w:r>
        <w:r w:rsidRPr="00F1549F">
          <w:rPr>
            <w:rStyle w:val="af3"/>
            <w:rFonts w:eastAsia="黑体" w:hint="eastAsia"/>
            <w:noProof/>
          </w:rPr>
          <w:t xml:space="preserve">　主控（</w:t>
        </w:r>
        <w:r w:rsidRPr="00F1549F">
          <w:rPr>
            <w:rStyle w:val="af3"/>
            <w:rFonts w:eastAsia="黑体" w:hint="eastAsia"/>
            <w:noProof/>
          </w:rPr>
          <w:t>CPU</w:t>
        </w:r>
        <w:r w:rsidRPr="00F1549F">
          <w:rPr>
            <w:rStyle w:val="af3"/>
            <w:rFonts w:eastAsia="黑体" w:hint="eastAsia"/>
            <w:noProof/>
          </w:rPr>
          <w:t>）的选择（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_Toc197360079 \h</w:instrText>
        </w:r>
        <w:r>
          <w:rPr>
            <w:rFonts w:hint="eastAsia"/>
            <w:noProof/>
          </w:rPr>
          <w:instrText xml:space="preserve"> </w:instrText>
        </w:r>
        <w:r>
          <w:rPr>
            <w:rFonts w:hint="eastAsia"/>
            <w:noProof/>
          </w:rPr>
        </w:r>
        <w:r>
          <w:rPr>
            <w:rFonts w:hint="eastAsia"/>
            <w:noProof/>
          </w:rPr>
          <w:fldChar w:fldCharType="separate"/>
        </w:r>
        <w:r w:rsidR="009614EE">
          <w:rPr>
            <w:noProof/>
          </w:rPr>
          <w:t>6</w:t>
        </w:r>
        <w:r>
          <w:rPr>
            <w:rFonts w:hint="eastAsia"/>
            <w:noProof/>
          </w:rPr>
          <w:fldChar w:fldCharType="end"/>
        </w:r>
      </w:hyperlink>
    </w:p>
    <w:p w14:paraId="352D1C4E" w14:textId="5C1A8E26"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0" w:history="1">
        <w:r w:rsidRPr="00F1549F">
          <w:rPr>
            <w:rStyle w:val="af3"/>
            <w:rFonts w:eastAsia="黑体" w:hint="eastAsia"/>
            <w:noProof/>
          </w:rPr>
          <w:t>2.2.2</w:t>
        </w:r>
        <w:r w:rsidRPr="00F1549F">
          <w:rPr>
            <w:rStyle w:val="af3"/>
            <w:rFonts w:eastAsia="黑体" w:hint="eastAsia"/>
            <w:noProof/>
          </w:rPr>
          <w:t xml:space="preserve">　显示模块选择（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_Toc197360080 \h</w:instrText>
        </w:r>
        <w:r>
          <w:rPr>
            <w:rFonts w:hint="eastAsia"/>
            <w:noProof/>
          </w:rPr>
          <w:instrText xml:space="preserve"> </w:instrText>
        </w:r>
        <w:r>
          <w:rPr>
            <w:rFonts w:hint="eastAsia"/>
            <w:noProof/>
          </w:rPr>
        </w:r>
        <w:r>
          <w:rPr>
            <w:rFonts w:hint="eastAsia"/>
            <w:noProof/>
          </w:rPr>
          <w:fldChar w:fldCharType="separate"/>
        </w:r>
        <w:r w:rsidR="009614EE">
          <w:rPr>
            <w:noProof/>
          </w:rPr>
          <w:t>7</w:t>
        </w:r>
        <w:r>
          <w:rPr>
            <w:rFonts w:hint="eastAsia"/>
            <w:noProof/>
          </w:rPr>
          <w:fldChar w:fldCharType="end"/>
        </w:r>
      </w:hyperlink>
    </w:p>
    <w:p w14:paraId="1EA3BC65" w14:textId="16F4E6E7"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1" w:history="1">
        <w:r w:rsidRPr="00F1549F">
          <w:rPr>
            <w:rStyle w:val="af3"/>
            <w:rFonts w:eastAsia="黑体" w:hint="eastAsia"/>
            <w:noProof/>
          </w:rPr>
          <w:t xml:space="preserve">2.2.3 </w:t>
        </w:r>
        <w:r w:rsidRPr="00F1549F">
          <w:rPr>
            <w:rStyle w:val="af3"/>
            <w:rFonts w:eastAsia="黑体" w:hint="eastAsia"/>
            <w:noProof/>
          </w:rPr>
          <w:t>温湿度检测模块的选择（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_Toc197360081 \h</w:instrText>
        </w:r>
        <w:r>
          <w:rPr>
            <w:rFonts w:hint="eastAsia"/>
            <w:noProof/>
          </w:rPr>
          <w:instrText xml:space="preserve"> </w:instrText>
        </w:r>
        <w:r>
          <w:rPr>
            <w:rFonts w:hint="eastAsia"/>
            <w:noProof/>
          </w:rPr>
        </w:r>
        <w:r>
          <w:rPr>
            <w:rFonts w:hint="eastAsia"/>
            <w:noProof/>
          </w:rPr>
          <w:fldChar w:fldCharType="separate"/>
        </w:r>
        <w:r w:rsidR="009614EE">
          <w:rPr>
            <w:noProof/>
          </w:rPr>
          <w:t>8</w:t>
        </w:r>
        <w:r>
          <w:rPr>
            <w:rFonts w:hint="eastAsia"/>
            <w:noProof/>
          </w:rPr>
          <w:fldChar w:fldCharType="end"/>
        </w:r>
      </w:hyperlink>
    </w:p>
    <w:p w14:paraId="0A7F434A" w14:textId="3E1BA117"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2" w:history="1">
        <w:r w:rsidRPr="00F1549F">
          <w:rPr>
            <w:rStyle w:val="af3"/>
            <w:rFonts w:eastAsia="黑体" w:hint="eastAsia"/>
            <w:noProof/>
          </w:rPr>
          <w:t xml:space="preserve">2.2.4 </w:t>
        </w:r>
        <w:r w:rsidRPr="00F1549F">
          <w:rPr>
            <w:rStyle w:val="af3"/>
            <w:rFonts w:eastAsia="黑体" w:hint="eastAsia"/>
            <w:noProof/>
          </w:rPr>
          <w:t>云平台及</w:t>
        </w:r>
        <w:r w:rsidRPr="00F1549F">
          <w:rPr>
            <w:rStyle w:val="af3"/>
            <w:rFonts w:eastAsia="黑体" w:hint="eastAsia"/>
            <w:noProof/>
          </w:rPr>
          <w:t>APP</w:t>
        </w:r>
        <w:r w:rsidRPr="00F1549F">
          <w:rPr>
            <w:rStyle w:val="af3"/>
            <w:rFonts w:eastAsia="黑体" w:hint="eastAsia"/>
            <w:noProof/>
          </w:rPr>
          <w:t>选择（</w:t>
        </w:r>
        <w:r w:rsidRPr="00F1549F">
          <w:rPr>
            <w:rStyle w:val="af3"/>
            <w:rFonts w:eastAsia="黑体" w:hint="eastAsia"/>
            <w:noProof/>
          </w:rPr>
          <w:t>gck</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_Toc197360082 \h</w:instrText>
        </w:r>
        <w:r>
          <w:rPr>
            <w:rFonts w:hint="eastAsia"/>
            <w:noProof/>
          </w:rPr>
          <w:instrText xml:space="preserve"> </w:instrText>
        </w:r>
        <w:r>
          <w:rPr>
            <w:rFonts w:hint="eastAsia"/>
            <w:noProof/>
          </w:rPr>
        </w:r>
        <w:r>
          <w:rPr>
            <w:rFonts w:hint="eastAsia"/>
            <w:noProof/>
          </w:rPr>
          <w:fldChar w:fldCharType="separate"/>
        </w:r>
        <w:r w:rsidR="009614EE">
          <w:rPr>
            <w:noProof/>
          </w:rPr>
          <w:t>8</w:t>
        </w:r>
        <w:r>
          <w:rPr>
            <w:rFonts w:hint="eastAsia"/>
            <w:noProof/>
          </w:rPr>
          <w:fldChar w:fldCharType="end"/>
        </w:r>
      </w:hyperlink>
    </w:p>
    <w:p w14:paraId="4F452421" w14:textId="06F196C3"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3" w:history="1">
        <w:r w:rsidRPr="00F1549F">
          <w:rPr>
            <w:rStyle w:val="af3"/>
            <w:rFonts w:eastAsia="黑体" w:hint="eastAsia"/>
            <w:noProof/>
          </w:rPr>
          <w:t xml:space="preserve">2.2.5  </w:t>
        </w:r>
        <w:r w:rsidRPr="00F1549F">
          <w:rPr>
            <w:rStyle w:val="af3"/>
            <w:rFonts w:eastAsia="黑体" w:hint="eastAsia"/>
            <w:noProof/>
          </w:rPr>
          <w:t>短信平台的选择（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_Toc197360083 \h</w:instrText>
        </w:r>
        <w:r>
          <w:rPr>
            <w:rFonts w:hint="eastAsia"/>
            <w:noProof/>
          </w:rPr>
          <w:instrText xml:space="preserve"> </w:instrText>
        </w:r>
        <w:r>
          <w:rPr>
            <w:rFonts w:hint="eastAsia"/>
            <w:noProof/>
          </w:rPr>
        </w:r>
        <w:r>
          <w:rPr>
            <w:rFonts w:hint="eastAsia"/>
            <w:noProof/>
          </w:rPr>
          <w:fldChar w:fldCharType="separate"/>
        </w:r>
        <w:r w:rsidR="009614EE">
          <w:rPr>
            <w:noProof/>
          </w:rPr>
          <w:t>9</w:t>
        </w:r>
        <w:r>
          <w:rPr>
            <w:rFonts w:hint="eastAsia"/>
            <w:noProof/>
          </w:rPr>
          <w:fldChar w:fldCharType="end"/>
        </w:r>
      </w:hyperlink>
    </w:p>
    <w:p w14:paraId="2A87F34F" w14:textId="1F4954B7"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4" w:history="1">
        <w:r w:rsidRPr="00F1549F">
          <w:rPr>
            <w:rStyle w:val="af3"/>
            <w:rFonts w:eastAsia="黑体" w:hint="eastAsia"/>
            <w:noProof/>
          </w:rPr>
          <w:t>2.2.6</w:t>
        </w:r>
        <w:r w:rsidRPr="00F1549F">
          <w:rPr>
            <w:rStyle w:val="af3"/>
            <w:rFonts w:eastAsia="黑体" w:hint="eastAsia"/>
            <w:noProof/>
          </w:rPr>
          <w:t>人脸识别系统的选择（</w:t>
        </w:r>
        <w:r w:rsidRPr="00F1549F">
          <w:rPr>
            <w:rStyle w:val="af3"/>
            <w:rFonts w:eastAsia="黑体" w:hint="eastAsia"/>
            <w:noProof/>
          </w:rPr>
          <w:t>g.5ck2</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_Toc197360084 \h</w:instrText>
        </w:r>
        <w:r>
          <w:rPr>
            <w:rFonts w:hint="eastAsia"/>
            <w:noProof/>
          </w:rPr>
          <w:instrText xml:space="preserve"> </w:instrText>
        </w:r>
        <w:r>
          <w:rPr>
            <w:rFonts w:hint="eastAsia"/>
            <w:noProof/>
          </w:rPr>
        </w:r>
        <w:r>
          <w:rPr>
            <w:rFonts w:hint="eastAsia"/>
            <w:noProof/>
          </w:rPr>
          <w:fldChar w:fldCharType="separate"/>
        </w:r>
        <w:r w:rsidR="009614EE">
          <w:rPr>
            <w:noProof/>
          </w:rPr>
          <w:t>10</w:t>
        </w:r>
        <w:r>
          <w:rPr>
            <w:rFonts w:hint="eastAsia"/>
            <w:noProof/>
          </w:rPr>
          <w:fldChar w:fldCharType="end"/>
        </w:r>
      </w:hyperlink>
    </w:p>
    <w:p w14:paraId="3C8DF810" w14:textId="27E41020"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085" w:history="1">
        <w:r w:rsidRPr="00F1549F">
          <w:rPr>
            <w:rStyle w:val="af3"/>
            <w:rFonts w:hint="eastAsia"/>
            <w:noProof/>
          </w:rPr>
          <w:t>3</w:t>
        </w:r>
        <w:r w:rsidRPr="00F1549F">
          <w:rPr>
            <w:rStyle w:val="af3"/>
            <w:rFonts w:hint="eastAsia"/>
            <w:noProof/>
          </w:rPr>
          <w:t xml:space="preserve">　</w:t>
        </w:r>
        <w:r w:rsidRPr="00F1549F">
          <w:rPr>
            <w:rStyle w:val="af3"/>
            <w:rFonts w:eastAsia="黑体" w:hint="eastAsia"/>
            <w:noProof/>
          </w:rPr>
          <w:t>系统硬件设计</w:t>
        </w:r>
        <w:r w:rsidRPr="00F1549F">
          <w:rPr>
            <w:rStyle w:val="af3"/>
            <w:rFonts w:eastAsia="黑体" w:hint="eastAsia"/>
            <w:noProof/>
          </w:rPr>
          <w:t>(n)</w:t>
        </w:r>
        <w:r>
          <w:rPr>
            <w:rFonts w:hint="eastAsia"/>
            <w:noProof/>
          </w:rPr>
          <w:tab/>
        </w:r>
        <w:r>
          <w:rPr>
            <w:rFonts w:hint="eastAsia"/>
            <w:noProof/>
          </w:rPr>
          <w:fldChar w:fldCharType="begin"/>
        </w:r>
        <w:r>
          <w:rPr>
            <w:rFonts w:hint="eastAsia"/>
            <w:noProof/>
          </w:rPr>
          <w:instrText xml:space="preserve"> </w:instrText>
        </w:r>
        <w:r>
          <w:rPr>
            <w:noProof/>
          </w:rPr>
          <w:instrText>PAGEREF _Toc197360085 \h</w:instrText>
        </w:r>
        <w:r>
          <w:rPr>
            <w:rFonts w:hint="eastAsia"/>
            <w:noProof/>
          </w:rPr>
          <w:instrText xml:space="preserve"> </w:instrText>
        </w:r>
        <w:r>
          <w:rPr>
            <w:rFonts w:hint="eastAsia"/>
            <w:noProof/>
          </w:rPr>
        </w:r>
        <w:r>
          <w:rPr>
            <w:rFonts w:hint="eastAsia"/>
            <w:noProof/>
          </w:rPr>
          <w:fldChar w:fldCharType="separate"/>
        </w:r>
        <w:r w:rsidR="009614EE">
          <w:rPr>
            <w:noProof/>
          </w:rPr>
          <w:t>12</w:t>
        </w:r>
        <w:r>
          <w:rPr>
            <w:rFonts w:hint="eastAsia"/>
            <w:noProof/>
          </w:rPr>
          <w:fldChar w:fldCharType="end"/>
        </w:r>
      </w:hyperlink>
    </w:p>
    <w:p w14:paraId="2D7259E7" w14:textId="330DA420"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6" w:history="1">
        <w:r w:rsidRPr="00F1549F">
          <w:rPr>
            <w:rStyle w:val="af3"/>
            <w:rFonts w:eastAsia="黑体" w:hint="eastAsia"/>
            <w:noProof/>
          </w:rPr>
          <w:t>3.1</w:t>
        </w:r>
        <w:r w:rsidRPr="00F1549F">
          <w:rPr>
            <w:rStyle w:val="af3"/>
            <w:rFonts w:eastAsia="黑体" w:hint="eastAsia"/>
            <w:noProof/>
          </w:rPr>
          <w:t xml:space="preserve">　系统硬件原理图（</w:t>
        </w:r>
        <w:r w:rsidRPr="00F1549F">
          <w:rPr>
            <w:rStyle w:val="af3"/>
            <w:rFonts w:eastAsia="黑体" w:hint="eastAsia"/>
            <w:noProof/>
          </w:rPr>
          <w:t>g</w:t>
        </w:r>
        <w:r w:rsidRPr="00F1549F">
          <w:rPr>
            <w:rStyle w:val="af3"/>
            <w:rFonts w:eastAsia="黑体" w:hint="eastAsia"/>
            <w:noProof/>
          </w:rPr>
          <w:t>添加实物图）</w:t>
        </w:r>
        <w:r>
          <w:rPr>
            <w:rFonts w:hint="eastAsia"/>
            <w:noProof/>
          </w:rPr>
          <w:tab/>
        </w:r>
        <w:r>
          <w:rPr>
            <w:rFonts w:hint="eastAsia"/>
            <w:noProof/>
          </w:rPr>
          <w:fldChar w:fldCharType="begin"/>
        </w:r>
        <w:r>
          <w:rPr>
            <w:rFonts w:hint="eastAsia"/>
            <w:noProof/>
          </w:rPr>
          <w:instrText xml:space="preserve"> </w:instrText>
        </w:r>
        <w:r>
          <w:rPr>
            <w:noProof/>
          </w:rPr>
          <w:instrText>PAGEREF _Toc197360086 \h</w:instrText>
        </w:r>
        <w:r>
          <w:rPr>
            <w:rFonts w:hint="eastAsia"/>
            <w:noProof/>
          </w:rPr>
          <w:instrText xml:space="preserve"> </w:instrText>
        </w:r>
        <w:r>
          <w:rPr>
            <w:rFonts w:hint="eastAsia"/>
            <w:noProof/>
          </w:rPr>
        </w:r>
        <w:r>
          <w:rPr>
            <w:rFonts w:hint="eastAsia"/>
            <w:noProof/>
          </w:rPr>
          <w:fldChar w:fldCharType="separate"/>
        </w:r>
        <w:r w:rsidR="009614EE">
          <w:rPr>
            <w:noProof/>
          </w:rPr>
          <w:t>12</w:t>
        </w:r>
        <w:r>
          <w:rPr>
            <w:rFonts w:hint="eastAsia"/>
            <w:noProof/>
          </w:rPr>
          <w:fldChar w:fldCharType="end"/>
        </w:r>
      </w:hyperlink>
    </w:p>
    <w:p w14:paraId="16EFAF76" w14:textId="5B1EA577"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7" w:history="1">
        <w:r w:rsidRPr="00F1549F">
          <w:rPr>
            <w:rStyle w:val="af3"/>
            <w:rFonts w:eastAsia="黑体" w:hint="eastAsia"/>
            <w:noProof/>
          </w:rPr>
          <w:t>3.2</w:t>
        </w:r>
        <w:r w:rsidRPr="00F1549F">
          <w:rPr>
            <w:rStyle w:val="af3"/>
            <w:rFonts w:eastAsia="黑体" w:hint="eastAsia"/>
            <w:noProof/>
          </w:rPr>
          <w:t xml:space="preserve">　</w:t>
        </w:r>
        <w:r w:rsidRPr="00F1549F">
          <w:rPr>
            <w:rStyle w:val="af3"/>
            <w:rFonts w:eastAsia="黑体" w:hint="eastAsia"/>
            <w:noProof/>
          </w:rPr>
          <w:t>STM32</w:t>
        </w:r>
        <w:r w:rsidRPr="00F1549F">
          <w:rPr>
            <w:rStyle w:val="af3"/>
            <w:rFonts w:eastAsia="黑体" w:hint="eastAsia"/>
            <w:noProof/>
          </w:rPr>
          <w:t>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_Toc197360087 \h</w:instrText>
        </w:r>
        <w:r>
          <w:rPr>
            <w:rFonts w:hint="eastAsia"/>
            <w:noProof/>
          </w:rPr>
          <w:instrText xml:space="preserve"> </w:instrText>
        </w:r>
        <w:r>
          <w:rPr>
            <w:rFonts w:hint="eastAsia"/>
            <w:noProof/>
          </w:rPr>
        </w:r>
        <w:r>
          <w:rPr>
            <w:rFonts w:hint="eastAsia"/>
            <w:noProof/>
          </w:rPr>
          <w:fldChar w:fldCharType="separate"/>
        </w:r>
        <w:r w:rsidR="009614EE">
          <w:rPr>
            <w:noProof/>
          </w:rPr>
          <w:t>15</w:t>
        </w:r>
        <w:r>
          <w:rPr>
            <w:rFonts w:hint="eastAsia"/>
            <w:noProof/>
          </w:rPr>
          <w:fldChar w:fldCharType="end"/>
        </w:r>
      </w:hyperlink>
    </w:p>
    <w:p w14:paraId="042B12B8" w14:textId="6F82948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8" w:history="1">
        <w:r w:rsidRPr="00F1549F">
          <w:rPr>
            <w:rStyle w:val="af3"/>
            <w:rFonts w:eastAsia="黑体" w:hint="eastAsia"/>
            <w:noProof/>
          </w:rPr>
          <w:t>3.3</w:t>
        </w:r>
        <w:r w:rsidRPr="00F1549F">
          <w:rPr>
            <w:rStyle w:val="af3"/>
            <w:rFonts w:eastAsia="黑体" w:hint="eastAsia"/>
            <w:noProof/>
          </w:rPr>
          <w:t xml:space="preserve">　烟雾检测模块（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_Toc197360088 \h</w:instrText>
        </w:r>
        <w:r>
          <w:rPr>
            <w:rFonts w:hint="eastAsia"/>
            <w:noProof/>
          </w:rPr>
          <w:instrText xml:space="preserve"> </w:instrText>
        </w:r>
        <w:r>
          <w:rPr>
            <w:rFonts w:hint="eastAsia"/>
            <w:noProof/>
          </w:rPr>
        </w:r>
        <w:r>
          <w:rPr>
            <w:rFonts w:hint="eastAsia"/>
            <w:noProof/>
          </w:rPr>
          <w:fldChar w:fldCharType="separate"/>
        </w:r>
        <w:r w:rsidR="009614EE">
          <w:rPr>
            <w:noProof/>
          </w:rPr>
          <w:t>18</w:t>
        </w:r>
        <w:r>
          <w:rPr>
            <w:rFonts w:hint="eastAsia"/>
            <w:noProof/>
          </w:rPr>
          <w:fldChar w:fldCharType="end"/>
        </w:r>
      </w:hyperlink>
    </w:p>
    <w:p w14:paraId="0379CFF3" w14:textId="632DF91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9" w:history="1">
        <w:r w:rsidRPr="00F1549F">
          <w:rPr>
            <w:rStyle w:val="af3"/>
            <w:rFonts w:eastAsia="黑体" w:hint="eastAsia"/>
            <w:noProof/>
          </w:rPr>
          <w:t>3.4</w:t>
        </w:r>
        <w:r w:rsidRPr="00F1549F">
          <w:rPr>
            <w:rStyle w:val="af3"/>
            <w:rFonts w:eastAsia="黑体" w:hint="eastAsia"/>
            <w:noProof/>
          </w:rPr>
          <w:t xml:space="preserve">　火焰传感器检测模块（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_Toc197360089 \h</w:instrText>
        </w:r>
        <w:r>
          <w:rPr>
            <w:rFonts w:hint="eastAsia"/>
            <w:noProof/>
          </w:rPr>
          <w:instrText xml:space="preserve"> </w:instrText>
        </w:r>
        <w:r>
          <w:rPr>
            <w:rFonts w:hint="eastAsia"/>
            <w:noProof/>
          </w:rPr>
        </w:r>
        <w:r>
          <w:rPr>
            <w:rFonts w:hint="eastAsia"/>
            <w:noProof/>
          </w:rPr>
          <w:fldChar w:fldCharType="separate"/>
        </w:r>
        <w:r w:rsidR="009614EE">
          <w:rPr>
            <w:noProof/>
          </w:rPr>
          <w:t>19</w:t>
        </w:r>
        <w:r>
          <w:rPr>
            <w:rFonts w:hint="eastAsia"/>
            <w:noProof/>
          </w:rPr>
          <w:fldChar w:fldCharType="end"/>
        </w:r>
      </w:hyperlink>
    </w:p>
    <w:p w14:paraId="732B4C1B" w14:textId="55C6265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0" w:history="1">
        <w:r w:rsidRPr="00F1549F">
          <w:rPr>
            <w:rStyle w:val="af3"/>
            <w:rFonts w:eastAsia="黑体" w:hint="eastAsia"/>
            <w:noProof/>
          </w:rPr>
          <w:t>3.5</w:t>
        </w:r>
        <w:r w:rsidRPr="00F1549F">
          <w:rPr>
            <w:rStyle w:val="af3"/>
            <w:rFonts w:eastAsia="黑体" w:hint="eastAsia"/>
            <w:noProof/>
          </w:rPr>
          <w:t xml:space="preserve">　红外热释电传感器（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_Toc197360090 \h</w:instrText>
        </w:r>
        <w:r>
          <w:rPr>
            <w:rFonts w:hint="eastAsia"/>
            <w:noProof/>
          </w:rPr>
          <w:instrText xml:space="preserve"> </w:instrText>
        </w:r>
        <w:r>
          <w:rPr>
            <w:rFonts w:hint="eastAsia"/>
            <w:noProof/>
          </w:rPr>
        </w:r>
        <w:r>
          <w:rPr>
            <w:rFonts w:hint="eastAsia"/>
            <w:noProof/>
          </w:rPr>
          <w:fldChar w:fldCharType="separate"/>
        </w:r>
        <w:r w:rsidR="009614EE">
          <w:rPr>
            <w:noProof/>
          </w:rPr>
          <w:t>20</w:t>
        </w:r>
        <w:r>
          <w:rPr>
            <w:rFonts w:hint="eastAsia"/>
            <w:noProof/>
          </w:rPr>
          <w:fldChar w:fldCharType="end"/>
        </w:r>
      </w:hyperlink>
    </w:p>
    <w:p w14:paraId="5F1395CD" w14:textId="5C360BA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1" w:history="1">
        <w:r w:rsidRPr="00F1549F">
          <w:rPr>
            <w:rStyle w:val="af3"/>
            <w:rFonts w:eastAsia="黑体" w:hint="eastAsia"/>
            <w:noProof/>
          </w:rPr>
          <w:t>3.6</w:t>
        </w:r>
        <w:r w:rsidRPr="00F1549F">
          <w:rPr>
            <w:rStyle w:val="af3"/>
            <w:rFonts w:eastAsia="黑体" w:hint="eastAsia"/>
            <w:noProof/>
          </w:rPr>
          <w:t xml:space="preserve">　</w:t>
        </w:r>
        <w:r w:rsidRPr="00F1549F">
          <w:rPr>
            <w:rStyle w:val="af3"/>
            <w:rFonts w:eastAsia="黑体" w:hint="eastAsia"/>
            <w:noProof/>
          </w:rPr>
          <w:t>OLED</w:t>
        </w:r>
        <w:r w:rsidRPr="00F1549F">
          <w:rPr>
            <w:rStyle w:val="af3"/>
            <w:rFonts w:eastAsia="黑体" w:hint="eastAsia"/>
            <w:noProof/>
          </w:rPr>
          <w:t>显示模块（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_Toc197360091 \h</w:instrText>
        </w:r>
        <w:r>
          <w:rPr>
            <w:rFonts w:hint="eastAsia"/>
            <w:noProof/>
          </w:rPr>
          <w:instrText xml:space="preserve"> </w:instrText>
        </w:r>
        <w:r>
          <w:rPr>
            <w:rFonts w:hint="eastAsia"/>
            <w:noProof/>
          </w:rPr>
        </w:r>
        <w:r>
          <w:rPr>
            <w:rFonts w:hint="eastAsia"/>
            <w:noProof/>
          </w:rPr>
          <w:fldChar w:fldCharType="separate"/>
        </w:r>
        <w:r w:rsidR="009614EE">
          <w:rPr>
            <w:noProof/>
          </w:rPr>
          <w:t>21</w:t>
        </w:r>
        <w:r>
          <w:rPr>
            <w:rFonts w:hint="eastAsia"/>
            <w:noProof/>
          </w:rPr>
          <w:fldChar w:fldCharType="end"/>
        </w:r>
      </w:hyperlink>
    </w:p>
    <w:p w14:paraId="0D66CC31" w14:textId="4E9974D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2" w:history="1">
        <w:r w:rsidRPr="00F1549F">
          <w:rPr>
            <w:rStyle w:val="af3"/>
            <w:rFonts w:eastAsia="黑体" w:hint="eastAsia"/>
            <w:noProof/>
          </w:rPr>
          <w:t>3.7</w:t>
        </w:r>
        <w:r w:rsidRPr="00F1549F">
          <w:rPr>
            <w:rStyle w:val="af3"/>
            <w:rFonts w:eastAsia="黑体" w:hint="eastAsia"/>
            <w:noProof/>
          </w:rPr>
          <w:t xml:space="preserve">　</w:t>
        </w:r>
        <w:r w:rsidRPr="00F1549F">
          <w:rPr>
            <w:rStyle w:val="af3"/>
            <w:rFonts w:eastAsia="黑体" w:hint="eastAsia"/>
            <w:noProof/>
          </w:rPr>
          <w:t>DHT11</w:t>
        </w:r>
        <w:r w:rsidRPr="00F1549F">
          <w:rPr>
            <w:rStyle w:val="af3"/>
            <w:rFonts w:eastAsia="黑体" w:hint="eastAsia"/>
            <w:noProof/>
          </w:rPr>
          <w:t>温湿度检测模块（</w:t>
        </w:r>
        <w:r w:rsidRPr="00F1549F">
          <w:rPr>
            <w:rStyle w:val="af3"/>
            <w:rFonts w:eastAsia="黑体" w:hint="eastAsia"/>
            <w:noProof/>
          </w:rPr>
          <w:t>g.5</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_Toc197360092 \h</w:instrText>
        </w:r>
        <w:r>
          <w:rPr>
            <w:rFonts w:hint="eastAsia"/>
            <w:noProof/>
          </w:rPr>
          <w:instrText xml:space="preserve"> </w:instrText>
        </w:r>
        <w:r>
          <w:rPr>
            <w:rFonts w:hint="eastAsia"/>
            <w:noProof/>
          </w:rPr>
        </w:r>
        <w:r>
          <w:rPr>
            <w:rFonts w:hint="eastAsia"/>
            <w:noProof/>
          </w:rPr>
          <w:fldChar w:fldCharType="separate"/>
        </w:r>
        <w:r w:rsidR="009614EE">
          <w:rPr>
            <w:noProof/>
          </w:rPr>
          <w:t>22</w:t>
        </w:r>
        <w:r>
          <w:rPr>
            <w:rFonts w:hint="eastAsia"/>
            <w:noProof/>
          </w:rPr>
          <w:fldChar w:fldCharType="end"/>
        </w:r>
      </w:hyperlink>
    </w:p>
    <w:p w14:paraId="3BB42ACC" w14:textId="0E06C68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3" w:history="1">
        <w:r w:rsidRPr="00F1549F">
          <w:rPr>
            <w:rStyle w:val="af3"/>
            <w:rFonts w:eastAsia="黑体" w:hint="eastAsia"/>
            <w:noProof/>
          </w:rPr>
          <w:t>3.8</w:t>
        </w:r>
        <w:r w:rsidRPr="00F1549F">
          <w:rPr>
            <w:rStyle w:val="af3"/>
            <w:rFonts w:eastAsia="黑体" w:hint="eastAsia"/>
            <w:noProof/>
          </w:rPr>
          <w:t xml:space="preserve">　继电器模块（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_Toc197360093 \h</w:instrText>
        </w:r>
        <w:r>
          <w:rPr>
            <w:rFonts w:hint="eastAsia"/>
            <w:noProof/>
          </w:rPr>
          <w:instrText xml:space="preserve"> </w:instrText>
        </w:r>
        <w:r>
          <w:rPr>
            <w:rFonts w:hint="eastAsia"/>
            <w:noProof/>
          </w:rPr>
        </w:r>
        <w:r>
          <w:rPr>
            <w:rFonts w:hint="eastAsia"/>
            <w:noProof/>
          </w:rPr>
          <w:fldChar w:fldCharType="separate"/>
        </w:r>
        <w:r w:rsidR="009614EE">
          <w:rPr>
            <w:noProof/>
          </w:rPr>
          <w:t>23</w:t>
        </w:r>
        <w:r>
          <w:rPr>
            <w:rFonts w:hint="eastAsia"/>
            <w:noProof/>
          </w:rPr>
          <w:fldChar w:fldCharType="end"/>
        </w:r>
      </w:hyperlink>
    </w:p>
    <w:p w14:paraId="09DABA64" w14:textId="172F66CF"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4" w:history="1">
        <w:r w:rsidRPr="00F1549F">
          <w:rPr>
            <w:rStyle w:val="af3"/>
            <w:rFonts w:eastAsia="黑体" w:hint="eastAsia"/>
            <w:noProof/>
          </w:rPr>
          <w:t>3.9</w:t>
        </w:r>
        <w:r w:rsidRPr="00F1549F">
          <w:rPr>
            <w:rStyle w:val="af3"/>
            <w:rFonts w:eastAsia="黑体" w:hint="eastAsia"/>
            <w:noProof/>
          </w:rPr>
          <w:t xml:space="preserve">　水泵电机驱动模块（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_Toc197360094 \h</w:instrText>
        </w:r>
        <w:r>
          <w:rPr>
            <w:rFonts w:hint="eastAsia"/>
            <w:noProof/>
          </w:rPr>
          <w:instrText xml:space="preserve"> </w:instrText>
        </w:r>
        <w:r>
          <w:rPr>
            <w:rFonts w:hint="eastAsia"/>
            <w:noProof/>
          </w:rPr>
        </w:r>
        <w:r>
          <w:rPr>
            <w:rFonts w:hint="eastAsia"/>
            <w:noProof/>
          </w:rPr>
          <w:fldChar w:fldCharType="separate"/>
        </w:r>
        <w:r w:rsidR="009614EE">
          <w:rPr>
            <w:noProof/>
          </w:rPr>
          <w:t>25</w:t>
        </w:r>
        <w:r>
          <w:rPr>
            <w:rFonts w:hint="eastAsia"/>
            <w:noProof/>
          </w:rPr>
          <w:fldChar w:fldCharType="end"/>
        </w:r>
      </w:hyperlink>
    </w:p>
    <w:p w14:paraId="272D3F7C" w14:textId="6CF6C1C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5" w:history="1">
        <w:r w:rsidRPr="00F1549F">
          <w:rPr>
            <w:rStyle w:val="af3"/>
            <w:rFonts w:eastAsia="黑体" w:hint="eastAsia"/>
            <w:noProof/>
          </w:rPr>
          <w:t>3.10</w:t>
        </w:r>
        <w:r w:rsidRPr="00F1549F">
          <w:rPr>
            <w:rStyle w:val="af3"/>
            <w:rFonts w:eastAsia="黑体" w:hint="eastAsia"/>
            <w:noProof/>
          </w:rPr>
          <w:t xml:space="preserve">　报警模块（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_Toc197360095 \h</w:instrText>
        </w:r>
        <w:r>
          <w:rPr>
            <w:rFonts w:hint="eastAsia"/>
            <w:noProof/>
          </w:rPr>
          <w:instrText xml:space="preserve"> </w:instrText>
        </w:r>
        <w:r>
          <w:rPr>
            <w:rFonts w:hint="eastAsia"/>
            <w:noProof/>
          </w:rPr>
        </w:r>
        <w:r>
          <w:rPr>
            <w:rFonts w:hint="eastAsia"/>
            <w:noProof/>
          </w:rPr>
          <w:fldChar w:fldCharType="separate"/>
        </w:r>
        <w:r w:rsidR="009614EE">
          <w:rPr>
            <w:noProof/>
          </w:rPr>
          <w:t>26</w:t>
        </w:r>
        <w:r>
          <w:rPr>
            <w:rFonts w:hint="eastAsia"/>
            <w:noProof/>
          </w:rPr>
          <w:fldChar w:fldCharType="end"/>
        </w:r>
      </w:hyperlink>
    </w:p>
    <w:p w14:paraId="0DE93185" w14:textId="37DB3192"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6" w:history="1">
        <w:r w:rsidRPr="00F1549F">
          <w:rPr>
            <w:rStyle w:val="af3"/>
            <w:rFonts w:eastAsia="黑体" w:hint="eastAsia"/>
            <w:noProof/>
          </w:rPr>
          <w:t>3.11</w:t>
        </w:r>
        <w:r w:rsidRPr="00F1549F">
          <w:rPr>
            <w:rStyle w:val="af3"/>
            <w:rFonts w:eastAsia="黑体" w:hint="eastAsia"/>
            <w:noProof/>
          </w:rPr>
          <w:t xml:space="preserve">　</w:t>
        </w:r>
        <w:r w:rsidRPr="00F1549F">
          <w:rPr>
            <w:rStyle w:val="af3"/>
            <w:rFonts w:eastAsia="黑体" w:hint="eastAsia"/>
            <w:noProof/>
          </w:rPr>
          <w:t>AT24C02</w:t>
        </w:r>
        <w:r w:rsidRPr="00F1549F">
          <w:rPr>
            <w:rStyle w:val="af3"/>
            <w:rFonts w:eastAsia="黑体" w:hint="eastAsia"/>
            <w:noProof/>
          </w:rPr>
          <w:t>存储模块（</w:t>
        </w:r>
        <w:r w:rsidRPr="00F1549F">
          <w:rPr>
            <w:rStyle w:val="af3"/>
            <w:rFonts w:eastAsia="黑体" w:hint="eastAsia"/>
            <w:noProof/>
          </w:rPr>
          <w:t>N</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_Toc197360096 \h</w:instrText>
        </w:r>
        <w:r>
          <w:rPr>
            <w:rFonts w:hint="eastAsia"/>
            <w:noProof/>
          </w:rPr>
          <w:instrText xml:space="preserve"> </w:instrText>
        </w:r>
        <w:r>
          <w:rPr>
            <w:rFonts w:hint="eastAsia"/>
            <w:noProof/>
          </w:rPr>
        </w:r>
        <w:r>
          <w:rPr>
            <w:rFonts w:hint="eastAsia"/>
            <w:noProof/>
          </w:rPr>
          <w:fldChar w:fldCharType="separate"/>
        </w:r>
        <w:r w:rsidR="009614EE">
          <w:rPr>
            <w:noProof/>
          </w:rPr>
          <w:t>27</w:t>
        </w:r>
        <w:r>
          <w:rPr>
            <w:rFonts w:hint="eastAsia"/>
            <w:noProof/>
          </w:rPr>
          <w:fldChar w:fldCharType="end"/>
        </w:r>
      </w:hyperlink>
    </w:p>
    <w:p w14:paraId="461D7B01" w14:textId="07422371"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7" w:history="1">
        <w:r w:rsidRPr="00F1549F">
          <w:rPr>
            <w:rStyle w:val="af3"/>
            <w:rFonts w:eastAsia="黑体" w:hint="eastAsia"/>
            <w:noProof/>
          </w:rPr>
          <w:t>3.12</w:t>
        </w:r>
        <w:r w:rsidRPr="00F1549F">
          <w:rPr>
            <w:rStyle w:val="af3"/>
            <w:rFonts w:eastAsia="黑体" w:hint="eastAsia"/>
            <w:noProof/>
          </w:rPr>
          <w:t xml:space="preserve">　楼宇人员信息检测系统控制器（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_Toc197360097 \h</w:instrText>
        </w:r>
        <w:r>
          <w:rPr>
            <w:rFonts w:hint="eastAsia"/>
            <w:noProof/>
          </w:rPr>
          <w:instrText xml:space="preserve"> </w:instrText>
        </w:r>
        <w:r>
          <w:rPr>
            <w:rFonts w:hint="eastAsia"/>
            <w:noProof/>
          </w:rPr>
        </w:r>
        <w:r>
          <w:rPr>
            <w:rFonts w:hint="eastAsia"/>
            <w:noProof/>
          </w:rPr>
          <w:fldChar w:fldCharType="separate"/>
        </w:r>
        <w:r w:rsidR="009614EE">
          <w:rPr>
            <w:noProof/>
          </w:rPr>
          <w:t>28</w:t>
        </w:r>
        <w:r>
          <w:rPr>
            <w:rFonts w:hint="eastAsia"/>
            <w:noProof/>
          </w:rPr>
          <w:fldChar w:fldCharType="end"/>
        </w:r>
      </w:hyperlink>
    </w:p>
    <w:p w14:paraId="7404BE56" w14:textId="62BEF684"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8" w:history="1">
        <w:r w:rsidRPr="00F1549F">
          <w:rPr>
            <w:rStyle w:val="af3"/>
            <w:rFonts w:eastAsia="黑体" w:hint="eastAsia"/>
            <w:noProof/>
          </w:rPr>
          <w:t>3.13</w:t>
        </w:r>
        <w:r w:rsidRPr="00F1549F">
          <w:rPr>
            <w:rStyle w:val="af3"/>
            <w:rFonts w:eastAsia="黑体" w:hint="eastAsia"/>
            <w:noProof/>
          </w:rPr>
          <w:t xml:space="preserve">　</w:t>
        </w:r>
        <w:r w:rsidRPr="00F1549F">
          <w:rPr>
            <w:rStyle w:val="af3"/>
            <w:rFonts w:eastAsia="黑体" w:hint="eastAsia"/>
            <w:noProof/>
          </w:rPr>
          <w:t>RFID RC522</w:t>
        </w:r>
        <w:r w:rsidRPr="00F1549F">
          <w:rPr>
            <w:rStyle w:val="af3"/>
            <w:rFonts w:eastAsia="黑体" w:hint="eastAsia"/>
            <w:noProof/>
          </w:rPr>
          <w:t>刷卡模块（</w:t>
        </w:r>
        <w:r w:rsidRPr="00F1549F">
          <w:rPr>
            <w:rStyle w:val="af3"/>
            <w:rFonts w:eastAsia="黑体" w:hint="eastAsia"/>
            <w:noProof/>
          </w:rPr>
          <w:t>g.5ck</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_Toc197360098 \h</w:instrText>
        </w:r>
        <w:r>
          <w:rPr>
            <w:rFonts w:hint="eastAsia"/>
            <w:noProof/>
          </w:rPr>
          <w:instrText xml:space="preserve"> </w:instrText>
        </w:r>
        <w:r>
          <w:rPr>
            <w:rFonts w:hint="eastAsia"/>
            <w:noProof/>
          </w:rPr>
        </w:r>
        <w:r>
          <w:rPr>
            <w:rFonts w:hint="eastAsia"/>
            <w:noProof/>
          </w:rPr>
          <w:fldChar w:fldCharType="separate"/>
        </w:r>
        <w:r w:rsidR="009614EE">
          <w:rPr>
            <w:noProof/>
          </w:rPr>
          <w:t>29</w:t>
        </w:r>
        <w:r>
          <w:rPr>
            <w:rFonts w:hint="eastAsia"/>
            <w:noProof/>
          </w:rPr>
          <w:fldChar w:fldCharType="end"/>
        </w:r>
      </w:hyperlink>
    </w:p>
    <w:p w14:paraId="7506D570" w14:textId="08151AC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9" w:history="1">
        <w:r w:rsidRPr="00F1549F">
          <w:rPr>
            <w:rStyle w:val="af3"/>
            <w:rFonts w:eastAsia="黑体" w:hint="eastAsia"/>
            <w:noProof/>
          </w:rPr>
          <w:t>3.14</w:t>
        </w:r>
        <w:r w:rsidRPr="00F1549F">
          <w:rPr>
            <w:rStyle w:val="af3"/>
            <w:rFonts w:eastAsia="黑体" w:hint="eastAsia"/>
            <w:noProof/>
          </w:rPr>
          <w:t xml:space="preserve">　</w:t>
        </w:r>
        <w:r w:rsidRPr="00F1549F">
          <w:rPr>
            <w:rStyle w:val="af3"/>
            <w:rFonts w:eastAsia="黑体" w:hint="eastAsia"/>
            <w:noProof/>
          </w:rPr>
          <w:t>AS608</w:t>
        </w:r>
        <w:r w:rsidRPr="00F1549F">
          <w:rPr>
            <w:rStyle w:val="af3"/>
            <w:rFonts w:eastAsia="黑体" w:hint="eastAsia"/>
            <w:noProof/>
          </w:rPr>
          <w:t>指纹模块（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_Toc197360099 \h</w:instrText>
        </w:r>
        <w:r>
          <w:rPr>
            <w:rFonts w:hint="eastAsia"/>
            <w:noProof/>
          </w:rPr>
          <w:instrText xml:space="preserve"> </w:instrText>
        </w:r>
        <w:r>
          <w:rPr>
            <w:rFonts w:hint="eastAsia"/>
            <w:noProof/>
          </w:rPr>
        </w:r>
        <w:r>
          <w:rPr>
            <w:rFonts w:hint="eastAsia"/>
            <w:noProof/>
          </w:rPr>
          <w:fldChar w:fldCharType="separate"/>
        </w:r>
        <w:r w:rsidR="009614EE">
          <w:rPr>
            <w:noProof/>
          </w:rPr>
          <w:t>30</w:t>
        </w:r>
        <w:r>
          <w:rPr>
            <w:rFonts w:hint="eastAsia"/>
            <w:noProof/>
          </w:rPr>
          <w:fldChar w:fldCharType="end"/>
        </w:r>
      </w:hyperlink>
    </w:p>
    <w:p w14:paraId="22370E9E" w14:textId="5956A39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0" w:history="1">
        <w:r w:rsidRPr="00F1549F">
          <w:rPr>
            <w:rStyle w:val="af3"/>
            <w:rFonts w:eastAsia="黑体" w:hint="eastAsia"/>
            <w:noProof/>
          </w:rPr>
          <w:t>3.15</w:t>
        </w:r>
        <w:r w:rsidRPr="00F1549F">
          <w:rPr>
            <w:rStyle w:val="af3"/>
            <w:rFonts w:eastAsia="黑体" w:hint="eastAsia"/>
            <w:noProof/>
          </w:rPr>
          <w:t xml:space="preserve">　</w:t>
        </w:r>
        <w:r w:rsidRPr="00F1549F">
          <w:rPr>
            <w:rStyle w:val="af3"/>
            <w:rFonts w:eastAsia="黑体" w:hint="eastAsia"/>
            <w:noProof/>
          </w:rPr>
          <w:t>RDK X5</w:t>
        </w:r>
        <w:r w:rsidRPr="00F1549F">
          <w:rPr>
            <w:rStyle w:val="af3"/>
            <w:rFonts w:eastAsia="黑体" w:hint="eastAsia"/>
            <w:noProof/>
          </w:rPr>
          <w:t>人脸识别模块（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_Toc197360100 \h</w:instrText>
        </w:r>
        <w:r>
          <w:rPr>
            <w:rFonts w:hint="eastAsia"/>
            <w:noProof/>
          </w:rPr>
          <w:instrText xml:space="preserve"> </w:instrText>
        </w:r>
        <w:r>
          <w:rPr>
            <w:rFonts w:hint="eastAsia"/>
            <w:noProof/>
          </w:rPr>
        </w:r>
        <w:r>
          <w:rPr>
            <w:rFonts w:hint="eastAsia"/>
            <w:noProof/>
          </w:rPr>
          <w:fldChar w:fldCharType="separate"/>
        </w:r>
        <w:r w:rsidR="009614EE">
          <w:rPr>
            <w:noProof/>
          </w:rPr>
          <w:t>31</w:t>
        </w:r>
        <w:r>
          <w:rPr>
            <w:rFonts w:hint="eastAsia"/>
            <w:noProof/>
          </w:rPr>
          <w:fldChar w:fldCharType="end"/>
        </w:r>
      </w:hyperlink>
    </w:p>
    <w:p w14:paraId="353890A7" w14:textId="14B4F99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1" w:history="1">
        <w:r w:rsidRPr="00F1549F">
          <w:rPr>
            <w:rStyle w:val="af3"/>
            <w:rFonts w:eastAsia="黑体" w:hint="eastAsia"/>
            <w:noProof/>
          </w:rPr>
          <w:t>3.16</w:t>
        </w:r>
        <w:r w:rsidRPr="00F1549F">
          <w:rPr>
            <w:rStyle w:val="af3"/>
            <w:rFonts w:eastAsia="黑体" w:hint="eastAsia"/>
            <w:noProof/>
          </w:rPr>
          <w:t xml:space="preserve">　按键检测电路（</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_Toc197360101 \h</w:instrText>
        </w:r>
        <w:r>
          <w:rPr>
            <w:rFonts w:hint="eastAsia"/>
            <w:noProof/>
          </w:rPr>
          <w:instrText xml:space="preserve"> </w:instrText>
        </w:r>
        <w:r>
          <w:rPr>
            <w:rFonts w:hint="eastAsia"/>
            <w:noProof/>
          </w:rPr>
        </w:r>
        <w:r>
          <w:rPr>
            <w:rFonts w:hint="eastAsia"/>
            <w:noProof/>
          </w:rPr>
          <w:fldChar w:fldCharType="separate"/>
        </w:r>
        <w:r w:rsidR="009614EE">
          <w:rPr>
            <w:noProof/>
          </w:rPr>
          <w:t>31</w:t>
        </w:r>
        <w:r>
          <w:rPr>
            <w:rFonts w:hint="eastAsia"/>
            <w:noProof/>
          </w:rPr>
          <w:fldChar w:fldCharType="end"/>
        </w:r>
      </w:hyperlink>
    </w:p>
    <w:p w14:paraId="5612148F" w14:textId="59CD787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2" w:history="1">
        <w:r w:rsidRPr="00F1549F">
          <w:rPr>
            <w:rStyle w:val="af3"/>
            <w:rFonts w:eastAsia="黑体" w:hint="eastAsia"/>
            <w:noProof/>
          </w:rPr>
          <w:t>3.17</w:t>
        </w:r>
        <w:r w:rsidRPr="00F1549F">
          <w:rPr>
            <w:rStyle w:val="af3"/>
            <w:rFonts w:eastAsia="黑体" w:hint="eastAsia"/>
            <w:noProof/>
          </w:rPr>
          <w:t xml:space="preserve">　</w:t>
        </w:r>
        <w:r w:rsidRPr="00F1549F">
          <w:rPr>
            <w:rStyle w:val="af3"/>
            <w:rFonts w:eastAsia="黑体" w:hint="eastAsia"/>
            <w:noProof/>
          </w:rPr>
          <w:t>SG90</w:t>
        </w:r>
        <w:r w:rsidRPr="00F1549F">
          <w:rPr>
            <w:rStyle w:val="af3"/>
            <w:rFonts w:eastAsia="黑体" w:hint="eastAsia"/>
            <w:noProof/>
          </w:rPr>
          <w:t>舵机模块（</w:t>
        </w:r>
        <w:r w:rsidRPr="00F1549F">
          <w:rPr>
            <w:rStyle w:val="af3"/>
            <w:rFonts w:eastAsia="黑体" w:hint="eastAsia"/>
            <w:noProof/>
          </w:rPr>
          <w:t>g</w:t>
        </w:r>
        <w:r w:rsidRPr="00F1549F">
          <w:rPr>
            <w:rStyle w:val="af3"/>
            <w:rFonts w:eastAsia="黑体" w:hint="eastAsia"/>
            <w:noProof/>
          </w:rPr>
          <w:t>脉冲周期电平范围）</w:t>
        </w:r>
        <w:r>
          <w:rPr>
            <w:rFonts w:hint="eastAsia"/>
            <w:noProof/>
          </w:rPr>
          <w:tab/>
        </w:r>
        <w:r>
          <w:rPr>
            <w:rFonts w:hint="eastAsia"/>
            <w:noProof/>
          </w:rPr>
          <w:fldChar w:fldCharType="begin"/>
        </w:r>
        <w:r>
          <w:rPr>
            <w:rFonts w:hint="eastAsia"/>
            <w:noProof/>
          </w:rPr>
          <w:instrText xml:space="preserve"> </w:instrText>
        </w:r>
        <w:r>
          <w:rPr>
            <w:noProof/>
          </w:rPr>
          <w:instrText>PAGEREF _Toc197360102 \h</w:instrText>
        </w:r>
        <w:r>
          <w:rPr>
            <w:rFonts w:hint="eastAsia"/>
            <w:noProof/>
          </w:rPr>
          <w:instrText xml:space="preserve"> </w:instrText>
        </w:r>
        <w:r>
          <w:rPr>
            <w:rFonts w:hint="eastAsia"/>
            <w:noProof/>
          </w:rPr>
        </w:r>
        <w:r>
          <w:rPr>
            <w:rFonts w:hint="eastAsia"/>
            <w:noProof/>
          </w:rPr>
          <w:fldChar w:fldCharType="separate"/>
        </w:r>
        <w:r w:rsidR="009614EE">
          <w:rPr>
            <w:noProof/>
          </w:rPr>
          <w:t>32</w:t>
        </w:r>
        <w:r>
          <w:rPr>
            <w:rFonts w:hint="eastAsia"/>
            <w:noProof/>
          </w:rPr>
          <w:fldChar w:fldCharType="end"/>
        </w:r>
      </w:hyperlink>
    </w:p>
    <w:p w14:paraId="0EAB8D24" w14:textId="7BBA6D38"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3" w:history="1">
        <w:r w:rsidRPr="00F1549F">
          <w:rPr>
            <w:rStyle w:val="af3"/>
            <w:rFonts w:eastAsia="黑体" w:hint="eastAsia"/>
            <w:noProof/>
          </w:rPr>
          <w:t>3.18</w:t>
        </w:r>
        <w:r w:rsidRPr="00F1549F">
          <w:rPr>
            <w:rStyle w:val="af3"/>
            <w:rFonts w:eastAsia="黑体" w:hint="eastAsia"/>
            <w:noProof/>
          </w:rPr>
          <w:t xml:space="preserve">　太阳能并网逆变控制器（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_Toc197360103 \h</w:instrText>
        </w:r>
        <w:r>
          <w:rPr>
            <w:rFonts w:hint="eastAsia"/>
            <w:noProof/>
          </w:rPr>
          <w:instrText xml:space="preserve"> </w:instrText>
        </w:r>
        <w:r>
          <w:rPr>
            <w:rFonts w:hint="eastAsia"/>
            <w:noProof/>
          </w:rPr>
        </w:r>
        <w:r>
          <w:rPr>
            <w:rFonts w:hint="eastAsia"/>
            <w:noProof/>
          </w:rPr>
          <w:fldChar w:fldCharType="separate"/>
        </w:r>
        <w:r w:rsidR="009614EE">
          <w:rPr>
            <w:noProof/>
          </w:rPr>
          <w:t>33</w:t>
        </w:r>
        <w:r>
          <w:rPr>
            <w:rFonts w:hint="eastAsia"/>
            <w:noProof/>
          </w:rPr>
          <w:fldChar w:fldCharType="end"/>
        </w:r>
      </w:hyperlink>
    </w:p>
    <w:p w14:paraId="665253BA" w14:textId="254FA9D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4" w:history="1">
        <w:r w:rsidRPr="00F1549F">
          <w:rPr>
            <w:rStyle w:val="af3"/>
            <w:rFonts w:eastAsia="黑体" w:hint="eastAsia"/>
            <w:noProof/>
          </w:rPr>
          <w:t>3.19</w:t>
        </w:r>
        <w:r w:rsidRPr="00F1549F">
          <w:rPr>
            <w:rStyle w:val="af3"/>
            <w:rFonts w:eastAsia="黑体" w:hint="eastAsia"/>
            <w:noProof/>
          </w:rPr>
          <w:t xml:space="preserve">　晶闸管有源逆变电路（</w:t>
        </w:r>
        <w:r w:rsidRPr="00F1549F">
          <w:rPr>
            <w:rStyle w:val="af3"/>
            <w:rFonts w:eastAsia="黑体" w:hint="eastAsia"/>
            <w:noProof/>
          </w:rPr>
          <w:t>g.5</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_Toc197360104 \h</w:instrText>
        </w:r>
        <w:r>
          <w:rPr>
            <w:rFonts w:hint="eastAsia"/>
            <w:noProof/>
          </w:rPr>
          <w:instrText xml:space="preserve"> </w:instrText>
        </w:r>
        <w:r>
          <w:rPr>
            <w:rFonts w:hint="eastAsia"/>
            <w:noProof/>
          </w:rPr>
        </w:r>
        <w:r>
          <w:rPr>
            <w:rFonts w:hint="eastAsia"/>
            <w:noProof/>
          </w:rPr>
          <w:fldChar w:fldCharType="separate"/>
        </w:r>
        <w:r w:rsidR="009614EE">
          <w:rPr>
            <w:noProof/>
          </w:rPr>
          <w:t>33</w:t>
        </w:r>
        <w:r>
          <w:rPr>
            <w:rFonts w:hint="eastAsia"/>
            <w:noProof/>
          </w:rPr>
          <w:fldChar w:fldCharType="end"/>
        </w:r>
      </w:hyperlink>
    </w:p>
    <w:p w14:paraId="7F62E281" w14:textId="660C31AF"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5" w:history="1">
        <w:r w:rsidRPr="00F1549F">
          <w:rPr>
            <w:rStyle w:val="af3"/>
            <w:rFonts w:eastAsia="黑体" w:hint="eastAsia"/>
            <w:noProof/>
          </w:rPr>
          <w:t>3.20</w:t>
        </w:r>
        <w:r w:rsidRPr="00F1549F">
          <w:rPr>
            <w:rStyle w:val="af3"/>
            <w:rFonts w:eastAsia="黑体" w:hint="eastAsia"/>
            <w:noProof/>
          </w:rPr>
          <w:t xml:space="preserve">　电能质量采集模块（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_Toc197360105 \h</w:instrText>
        </w:r>
        <w:r>
          <w:rPr>
            <w:rFonts w:hint="eastAsia"/>
            <w:noProof/>
          </w:rPr>
          <w:instrText xml:space="preserve"> </w:instrText>
        </w:r>
        <w:r>
          <w:rPr>
            <w:rFonts w:hint="eastAsia"/>
            <w:noProof/>
          </w:rPr>
        </w:r>
        <w:r>
          <w:rPr>
            <w:rFonts w:hint="eastAsia"/>
            <w:noProof/>
          </w:rPr>
          <w:fldChar w:fldCharType="separate"/>
        </w:r>
        <w:r w:rsidR="009614EE">
          <w:rPr>
            <w:noProof/>
          </w:rPr>
          <w:t>35</w:t>
        </w:r>
        <w:r>
          <w:rPr>
            <w:rFonts w:hint="eastAsia"/>
            <w:noProof/>
          </w:rPr>
          <w:fldChar w:fldCharType="end"/>
        </w:r>
      </w:hyperlink>
    </w:p>
    <w:p w14:paraId="0F986A33" w14:textId="2091FBD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6" w:history="1">
        <w:r w:rsidRPr="00F1549F">
          <w:rPr>
            <w:rStyle w:val="af3"/>
            <w:rFonts w:eastAsia="黑体" w:hint="eastAsia"/>
            <w:noProof/>
          </w:rPr>
          <w:t>3.21</w:t>
        </w:r>
        <w:r w:rsidRPr="00F1549F">
          <w:rPr>
            <w:rStyle w:val="af3"/>
            <w:rFonts w:eastAsia="黑体" w:hint="eastAsia"/>
            <w:noProof/>
          </w:rPr>
          <w:t xml:space="preserve">　</w:t>
        </w:r>
        <w:r w:rsidRPr="00F1549F">
          <w:rPr>
            <w:rStyle w:val="af3"/>
            <w:rFonts w:eastAsia="黑体" w:hint="eastAsia"/>
            <w:noProof/>
          </w:rPr>
          <w:t>TTL</w:t>
        </w:r>
        <w:r w:rsidRPr="00F1549F">
          <w:rPr>
            <w:rStyle w:val="af3"/>
            <w:rFonts w:eastAsia="黑体" w:hint="eastAsia"/>
            <w:noProof/>
          </w:rPr>
          <w:t>转</w:t>
        </w:r>
        <w:r w:rsidRPr="00F1549F">
          <w:rPr>
            <w:rStyle w:val="af3"/>
            <w:rFonts w:eastAsia="黑体" w:hint="eastAsia"/>
            <w:noProof/>
          </w:rPr>
          <w:t>RS485</w:t>
        </w:r>
        <w:r w:rsidRPr="00F1549F">
          <w:rPr>
            <w:rStyle w:val="af3"/>
            <w:rFonts w:eastAsia="黑体" w:hint="eastAsia"/>
            <w:noProof/>
          </w:rPr>
          <w:t>通讯模块（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_Toc197360106 \h</w:instrText>
        </w:r>
        <w:r>
          <w:rPr>
            <w:rFonts w:hint="eastAsia"/>
            <w:noProof/>
          </w:rPr>
          <w:instrText xml:space="preserve"> </w:instrText>
        </w:r>
        <w:r>
          <w:rPr>
            <w:rFonts w:hint="eastAsia"/>
            <w:noProof/>
          </w:rPr>
        </w:r>
        <w:r>
          <w:rPr>
            <w:rFonts w:hint="eastAsia"/>
            <w:noProof/>
          </w:rPr>
          <w:fldChar w:fldCharType="separate"/>
        </w:r>
        <w:r w:rsidR="009614EE">
          <w:rPr>
            <w:noProof/>
          </w:rPr>
          <w:t>37</w:t>
        </w:r>
        <w:r>
          <w:rPr>
            <w:rFonts w:hint="eastAsia"/>
            <w:noProof/>
          </w:rPr>
          <w:fldChar w:fldCharType="end"/>
        </w:r>
      </w:hyperlink>
    </w:p>
    <w:p w14:paraId="652ED967" w14:textId="514C0BE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7" w:history="1">
        <w:r w:rsidRPr="00F1549F">
          <w:rPr>
            <w:rStyle w:val="af3"/>
            <w:rFonts w:eastAsia="黑体" w:hint="eastAsia"/>
            <w:noProof/>
          </w:rPr>
          <w:t>3.22</w:t>
        </w:r>
        <w:r w:rsidRPr="00F1549F">
          <w:rPr>
            <w:rStyle w:val="af3"/>
            <w:rFonts w:eastAsia="黑体" w:hint="eastAsia"/>
            <w:noProof/>
          </w:rPr>
          <w:t xml:space="preserve">　</w:t>
        </w:r>
        <w:r w:rsidR="00DA1876">
          <w:rPr>
            <w:rStyle w:val="af3"/>
            <w:rFonts w:eastAsia="黑体" w:hint="eastAsia"/>
            <w:noProof/>
          </w:rPr>
          <w:t>Wi-Fi</w:t>
        </w:r>
        <w:r w:rsidRPr="00F1549F">
          <w:rPr>
            <w:rStyle w:val="af3"/>
            <w:rFonts w:eastAsia="黑体" w:hint="eastAsia"/>
            <w:noProof/>
          </w:rPr>
          <w:t>模块（</w:t>
        </w:r>
        <w:r w:rsidRPr="00F1549F">
          <w:rPr>
            <w:rStyle w:val="af3"/>
            <w:rFonts w:eastAsia="黑体" w:hint="eastAsia"/>
            <w:noProof/>
          </w:rPr>
          <w:t>gck1</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_Toc197360107 \h</w:instrText>
        </w:r>
        <w:r>
          <w:rPr>
            <w:rFonts w:hint="eastAsia"/>
            <w:noProof/>
          </w:rPr>
          <w:instrText xml:space="preserve"> </w:instrText>
        </w:r>
        <w:r>
          <w:rPr>
            <w:rFonts w:hint="eastAsia"/>
            <w:noProof/>
          </w:rPr>
        </w:r>
        <w:r>
          <w:rPr>
            <w:rFonts w:hint="eastAsia"/>
            <w:noProof/>
          </w:rPr>
          <w:fldChar w:fldCharType="separate"/>
        </w:r>
        <w:r w:rsidR="009614EE">
          <w:rPr>
            <w:noProof/>
          </w:rPr>
          <w:t>38</w:t>
        </w:r>
        <w:r>
          <w:rPr>
            <w:rFonts w:hint="eastAsia"/>
            <w:noProof/>
          </w:rPr>
          <w:fldChar w:fldCharType="end"/>
        </w:r>
      </w:hyperlink>
    </w:p>
    <w:p w14:paraId="51572B12" w14:textId="2DF2D72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8" w:history="1">
        <w:r w:rsidRPr="00F1549F">
          <w:rPr>
            <w:rStyle w:val="af3"/>
            <w:rFonts w:hint="eastAsia"/>
            <w:bCs/>
            <w:noProof/>
          </w:rPr>
          <w:t>3.23</w:t>
        </w:r>
        <w:r w:rsidRPr="00F1549F">
          <w:rPr>
            <w:rStyle w:val="af3"/>
            <w:rFonts w:hint="eastAsia"/>
            <w:noProof/>
          </w:rPr>
          <w:t xml:space="preserve">　</w:t>
        </w:r>
        <w:r w:rsidRPr="00F1549F">
          <w:rPr>
            <w:rStyle w:val="af3"/>
            <w:rFonts w:hint="eastAsia"/>
            <w:bCs/>
            <w:noProof/>
          </w:rPr>
          <w:t>AIR780E 4G</w:t>
        </w:r>
        <w:r w:rsidRPr="00F1549F">
          <w:rPr>
            <w:rStyle w:val="af3"/>
            <w:rFonts w:ascii="黑体" w:hAnsi="黑体" w:cs="黑体" w:hint="eastAsia"/>
            <w:bCs/>
            <w:noProof/>
          </w:rPr>
          <w:t>模块（</w:t>
        </w:r>
        <w:r w:rsidRPr="00F1549F">
          <w:rPr>
            <w:rStyle w:val="af3"/>
            <w:rFonts w:ascii="黑体" w:hAnsi="黑体" w:cs="黑体" w:hint="eastAsia"/>
            <w:bCs/>
            <w:noProof/>
          </w:rPr>
          <w:t>g.5</w:t>
        </w:r>
        <w:r w:rsidRPr="00F1549F">
          <w:rPr>
            <w:rStyle w:val="af3"/>
            <w:rFonts w:ascii="黑体" w:hAnsi="黑体" w:cs="黑体" w:hint="eastAsia"/>
            <w:b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_Toc197360108 \h</w:instrText>
        </w:r>
        <w:r>
          <w:rPr>
            <w:rFonts w:hint="eastAsia"/>
            <w:noProof/>
          </w:rPr>
          <w:instrText xml:space="preserve"> </w:instrText>
        </w:r>
        <w:r>
          <w:rPr>
            <w:rFonts w:hint="eastAsia"/>
            <w:noProof/>
          </w:rPr>
        </w:r>
        <w:r>
          <w:rPr>
            <w:rFonts w:hint="eastAsia"/>
            <w:noProof/>
          </w:rPr>
          <w:fldChar w:fldCharType="separate"/>
        </w:r>
        <w:r w:rsidR="009614EE">
          <w:rPr>
            <w:noProof/>
          </w:rPr>
          <w:t>40</w:t>
        </w:r>
        <w:r>
          <w:rPr>
            <w:rFonts w:hint="eastAsia"/>
            <w:noProof/>
          </w:rPr>
          <w:fldChar w:fldCharType="end"/>
        </w:r>
      </w:hyperlink>
    </w:p>
    <w:p w14:paraId="181C2589" w14:textId="13C67BE8"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9" w:history="1">
        <w:r w:rsidRPr="00F1549F">
          <w:rPr>
            <w:rStyle w:val="af3"/>
            <w:rFonts w:eastAsia="黑体" w:hint="eastAsia"/>
            <w:noProof/>
          </w:rPr>
          <w:t>3.24</w:t>
        </w:r>
        <w:r w:rsidRPr="00F1549F">
          <w:rPr>
            <w:rStyle w:val="af3"/>
            <w:rFonts w:eastAsia="黑体" w:hint="eastAsia"/>
            <w:noProof/>
          </w:rPr>
          <w:t xml:space="preserve">　楼宇云端安防监控系统（</w:t>
        </w:r>
        <w:r w:rsidRPr="00F1549F">
          <w:rPr>
            <w:rStyle w:val="af3"/>
            <w:rFonts w:eastAsia="黑体" w:hint="eastAsia"/>
            <w:noProof/>
          </w:rPr>
          <w:t>n</w:t>
        </w:r>
        <w:r w:rsidRPr="00F1549F">
          <w:rPr>
            <w:rStyle w:val="af3"/>
            <w:rFonts w:eastAsia="黑体" w:hint="eastAsia"/>
            <w:noProof/>
          </w:rPr>
          <w:t>附加，有空就写图</w:t>
        </w:r>
        <w:r w:rsidRPr="00F1549F">
          <w:rPr>
            <w:rStyle w:val="af3"/>
            <w:rFonts w:eastAsia="黑体" w:hint="eastAsia"/>
            <w:noProof/>
          </w:rPr>
          <w:t>3.42</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_Toc197360109 \h</w:instrText>
        </w:r>
        <w:r>
          <w:rPr>
            <w:rFonts w:hint="eastAsia"/>
            <w:noProof/>
          </w:rPr>
          <w:instrText xml:space="preserve"> </w:instrText>
        </w:r>
        <w:r>
          <w:rPr>
            <w:rFonts w:hint="eastAsia"/>
            <w:noProof/>
          </w:rPr>
        </w:r>
        <w:r>
          <w:rPr>
            <w:rFonts w:hint="eastAsia"/>
            <w:noProof/>
          </w:rPr>
          <w:fldChar w:fldCharType="separate"/>
        </w:r>
        <w:r w:rsidR="009614EE">
          <w:rPr>
            <w:noProof/>
          </w:rPr>
          <w:t>40</w:t>
        </w:r>
        <w:r>
          <w:rPr>
            <w:rFonts w:hint="eastAsia"/>
            <w:noProof/>
          </w:rPr>
          <w:fldChar w:fldCharType="end"/>
        </w:r>
      </w:hyperlink>
    </w:p>
    <w:p w14:paraId="0AD8C400" w14:textId="30C9ADD5"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10" w:history="1">
        <w:r w:rsidRPr="00F1549F">
          <w:rPr>
            <w:rStyle w:val="af3"/>
            <w:rFonts w:eastAsia="黑体" w:hint="eastAsia"/>
            <w:noProof/>
          </w:rPr>
          <w:t>4</w:t>
        </w:r>
        <w:r w:rsidRPr="00F1549F">
          <w:rPr>
            <w:rStyle w:val="af3"/>
            <w:rFonts w:eastAsia="黑体" w:hint="eastAsia"/>
            <w:noProof/>
          </w:rPr>
          <w:t xml:space="preserve">　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_Toc197360110 \h</w:instrText>
        </w:r>
        <w:r>
          <w:rPr>
            <w:rFonts w:hint="eastAsia"/>
            <w:noProof/>
          </w:rPr>
          <w:instrText xml:space="preserve"> </w:instrText>
        </w:r>
        <w:r>
          <w:rPr>
            <w:rFonts w:hint="eastAsia"/>
            <w:noProof/>
          </w:rPr>
        </w:r>
        <w:r>
          <w:rPr>
            <w:rFonts w:hint="eastAsia"/>
            <w:noProof/>
          </w:rPr>
          <w:fldChar w:fldCharType="separate"/>
        </w:r>
        <w:r w:rsidR="009614EE">
          <w:rPr>
            <w:noProof/>
          </w:rPr>
          <w:t>41</w:t>
        </w:r>
        <w:r>
          <w:rPr>
            <w:rFonts w:hint="eastAsia"/>
            <w:noProof/>
          </w:rPr>
          <w:fldChar w:fldCharType="end"/>
        </w:r>
      </w:hyperlink>
    </w:p>
    <w:p w14:paraId="38E3F590" w14:textId="42314D04"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1" w:history="1">
        <w:r w:rsidRPr="00F1549F">
          <w:rPr>
            <w:rStyle w:val="af3"/>
            <w:rFonts w:eastAsia="黑体" w:hint="eastAsia"/>
            <w:noProof/>
          </w:rPr>
          <w:t>4.1</w:t>
        </w:r>
        <w:r w:rsidRPr="00F1549F">
          <w:rPr>
            <w:rStyle w:val="af3"/>
            <w:rFonts w:eastAsia="黑体" w:hint="eastAsia"/>
            <w:noProof/>
          </w:rPr>
          <w:t xml:space="preserve">　系统软件总体流程设计</w:t>
        </w:r>
        <w:r>
          <w:rPr>
            <w:rFonts w:hint="eastAsia"/>
            <w:noProof/>
          </w:rPr>
          <w:tab/>
        </w:r>
        <w:r>
          <w:rPr>
            <w:rFonts w:hint="eastAsia"/>
            <w:noProof/>
          </w:rPr>
          <w:fldChar w:fldCharType="begin"/>
        </w:r>
        <w:r>
          <w:rPr>
            <w:rFonts w:hint="eastAsia"/>
            <w:noProof/>
          </w:rPr>
          <w:instrText xml:space="preserve"> </w:instrText>
        </w:r>
        <w:r>
          <w:rPr>
            <w:noProof/>
          </w:rPr>
          <w:instrText>PAGEREF _Toc197360111 \h</w:instrText>
        </w:r>
        <w:r>
          <w:rPr>
            <w:rFonts w:hint="eastAsia"/>
            <w:noProof/>
          </w:rPr>
          <w:instrText xml:space="preserve"> </w:instrText>
        </w:r>
        <w:r>
          <w:rPr>
            <w:rFonts w:hint="eastAsia"/>
            <w:noProof/>
          </w:rPr>
        </w:r>
        <w:r>
          <w:rPr>
            <w:rFonts w:hint="eastAsia"/>
            <w:noProof/>
          </w:rPr>
          <w:fldChar w:fldCharType="separate"/>
        </w:r>
        <w:r w:rsidR="009614EE">
          <w:rPr>
            <w:noProof/>
          </w:rPr>
          <w:t>41</w:t>
        </w:r>
        <w:r>
          <w:rPr>
            <w:rFonts w:hint="eastAsia"/>
            <w:noProof/>
          </w:rPr>
          <w:fldChar w:fldCharType="end"/>
        </w:r>
      </w:hyperlink>
    </w:p>
    <w:p w14:paraId="1C506CAE" w14:textId="29A7AF4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2" w:history="1">
        <w:r w:rsidRPr="00F1549F">
          <w:rPr>
            <w:rStyle w:val="af3"/>
            <w:rFonts w:eastAsia="黑体" w:hint="eastAsia"/>
            <w:noProof/>
          </w:rPr>
          <w:t>4.2</w:t>
        </w:r>
        <w:r w:rsidRPr="00F1549F">
          <w:rPr>
            <w:rStyle w:val="af3"/>
            <w:rFonts w:eastAsia="黑体" w:hint="eastAsia"/>
            <w:noProof/>
          </w:rPr>
          <w:t xml:space="preserve">　定时控制模式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_Toc197360112 \h</w:instrText>
        </w:r>
        <w:r>
          <w:rPr>
            <w:rFonts w:hint="eastAsia"/>
            <w:noProof/>
          </w:rPr>
          <w:instrText xml:space="preserve"> </w:instrText>
        </w:r>
        <w:r>
          <w:rPr>
            <w:rFonts w:hint="eastAsia"/>
            <w:noProof/>
          </w:rPr>
        </w:r>
        <w:r>
          <w:rPr>
            <w:rFonts w:hint="eastAsia"/>
            <w:noProof/>
          </w:rPr>
          <w:fldChar w:fldCharType="separate"/>
        </w:r>
        <w:r w:rsidR="009614EE">
          <w:rPr>
            <w:noProof/>
          </w:rPr>
          <w:t>42</w:t>
        </w:r>
        <w:r>
          <w:rPr>
            <w:rFonts w:hint="eastAsia"/>
            <w:noProof/>
          </w:rPr>
          <w:fldChar w:fldCharType="end"/>
        </w:r>
      </w:hyperlink>
    </w:p>
    <w:p w14:paraId="5466211B" w14:textId="36438F1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3" w:history="1">
        <w:r w:rsidRPr="00F1549F">
          <w:rPr>
            <w:rStyle w:val="af3"/>
            <w:rFonts w:eastAsia="黑体" w:hint="eastAsia"/>
            <w:noProof/>
          </w:rPr>
          <w:t>4.3</w:t>
        </w:r>
        <w:r w:rsidRPr="00F1549F">
          <w:rPr>
            <w:rStyle w:val="af3"/>
            <w:rFonts w:eastAsia="黑体" w:hint="eastAsia"/>
            <w:noProof/>
          </w:rPr>
          <w:t xml:space="preserve">　亮度控制模式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_Toc197360113 \h</w:instrText>
        </w:r>
        <w:r>
          <w:rPr>
            <w:rFonts w:hint="eastAsia"/>
            <w:noProof/>
          </w:rPr>
          <w:instrText xml:space="preserve"> </w:instrText>
        </w:r>
        <w:r>
          <w:rPr>
            <w:rFonts w:hint="eastAsia"/>
            <w:noProof/>
          </w:rPr>
        </w:r>
        <w:r>
          <w:rPr>
            <w:rFonts w:hint="eastAsia"/>
            <w:noProof/>
          </w:rPr>
          <w:fldChar w:fldCharType="separate"/>
        </w:r>
        <w:r w:rsidR="009614EE">
          <w:rPr>
            <w:noProof/>
          </w:rPr>
          <w:t>43</w:t>
        </w:r>
        <w:r>
          <w:rPr>
            <w:rFonts w:hint="eastAsia"/>
            <w:noProof/>
          </w:rPr>
          <w:fldChar w:fldCharType="end"/>
        </w:r>
      </w:hyperlink>
    </w:p>
    <w:p w14:paraId="6D10F71A" w14:textId="0CF8629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4" w:history="1">
        <w:r w:rsidRPr="00F1549F">
          <w:rPr>
            <w:rStyle w:val="af3"/>
            <w:rFonts w:eastAsia="黑体" w:hint="eastAsia"/>
            <w:noProof/>
          </w:rPr>
          <w:t>4.4</w:t>
        </w:r>
        <w:r w:rsidRPr="00F1549F">
          <w:rPr>
            <w:rStyle w:val="af3"/>
            <w:rFonts w:eastAsia="黑体" w:hint="eastAsia"/>
            <w:noProof/>
          </w:rPr>
          <w:t xml:space="preserve">　远程控制模式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_Toc197360114 \h</w:instrText>
        </w:r>
        <w:r>
          <w:rPr>
            <w:rFonts w:hint="eastAsia"/>
            <w:noProof/>
          </w:rPr>
          <w:instrText xml:space="preserve"> </w:instrText>
        </w:r>
        <w:r>
          <w:rPr>
            <w:rFonts w:hint="eastAsia"/>
            <w:noProof/>
          </w:rPr>
        </w:r>
        <w:r>
          <w:rPr>
            <w:rFonts w:hint="eastAsia"/>
            <w:noProof/>
          </w:rPr>
          <w:fldChar w:fldCharType="separate"/>
        </w:r>
        <w:r w:rsidR="009614EE">
          <w:rPr>
            <w:noProof/>
          </w:rPr>
          <w:t>45</w:t>
        </w:r>
        <w:r>
          <w:rPr>
            <w:rFonts w:hint="eastAsia"/>
            <w:noProof/>
          </w:rPr>
          <w:fldChar w:fldCharType="end"/>
        </w:r>
      </w:hyperlink>
    </w:p>
    <w:p w14:paraId="3EE488AC" w14:textId="1155A9CB"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15" w:history="1">
        <w:r w:rsidRPr="00F1549F">
          <w:rPr>
            <w:rStyle w:val="af3"/>
            <w:rFonts w:eastAsia="黑体" w:hint="eastAsia"/>
            <w:noProof/>
          </w:rPr>
          <w:t>5</w:t>
        </w:r>
        <w:r w:rsidRPr="00F1549F">
          <w:rPr>
            <w:rStyle w:val="af3"/>
            <w:rFonts w:eastAsia="黑体" w:hint="eastAsia"/>
            <w:noProof/>
          </w:rPr>
          <w:t xml:space="preserve">　系统实现与调试</w:t>
        </w:r>
        <w:r>
          <w:rPr>
            <w:rFonts w:hint="eastAsia"/>
            <w:noProof/>
          </w:rPr>
          <w:tab/>
        </w:r>
        <w:r>
          <w:rPr>
            <w:rFonts w:hint="eastAsia"/>
            <w:noProof/>
          </w:rPr>
          <w:fldChar w:fldCharType="begin"/>
        </w:r>
        <w:r>
          <w:rPr>
            <w:rFonts w:hint="eastAsia"/>
            <w:noProof/>
          </w:rPr>
          <w:instrText xml:space="preserve"> </w:instrText>
        </w:r>
        <w:r>
          <w:rPr>
            <w:noProof/>
          </w:rPr>
          <w:instrText>PAGEREF _Toc197360115 \h</w:instrText>
        </w:r>
        <w:r>
          <w:rPr>
            <w:rFonts w:hint="eastAsia"/>
            <w:noProof/>
          </w:rPr>
          <w:instrText xml:space="preserve"> </w:instrText>
        </w:r>
        <w:r>
          <w:rPr>
            <w:rFonts w:hint="eastAsia"/>
            <w:noProof/>
          </w:rPr>
        </w:r>
        <w:r>
          <w:rPr>
            <w:rFonts w:hint="eastAsia"/>
            <w:noProof/>
          </w:rPr>
          <w:fldChar w:fldCharType="separate"/>
        </w:r>
        <w:r w:rsidR="009614EE">
          <w:rPr>
            <w:noProof/>
          </w:rPr>
          <w:t>45</w:t>
        </w:r>
        <w:r>
          <w:rPr>
            <w:rFonts w:hint="eastAsia"/>
            <w:noProof/>
          </w:rPr>
          <w:fldChar w:fldCharType="end"/>
        </w:r>
      </w:hyperlink>
    </w:p>
    <w:p w14:paraId="605BFB6F" w14:textId="670B7B92"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6" w:history="1">
        <w:r w:rsidRPr="00F1549F">
          <w:rPr>
            <w:rStyle w:val="af3"/>
            <w:rFonts w:eastAsia="黑体" w:hint="eastAsia"/>
            <w:noProof/>
          </w:rPr>
          <w:t>5.1</w:t>
        </w:r>
        <w:r w:rsidRPr="00F1549F">
          <w:rPr>
            <w:rStyle w:val="af3"/>
            <w:rFonts w:eastAsia="黑体" w:hint="eastAsia"/>
            <w:noProof/>
          </w:rPr>
          <w:t xml:space="preserve">　仿真设计</w:t>
        </w:r>
        <w:r>
          <w:rPr>
            <w:rFonts w:hint="eastAsia"/>
            <w:noProof/>
          </w:rPr>
          <w:tab/>
        </w:r>
        <w:r>
          <w:rPr>
            <w:rFonts w:hint="eastAsia"/>
            <w:noProof/>
          </w:rPr>
          <w:fldChar w:fldCharType="begin"/>
        </w:r>
        <w:r>
          <w:rPr>
            <w:rFonts w:hint="eastAsia"/>
            <w:noProof/>
          </w:rPr>
          <w:instrText xml:space="preserve"> </w:instrText>
        </w:r>
        <w:r>
          <w:rPr>
            <w:noProof/>
          </w:rPr>
          <w:instrText>PAGEREF _Toc197360116 \h</w:instrText>
        </w:r>
        <w:r>
          <w:rPr>
            <w:rFonts w:hint="eastAsia"/>
            <w:noProof/>
          </w:rPr>
          <w:instrText xml:space="preserve"> </w:instrText>
        </w:r>
        <w:r>
          <w:rPr>
            <w:rFonts w:hint="eastAsia"/>
            <w:noProof/>
          </w:rPr>
        </w:r>
        <w:r>
          <w:rPr>
            <w:rFonts w:hint="eastAsia"/>
            <w:noProof/>
          </w:rPr>
          <w:fldChar w:fldCharType="separate"/>
        </w:r>
        <w:r w:rsidR="009614EE">
          <w:rPr>
            <w:noProof/>
          </w:rPr>
          <w:t>57</w:t>
        </w:r>
        <w:r>
          <w:rPr>
            <w:rFonts w:hint="eastAsia"/>
            <w:noProof/>
          </w:rPr>
          <w:fldChar w:fldCharType="end"/>
        </w:r>
      </w:hyperlink>
    </w:p>
    <w:p w14:paraId="43C9C011" w14:textId="53C56EEE"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7" w:history="1">
        <w:r w:rsidRPr="00F1549F">
          <w:rPr>
            <w:rStyle w:val="af3"/>
            <w:rFonts w:eastAsia="黑体" w:hint="eastAsia"/>
            <w:noProof/>
          </w:rPr>
          <w:t>4.5</w:t>
        </w:r>
        <w:r w:rsidRPr="00F1549F">
          <w:rPr>
            <w:rStyle w:val="af3"/>
            <w:rFonts w:eastAsia="黑体" w:hint="eastAsia"/>
            <w:noProof/>
          </w:rPr>
          <w:t xml:space="preserve">　路灯检修模式</w:t>
        </w:r>
        <w:r>
          <w:rPr>
            <w:rFonts w:hint="eastAsia"/>
            <w:noProof/>
          </w:rPr>
          <w:tab/>
        </w:r>
        <w:r>
          <w:rPr>
            <w:rFonts w:hint="eastAsia"/>
            <w:noProof/>
          </w:rPr>
          <w:fldChar w:fldCharType="begin"/>
        </w:r>
        <w:r>
          <w:rPr>
            <w:rFonts w:hint="eastAsia"/>
            <w:noProof/>
          </w:rPr>
          <w:instrText xml:space="preserve"> </w:instrText>
        </w:r>
        <w:r>
          <w:rPr>
            <w:noProof/>
          </w:rPr>
          <w:instrText>PAGEREF _Toc197360117 \h</w:instrText>
        </w:r>
        <w:r>
          <w:rPr>
            <w:rFonts w:hint="eastAsia"/>
            <w:noProof/>
          </w:rPr>
          <w:instrText xml:space="preserve"> </w:instrText>
        </w:r>
        <w:r>
          <w:rPr>
            <w:rFonts w:hint="eastAsia"/>
            <w:noProof/>
          </w:rPr>
        </w:r>
        <w:r>
          <w:rPr>
            <w:rFonts w:hint="eastAsia"/>
            <w:noProof/>
          </w:rPr>
          <w:fldChar w:fldCharType="separate"/>
        </w:r>
        <w:r w:rsidR="009614EE">
          <w:rPr>
            <w:noProof/>
          </w:rPr>
          <w:t>57</w:t>
        </w:r>
        <w:r>
          <w:rPr>
            <w:rFonts w:hint="eastAsia"/>
            <w:noProof/>
          </w:rPr>
          <w:fldChar w:fldCharType="end"/>
        </w:r>
      </w:hyperlink>
    </w:p>
    <w:p w14:paraId="2DDA37D9" w14:textId="63F56518"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8" w:history="1">
        <w:r w:rsidRPr="00F1549F">
          <w:rPr>
            <w:rStyle w:val="af3"/>
            <w:rFonts w:eastAsia="黑体" w:hint="eastAsia"/>
            <w:noProof/>
          </w:rPr>
          <w:t>5.2</w:t>
        </w:r>
        <w:r w:rsidRPr="00F1549F">
          <w:rPr>
            <w:rStyle w:val="af3"/>
            <w:rFonts w:eastAsia="黑体" w:hint="eastAsia"/>
            <w:noProof/>
          </w:rPr>
          <w:t xml:space="preserve">　系统测试</w:t>
        </w:r>
        <w:r>
          <w:rPr>
            <w:rFonts w:hint="eastAsia"/>
            <w:noProof/>
          </w:rPr>
          <w:tab/>
        </w:r>
        <w:r>
          <w:rPr>
            <w:rFonts w:hint="eastAsia"/>
            <w:noProof/>
          </w:rPr>
          <w:fldChar w:fldCharType="begin"/>
        </w:r>
        <w:r>
          <w:rPr>
            <w:rFonts w:hint="eastAsia"/>
            <w:noProof/>
          </w:rPr>
          <w:instrText xml:space="preserve"> </w:instrText>
        </w:r>
        <w:r>
          <w:rPr>
            <w:noProof/>
          </w:rPr>
          <w:instrText>PAGEREF _Toc197360118 \h</w:instrText>
        </w:r>
        <w:r>
          <w:rPr>
            <w:rFonts w:hint="eastAsia"/>
            <w:noProof/>
          </w:rPr>
          <w:instrText xml:space="preserve"> </w:instrText>
        </w:r>
        <w:r>
          <w:rPr>
            <w:rFonts w:hint="eastAsia"/>
            <w:noProof/>
          </w:rPr>
        </w:r>
        <w:r>
          <w:rPr>
            <w:rFonts w:hint="eastAsia"/>
            <w:noProof/>
          </w:rPr>
          <w:fldChar w:fldCharType="separate"/>
        </w:r>
        <w:r w:rsidR="009614EE">
          <w:rPr>
            <w:noProof/>
          </w:rPr>
          <w:t>59</w:t>
        </w:r>
        <w:r>
          <w:rPr>
            <w:rFonts w:hint="eastAsia"/>
            <w:noProof/>
          </w:rPr>
          <w:fldChar w:fldCharType="end"/>
        </w:r>
      </w:hyperlink>
    </w:p>
    <w:p w14:paraId="279D5A59" w14:textId="49BEE49E"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19" w:history="1">
        <w:r w:rsidRPr="00F1549F">
          <w:rPr>
            <w:rStyle w:val="af3"/>
            <w:rFonts w:eastAsia="黑体" w:hint="eastAsia"/>
            <w:noProof/>
          </w:rPr>
          <w:t>5.2.1</w:t>
        </w:r>
        <w:r w:rsidRPr="00F1549F">
          <w:rPr>
            <w:rStyle w:val="af3"/>
            <w:rFonts w:eastAsia="黑体" w:hint="eastAsia"/>
            <w:noProof/>
          </w:rPr>
          <w:t xml:space="preserve">　定时控制模式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_Toc197360119 \h</w:instrText>
        </w:r>
        <w:r>
          <w:rPr>
            <w:rFonts w:hint="eastAsia"/>
            <w:noProof/>
          </w:rPr>
          <w:instrText xml:space="preserve"> </w:instrText>
        </w:r>
        <w:r>
          <w:rPr>
            <w:rFonts w:hint="eastAsia"/>
            <w:noProof/>
          </w:rPr>
        </w:r>
        <w:r>
          <w:rPr>
            <w:rFonts w:hint="eastAsia"/>
            <w:noProof/>
          </w:rPr>
          <w:fldChar w:fldCharType="separate"/>
        </w:r>
        <w:r w:rsidR="009614EE">
          <w:rPr>
            <w:noProof/>
          </w:rPr>
          <w:t>59</w:t>
        </w:r>
        <w:r>
          <w:rPr>
            <w:rFonts w:hint="eastAsia"/>
            <w:noProof/>
          </w:rPr>
          <w:fldChar w:fldCharType="end"/>
        </w:r>
      </w:hyperlink>
    </w:p>
    <w:p w14:paraId="5A9FCBFE" w14:textId="031E3F4C"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0" w:history="1">
        <w:r w:rsidRPr="00F1549F">
          <w:rPr>
            <w:rStyle w:val="af3"/>
            <w:rFonts w:eastAsia="黑体" w:hint="eastAsia"/>
            <w:noProof/>
          </w:rPr>
          <w:t>5.2.2</w:t>
        </w:r>
        <w:r w:rsidRPr="00F1549F">
          <w:rPr>
            <w:rStyle w:val="af3"/>
            <w:rFonts w:eastAsia="黑体" w:hint="eastAsia"/>
            <w:noProof/>
          </w:rPr>
          <w:t xml:space="preserve">　亮度控制模式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_Toc197360120 \h</w:instrText>
        </w:r>
        <w:r>
          <w:rPr>
            <w:rFonts w:hint="eastAsia"/>
            <w:noProof/>
          </w:rPr>
          <w:instrText xml:space="preserve"> </w:instrText>
        </w:r>
        <w:r>
          <w:rPr>
            <w:rFonts w:hint="eastAsia"/>
            <w:noProof/>
          </w:rPr>
        </w:r>
        <w:r>
          <w:rPr>
            <w:rFonts w:hint="eastAsia"/>
            <w:noProof/>
          </w:rPr>
          <w:fldChar w:fldCharType="separate"/>
        </w:r>
        <w:r w:rsidR="009614EE">
          <w:rPr>
            <w:noProof/>
          </w:rPr>
          <w:t>61</w:t>
        </w:r>
        <w:r>
          <w:rPr>
            <w:rFonts w:hint="eastAsia"/>
            <w:noProof/>
          </w:rPr>
          <w:fldChar w:fldCharType="end"/>
        </w:r>
      </w:hyperlink>
    </w:p>
    <w:p w14:paraId="3F61A9F0" w14:textId="6F98872C"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1" w:history="1">
        <w:r w:rsidRPr="00F1549F">
          <w:rPr>
            <w:rStyle w:val="af3"/>
            <w:rFonts w:eastAsia="黑体" w:hint="eastAsia"/>
            <w:noProof/>
          </w:rPr>
          <w:t>5.2.3</w:t>
        </w:r>
        <w:r w:rsidRPr="00F1549F">
          <w:rPr>
            <w:rStyle w:val="af3"/>
            <w:rFonts w:eastAsia="黑体" w:hint="eastAsia"/>
            <w:noProof/>
          </w:rPr>
          <w:t xml:space="preserve">　远程控制模式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_Toc197360121 \h</w:instrText>
        </w:r>
        <w:r>
          <w:rPr>
            <w:rFonts w:hint="eastAsia"/>
            <w:noProof/>
          </w:rPr>
          <w:instrText xml:space="preserve"> </w:instrText>
        </w:r>
        <w:r>
          <w:rPr>
            <w:rFonts w:hint="eastAsia"/>
            <w:noProof/>
          </w:rPr>
        </w:r>
        <w:r>
          <w:rPr>
            <w:rFonts w:hint="eastAsia"/>
            <w:noProof/>
          </w:rPr>
          <w:fldChar w:fldCharType="separate"/>
        </w:r>
        <w:r w:rsidR="009614EE">
          <w:rPr>
            <w:noProof/>
          </w:rPr>
          <w:t>63</w:t>
        </w:r>
        <w:r>
          <w:rPr>
            <w:rFonts w:hint="eastAsia"/>
            <w:noProof/>
          </w:rPr>
          <w:fldChar w:fldCharType="end"/>
        </w:r>
      </w:hyperlink>
    </w:p>
    <w:p w14:paraId="20C12DC9" w14:textId="3957DF20"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2" w:history="1">
        <w:r w:rsidRPr="00F1549F">
          <w:rPr>
            <w:rStyle w:val="af3"/>
            <w:rFonts w:eastAsia="黑体" w:hint="eastAsia"/>
            <w:noProof/>
          </w:rPr>
          <w:t>5.2.4</w:t>
        </w:r>
        <w:r w:rsidRPr="00F1549F">
          <w:rPr>
            <w:rStyle w:val="af3"/>
            <w:rFonts w:eastAsia="黑体" w:hint="eastAsia"/>
            <w:noProof/>
          </w:rPr>
          <w:t xml:space="preserve">　路灯检修模式</w:t>
        </w:r>
        <w:r>
          <w:rPr>
            <w:rFonts w:hint="eastAsia"/>
            <w:noProof/>
          </w:rPr>
          <w:tab/>
        </w:r>
        <w:r>
          <w:rPr>
            <w:rFonts w:hint="eastAsia"/>
            <w:noProof/>
          </w:rPr>
          <w:fldChar w:fldCharType="begin"/>
        </w:r>
        <w:r>
          <w:rPr>
            <w:rFonts w:hint="eastAsia"/>
            <w:noProof/>
          </w:rPr>
          <w:instrText xml:space="preserve"> </w:instrText>
        </w:r>
        <w:r>
          <w:rPr>
            <w:noProof/>
          </w:rPr>
          <w:instrText>PAGEREF _Toc197360122 \h</w:instrText>
        </w:r>
        <w:r>
          <w:rPr>
            <w:rFonts w:hint="eastAsia"/>
            <w:noProof/>
          </w:rPr>
          <w:instrText xml:space="preserve"> </w:instrText>
        </w:r>
        <w:r>
          <w:rPr>
            <w:rFonts w:hint="eastAsia"/>
            <w:noProof/>
          </w:rPr>
        </w:r>
        <w:r>
          <w:rPr>
            <w:rFonts w:hint="eastAsia"/>
            <w:noProof/>
          </w:rPr>
          <w:fldChar w:fldCharType="separate"/>
        </w:r>
        <w:r w:rsidR="009614EE">
          <w:rPr>
            <w:noProof/>
          </w:rPr>
          <w:t>68</w:t>
        </w:r>
        <w:r>
          <w:rPr>
            <w:rFonts w:hint="eastAsia"/>
            <w:noProof/>
          </w:rPr>
          <w:fldChar w:fldCharType="end"/>
        </w:r>
      </w:hyperlink>
    </w:p>
    <w:p w14:paraId="2E064A71" w14:textId="70B2B2D3"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3" w:history="1">
        <w:r w:rsidRPr="00F1549F">
          <w:rPr>
            <w:rStyle w:val="af3"/>
            <w:rFonts w:ascii="黑体" w:eastAsia="黑体" w:hAnsi="黑体" w:cs="黑体" w:hint="eastAsia"/>
            <w:noProof/>
          </w:rPr>
          <w:t>结　　论</w:t>
        </w:r>
        <w:r>
          <w:rPr>
            <w:rFonts w:hint="eastAsia"/>
            <w:noProof/>
          </w:rPr>
          <w:tab/>
        </w:r>
        <w:r>
          <w:rPr>
            <w:rFonts w:hint="eastAsia"/>
            <w:noProof/>
          </w:rPr>
          <w:fldChar w:fldCharType="begin"/>
        </w:r>
        <w:r>
          <w:rPr>
            <w:rFonts w:hint="eastAsia"/>
            <w:noProof/>
          </w:rPr>
          <w:instrText xml:space="preserve"> </w:instrText>
        </w:r>
        <w:r>
          <w:rPr>
            <w:noProof/>
          </w:rPr>
          <w:instrText>PAGEREF _Toc197360123 \h</w:instrText>
        </w:r>
        <w:r>
          <w:rPr>
            <w:rFonts w:hint="eastAsia"/>
            <w:noProof/>
          </w:rPr>
          <w:instrText xml:space="preserve"> </w:instrText>
        </w:r>
        <w:r>
          <w:rPr>
            <w:rFonts w:hint="eastAsia"/>
            <w:noProof/>
          </w:rPr>
        </w:r>
        <w:r>
          <w:rPr>
            <w:rFonts w:hint="eastAsia"/>
            <w:noProof/>
          </w:rPr>
          <w:fldChar w:fldCharType="separate"/>
        </w:r>
        <w:r w:rsidR="009614EE">
          <w:rPr>
            <w:noProof/>
          </w:rPr>
          <w:t>72</w:t>
        </w:r>
        <w:r>
          <w:rPr>
            <w:rFonts w:hint="eastAsia"/>
            <w:noProof/>
          </w:rPr>
          <w:fldChar w:fldCharType="end"/>
        </w:r>
      </w:hyperlink>
    </w:p>
    <w:p w14:paraId="4262A366" w14:textId="41E58E31"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4" w:history="1">
        <w:r w:rsidRPr="00F1549F">
          <w:rPr>
            <w:rStyle w:val="af3"/>
            <w:rFonts w:ascii="黑体" w:eastAsia="黑体" w:hAnsi="黑体" w:cs="黑体" w:hint="eastAsia"/>
            <w:noProof/>
          </w:rPr>
          <w:t>致　　谢</w:t>
        </w:r>
        <w:r>
          <w:rPr>
            <w:rFonts w:hint="eastAsia"/>
            <w:noProof/>
          </w:rPr>
          <w:tab/>
        </w:r>
        <w:r>
          <w:rPr>
            <w:rFonts w:hint="eastAsia"/>
            <w:noProof/>
          </w:rPr>
          <w:fldChar w:fldCharType="begin"/>
        </w:r>
        <w:r>
          <w:rPr>
            <w:rFonts w:hint="eastAsia"/>
            <w:noProof/>
          </w:rPr>
          <w:instrText xml:space="preserve"> </w:instrText>
        </w:r>
        <w:r>
          <w:rPr>
            <w:noProof/>
          </w:rPr>
          <w:instrText>PAGEREF _Toc197360124 \h</w:instrText>
        </w:r>
        <w:r>
          <w:rPr>
            <w:rFonts w:hint="eastAsia"/>
            <w:noProof/>
          </w:rPr>
          <w:instrText xml:space="preserve"> </w:instrText>
        </w:r>
        <w:r>
          <w:rPr>
            <w:rFonts w:hint="eastAsia"/>
            <w:noProof/>
          </w:rPr>
        </w:r>
        <w:r>
          <w:rPr>
            <w:rFonts w:hint="eastAsia"/>
            <w:noProof/>
          </w:rPr>
          <w:fldChar w:fldCharType="separate"/>
        </w:r>
        <w:r w:rsidR="009614EE">
          <w:rPr>
            <w:noProof/>
          </w:rPr>
          <w:t>73</w:t>
        </w:r>
        <w:r>
          <w:rPr>
            <w:rFonts w:hint="eastAsia"/>
            <w:noProof/>
          </w:rPr>
          <w:fldChar w:fldCharType="end"/>
        </w:r>
      </w:hyperlink>
    </w:p>
    <w:p w14:paraId="5D234B6E" w14:textId="7D719EFB"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5" w:history="1">
        <w:r w:rsidRPr="00F1549F">
          <w:rPr>
            <w:rStyle w:val="af3"/>
            <w:rFonts w:ascii="黑体" w:eastAsia="黑体" w:hAnsi="黑体" w:cs="黑体"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_Toc197360125 \h</w:instrText>
        </w:r>
        <w:r>
          <w:rPr>
            <w:rFonts w:hint="eastAsia"/>
            <w:noProof/>
          </w:rPr>
          <w:instrText xml:space="preserve"> </w:instrText>
        </w:r>
        <w:r>
          <w:rPr>
            <w:rFonts w:hint="eastAsia"/>
            <w:noProof/>
          </w:rPr>
        </w:r>
        <w:r>
          <w:rPr>
            <w:rFonts w:hint="eastAsia"/>
            <w:noProof/>
          </w:rPr>
          <w:fldChar w:fldCharType="separate"/>
        </w:r>
        <w:r w:rsidR="009614EE">
          <w:rPr>
            <w:noProof/>
          </w:rPr>
          <w:t>74</w:t>
        </w:r>
        <w:r>
          <w:rPr>
            <w:rFonts w:hint="eastAsia"/>
            <w:noProof/>
          </w:rPr>
          <w:fldChar w:fldCharType="end"/>
        </w:r>
      </w:hyperlink>
    </w:p>
    <w:p w14:paraId="2E11B0D3" w14:textId="721311DC"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6" w:history="1">
        <w:r w:rsidRPr="00F1549F">
          <w:rPr>
            <w:rStyle w:val="af3"/>
            <w:rFonts w:ascii="黑体" w:eastAsia="黑体" w:hAnsi="黑体" w:cs="黑体" w:hint="eastAsia"/>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_Toc197360126 \h</w:instrText>
        </w:r>
        <w:r>
          <w:rPr>
            <w:rFonts w:hint="eastAsia"/>
            <w:noProof/>
          </w:rPr>
          <w:instrText xml:space="preserve"> </w:instrText>
        </w:r>
        <w:r>
          <w:rPr>
            <w:rFonts w:hint="eastAsia"/>
            <w:noProof/>
          </w:rPr>
        </w:r>
        <w:r>
          <w:rPr>
            <w:rFonts w:hint="eastAsia"/>
            <w:noProof/>
          </w:rPr>
          <w:fldChar w:fldCharType="separate"/>
        </w:r>
        <w:r w:rsidR="009614EE">
          <w:rPr>
            <w:noProof/>
          </w:rPr>
          <w:t>76</w:t>
        </w:r>
        <w:r>
          <w:rPr>
            <w:rFonts w:hint="eastAsia"/>
            <w:noProof/>
          </w:rPr>
          <w:fldChar w:fldCharType="end"/>
        </w:r>
      </w:hyperlink>
    </w:p>
    <w:p w14:paraId="3FF0873F" w14:textId="77B95DC6" w:rsidR="00C511F8" w:rsidRDefault="00AF702B" w:rsidP="006621DD">
      <w:pPr>
        <w:wordWrap w:val="0"/>
        <w:spacing w:line="360" w:lineRule="auto"/>
        <w:rPr>
          <w:rFonts w:ascii="黑体" w:eastAsia="黑体" w:hAnsi="黑体" w:cs="黑体" w:hint="eastAsia"/>
          <w:sz w:val="24"/>
        </w:rPr>
      </w:pPr>
      <w:r>
        <w:rPr>
          <w:rFonts w:eastAsiaTheme="majorEastAsia"/>
        </w:rPr>
        <w:fldChar w:fldCharType="end"/>
      </w:r>
    </w:p>
    <w:p w14:paraId="098151AF" w14:textId="77777777" w:rsidR="00C511F8" w:rsidRDefault="00C511F8" w:rsidP="006621DD">
      <w:pPr>
        <w:wordWrap w:val="0"/>
        <w:rPr>
          <w:rFonts w:ascii="黑体" w:eastAsia="黑体" w:hAnsi="黑体" w:cs="黑体" w:hint="eastAsia"/>
          <w:sz w:val="24"/>
        </w:rPr>
      </w:pPr>
    </w:p>
    <w:p w14:paraId="4127593A" w14:textId="77777777" w:rsidR="00C511F8" w:rsidRDefault="00AF702B" w:rsidP="006621DD">
      <w:pPr>
        <w:tabs>
          <w:tab w:val="left" w:pos="1236"/>
        </w:tabs>
        <w:wordWrap w:val="0"/>
        <w:rPr>
          <w:rFonts w:ascii="黑体" w:eastAsia="黑体" w:hAnsi="黑体" w:cs="黑体" w:hint="eastAsia"/>
          <w:sz w:val="24"/>
        </w:rPr>
      </w:pPr>
      <w:r>
        <w:rPr>
          <w:rFonts w:ascii="黑体" w:eastAsia="黑体" w:hAnsi="黑体" w:cs="黑体" w:hint="eastAsia"/>
          <w:sz w:val="24"/>
        </w:rPr>
        <w:tab/>
      </w:r>
    </w:p>
    <w:p w14:paraId="1D96D7D2" w14:textId="77777777" w:rsidR="00C511F8" w:rsidRDefault="00C511F8" w:rsidP="006621DD">
      <w:pPr>
        <w:wordWrap w:val="0"/>
        <w:rPr>
          <w:rFonts w:ascii="黑体" w:eastAsia="黑体" w:hAnsi="黑体" w:cs="黑体" w:hint="eastAsia"/>
          <w:sz w:val="24"/>
        </w:rPr>
      </w:pPr>
    </w:p>
    <w:p w14:paraId="3EE24D49" w14:textId="77777777" w:rsidR="00C511F8" w:rsidRDefault="00C511F8" w:rsidP="006621DD">
      <w:pPr>
        <w:wordWrap w:val="0"/>
        <w:rPr>
          <w:rFonts w:ascii="黑体" w:eastAsia="黑体" w:hAnsi="黑体" w:cs="黑体" w:hint="eastAsia"/>
          <w:sz w:val="24"/>
        </w:rPr>
      </w:pPr>
    </w:p>
    <w:p w14:paraId="0ABBB3A1" w14:textId="77777777" w:rsidR="00C511F8" w:rsidRDefault="00C511F8" w:rsidP="006621DD">
      <w:pPr>
        <w:wordWrap w:val="0"/>
        <w:rPr>
          <w:rFonts w:ascii="黑体" w:eastAsia="黑体" w:hAnsi="黑体" w:cs="黑体" w:hint="eastAsia"/>
          <w:sz w:val="24"/>
        </w:rPr>
        <w:sectPr w:rsidR="00C511F8">
          <w:headerReference w:type="default" r:id="rId16"/>
          <w:footerReference w:type="default" r:id="rId17"/>
          <w:pgSz w:w="11906" w:h="16838"/>
          <w:pgMar w:top="1701" w:right="1417" w:bottom="1417" w:left="1417" w:header="851" w:footer="992" w:gutter="0"/>
          <w:pgNumType w:start="4"/>
          <w:cols w:space="720"/>
          <w:docGrid w:type="lines" w:linePitch="312"/>
        </w:sectPr>
      </w:pPr>
    </w:p>
    <w:p w14:paraId="5DE6CD40" w14:textId="67E85B8D" w:rsidR="00C511F8" w:rsidRPr="008261B4" w:rsidRDefault="00A74D56" w:rsidP="006621DD">
      <w:pPr>
        <w:pageBreakBefore/>
        <w:wordWrap w:val="0"/>
        <w:spacing w:beforeLines="50" w:before="156" w:afterLines="50" w:after="156" w:line="360" w:lineRule="auto"/>
        <w:jc w:val="center"/>
        <w:rPr>
          <w:rStyle w:val="afd"/>
          <w:rFonts w:cstheme="minorBidi"/>
          <w:kern w:val="44"/>
        </w:rPr>
      </w:pPr>
      <w:bookmarkStart w:id="4" w:name="_Toc627"/>
      <w:bookmarkStart w:id="5" w:name="_Toc31103"/>
      <w:bookmarkEnd w:id="2"/>
      <w:bookmarkEnd w:id="3"/>
      <w:r w:rsidRPr="008261B4">
        <w:rPr>
          <w:rStyle w:val="afd"/>
          <w:rFonts w:cstheme="minorBidi" w:hint="eastAsia"/>
          <w:kern w:val="44"/>
          <w:sz w:val="44"/>
          <w:szCs w:val="44"/>
        </w:rPr>
        <w:lastRenderedPageBreak/>
        <w:t>基于</w:t>
      </w:r>
      <w:r w:rsidRPr="008261B4">
        <w:rPr>
          <w:rStyle w:val="afd"/>
          <w:rFonts w:cstheme="minorBidi" w:hint="eastAsia"/>
          <w:kern w:val="44"/>
          <w:sz w:val="44"/>
          <w:szCs w:val="44"/>
        </w:rPr>
        <w:t>STM32</w:t>
      </w:r>
      <w:r w:rsidRPr="008261B4">
        <w:rPr>
          <w:rStyle w:val="afd"/>
          <w:rFonts w:cstheme="minorBidi" w:hint="eastAsia"/>
          <w:kern w:val="44"/>
          <w:sz w:val="44"/>
          <w:szCs w:val="44"/>
        </w:rPr>
        <w:t>的云平台楼宇安防与光伏并网系统设计</w:t>
      </w:r>
    </w:p>
    <w:p w14:paraId="7A5CFF11" w14:textId="4C747FAD" w:rsidR="00C511F8" w:rsidRDefault="00AF702B" w:rsidP="006621DD">
      <w:pPr>
        <w:wordWrap w:val="0"/>
        <w:spacing w:beforeLines="50" w:before="156" w:afterLines="50" w:after="156" w:line="360" w:lineRule="auto"/>
        <w:outlineLvl w:val="0"/>
        <w:rPr>
          <w:rFonts w:ascii="黑体" w:eastAsia="黑体" w:hAnsi="黑体" w:cs="黑体" w:hint="eastAsia"/>
          <w:sz w:val="32"/>
          <w:szCs w:val="32"/>
        </w:rPr>
      </w:pPr>
      <w:bookmarkStart w:id="6" w:name="_Toc17750"/>
      <w:bookmarkStart w:id="7" w:name="_Toc197360071"/>
      <w:r w:rsidRPr="00CD6AF6">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4"/>
      <w:bookmarkEnd w:id="6"/>
      <w:bookmarkEnd w:id="7"/>
      <w:r w:rsidR="004256A7">
        <w:rPr>
          <w:rFonts w:ascii="黑体" w:eastAsia="黑体" w:hAnsi="黑体" w:cs="黑体" w:hint="eastAsia"/>
          <w:sz w:val="32"/>
          <w:szCs w:val="32"/>
        </w:rPr>
        <w:fldChar w:fldCharType="begin"/>
      </w:r>
      <w:r w:rsidR="004256A7">
        <w:rPr>
          <w:rFonts w:ascii="黑体" w:eastAsia="黑体" w:hAnsi="黑体" w:cs="黑体" w:hint="eastAsia"/>
          <w:sz w:val="32"/>
          <w:szCs w:val="32"/>
        </w:rPr>
        <w:instrText xml:space="preserve"> </w:instrText>
      </w:r>
      <w:r w:rsidR="00EF7F56" w:rsidRPr="00EF7F56">
        <w:rPr>
          <w:rFonts w:ascii="黑体" w:eastAsia="黑体" w:hAnsi="黑体" w:cs="黑体"/>
          <w:sz w:val="32"/>
          <w:szCs w:val="32"/>
        </w:rPr>
        <w:instrText>Seq eq \h</w:instrText>
      </w:r>
      <w:r w:rsidR="004256A7">
        <w:rPr>
          <w:rFonts w:ascii="黑体" w:eastAsia="黑体" w:hAnsi="黑体" w:cs="黑体" w:hint="eastAsia"/>
          <w:sz w:val="32"/>
          <w:szCs w:val="32"/>
        </w:rPr>
        <w:instrText xml:space="preserve"> </w:instrText>
      </w:r>
      <w:r w:rsidR="004256A7">
        <w:rPr>
          <w:rFonts w:ascii="黑体" w:eastAsia="黑体" w:hAnsi="黑体" w:cs="黑体" w:hint="eastAsia"/>
          <w:sz w:val="32"/>
          <w:szCs w:val="32"/>
        </w:rPr>
        <w:fldChar w:fldCharType="end"/>
      </w:r>
      <w:r w:rsidR="00EF7F56">
        <w:rPr>
          <w:rFonts w:ascii="黑体" w:eastAsia="黑体" w:hAnsi="黑体" w:cs="黑体" w:hint="eastAsia"/>
          <w:sz w:val="32"/>
          <w:szCs w:val="32"/>
        </w:rPr>
        <w:fldChar w:fldCharType="begin"/>
      </w:r>
      <w:r w:rsidR="00EF7F56">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EF7F56">
        <w:rPr>
          <w:rFonts w:ascii="黑体" w:eastAsia="黑体" w:hAnsi="黑体" w:cs="黑体" w:hint="eastAsia"/>
          <w:sz w:val="32"/>
          <w:szCs w:val="32"/>
        </w:rPr>
        <w:instrText xml:space="preserve"> </w:instrText>
      </w:r>
      <w:r w:rsidR="00EF7F56">
        <w:rPr>
          <w:rFonts w:ascii="黑体" w:eastAsia="黑体" w:hAnsi="黑体" w:cs="黑体" w:hint="eastAsia"/>
          <w:sz w:val="32"/>
          <w:szCs w:val="32"/>
        </w:rPr>
        <w:fldChar w:fldCharType="end"/>
      </w:r>
    </w:p>
    <w:p w14:paraId="5CB221D1"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8" w:name="_Toc68"/>
      <w:bookmarkStart w:id="9" w:name="_Toc8722"/>
      <w:bookmarkStart w:id="10" w:name="_Toc10046"/>
      <w:bookmarkStart w:id="11" w:name="_Toc29834"/>
      <w:bookmarkStart w:id="12" w:name="_Toc197360072"/>
      <w:r w:rsidRPr="00CD6AF6">
        <w:rPr>
          <w:rFonts w:eastAsia="黑体"/>
          <w:sz w:val="28"/>
          <w:szCs w:val="28"/>
        </w:rPr>
        <w:t>1</w:t>
      </w:r>
      <w:r>
        <w:rPr>
          <w:rFonts w:eastAsia="黑体"/>
          <w:sz w:val="28"/>
          <w:szCs w:val="28"/>
        </w:rPr>
        <w:t>.</w:t>
      </w:r>
      <w:r w:rsidRPr="00CD6AF6">
        <w:rPr>
          <w:rFonts w:eastAsia="黑体"/>
          <w:sz w:val="28"/>
          <w:szCs w:val="28"/>
        </w:rPr>
        <w:t>1</w:t>
      </w:r>
      <w:bookmarkEnd w:id="8"/>
      <w:bookmarkEnd w:id="9"/>
      <w:r>
        <w:rPr>
          <w:rFonts w:eastAsia="黑体" w:hint="eastAsia"/>
          <w:sz w:val="28"/>
          <w:szCs w:val="28"/>
        </w:rPr>
        <w:t xml:space="preserve">　</w:t>
      </w:r>
      <w:r>
        <w:rPr>
          <w:rFonts w:ascii="黑体" w:eastAsia="黑体" w:hAnsi="黑体" w:cs="黑体" w:hint="eastAsia"/>
          <w:sz w:val="28"/>
          <w:szCs w:val="28"/>
        </w:rPr>
        <w:t>引言</w:t>
      </w:r>
      <w:bookmarkEnd w:id="10"/>
      <w:bookmarkEnd w:id="11"/>
      <w:bookmarkEnd w:id="12"/>
    </w:p>
    <w:p w14:paraId="6B1260C2" w14:textId="5EC1E407" w:rsidR="00D52FA9" w:rsidRDefault="00F60707" w:rsidP="006621DD">
      <w:pPr>
        <w:wordWrap w:val="0"/>
        <w:spacing w:line="360" w:lineRule="auto"/>
        <w:ind w:firstLineChars="200" w:firstLine="480"/>
        <w:rPr>
          <w:sz w:val="24"/>
          <w:szCs w:val="28"/>
        </w:rPr>
      </w:pPr>
      <w:bookmarkStart w:id="13" w:name="_Toc32505"/>
      <w:bookmarkStart w:id="14" w:name="_Toc23993"/>
      <w:r w:rsidRPr="00F60707">
        <w:rPr>
          <w:rFonts w:hint="eastAsia"/>
          <w:sz w:val="24"/>
          <w:szCs w:val="28"/>
        </w:rPr>
        <w:t>我国城市化进程加剧，截至</w:t>
      </w:r>
      <w:r w:rsidRPr="00F60707">
        <w:rPr>
          <w:rFonts w:hint="eastAsia"/>
          <w:sz w:val="24"/>
          <w:szCs w:val="28"/>
        </w:rPr>
        <w:t>2024</w:t>
      </w:r>
      <w:r w:rsidRPr="00F60707">
        <w:rPr>
          <w:rFonts w:hint="eastAsia"/>
          <w:sz w:val="24"/>
          <w:szCs w:val="28"/>
        </w:rPr>
        <w:t>年，中国的城市化率达到约</w:t>
      </w:r>
      <w:r w:rsidRPr="00F60707">
        <w:rPr>
          <w:rFonts w:hint="eastAsia"/>
          <w:sz w:val="24"/>
          <w:szCs w:val="28"/>
        </w:rPr>
        <w:t>66.16%</w:t>
      </w:r>
      <w:r w:rsidRPr="00F60707">
        <w:rPr>
          <w:rFonts w:hint="eastAsia"/>
          <w:sz w:val="24"/>
          <w:szCs w:val="28"/>
        </w:rPr>
        <w:t>左右。</w:t>
      </w:r>
      <w:r w:rsidR="000D7FB8" w:rsidRPr="000D7FB8">
        <w:rPr>
          <w:sz w:val="24"/>
          <w:szCs w:val="28"/>
        </w:rPr>
        <w:t>在这股浪潮中</w:t>
      </w:r>
      <w:r w:rsidR="000D7FB8">
        <w:rPr>
          <w:rFonts w:hint="eastAsia"/>
          <w:sz w:val="24"/>
          <w:szCs w:val="28"/>
        </w:rPr>
        <w:t>，</w:t>
      </w:r>
      <w:r w:rsidRPr="00F60707">
        <w:rPr>
          <w:rFonts w:hint="eastAsia"/>
          <w:sz w:val="24"/>
          <w:szCs w:val="28"/>
        </w:rPr>
        <w:t>各类写字楼、百货大厦、超高层建筑</w:t>
      </w:r>
      <w:r w:rsidR="00A0121F" w:rsidRPr="00A0121F">
        <w:rPr>
          <w:sz w:val="24"/>
          <w:szCs w:val="28"/>
        </w:rPr>
        <w:t>如雨后春笋般涌现</w:t>
      </w:r>
      <w:r w:rsidRPr="00F60707">
        <w:rPr>
          <w:rFonts w:hint="eastAsia"/>
          <w:sz w:val="24"/>
          <w:szCs w:val="28"/>
        </w:rPr>
        <w:t>，</w:t>
      </w:r>
      <w:r w:rsidR="00AC07B7">
        <w:rPr>
          <w:rFonts w:hint="eastAsia"/>
          <w:sz w:val="24"/>
          <w:szCs w:val="28"/>
        </w:rPr>
        <w:t>随之而来的</w:t>
      </w:r>
      <w:r w:rsidRPr="00F60707">
        <w:rPr>
          <w:rFonts w:hint="eastAsia"/>
          <w:sz w:val="24"/>
          <w:szCs w:val="28"/>
        </w:rPr>
        <w:t>安全</w:t>
      </w:r>
      <w:r w:rsidR="00AC07B7">
        <w:rPr>
          <w:rFonts w:hint="eastAsia"/>
          <w:sz w:val="24"/>
          <w:szCs w:val="28"/>
        </w:rPr>
        <w:t>问题</w:t>
      </w:r>
      <w:r w:rsidRPr="00F60707">
        <w:rPr>
          <w:rFonts w:hint="eastAsia"/>
          <w:sz w:val="24"/>
          <w:szCs w:val="28"/>
        </w:rPr>
        <w:t>，</w:t>
      </w:r>
      <w:r w:rsidR="00AC07B7">
        <w:rPr>
          <w:rFonts w:hint="eastAsia"/>
          <w:sz w:val="24"/>
          <w:szCs w:val="28"/>
        </w:rPr>
        <w:t>尤其是</w:t>
      </w:r>
      <w:r w:rsidRPr="00F60707">
        <w:rPr>
          <w:rFonts w:hint="eastAsia"/>
          <w:sz w:val="24"/>
          <w:szCs w:val="28"/>
        </w:rPr>
        <w:t>消防安全更是首要的问题之一</w:t>
      </w:r>
      <w:r w:rsidR="008B398D">
        <w:rPr>
          <w:rFonts w:hint="eastAsia"/>
          <w:sz w:val="24"/>
          <w:szCs w:val="28"/>
        </w:rPr>
        <w:t>。</w:t>
      </w:r>
    </w:p>
    <w:p w14:paraId="4EAC206A" w14:textId="2CDA6003" w:rsidR="005A1F4F" w:rsidRPr="00F245B2" w:rsidRDefault="00EA7AB7" w:rsidP="006621DD">
      <w:pPr>
        <w:wordWrap w:val="0"/>
        <w:spacing w:line="360" w:lineRule="auto"/>
        <w:ind w:firstLineChars="200" w:firstLine="480"/>
        <w:rPr>
          <w:sz w:val="24"/>
        </w:rPr>
      </w:pPr>
      <w:r w:rsidRPr="00F245B2">
        <w:rPr>
          <w:sz w:val="24"/>
          <w:szCs w:val="28"/>
        </w:rPr>
        <w:t>目前，我国主要依赖化石燃料，尤其是煤炭，来满足电力需求。在发达的南方地区，夏季制冷用电量巨大，给电网带来了沉重负担。与此同时，大片闲置的楼顶区域不仅造成了太阳能的浪费，还加剧了城市热岛效应。</w:t>
      </w:r>
    </w:p>
    <w:p w14:paraId="706235C7" w14:textId="34E0D22B" w:rsidR="00F60707" w:rsidRPr="00E2590B" w:rsidRDefault="005A1F4F" w:rsidP="006621DD">
      <w:pPr>
        <w:wordWrap w:val="0"/>
        <w:spacing w:line="360" w:lineRule="auto"/>
        <w:ind w:firstLineChars="200" w:firstLine="480"/>
        <w:rPr>
          <w:sz w:val="24"/>
          <w:szCs w:val="28"/>
        </w:rPr>
      </w:pPr>
      <w:r w:rsidRPr="00E2590B">
        <w:rPr>
          <w:rFonts w:hint="eastAsia"/>
          <w:sz w:val="24"/>
        </w:rPr>
        <w:t>本系统旨在设计一个</w:t>
      </w:r>
      <w:r w:rsidR="00E2590B" w:rsidRPr="00E2590B">
        <w:rPr>
          <w:sz w:val="24"/>
        </w:rPr>
        <w:t>环保、节能且安全的数字化楼宇</w:t>
      </w:r>
      <w:r w:rsidR="00E2590B" w:rsidRPr="00E2590B">
        <w:rPr>
          <w:rFonts w:hint="eastAsia"/>
          <w:sz w:val="24"/>
        </w:rPr>
        <w:t>系统</w:t>
      </w:r>
      <w:r w:rsidRPr="00E2590B">
        <w:rPr>
          <w:rFonts w:hint="eastAsia"/>
          <w:sz w:val="24"/>
        </w:rPr>
        <w:t>。实现全自动化的出入人员身份检测</w:t>
      </w:r>
      <w:r w:rsidR="00EF400B">
        <w:rPr>
          <w:rFonts w:hint="eastAsia"/>
          <w:sz w:val="24"/>
        </w:rPr>
        <w:t>、</w:t>
      </w:r>
      <w:r w:rsidRPr="00E2590B">
        <w:rPr>
          <w:rFonts w:hint="eastAsia"/>
          <w:sz w:val="24"/>
        </w:rPr>
        <w:t>楼宇内火灾报警</w:t>
      </w:r>
      <w:r w:rsidR="00EF400B">
        <w:rPr>
          <w:rFonts w:hint="eastAsia"/>
          <w:sz w:val="24"/>
        </w:rPr>
        <w:t>、</w:t>
      </w:r>
      <w:r w:rsidRPr="00E2590B">
        <w:rPr>
          <w:rFonts w:hint="eastAsia"/>
          <w:sz w:val="24"/>
        </w:rPr>
        <w:t>太阳能逆变等功能</w:t>
      </w:r>
      <w:r w:rsidR="00EF400B">
        <w:rPr>
          <w:rFonts w:hint="eastAsia"/>
          <w:sz w:val="24"/>
        </w:rPr>
        <w:t>，</w:t>
      </w:r>
      <w:r w:rsidR="00EF400B" w:rsidRPr="00EF400B">
        <w:rPr>
          <w:sz w:val="24"/>
        </w:rPr>
        <w:t>为现代城市建筑注入智慧与绿色的新活力。</w:t>
      </w:r>
    </w:p>
    <w:p w14:paraId="71523E90"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5" w:name="_Toc374"/>
      <w:bookmarkStart w:id="16" w:name="_Toc197360073"/>
      <w:r w:rsidRPr="00CD6AF6">
        <w:rPr>
          <w:rFonts w:eastAsia="黑体"/>
          <w:sz w:val="24"/>
        </w:rPr>
        <w:t>1</w:t>
      </w:r>
      <w:r>
        <w:rPr>
          <w:rFonts w:eastAsia="黑体"/>
          <w:sz w:val="24"/>
        </w:rPr>
        <w:t>.</w:t>
      </w:r>
      <w:r w:rsidRPr="00CD6AF6">
        <w:rPr>
          <w:rFonts w:eastAsia="黑体"/>
          <w:sz w:val="24"/>
        </w:rPr>
        <w:t>2</w:t>
      </w:r>
      <w:bookmarkEnd w:id="13"/>
      <w:r>
        <w:rPr>
          <w:rFonts w:eastAsia="黑体" w:hint="eastAsia"/>
          <w:sz w:val="24"/>
        </w:rPr>
        <w:t xml:space="preserve">　</w:t>
      </w:r>
      <w:r>
        <w:rPr>
          <w:rFonts w:ascii="黑体" w:eastAsia="黑体" w:hAnsi="黑体" w:cs="黑体" w:hint="eastAsia"/>
          <w:sz w:val="28"/>
          <w:szCs w:val="28"/>
        </w:rPr>
        <w:t>课题研究的背景及意义</w:t>
      </w:r>
      <w:bookmarkEnd w:id="14"/>
      <w:bookmarkEnd w:id="15"/>
      <w:bookmarkEnd w:id="16"/>
    </w:p>
    <w:p w14:paraId="4D9FCDBC" w14:textId="4FB0E6DA" w:rsidR="005A1F4F" w:rsidRPr="00F60707" w:rsidRDefault="005A1F4F" w:rsidP="006621DD">
      <w:pPr>
        <w:wordWrap w:val="0"/>
        <w:spacing w:line="360" w:lineRule="auto"/>
        <w:ind w:firstLineChars="200" w:firstLine="480"/>
        <w:rPr>
          <w:sz w:val="24"/>
          <w:szCs w:val="28"/>
        </w:rPr>
      </w:pPr>
      <w:bookmarkStart w:id="17" w:name="_Toc29989"/>
      <w:bookmarkStart w:id="18" w:name="_Toc28101"/>
      <w:bookmarkEnd w:id="5"/>
      <w:r w:rsidRPr="00F60707">
        <w:rPr>
          <w:rFonts w:hint="eastAsia"/>
          <w:sz w:val="24"/>
          <w:szCs w:val="28"/>
        </w:rPr>
        <w:t>现代楼宇存在的问题主要是房间数量多，走廊通道长，火灾问题隐蔽，很难依靠人工巡楼发现。而超高层</w:t>
      </w:r>
      <w:r w:rsidRPr="00F60707">
        <w:rPr>
          <w:rFonts w:hint="eastAsia"/>
          <w:sz w:val="24"/>
          <w:szCs w:val="28"/>
        </w:rPr>
        <w:lastRenderedPageBreak/>
        <w:t>建筑又因为楼层过高，消防人员难以第一时间到达</w:t>
      </w:r>
      <w:r w:rsidR="00D85B34">
        <w:rPr>
          <w:rFonts w:hint="eastAsia"/>
          <w:sz w:val="24"/>
          <w:szCs w:val="28"/>
        </w:rPr>
        <w:t>，</w:t>
      </w:r>
      <w:r w:rsidR="00892D22" w:rsidRPr="00892D22">
        <w:rPr>
          <w:sz w:val="24"/>
          <w:szCs w:val="28"/>
        </w:rPr>
        <w:t>对火场内的情况缺乏了解，这无疑增加了救援的难度和风险</w:t>
      </w:r>
      <w:r w:rsidRPr="00F60707">
        <w:rPr>
          <w:rFonts w:hint="eastAsia"/>
          <w:sz w:val="24"/>
          <w:szCs w:val="28"/>
        </w:rPr>
        <w:t>。</w:t>
      </w:r>
      <w:r w:rsidR="00F160D2" w:rsidRPr="00A95264">
        <w:rPr>
          <w:rFonts w:hint="eastAsia"/>
          <w:color w:val="FF0000"/>
          <w:sz w:val="24"/>
          <w:szCs w:val="28"/>
        </w:rPr>
        <w:t>传统的防火系统一般采用</w:t>
      </w:r>
      <w:r w:rsidR="005C0A7A">
        <w:rPr>
          <w:rFonts w:hint="eastAsia"/>
          <w:color w:val="FF0000"/>
          <w:sz w:val="24"/>
          <w:szCs w:val="28"/>
        </w:rPr>
        <w:t>单一的</w:t>
      </w:r>
      <w:r w:rsidR="005C0A7A" w:rsidRPr="005C0A7A">
        <w:rPr>
          <w:rFonts w:hint="eastAsia"/>
          <w:color w:val="FF0000"/>
          <w:sz w:val="24"/>
          <w:szCs w:val="28"/>
        </w:rPr>
        <w:t>离子式烟雾传感器</w:t>
      </w:r>
      <w:r w:rsidR="00F160D2" w:rsidRPr="00A95264">
        <w:rPr>
          <w:rFonts w:hint="eastAsia"/>
          <w:color w:val="FF0000"/>
          <w:sz w:val="24"/>
          <w:szCs w:val="28"/>
        </w:rPr>
        <w:t>，在有人吸烟或</w:t>
      </w:r>
      <w:r w:rsidR="00267BA1">
        <w:rPr>
          <w:rFonts w:hint="eastAsia"/>
          <w:color w:val="FF0000"/>
          <w:sz w:val="24"/>
          <w:szCs w:val="28"/>
        </w:rPr>
        <w:t>工作</w:t>
      </w:r>
      <w:r w:rsidR="00402C29">
        <w:rPr>
          <w:rFonts w:hint="eastAsia"/>
          <w:color w:val="FF0000"/>
          <w:sz w:val="24"/>
          <w:szCs w:val="28"/>
        </w:rPr>
        <w:t>过程中</w:t>
      </w:r>
      <w:r w:rsidR="00F160D2" w:rsidRPr="00A95264">
        <w:rPr>
          <w:rFonts w:hint="eastAsia"/>
          <w:color w:val="FF0000"/>
          <w:sz w:val="24"/>
          <w:szCs w:val="28"/>
        </w:rPr>
        <w:t>使用焊烙铁造成烟尘较大的情况，容易造成误报警，而当浓度过低时</w:t>
      </w:r>
      <w:r w:rsidR="004B7008">
        <w:rPr>
          <w:rFonts w:hint="eastAsia"/>
          <w:color w:val="FF0000"/>
          <w:sz w:val="24"/>
          <w:szCs w:val="28"/>
        </w:rPr>
        <w:t>又</w:t>
      </w:r>
      <w:r w:rsidR="004B7008" w:rsidRPr="004B7008">
        <w:rPr>
          <w:color w:val="FF0000"/>
          <w:sz w:val="24"/>
          <w:szCs w:val="28"/>
        </w:rPr>
        <w:t>无法进行有效检测。</w:t>
      </w:r>
      <w:r w:rsidR="00F160D2" w:rsidRPr="00A95264">
        <w:rPr>
          <w:rFonts w:hint="eastAsia"/>
          <w:color w:val="FF0000"/>
          <w:sz w:val="24"/>
          <w:szCs w:val="28"/>
        </w:rPr>
        <w:t>（参考文献：</w:t>
      </w:r>
      <w:r w:rsidR="00A95264" w:rsidRPr="00A95264">
        <w:rPr>
          <w:rFonts w:hint="eastAsia"/>
          <w:color w:val="FF0000"/>
          <w:sz w:val="24"/>
          <w:szCs w:val="28"/>
        </w:rPr>
        <w:t>基于</w:t>
      </w:r>
      <w:r w:rsidR="00A95264" w:rsidRPr="00A95264">
        <w:rPr>
          <w:rFonts w:hint="eastAsia"/>
          <w:color w:val="FF0000"/>
          <w:sz w:val="24"/>
          <w:szCs w:val="28"/>
        </w:rPr>
        <w:t>STM32</w:t>
      </w:r>
      <w:r w:rsidR="00A95264" w:rsidRPr="00A95264">
        <w:rPr>
          <w:rFonts w:hint="eastAsia"/>
          <w:color w:val="FF0000"/>
          <w:sz w:val="24"/>
          <w:szCs w:val="28"/>
        </w:rPr>
        <w:t>与机智云的楼宇火灾</w:t>
      </w:r>
      <w:r w:rsidR="000F4CEA">
        <w:rPr>
          <w:rFonts w:hint="eastAsia"/>
          <w:color w:val="FF0000"/>
          <w:sz w:val="24"/>
          <w:szCs w:val="28"/>
        </w:rPr>
        <w:t>，</w:t>
      </w:r>
      <w:r w:rsidR="00491432">
        <w:rPr>
          <w:rFonts w:hint="eastAsia"/>
          <w:color w:val="FF0000"/>
          <w:sz w:val="24"/>
          <w:szCs w:val="28"/>
        </w:rPr>
        <w:t>参考文献：</w:t>
      </w:r>
      <w:r w:rsidR="007A6C2B" w:rsidRPr="007A6C2B">
        <w:rPr>
          <w:rFonts w:hint="eastAsia"/>
          <w:color w:val="FF0000"/>
          <w:sz w:val="24"/>
          <w:szCs w:val="28"/>
        </w:rPr>
        <w:t>基于物联网技术的楼宇智能化综合安防监控系统设计</w:t>
      </w:r>
      <w:r w:rsidR="007A6C2B" w:rsidRPr="007A6C2B">
        <w:rPr>
          <w:rFonts w:hint="eastAsia"/>
          <w:color w:val="FF0000"/>
          <w:sz w:val="24"/>
          <w:szCs w:val="28"/>
        </w:rPr>
        <w:t>_</w:t>
      </w:r>
      <w:r w:rsidR="007A6C2B" w:rsidRPr="007A6C2B">
        <w:rPr>
          <w:rFonts w:hint="eastAsia"/>
          <w:color w:val="FF0000"/>
          <w:sz w:val="24"/>
          <w:szCs w:val="28"/>
        </w:rPr>
        <w:t>秦健勇</w:t>
      </w:r>
      <w:r w:rsidR="00F160D2" w:rsidRPr="00A95264">
        <w:rPr>
          <w:rFonts w:hint="eastAsia"/>
          <w:color w:val="FF0000"/>
          <w:sz w:val="24"/>
          <w:szCs w:val="28"/>
        </w:rPr>
        <w:t>）</w:t>
      </w:r>
      <w:r w:rsidR="00F42E52" w:rsidRPr="00F42E52">
        <w:rPr>
          <w:sz w:val="24"/>
          <w:szCs w:val="28"/>
        </w:rPr>
        <w:t>大大降低了系统的可靠性和有效性</w:t>
      </w:r>
      <w:r w:rsidR="00F42E52" w:rsidRPr="00F42E52">
        <w:rPr>
          <w:rFonts w:hint="eastAsia"/>
          <w:sz w:val="24"/>
          <w:szCs w:val="28"/>
        </w:rPr>
        <w:t>。</w:t>
      </w:r>
      <w:r w:rsidR="00EA54CE" w:rsidRPr="00EA54CE">
        <w:rPr>
          <w:sz w:val="24"/>
          <w:szCs w:val="28"/>
        </w:rPr>
        <w:t>同时，现代楼宇内人口密集，人员流动频繁，对于上下班和进出楼宇的人员难以进行有效监管，</w:t>
      </w:r>
      <w:r w:rsidRPr="00F60707">
        <w:rPr>
          <w:rFonts w:hint="eastAsia"/>
          <w:sz w:val="24"/>
          <w:szCs w:val="28"/>
        </w:rPr>
        <w:t>也容易造成安全隐患。</w:t>
      </w:r>
    </w:p>
    <w:p w14:paraId="7B370F92" w14:textId="5A9BE193" w:rsidR="00C511F8" w:rsidRPr="008152C5" w:rsidRDefault="005A1F4F" w:rsidP="006621DD">
      <w:pPr>
        <w:wordWrap w:val="0"/>
        <w:spacing w:line="360" w:lineRule="auto"/>
        <w:ind w:firstLineChars="200" w:firstLine="480"/>
        <w:rPr>
          <w:sz w:val="24"/>
          <w:szCs w:val="28"/>
        </w:rPr>
      </w:pPr>
      <w:r w:rsidRPr="00F60707">
        <w:rPr>
          <w:rFonts w:hint="eastAsia"/>
          <w:sz w:val="24"/>
          <w:szCs w:val="28"/>
        </w:rPr>
        <w:t>因此，开发一种能够监控楼宇安防状态的智能系统就尤为重要</w:t>
      </w:r>
      <w:r w:rsidR="00E9279F">
        <w:rPr>
          <w:rFonts w:hint="eastAsia"/>
          <w:sz w:val="24"/>
          <w:szCs w:val="28"/>
        </w:rPr>
        <w:t>。</w:t>
      </w:r>
      <w:r w:rsidR="00E9279F" w:rsidRPr="00E9279F">
        <w:rPr>
          <w:sz w:val="24"/>
          <w:szCs w:val="28"/>
        </w:rPr>
        <w:t>这样的系统不仅可以实时监测楼宇内的火灾隐患，减少误报和漏报现象，还可以对人员流动进行有效监管，及时发现并处理安全隐患。此外，</w:t>
      </w:r>
      <w:r w:rsidR="00356F61">
        <w:rPr>
          <w:rFonts w:hint="eastAsia"/>
          <w:sz w:val="24"/>
          <w:szCs w:val="28"/>
        </w:rPr>
        <w:t>它能实时</w:t>
      </w:r>
      <w:r w:rsidR="00E9279F" w:rsidRPr="00E9279F">
        <w:rPr>
          <w:sz w:val="24"/>
          <w:szCs w:val="28"/>
        </w:rPr>
        <w:t>与消防部门实现联动，一旦发生火灾，可以迅速提供准确的火场信息，为消防人员制定救援方案提供有力支持</w:t>
      </w:r>
      <w:r w:rsidRPr="00F60707">
        <w:rPr>
          <w:rFonts w:hint="eastAsia"/>
          <w:sz w:val="24"/>
          <w:szCs w:val="28"/>
        </w:rPr>
        <w:t>。</w:t>
      </w:r>
    </w:p>
    <w:p w14:paraId="0A5D5E96"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9" w:name="_Toc32399"/>
      <w:bookmarkStart w:id="20" w:name="_Toc197360074"/>
      <w:r w:rsidRPr="00CD6AF6">
        <w:rPr>
          <w:rFonts w:eastAsia="黑体"/>
          <w:sz w:val="28"/>
          <w:szCs w:val="28"/>
        </w:rPr>
        <w:t>1</w:t>
      </w:r>
      <w:r>
        <w:rPr>
          <w:rFonts w:eastAsia="黑体"/>
          <w:sz w:val="28"/>
          <w:szCs w:val="28"/>
        </w:rPr>
        <w:t>.</w:t>
      </w:r>
      <w:r w:rsidRPr="00CD6AF6">
        <w:rPr>
          <w:rFonts w:eastAsia="黑体"/>
          <w:sz w:val="28"/>
          <w:szCs w:val="28"/>
        </w:rPr>
        <w:t>3</w:t>
      </w:r>
      <w:r>
        <w:rPr>
          <w:rFonts w:eastAsia="黑体" w:hint="eastAsia"/>
          <w:sz w:val="28"/>
          <w:szCs w:val="28"/>
        </w:rPr>
        <w:t xml:space="preserve">　</w:t>
      </w:r>
      <w:r>
        <w:rPr>
          <w:rFonts w:ascii="黑体" w:eastAsia="黑体" w:hAnsi="黑体" w:cs="黑体" w:hint="eastAsia"/>
          <w:sz w:val="28"/>
          <w:szCs w:val="28"/>
        </w:rPr>
        <w:t>国内外研究现状</w:t>
      </w:r>
      <w:bookmarkEnd w:id="17"/>
      <w:bookmarkEnd w:id="19"/>
      <w:bookmarkEnd w:id="20"/>
    </w:p>
    <w:p w14:paraId="6570240E" w14:textId="6D196AAA" w:rsidR="006C2148" w:rsidRPr="006C2148" w:rsidRDefault="00AF702B" w:rsidP="006621DD">
      <w:pPr>
        <w:wordWrap w:val="0"/>
        <w:spacing w:line="360" w:lineRule="auto"/>
        <w:ind w:firstLineChars="200" w:firstLine="480"/>
        <w:rPr>
          <w:sz w:val="24"/>
          <w:szCs w:val="28"/>
        </w:rPr>
      </w:pPr>
      <w:bookmarkStart w:id="21" w:name="_Toc30003"/>
      <w:bookmarkStart w:id="22" w:name="_Toc16888"/>
      <w:r>
        <w:rPr>
          <w:rFonts w:hint="eastAsia"/>
          <w:sz w:val="24"/>
        </w:rPr>
        <w:t>在</w:t>
      </w:r>
      <w:r w:rsidR="00132D64">
        <w:rPr>
          <w:rFonts w:hint="eastAsia"/>
          <w:sz w:val="24"/>
          <w:szCs w:val="28"/>
        </w:rPr>
        <w:t>（楼宇</w:t>
      </w:r>
      <w:r w:rsidR="00132D64">
        <w:rPr>
          <w:rFonts w:hint="eastAsia"/>
          <w:sz w:val="24"/>
          <w:szCs w:val="28"/>
        </w:rPr>
        <w:t>/</w:t>
      </w:r>
      <w:r w:rsidR="00132D64">
        <w:rPr>
          <w:rFonts w:hint="eastAsia"/>
          <w:sz w:val="24"/>
          <w:szCs w:val="28"/>
        </w:rPr>
        <w:t>人脸</w:t>
      </w:r>
      <w:r w:rsidR="00132D64">
        <w:rPr>
          <w:rFonts w:hint="eastAsia"/>
          <w:sz w:val="24"/>
          <w:szCs w:val="28"/>
        </w:rPr>
        <w:t>/</w:t>
      </w:r>
      <w:r w:rsidR="00132D64">
        <w:rPr>
          <w:rFonts w:hint="eastAsia"/>
          <w:sz w:val="24"/>
          <w:szCs w:val="28"/>
        </w:rPr>
        <w:t>太阳能，留个参考文献）</w:t>
      </w:r>
      <w:r w:rsidR="009E352E" w:rsidRPr="00F60707">
        <w:rPr>
          <w:rFonts w:hint="eastAsia"/>
          <w:sz w:val="24"/>
          <w:szCs w:val="28"/>
        </w:rPr>
        <w:t>。</w:t>
      </w:r>
      <w:r w:rsidR="006C2148" w:rsidRPr="006C2148">
        <w:rPr>
          <w:rFonts w:hint="eastAsia"/>
          <w:sz w:val="24"/>
          <w:szCs w:val="28"/>
        </w:rPr>
        <w:t>我国最新发布的国家标准</w:t>
      </w:r>
      <w:r w:rsidR="006C2148" w:rsidRPr="006C2148">
        <w:rPr>
          <w:rFonts w:hint="eastAsia"/>
          <w:sz w:val="24"/>
          <w:szCs w:val="28"/>
        </w:rPr>
        <w:t>GB 17945-202X</w:t>
      </w:r>
      <w:r w:rsidR="006C2148" w:rsidRPr="006C2148">
        <w:rPr>
          <w:rFonts w:hint="eastAsia"/>
          <w:sz w:val="24"/>
          <w:szCs w:val="28"/>
        </w:rPr>
        <w:t>对消防系统结构</w:t>
      </w:r>
      <w:r w:rsidR="00BE0AE6">
        <w:rPr>
          <w:rFonts w:hint="eastAsia"/>
          <w:sz w:val="24"/>
          <w:szCs w:val="28"/>
        </w:rPr>
        <w:t>、</w:t>
      </w:r>
      <w:r w:rsidR="006C2148" w:rsidRPr="006C2148">
        <w:rPr>
          <w:rFonts w:hint="eastAsia"/>
          <w:sz w:val="24"/>
          <w:szCs w:val="28"/>
        </w:rPr>
        <w:t>设备</w:t>
      </w:r>
      <w:r w:rsidR="006C2148" w:rsidRPr="006C2148">
        <w:rPr>
          <w:rFonts w:hint="eastAsia"/>
          <w:sz w:val="24"/>
          <w:szCs w:val="28"/>
        </w:rPr>
        <w:lastRenderedPageBreak/>
        <w:t>功能进行了</w:t>
      </w:r>
      <w:r w:rsidR="006C2148" w:rsidRPr="008251F5">
        <w:rPr>
          <w:rFonts w:hint="eastAsia"/>
          <w:sz w:val="24"/>
          <w:szCs w:val="28"/>
        </w:rPr>
        <w:t>改进和完善，但绝大多数写字楼仍采用传统的报警</w:t>
      </w:r>
      <w:r w:rsidR="006C2148" w:rsidRPr="008251F5">
        <w:rPr>
          <w:rFonts w:hint="eastAsia"/>
          <w:sz w:val="24"/>
          <w:szCs w:val="28"/>
        </w:rPr>
        <w:t>-</w:t>
      </w:r>
      <w:r w:rsidR="006C2148" w:rsidRPr="008251F5">
        <w:rPr>
          <w:rFonts w:hint="eastAsia"/>
          <w:sz w:val="24"/>
          <w:szCs w:val="28"/>
        </w:rPr>
        <w:t>判断</w:t>
      </w:r>
      <w:r w:rsidR="006C2148" w:rsidRPr="008251F5">
        <w:rPr>
          <w:rFonts w:hint="eastAsia"/>
          <w:sz w:val="24"/>
          <w:szCs w:val="28"/>
        </w:rPr>
        <w:t>-</w:t>
      </w:r>
      <w:r w:rsidR="006C2148" w:rsidRPr="008251F5">
        <w:rPr>
          <w:rFonts w:hint="eastAsia"/>
          <w:sz w:val="24"/>
          <w:szCs w:val="28"/>
        </w:rPr>
        <w:t>逃生模式，依</w:t>
      </w:r>
      <w:r w:rsidR="006C2148" w:rsidRPr="006C2148">
        <w:rPr>
          <w:rFonts w:hint="eastAsia"/>
          <w:sz w:val="24"/>
          <w:szCs w:val="28"/>
        </w:rPr>
        <w:t>赖单一烟感探头探测火灾，通过人工到达现场判断火灾发展，</w:t>
      </w:r>
      <w:r w:rsidR="0094565D">
        <w:rPr>
          <w:rFonts w:hint="eastAsia"/>
          <w:sz w:val="24"/>
          <w:szCs w:val="28"/>
        </w:rPr>
        <w:t>然后通过喊话、电话等方式</w:t>
      </w:r>
      <w:r w:rsidR="006C2148" w:rsidRPr="006C2148">
        <w:rPr>
          <w:rFonts w:hint="eastAsia"/>
          <w:sz w:val="24"/>
          <w:szCs w:val="28"/>
        </w:rPr>
        <w:t>通知并疏散人群，这种模式通知速度慢，容易造成火势大范围蔓延。同时，采用离子式烟雾传感器对大颗粒烟雾反应较慢，且许多楼宇并未安装自动消防装置，需要依赖消防人员手动开启。仅有少数重要企业和数据中心配备的应急供电和备用电源装置。</w:t>
      </w:r>
    </w:p>
    <w:p w14:paraId="5A59934E" w14:textId="09A910D0" w:rsidR="005D645B" w:rsidRDefault="006C2148" w:rsidP="006621DD">
      <w:pPr>
        <w:wordWrap w:val="0"/>
        <w:spacing w:line="360" w:lineRule="auto"/>
        <w:ind w:firstLineChars="200" w:firstLine="480"/>
        <w:rPr>
          <w:sz w:val="24"/>
          <w:szCs w:val="28"/>
        </w:rPr>
      </w:pPr>
      <w:r w:rsidRPr="00146089">
        <w:rPr>
          <w:rFonts w:hint="eastAsia"/>
          <w:color w:val="FF0000"/>
          <w:sz w:val="24"/>
          <w:szCs w:val="28"/>
        </w:rPr>
        <w:t>传统的楼宇建筑过程中，也建立了室内监控系统，发挥</w:t>
      </w:r>
      <w:r w:rsidR="00BE0AE6">
        <w:rPr>
          <w:rFonts w:hint="eastAsia"/>
          <w:color w:val="FF0000"/>
          <w:sz w:val="24"/>
          <w:szCs w:val="28"/>
        </w:rPr>
        <w:t>了一定的</w:t>
      </w:r>
      <w:r w:rsidRPr="00146089">
        <w:rPr>
          <w:rFonts w:hint="eastAsia"/>
          <w:color w:val="FF0000"/>
          <w:sz w:val="24"/>
          <w:szCs w:val="28"/>
        </w:rPr>
        <w:t>作用。但是，大多数的监控设备都集中在室内，并且需要有人巡视。（参考文献：物联网技术在楼宇智能化系统中的应用。郭进）</w:t>
      </w:r>
      <w:r w:rsidRPr="006C2148">
        <w:rPr>
          <w:rFonts w:hint="eastAsia"/>
          <w:sz w:val="24"/>
          <w:szCs w:val="28"/>
        </w:rPr>
        <w:t>现代城市高层建筑林立，人口密集，一旦发生火灾，疏散难度大，现有消防系统难以完全满足快速，安全疏散的需求，急需更加智能化的消防系统和应急预案。利用物联网、大数据等技术，实现早期预警、快速响应和智能疏散，最大程度保障人民生命财产安全。</w:t>
      </w:r>
    </w:p>
    <w:p w14:paraId="637563C9" w14:textId="7C5A1F94" w:rsidR="00411993" w:rsidRPr="00B46E1F" w:rsidRDefault="00411993" w:rsidP="006621DD">
      <w:pPr>
        <w:wordWrap w:val="0"/>
        <w:spacing w:line="360" w:lineRule="auto"/>
        <w:ind w:firstLineChars="200" w:firstLine="480"/>
        <w:rPr>
          <w:color w:val="FF0000"/>
          <w:sz w:val="24"/>
          <w:szCs w:val="28"/>
        </w:rPr>
      </w:pPr>
      <w:r w:rsidRPr="00B46E1F">
        <w:rPr>
          <w:rFonts w:hint="eastAsia"/>
          <w:color w:val="FF0000"/>
          <w:sz w:val="24"/>
          <w:szCs w:val="28"/>
        </w:rPr>
        <w:t>国外对于智能化消防应急疏散系统的研究很早。目前的资料认为，</w:t>
      </w:r>
      <w:r w:rsidRPr="00B46E1F">
        <w:rPr>
          <w:rFonts w:hint="eastAsia"/>
          <w:color w:val="FF0000"/>
          <w:sz w:val="24"/>
          <w:szCs w:val="28"/>
        </w:rPr>
        <w:t>1942</w:t>
      </w:r>
      <w:r w:rsidRPr="00B46E1F">
        <w:rPr>
          <w:rFonts w:hint="eastAsia"/>
          <w:color w:val="FF0000"/>
          <w:sz w:val="24"/>
          <w:szCs w:val="28"/>
        </w:rPr>
        <w:t>年瑞士希伯勒斯公司，率先使用火灾报警器是最早接触智能消防安全和应急系统的公司。后续，日本也对疏散指示灯做了具体的规定，美国引入</w:t>
      </w:r>
      <w:r w:rsidRPr="00B46E1F">
        <w:rPr>
          <w:rFonts w:hint="eastAsia"/>
          <w:color w:val="FF0000"/>
          <w:sz w:val="24"/>
          <w:szCs w:val="28"/>
        </w:rPr>
        <w:lastRenderedPageBreak/>
        <w:t>了模型来搭建建筑模拟人员疏散并计算最短疏散时间。</w:t>
      </w:r>
      <w:r w:rsidR="00D76A5A" w:rsidRPr="00B46E1F">
        <w:rPr>
          <w:rFonts w:hint="eastAsia"/>
          <w:color w:val="FF0000"/>
          <w:sz w:val="24"/>
          <w:szCs w:val="28"/>
        </w:rPr>
        <w:t>（参考文献：</w:t>
      </w:r>
      <w:r w:rsidR="00B46E1F" w:rsidRPr="00B46E1F">
        <w:rPr>
          <w:rFonts w:hint="eastAsia"/>
          <w:color w:val="FF0000"/>
          <w:sz w:val="24"/>
          <w:szCs w:val="28"/>
        </w:rPr>
        <w:t>智慧楼宇消防应急与联动控制系统研究</w:t>
      </w:r>
      <w:r w:rsidR="00B46E1F" w:rsidRPr="00B46E1F">
        <w:rPr>
          <w:rFonts w:hint="eastAsia"/>
          <w:color w:val="FF0000"/>
          <w:sz w:val="24"/>
          <w:szCs w:val="28"/>
        </w:rPr>
        <w:t>_</w:t>
      </w:r>
      <w:r w:rsidR="00B46E1F" w:rsidRPr="00B46E1F">
        <w:rPr>
          <w:rFonts w:hint="eastAsia"/>
          <w:color w:val="FF0000"/>
          <w:sz w:val="24"/>
          <w:szCs w:val="28"/>
        </w:rPr>
        <w:t>刘文浩</w:t>
      </w:r>
      <w:r w:rsidR="00D76A5A" w:rsidRPr="00B46E1F">
        <w:rPr>
          <w:rFonts w:hint="eastAsia"/>
          <w:color w:val="FF0000"/>
          <w:sz w:val="24"/>
          <w:szCs w:val="28"/>
        </w:rPr>
        <w:t>）</w:t>
      </w:r>
    </w:p>
    <w:p w14:paraId="5ED2F0B4" w14:textId="77777777" w:rsidR="00D76A5A" w:rsidRDefault="00411993" w:rsidP="006621DD">
      <w:pPr>
        <w:wordWrap w:val="0"/>
        <w:spacing w:line="360" w:lineRule="auto"/>
        <w:ind w:firstLineChars="200" w:firstLine="480"/>
        <w:rPr>
          <w:sz w:val="24"/>
          <w:szCs w:val="28"/>
        </w:rPr>
      </w:pPr>
      <w:r w:rsidRPr="00411993">
        <w:rPr>
          <w:rFonts w:hint="eastAsia"/>
          <w:sz w:val="24"/>
          <w:szCs w:val="28"/>
        </w:rPr>
        <w:t>欧盟的</w:t>
      </w:r>
      <w:r w:rsidRPr="00411993">
        <w:rPr>
          <w:rFonts w:hint="eastAsia"/>
          <w:sz w:val="24"/>
          <w:szCs w:val="28"/>
        </w:rPr>
        <w:t>ISO/TC90</w:t>
      </w:r>
      <w:r w:rsidRPr="00411993">
        <w:rPr>
          <w:rFonts w:hint="eastAsia"/>
          <w:sz w:val="24"/>
          <w:szCs w:val="28"/>
        </w:rPr>
        <w:t>标准是明确的消防标准</w:t>
      </w:r>
      <w:r w:rsidR="00D76A5A">
        <w:rPr>
          <w:rFonts w:hint="eastAsia"/>
          <w:sz w:val="24"/>
          <w:szCs w:val="28"/>
        </w:rPr>
        <w:t>，</w:t>
      </w:r>
      <w:r w:rsidRPr="00411993">
        <w:rPr>
          <w:rFonts w:hint="eastAsia"/>
          <w:sz w:val="24"/>
          <w:szCs w:val="28"/>
        </w:rPr>
        <w:t>涵盖了系统的设计</w:t>
      </w:r>
      <w:r w:rsidR="00D76A5A">
        <w:rPr>
          <w:rFonts w:hint="eastAsia"/>
          <w:sz w:val="24"/>
          <w:szCs w:val="28"/>
        </w:rPr>
        <w:t>、</w:t>
      </w:r>
      <w:r w:rsidRPr="00411993">
        <w:rPr>
          <w:rFonts w:hint="eastAsia"/>
          <w:sz w:val="24"/>
          <w:szCs w:val="28"/>
        </w:rPr>
        <w:t>安装</w:t>
      </w:r>
      <w:r w:rsidR="00D76A5A">
        <w:rPr>
          <w:rFonts w:hint="eastAsia"/>
          <w:sz w:val="24"/>
          <w:szCs w:val="28"/>
        </w:rPr>
        <w:t>、</w:t>
      </w:r>
      <w:r w:rsidRPr="00411993">
        <w:rPr>
          <w:rFonts w:hint="eastAsia"/>
          <w:sz w:val="24"/>
          <w:szCs w:val="28"/>
        </w:rPr>
        <w:t>测试和维护等方面。为确保系统的有效性提供了强有力的保障。</w:t>
      </w:r>
    </w:p>
    <w:p w14:paraId="115548AC" w14:textId="59925BA7" w:rsidR="00146089" w:rsidRDefault="00D76A5A" w:rsidP="006621DD">
      <w:pPr>
        <w:wordWrap w:val="0"/>
        <w:spacing w:line="360" w:lineRule="auto"/>
        <w:ind w:firstLineChars="200" w:firstLine="480"/>
        <w:rPr>
          <w:sz w:val="24"/>
          <w:szCs w:val="28"/>
        </w:rPr>
      </w:pPr>
      <w:r w:rsidRPr="00D76A5A">
        <w:rPr>
          <w:rFonts w:hint="eastAsia"/>
          <w:sz w:val="24"/>
          <w:szCs w:val="28"/>
        </w:rPr>
        <w:t>近几年，国内外的消防都得到了快速的发展，将研究的重点集中在物联网，传感器，机器识别等技术上，逐渐向智能化，高效化发展。</w:t>
      </w:r>
    </w:p>
    <w:p w14:paraId="463701DF" w14:textId="54590856" w:rsidR="00F80867" w:rsidRPr="00F80867" w:rsidRDefault="00F80867" w:rsidP="006621DD">
      <w:pPr>
        <w:wordWrap w:val="0"/>
        <w:spacing w:line="360" w:lineRule="auto"/>
        <w:ind w:firstLineChars="200" w:firstLine="480"/>
        <w:rPr>
          <w:sz w:val="24"/>
          <w:szCs w:val="28"/>
        </w:rPr>
      </w:pPr>
      <w:r w:rsidRPr="00146089">
        <w:rPr>
          <w:rFonts w:hint="eastAsia"/>
          <w:color w:val="FF0000"/>
          <w:sz w:val="24"/>
          <w:szCs w:val="28"/>
        </w:rPr>
        <w:t>国内的人脸识别门禁行业发展迅猛，但大多以中小型企业为主，产品良莠不齐。而且由于缺乏强制性的标准，导致市场十分混乱。（参考文献。人脸识别门禁产品质量安全现状与状态风险分析，叶子）</w:t>
      </w:r>
      <w:r w:rsidRPr="00F80867">
        <w:rPr>
          <w:rFonts w:hint="eastAsia"/>
          <w:sz w:val="24"/>
          <w:szCs w:val="28"/>
        </w:rPr>
        <w:t>很多价格低的门禁设备采集失败率高，识别精准防假体攻击的设备价格较高，大多被应用在地铁站等场所，用于监测行人和寻找违法人员，在前几年疫情期间还被用在公共场所智能测温等方面。在这方面制作的比较好的是海康威视、阿里平台等。辽宁科技大学和沈阳农业大学均采用的海康威视公司的人脸门禁系统，目前效果较好，在疫情期间还实现了测温，但当学生戴上帽子或光线较强时仍然会出现验证失败的情况。</w:t>
      </w:r>
    </w:p>
    <w:p w14:paraId="450A20FE" w14:textId="474F9B68" w:rsidR="00F80867" w:rsidRDefault="00F80867" w:rsidP="006621DD">
      <w:pPr>
        <w:wordWrap w:val="0"/>
        <w:spacing w:line="360" w:lineRule="auto"/>
        <w:ind w:firstLineChars="200" w:firstLine="480"/>
        <w:rPr>
          <w:sz w:val="24"/>
          <w:szCs w:val="28"/>
        </w:rPr>
      </w:pPr>
      <w:r w:rsidRPr="00146089">
        <w:rPr>
          <w:rFonts w:hint="eastAsia"/>
          <w:color w:val="FF0000"/>
          <w:sz w:val="24"/>
          <w:szCs w:val="28"/>
        </w:rPr>
        <w:lastRenderedPageBreak/>
        <w:t>国外人脸技术发展较早，被应用于机场海关和支付方面（参考文献：</w:t>
      </w:r>
      <w:r w:rsidRPr="00146089">
        <w:rPr>
          <w:rFonts w:hint="eastAsia"/>
          <w:color w:val="FF0000"/>
          <w:sz w:val="24"/>
          <w:szCs w:val="28"/>
        </w:rPr>
        <w:t>faical recognition xxx</w:t>
      </w:r>
      <w:r w:rsidRPr="00146089">
        <w:rPr>
          <w:rFonts w:hint="eastAsia"/>
          <w:color w:val="FF0000"/>
          <w:sz w:val="24"/>
          <w:szCs w:val="28"/>
        </w:rPr>
        <w:t>很酷）</w:t>
      </w:r>
      <w:r w:rsidRPr="00F80867">
        <w:rPr>
          <w:rFonts w:hint="eastAsia"/>
          <w:sz w:val="24"/>
          <w:szCs w:val="28"/>
        </w:rPr>
        <w:t>，但同样也有识别准确率低等问题，并且由于国外监管法律不全面，还会出现人脸信息泄露滥用的问题。在这方面做的较好的是苹果的</w:t>
      </w:r>
      <w:r w:rsidRPr="00F80867">
        <w:rPr>
          <w:rFonts w:hint="eastAsia"/>
          <w:sz w:val="24"/>
          <w:szCs w:val="28"/>
        </w:rPr>
        <w:t>Face ID</w:t>
      </w:r>
      <w:r w:rsidRPr="00F80867">
        <w:rPr>
          <w:rFonts w:hint="eastAsia"/>
          <w:sz w:val="24"/>
          <w:szCs w:val="28"/>
        </w:rPr>
        <w:t>，它采用的是</w:t>
      </w:r>
      <w:r w:rsidRPr="00F80867">
        <w:rPr>
          <w:rFonts w:hint="eastAsia"/>
          <w:sz w:val="24"/>
          <w:szCs w:val="28"/>
        </w:rPr>
        <w:t>3D</w:t>
      </w:r>
      <w:r w:rsidRPr="00F80867">
        <w:rPr>
          <w:rFonts w:hint="eastAsia"/>
          <w:sz w:val="24"/>
          <w:szCs w:val="28"/>
        </w:rPr>
        <w:t>识别，使用激光扫描面部和眼睛，被应用于</w:t>
      </w:r>
      <w:r w:rsidRPr="00F80867">
        <w:rPr>
          <w:rFonts w:hint="eastAsia"/>
          <w:sz w:val="24"/>
          <w:szCs w:val="28"/>
        </w:rPr>
        <w:t>iPhone</w:t>
      </w:r>
      <w:r w:rsidRPr="00F80867">
        <w:rPr>
          <w:rFonts w:hint="eastAsia"/>
          <w:sz w:val="24"/>
          <w:szCs w:val="28"/>
        </w:rPr>
        <w:t>手机和</w:t>
      </w:r>
      <w:r w:rsidRPr="00F80867">
        <w:rPr>
          <w:rFonts w:hint="eastAsia"/>
          <w:sz w:val="24"/>
          <w:szCs w:val="28"/>
        </w:rPr>
        <w:t>iPad</w:t>
      </w:r>
      <w:r w:rsidRPr="00F80867">
        <w:rPr>
          <w:rFonts w:hint="eastAsia"/>
          <w:sz w:val="24"/>
          <w:szCs w:val="28"/>
        </w:rPr>
        <w:t>。</w:t>
      </w:r>
    </w:p>
    <w:p w14:paraId="75469E16" w14:textId="1D8C9D2A" w:rsidR="00B32694" w:rsidRPr="00B32694" w:rsidRDefault="00B32694" w:rsidP="006621DD">
      <w:pPr>
        <w:wordWrap w:val="0"/>
        <w:spacing w:line="360" w:lineRule="auto"/>
        <w:ind w:firstLineChars="177" w:firstLine="425"/>
        <w:rPr>
          <w:sz w:val="24"/>
          <w:szCs w:val="28"/>
        </w:rPr>
      </w:pPr>
      <w:r w:rsidRPr="00B32694">
        <w:rPr>
          <w:rFonts w:hint="eastAsia"/>
          <w:color w:val="FF0000"/>
          <w:sz w:val="24"/>
          <w:szCs w:val="28"/>
        </w:rPr>
        <w:t>太阳能在全世界范围内都被认为是一种最理想的绿色能源，特别是太阳能在发电方面有很大的优势。它具有可再生，无污染等优点，是未来新兴产业的重要组成。（参考文献：户用光伏并网系统及其控制方法的研究）</w:t>
      </w:r>
      <w:r w:rsidRPr="00B32694">
        <w:rPr>
          <w:rFonts w:hint="eastAsia"/>
          <w:sz w:val="24"/>
          <w:szCs w:val="28"/>
        </w:rPr>
        <w:t>国内光伏发电并网发展迅速，尤其是西部地区太阳能资源丰富，推广分散光伏发电，不仅可以解决能源短缺的问题，还能促进经济社会发展。例如，在我国甘肃等光照丰富的地区，许多家庭已经在屋顶和院内安装光伏并网系统，不仅能满足自身的用电需求，还能将多余的电输送到电网，获得额外的经济效益。该系统主要由太阳能电池板，蓄电池，逆变器等部分组成。目前现在常用的并网逆变器都是采用</w:t>
      </w:r>
      <w:r w:rsidRPr="00B32694">
        <w:rPr>
          <w:rFonts w:hint="eastAsia"/>
          <w:sz w:val="24"/>
          <w:szCs w:val="28"/>
        </w:rPr>
        <w:t>MOSFET</w:t>
      </w:r>
      <w:r w:rsidRPr="00B32694">
        <w:rPr>
          <w:rFonts w:hint="eastAsia"/>
          <w:sz w:val="24"/>
          <w:szCs w:val="28"/>
        </w:rPr>
        <w:t>等全控器件，它需要在控制算法上实现电网电压同步锁相和锁频率等。</w:t>
      </w:r>
      <w:r w:rsidRPr="00B32694">
        <w:rPr>
          <w:rFonts w:hint="eastAsia"/>
          <w:color w:val="FF0000"/>
          <w:sz w:val="24"/>
          <w:szCs w:val="28"/>
        </w:rPr>
        <w:t>在离网运转时，也采用可控硅有源逆变，例如在某些电力机车上，由于车轮电机是阻感性负载，常使三相桥式全控</w:t>
      </w:r>
      <w:r w:rsidRPr="00B32694">
        <w:rPr>
          <w:rFonts w:hint="eastAsia"/>
          <w:color w:val="FF0000"/>
          <w:sz w:val="24"/>
          <w:szCs w:val="28"/>
        </w:rPr>
        <w:lastRenderedPageBreak/>
        <w:t>整流电路工作在逆变状态实现反接制动回馈电网。（参考文献：基于整流有源，逆变电路的电力机车节能调速系统黄元明）</w:t>
      </w:r>
      <w:r w:rsidRPr="00B32694">
        <w:rPr>
          <w:rFonts w:hint="eastAsia"/>
          <w:sz w:val="24"/>
          <w:szCs w:val="28"/>
        </w:rPr>
        <w:t>除了太阳能光伏板发电之外，还有塔式太阳能发电，它是通过将太阳光反射到加热塔顶部，利用集中的热能烧开水，推动汽轮机旋转实现发电，冶炼等。在中国光伏发电并网前景广阔，不断推动着新能源产业的健康发展。</w:t>
      </w:r>
    </w:p>
    <w:p w14:paraId="312BAC5A"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国外光伏并网的应用场景也非常的多。</w:t>
      </w:r>
      <w:r w:rsidRPr="00B32694">
        <w:rPr>
          <w:rFonts w:hint="eastAsia"/>
          <w:color w:val="FF0000"/>
          <w:sz w:val="24"/>
          <w:szCs w:val="28"/>
        </w:rPr>
        <w:t>例如，沙特阿拉伯地区由于常年气候干旱，他们采用在住宅建筑中集成并网太阳能光伏来减轻电网的压力</w:t>
      </w:r>
      <w:r w:rsidRPr="00B32694">
        <w:rPr>
          <w:rFonts w:hint="eastAsia"/>
          <w:color w:val="FF0000"/>
          <w:sz w:val="24"/>
          <w:szCs w:val="28"/>
        </w:rPr>
        <w:t xml:space="preserve"> </w:t>
      </w:r>
      <w:r w:rsidRPr="00B32694">
        <w:rPr>
          <w:rFonts w:hint="eastAsia"/>
          <w:color w:val="FF0000"/>
          <w:sz w:val="24"/>
          <w:szCs w:val="28"/>
        </w:rPr>
        <w:t>尤其是在夏季用电高峰时，可以大大减少电网的能源消耗。（参考文献：</w:t>
      </w:r>
      <w:r w:rsidRPr="00B32694">
        <w:rPr>
          <w:rFonts w:hint="eastAsia"/>
          <w:color w:val="FF0000"/>
          <w:sz w:val="24"/>
          <w:szCs w:val="28"/>
        </w:rPr>
        <w:t>technoccxxx</w:t>
      </w:r>
      <w:r w:rsidRPr="00B32694">
        <w:rPr>
          <w:rFonts w:hint="eastAsia"/>
          <w:color w:val="FF0000"/>
          <w:sz w:val="24"/>
          <w:szCs w:val="28"/>
        </w:rPr>
        <w:t>沙特阿拉伯地区）</w:t>
      </w:r>
    </w:p>
    <w:p w14:paraId="737FC3FF"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美国是全球第二大太阳能市场，它的晶体硅薄膜太阳能电池等技术在世界上遥遥领先，但是他们的太阳能市场大多数都是用于公益性的事业、商业等，但是各个州的发展情况都不同。</w:t>
      </w:r>
    </w:p>
    <w:p w14:paraId="0D8562DE" w14:textId="19CEF5EE" w:rsidR="00C511F8" w:rsidRPr="00B32694" w:rsidRDefault="00B32694" w:rsidP="006621DD">
      <w:pPr>
        <w:wordWrap w:val="0"/>
        <w:spacing w:line="360" w:lineRule="auto"/>
        <w:ind w:firstLineChars="200" w:firstLine="480"/>
        <w:rPr>
          <w:color w:val="FF0000"/>
          <w:sz w:val="24"/>
          <w:szCs w:val="28"/>
        </w:rPr>
      </w:pPr>
      <w:r w:rsidRPr="00B32694">
        <w:rPr>
          <w:rFonts w:hint="eastAsia"/>
          <w:sz w:val="24"/>
          <w:szCs w:val="28"/>
        </w:rPr>
        <w:t>澳大利亚政府在太阳能方面制定了目标，并且提供了补贴和支持，同时，积极推广储能系统，以解决太阳能发电的间歇性问题。</w:t>
      </w:r>
    </w:p>
    <w:p w14:paraId="512E88E8" w14:textId="0A92B090" w:rsidR="00C511F8" w:rsidRDefault="00AF702B" w:rsidP="006621DD">
      <w:pPr>
        <w:wordWrap w:val="0"/>
        <w:spacing w:beforeLines="50" w:before="156" w:afterLines="50" w:after="156" w:line="360" w:lineRule="auto"/>
        <w:outlineLvl w:val="1"/>
        <w:rPr>
          <w:rFonts w:eastAsia="黑体"/>
          <w:sz w:val="28"/>
          <w:szCs w:val="28"/>
        </w:rPr>
      </w:pPr>
      <w:bookmarkStart w:id="23" w:name="_Toc197360075"/>
      <w:r w:rsidRPr="00CD6AF6">
        <w:rPr>
          <w:rFonts w:eastAsia="黑体"/>
          <w:sz w:val="28"/>
          <w:szCs w:val="28"/>
        </w:rPr>
        <w:t>1</w:t>
      </w:r>
      <w:r>
        <w:rPr>
          <w:rFonts w:eastAsia="黑体"/>
          <w:sz w:val="28"/>
          <w:szCs w:val="28"/>
        </w:rPr>
        <w:t>.</w:t>
      </w:r>
      <w:r w:rsidRPr="00CD6AF6">
        <w:rPr>
          <w:rFonts w:eastAsia="黑体" w:hint="eastAsia"/>
          <w:sz w:val="28"/>
          <w:szCs w:val="28"/>
        </w:rPr>
        <w:t>4</w:t>
      </w:r>
      <w:r>
        <w:rPr>
          <w:rFonts w:eastAsia="黑体" w:hint="eastAsia"/>
          <w:sz w:val="28"/>
          <w:szCs w:val="28"/>
        </w:rPr>
        <w:t xml:space="preserve">　本文的主要研究内容和论文结构安排</w:t>
      </w:r>
      <w:bookmarkEnd w:id="23"/>
    </w:p>
    <w:p w14:paraId="01471735" w14:textId="406C199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第一章主要讲述了选题背景和课题的意义，对比了</w:t>
      </w:r>
      <w:r w:rsidRPr="009233AF">
        <w:rPr>
          <w:rFonts w:asciiTheme="minorEastAsia" w:eastAsiaTheme="minorEastAsia" w:hAnsiTheme="minorEastAsia" w:cstheme="minorEastAsia" w:hint="eastAsia"/>
          <w:sz w:val="24"/>
        </w:rPr>
        <w:lastRenderedPageBreak/>
        <w:t>新型的云平台安防系统的优势，以及国内外关于楼宇安防、人脸门禁、太阳能发电等方面的现状</w:t>
      </w:r>
      <w:r>
        <w:rPr>
          <w:rFonts w:asciiTheme="minorEastAsia" w:eastAsiaTheme="minorEastAsia" w:hAnsiTheme="minorEastAsia" w:cstheme="minorEastAsia" w:hint="eastAsia"/>
          <w:sz w:val="24"/>
        </w:rPr>
        <w:t>。</w:t>
      </w:r>
    </w:p>
    <w:p w14:paraId="1F520773" w14:textId="2FCB3635"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第二章主要描述了系统的总体方案和功能，以及</w:t>
      </w:r>
      <w:r>
        <w:rPr>
          <w:rFonts w:asciiTheme="minorEastAsia" w:eastAsiaTheme="minorEastAsia" w:hAnsiTheme="minorEastAsia" w:cstheme="minorEastAsia" w:hint="eastAsia"/>
          <w:sz w:val="24"/>
        </w:rPr>
        <w:t>部分</w:t>
      </w:r>
      <w:r w:rsidRPr="009233AF">
        <w:rPr>
          <w:rFonts w:asciiTheme="minorEastAsia" w:eastAsiaTheme="minorEastAsia" w:hAnsiTheme="minorEastAsia" w:cstheme="minorEastAsia" w:hint="eastAsia"/>
          <w:sz w:val="24"/>
        </w:rPr>
        <w:t>方案的选择</w:t>
      </w:r>
      <w:r w:rsidR="00AF702B">
        <w:rPr>
          <w:rFonts w:asciiTheme="minorEastAsia" w:eastAsiaTheme="minorEastAsia" w:hAnsiTheme="minorEastAsia" w:cstheme="minorEastAsia" w:hint="eastAsia"/>
          <w:sz w:val="24"/>
        </w:rPr>
        <w:t>。</w:t>
      </w:r>
    </w:p>
    <w:p w14:paraId="28F48D4A" w14:textId="402596A0"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第三章主要介绍了硬件电路，描述了各个模块和各部分的硬件电路设计</w:t>
      </w:r>
      <w:r w:rsidR="00AF702B">
        <w:rPr>
          <w:rFonts w:asciiTheme="minorEastAsia" w:eastAsiaTheme="minorEastAsia" w:hAnsiTheme="minorEastAsia" w:cstheme="minorEastAsia" w:hint="eastAsia"/>
          <w:sz w:val="24"/>
        </w:rPr>
        <w:t>。</w:t>
      </w:r>
    </w:p>
    <w:p w14:paraId="48DD0BF0" w14:textId="418CAEE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第四章主要介绍了软件的编写和程序的逻辑</w:t>
      </w:r>
      <w:r w:rsidR="00AF702B">
        <w:rPr>
          <w:rFonts w:asciiTheme="minorEastAsia" w:eastAsiaTheme="minorEastAsia" w:hAnsiTheme="minorEastAsia" w:cstheme="minorEastAsia" w:hint="eastAsia"/>
          <w:sz w:val="24"/>
        </w:rPr>
        <w:t>。</w:t>
      </w:r>
    </w:p>
    <w:p w14:paraId="523BFF3C" w14:textId="3E9B4C0E" w:rsidR="00C4128D" w:rsidRPr="006C2712" w:rsidRDefault="009233AF" w:rsidP="006621DD">
      <w:pPr>
        <w:wordWrap w:val="0"/>
        <w:spacing w:line="360" w:lineRule="auto"/>
        <w:ind w:firstLineChars="200" w:firstLine="480"/>
        <w:rPr>
          <w:rFonts w:eastAsia="黑体"/>
          <w:sz w:val="28"/>
          <w:szCs w:val="28"/>
        </w:rPr>
      </w:pPr>
      <w:r w:rsidRPr="009233AF">
        <w:rPr>
          <w:rFonts w:asciiTheme="minorEastAsia" w:eastAsiaTheme="minorEastAsia" w:hAnsiTheme="minorEastAsia" w:cstheme="minorEastAsia" w:hint="eastAsia"/>
          <w:sz w:val="24"/>
        </w:rPr>
        <w:t>第五章介绍了实物的调试和整体系统的测试，以及最终的实现效果</w:t>
      </w:r>
      <w:r w:rsidR="00AF702B">
        <w:rPr>
          <w:rFonts w:asciiTheme="minorEastAsia" w:eastAsiaTheme="minorEastAsia" w:hAnsiTheme="minorEastAsia" w:cstheme="minorEastAsia" w:hint="eastAsia"/>
          <w:sz w:val="24"/>
        </w:rPr>
        <w:t>。</w:t>
      </w:r>
      <w:bookmarkStart w:id="24" w:name="_Toc10586559"/>
      <w:bookmarkStart w:id="25" w:name="_Toc5926"/>
      <w:bookmarkStart w:id="26" w:name="_Toc502"/>
      <w:bookmarkEnd w:id="18"/>
      <w:bookmarkEnd w:id="21"/>
      <w:bookmarkEnd w:id="22"/>
    </w:p>
    <w:p w14:paraId="621B821B" w14:textId="1FAEFDC8" w:rsidR="00C511F8" w:rsidRDefault="00AF702B" w:rsidP="006621DD">
      <w:pPr>
        <w:pageBreakBefore/>
        <w:wordWrap w:val="0"/>
        <w:spacing w:beforeLines="50" w:before="156" w:afterLines="50" w:after="156" w:line="360" w:lineRule="auto"/>
        <w:outlineLvl w:val="0"/>
        <w:rPr>
          <w:rFonts w:eastAsia="黑体"/>
          <w:sz w:val="32"/>
          <w:szCs w:val="32"/>
        </w:rPr>
      </w:pPr>
      <w:bookmarkStart w:id="27" w:name="_Toc197360076"/>
      <w:r w:rsidRPr="00CD6AF6">
        <w:rPr>
          <w:rFonts w:eastAsia="黑体"/>
          <w:sz w:val="32"/>
          <w:szCs w:val="32"/>
        </w:rPr>
        <w:lastRenderedPageBreak/>
        <w:t>2</w:t>
      </w:r>
      <w:bookmarkEnd w:id="24"/>
      <w:bookmarkEnd w:id="25"/>
      <w:bookmarkEnd w:id="26"/>
      <w:r>
        <w:rPr>
          <w:rFonts w:eastAsia="黑体" w:hint="eastAsia"/>
          <w:sz w:val="32"/>
          <w:szCs w:val="32"/>
        </w:rPr>
        <w:t xml:space="preserve">　系统总体设计方案</w:t>
      </w:r>
      <w:bookmarkEnd w:id="27"/>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EF7F56">
        <w:rPr>
          <w:rFonts w:ascii="黑体" w:eastAsia="黑体" w:hAnsi="黑体" w:cs="黑体"/>
          <w:sz w:val="32"/>
          <w:szCs w:val="32"/>
        </w:rPr>
        <w:instrText>Seq eq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p>
    <w:p w14:paraId="545B25A4" w14:textId="77777777" w:rsidR="00C511F8" w:rsidRDefault="00AF702B" w:rsidP="006621DD">
      <w:pPr>
        <w:wordWrap w:val="0"/>
        <w:spacing w:beforeLines="50" w:before="156" w:afterLines="50" w:after="156" w:line="360" w:lineRule="auto"/>
        <w:outlineLvl w:val="1"/>
        <w:rPr>
          <w:rFonts w:eastAsia="黑体"/>
          <w:sz w:val="24"/>
        </w:rPr>
      </w:pPr>
      <w:bookmarkStart w:id="28" w:name="_Toc353352043"/>
      <w:bookmarkStart w:id="29" w:name="_Toc71660318"/>
      <w:bookmarkStart w:id="30" w:name="_Toc197360077"/>
      <w:r w:rsidRPr="00CD6AF6">
        <w:rPr>
          <w:rFonts w:eastAsia="黑体" w:hint="eastAsia"/>
          <w:sz w:val="28"/>
          <w:szCs w:val="28"/>
        </w:rPr>
        <w:t>2</w:t>
      </w:r>
      <w:r>
        <w:rPr>
          <w:rFonts w:eastAsia="黑体" w:hint="eastAsia"/>
          <w:sz w:val="28"/>
          <w:szCs w:val="28"/>
        </w:rPr>
        <w:t>.</w:t>
      </w:r>
      <w:bookmarkEnd w:id="28"/>
      <w:r w:rsidRPr="00CD6AF6">
        <w:rPr>
          <w:rFonts w:eastAsia="黑体" w:hint="eastAsia"/>
          <w:sz w:val="28"/>
          <w:szCs w:val="28"/>
        </w:rPr>
        <w:t>1</w:t>
      </w:r>
      <w:r>
        <w:rPr>
          <w:rFonts w:eastAsia="黑体" w:hint="eastAsia"/>
          <w:sz w:val="28"/>
          <w:szCs w:val="28"/>
        </w:rPr>
        <w:t xml:space="preserve">　系统总体设计</w:t>
      </w:r>
      <w:bookmarkEnd w:id="29"/>
      <w:bookmarkEnd w:id="30"/>
    </w:p>
    <w:p w14:paraId="287078E9" w14:textId="7A0E79EA" w:rsidR="00AE7462" w:rsidRPr="00AE7462" w:rsidRDefault="001B658C" w:rsidP="006621DD">
      <w:pPr>
        <w:wordWrap w:val="0"/>
        <w:spacing w:line="360" w:lineRule="auto"/>
        <w:ind w:firstLineChars="200" w:firstLine="480"/>
        <w:rPr>
          <w:sz w:val="24"/>
          <w:szCs w:val="28"/>
        </w:rPr>
      </w:pPr>
      <w:r w:rsidRPr="00FD0519">
        <w:rPr>
          <w:rFonts w:hint="eastAsia"/>
          <w:color w:val="FF0000"/>
          <w:sz w:val="24"/>
          <w:szCs w:val="28"/>
          <w:highlight w:val="yellow"/>
        </w:rPr>
        <w:t>（参考文献</w:t>
      </w:r>
      <w:r w:rsidR="00FD0519" w:rsidRPr="00FD0519">
        <w:rPr>
          <w:rFonts w:hint="eastAsia"/>
          <w:color w:val="FF0000"/>
          <w:sz w:val="24"/>
          <w:szCs w:val="28"/>
          <w:highlight w:val="yellow"/>
        </w:rPr>
        <w:t>：</w:t>
      </w:r>
      <w:r w:rsidRPr="00FD0519">
        <w:rPr>
          <w:rFonts w:hint="eastAsia"/>
          <w:color w:val="FF0000"/>
          <w:sz w:val="24"/>
          <w:szCs w:val="28"/>
          <w:highlight w:val="yellow"/>
        </w:rPr>
        <w:t>物联网技术在楼宇智能化系统中的应用</w:t>
      </w:r>
      <w:r w:rsidR="002857B9">
        <w:rPr>
          <w:rFonts w:hint="eastAsia"/>
          <w:color w:val="FF0000"/>
          <w:sz w:val="24"/>
          <w:szCs w:val="28"/>
          <w:highlight w:val="yellow"/>
        </w:rPr>
        <w:t>，其中引用：物联设计</w:t>
      </w:r>
      <w:r w:rsidR="00564CCF">
        <w:rPr>
          <w:rFonts w:hint="eastAsia"/>
          <w:color w:val="FF0000"/>
          <w:sz w:val="24"/>
          <w:szCs w:val="28"/>
          <w:highlight w:val="yellow"/>
        </w:rPr>
        <w:t>、智能报警</w:t>
      </w:r>
      <w:r w:rsidRPr="00FD0519">
        <w:rPr>
          <w:rFonts w:hint="eastAsia"/>
          <w:color w:val="FF0000"/>
          <w:sz w:val="24"/>
          <w:szCs w:val="28"/>
          <w:highlight w:val="yellow"/>
        </w:rPr>
        <w:t>）</w:t>
      </w:r>
      <w:r w:rsidR="00AE7462" w:rsidRPr="00AE7462">
        <w:rPr>
          <w:rFonts w:hint="eastAsia"/>
          <w:sz w:val="24"/>
          <w:szCs w:val="28"/>
        </w:rPr>
        <w:t>该系统由</w:t>
      </w:r>
      <w:r w:rsidR="00AE7462" w:rsidRPr="00AE7462">
        <w:rPr>
          <w:rFonts w:hint="eastAsia"/>
          <w:sz w:val="24"/>
          <w:szCs w:val="28"/>
        </w:rPr>
        <w:t>STM32F103VCT6</w:t>
      </w:r>
      <w:r w:rsidR="00AE7462" w:rsidRPr="00AE7462">
        <w:rPr>
          <w:rFonts w:hint="eastAsia"/>
          <w:sz w:val="24"/>
          <w:szCs w:val="28"/>
        </w:rPr>
        <w:t>单片机电路、</w:t>
      </w:r>
      <w:r w:rsidR="00AE7462" w:rsidRPr="00AE7462">
        <w:rPr>
          <w:rFonts w:hint="eastAsia"/>
          <w:sz w:val="24"/>
          <w:szCs w:val="28"/>
        </w:rPr>
        <w:t>HC-SR505</w:t>
      </w:r>
      <w:r w:rsidR="00AE7462" w:rsidRPr="00AE7462">
        <w:rPr>
          <w:rFonts w:hint="eastAsia"/>
          <w:sz w:val="24"/>
          <w:szCs w:val="28"/>
        </w:rPr>
        <w:t>红外热释电传感器电路、</w:t>
      </w:r>
      <w:r w:rsidR="00AE7462" w:rsidRPr="00AE7462">
        <w:rPr>
          <w:rFonts w:hint="eastAsia"/>
          <w:sz w:val="24"/>
          <w:szCs w:val="28"/>
        </w:rPr>
        <w:t>MQ2</w:t>
      </w:r>
      <w:r w:rsidR="00AE7462" w:rsidRPr="00AE7462">
        <w:rPr>
          <w:rFonts w:hint="eastAsia"/>
          <w:sz w:val="24"/>
          <w:szCs w:val="28"/>
        </w:rPr>
        <w:t>烟雾传感器电路、</w:t>
      </w:r>
      <w:r w:rsidR="00AE7462" w:rsidRPr="00AE7462">
        <w:rPr>
          <w:rFonts w:hint="eastAsia"/>
          <w:sz w:val="24"/>
          <w:szCs w:val="28"/>
        </w:rPr>
        <w:t>HY-01</w:t>
      </w:r>
      <w:r w:rsidR="00AE7462" w:rsidRPr="00AE7462">
        <w:rPr>
          <w:rFonts w:hint="eastAsia"/>
          <w:sz w:val="24"/>
          <w:szCs w:val="28"/>
        </w:rPr>
        <w:t>火焰传感器电路、</w:t>
      </w:r>
      <w:r w:rsidR="00AE7462" w:rsidRPr="00AE7462">
        <w:rPr>
          <w:rFonts w:hint="eastAsia"/>
          <w:sz w:val="24"/>
          <w:szCs w:val="28"/>
        </w:rPr>
        <w:t>OLED</w:t>
      </w:r>
      <w:r w:rsidR="00AE7462" w:rsidRPr="00AE7462">
        <w:rPr>
          <w:rFonts w:hint="eastAsia"/>
          <w:sz w:val="24"/>
          <w:szCs w:val="28"/>
        </w:rPr>
        <w:t>屏幕显示电路、指纹、刷卡、摄像头人脸识别电路、</w:t>
      </w:r>
      <w:r w:rsidR="00AE7462" w:rsidRPr="00AE7462">
        <w:rPr>
          <w:rFonts w:hint="eastAsia"/>
          <w:sz w:val="24"/>
          <w:szCs w:val="28"/>
        </w:rPr>
        <w:t>ESP8266</w:t>
      </w:r>
      <w:r w:rsidR="00AE7462" w:rsidRPr="00AE7462">
        <w:rPr>
          <w:rFonts w:hint="eastAsia"/>
          <w:sz w:val="24"/>
          <w:szCs w:val="28"/>
        </w:rPr>
        <w:t>物联网电路等一系列电路组成。</w:t>
      </w:r>
    </w:p>
    <w:p w14:paraId="7DDB3DD6" w14:textId="02E3CB76" w:rsidR="00AE7462" w:rsidRPr="00AE7462" w:rsidRDefault="00AE7462" w:rsidP="006621DD">
      <w:pPr>
        <w:wordWrap w:val="0"/>
        <w:spacing w:line="360" w:lineRule="auto"/>
        <w:ind w:firstLineChars="200" w:firstLine="480"/>
        <w:rPr>
          <w:sz w:val="24"/>
          <w:szCs w:val="28"/>
        </w:rPr>
      </w:pPr>
      <w:r w:rsidRPr="00AE7462">
        <w:rPr>
          <w:rFonts w:hint="eastAsia"/>
          <w:sz w:val="24"/>
          <w:szCs w:val="28"/>
        </w:rPr>
        <w:t>系统可以将烟雾火焰信息发送给主控</w:t>
      </w:r>
      <w:r w:rsidRPr="00AE7462">
        <w:rPr>
          <w:rFonts w:hint="eastAsia"/>
          <w:sz w:val="24"/>
          <w:szCs w:val="28"/>
        </w:rPr>
        <w:t>STM32F103VCT6</w:t>
      </w:r>
      <w:r w:rsidRPr="00AE7462">
        <w:rPr>
          <w:rFonts w:hint="eastAsia"/>
          <w:sz w:val="24"/>
          <w:szCs w:val="28"/>
        </w:rPr>
        <w:t>进行处理，并在</w:t>
      </w:r>
      <w:r w:rsidRPr="00AE7462">
        <w:rPr>
          <w:rFonts w:hint="eastAsia"/>
          <w:sz w:val="24"/>
          <w:szCs w:val="28"/>
        </w:rPr>
        <w:t>OLED</w:t>
      </w:r>
      <w:r w:rsidRPr="00AE7462">
        <w:rPr>
          <w:rFonts w:hint="eastAsia"/>
          <w:sz w:val="24"/>
          <w:szCs w:val="28"/>
        </w:rPr>
        <w:t>显示屏上显示出来。如果烟雾和火焰传感器同时</w:t>
      </w:r>
      <w:r w:rsidR="002C1504">
        <w:rPr>
          <w:rFonts w:hint="eastAsia"/>
          <w:sz w:val="24"/>
          <w:szCs w:val="28"/>
        </w:rPr>
        <w:t>感应到信号</w:t>
      </w:r>
      <w:r w:rsidRPr="00AE7462">
        <w:rPr>
          <w:rFonts w:hint="eastAsia"/>
          <w:sz w:val="24"/>
          <w:szCs w:val="28"/>
        </w:rPr>
        <w:t>，系统会判断已经发生火灾，此时系统会发命令给水泵，并开启对应区域的电磁阀，启动喷水灭火。此外，该系统还能够准确的感知行人的移动。</w:t>
      </w:r>
      <w:r w:rsidR="00CB0F98">
        <w:rPr>
          <w:rFonts w:hint="eastAsia"/>
          <w:sz w:val="24"/>
          <w:szCs w:val="28"/>
        </w:rPr>
        <w:t>白天</w:t>
      </w:r>
      <w:r w:rsidR="00B31FD8">
        <w:rPr>
          <w:rFonts w:hint="eastAsia"/>
          <w:sz w:val="24"/>
          <w:szCs w:val="28"/>
        </w:rPr>
        <w:t>（</w:t>
      </w:r>
      <w:r w:rsidR="00B31FD8">
        <w:rPr>
          <w:rFonts w:hint="eastAsia"/>
          <w:sz w:val="24"/>
          <w:szCs w:val="28"/>
        </w:rPr>
        <w:t>6-18</w:t>
      </w:r>
      <w:r w:rsidR="00B31FD8">
        <w:rPr>
          <w:rFonts w:hint="eastAsia"/>
          <w:sz w:val="24"/>
          <w:szCs w:val="28"/>
        </w:rPr>
        <w:t>时）</w:t>
      </w:r>
      <w:r w:rsidR="00CB0F98">
        <w:rPr>
          <w:rFonts w:hint="eastAsia"/>
          <w:sz w:val="24"/>
          <w:szCs w:val="28"/>
        </w:rPr>
        <w:t>楼内灯光会自动关闭，晚上</w:t>
      </w:r>
      <w:r w:rsidR="00B31FD8">
        <w:rPr>
          <w:rFonts w:hint="eastAsia"/>
          <w:sz w:val="24"/>
          <w:szCs w:val="28"/>
        </w:rPr>
        <w:t>（</w:t>
      </w:r>
      <w:r w:rsidR="00297237">
        <w:rPr>
          <w:rFonts w:hint="eastAsia"/>
          <w:sz w:val="24"/>
          <w:szCs w:val="28"/>
        </w:rPr>
        <w:t>18</w:t>
      </w:r>
      <w:r w:rsidR="00B31FD8">
        <w:rPr>
          <w:rFonts w:hint="eastAsia"/>
          <w:sz w:val="24"/>
          <w:szCs w:val="28"/>
        </w:rPr>
        <w:t>-</w:t>
      </w:r>
      <w:r w:rsidR="00B31FD8">
        <w:rPr>
          <w:rFonts w:hint="eastAsia"/>
          <w:sz w:val="24"/>
          <w:szCs w:val="28"/>
        </w:rPr>
        <w:t>次日</w:t>
      </w:r>
      <w:r w:rsidR="00297237">
        <w:rPr>
          <w:rFonts w:hint="eastAsia"/>
          <w:sz w:val="24"/>
          <w:szCs w:val="28"/>
        </w:rPr>
        <w:t>6</w:t>
      </w:r>
      <w:r w:rsidR="00B31FD8">
        <w:rPr>
          <w:rFonts w:hint="eastAsia"/>
          <w:sz w:val="24"/>
          <w:szCs w:val="28"/>
        </w:rPr>
        <w:t>时）</w:t>
      </w:r>
      <w:r w:rsidRPr="00AE7462">
        <w:rPr>
          <w:rFonts w:hint="eastAsia"/>
          <w:sz w:val="24"/>
          <w:szCs w:val="28"/>
        </w:rPr>
        <w:t>当有人经过时，红外热释电传感器会</w:t>
      </w:r>
      <w:r w:rsidR="00CB0F98">
        <w:rPr>
          <w:rFonts w:hint="eastAsia"/>
          <w:sz w:val="24"/>
          <w:szCs w:val="28"/>
        </w:rPr>
        <w:t>自动感应</w:t>
      </w:r>
      <w:r w:rsidRPr="00AE7462">
        <w:rPr>
          <w:rFonts w:hint="eastAsia"/>
          <w:sz w:val="24"/>
          <w:szCs w:val="28"/>
        </w:rPr>
        <w:t>，开启灯光，为行人提供照明。当行人离开后，灯光则会自动熄灭，从而实现节能效果。</w:t>
      </w:r>
      <w:r w:rsidR="00EA680E">
        <w:rPr>
          <w:rFonts w:hint="eastAsia"/>
          <w:sz w:val="24"/>
          <w:szCs w:val="28"/>
        </w:rPr>
        <w:t>当开启入侵功能后，</w:t>
      </w:r>
      <w:r w:rsidR="00EA680E">
        <w:rPr>
          <w:rFonts w:hint="eastAsia"/>
          <w:sz w:val="24"/>
          <w:szCs w:val="28"/>
        </w:rPr>
        <w:t>CAM</w:t>
      </w:r>
      <w:r w:rsidR="00EA680E">
        <w:rPr>
          <w:rFonts w:hint="eastAsia"/>
          <w:sz w:val="24"/>
          <w:szCs w:val="28"/>
        </w:rPr>
        <w:t>摄像头会自动打开，进入移动侦测功能，检测到</w:t>
      </w:r>
      <w:r w:rsidR="006E1CBB">
        <w:rPr>
          <w:rFonts w:hint="eastAsia"/>
          <w:sz w:val="24"/>
          <w:szCs w:val="28"/>
        </w:rPr>
        <w:t>画面有物品移动即会抓拍，并闪烁灯光警报。</w:t>
      </w:r>
      <w:r w:rsidRPr="00AE7462">
        <w:rPr>
          <w:rFonts w:hint="eastAsia"/>
          <w:sz w:val="24"/>
          <w:szCs w:val="28"/>
        </w:rPr>
        <w:t>温湿度传感器也会检测室内</w:t>
      </w:r>
      <w:r w:rsidR="00297237">
        <w:rPr>
          <w:rFonts w:hint="eastAsia"/>
          <w:sz w:val="24"/>
          <w:szCs w:val="28"/>
        </w:rPr>
        <w:t>外</w:t>
      </w:r>
      <w:r w:rsidRPr="00AE7462">
        <w:rPr>
          <w:rFonts w:hint="eastAsia"/>
          <w:sz w:val="24"/>
          <w:szCs w:val="28"/>
        </w:rPr>
        <w:t>温湿度，并根据</w:t>
      </w:r>
      <w:r w:rsidR="00AB147E">
        <w:rPr>
          <w:rFonts w:hint="eastAsia"/>
          <w:sz w:val="24"/>
          <w:szCs w:val="28"/>
        </w:rPr>
        <w:t>云</w:t>
      </w:r>
      <w:r w:rsidR="0067713A">
        <w:rPr>
          <w:rFonts w:hint="eastAsia"/>
          <w:sz w:val="24"/>
          <w:szCs w:val="28"/>
        </w:rPr>
        <w:t>端</w:t>
      </w:r>
      <w:r w:rsidR="00B31FD8">
        <w:rPr>
          <w:rFonts w:hint="eastAsia"/>
          <w:sz w:val="24"/>
          <w:szCs w:val="28"/>
        </w:rPr>
        <w:t>设定</w:t>
      </w:r>
      <w:r w:rsidRPr="00AE7462">
        <w:rPr>
          <w:rFonts w:hint="eastAsia"/>
          <w:sz w:val="24"/>
          <w:szCs w:val="28"/>
        </w:rPr>
        <w:t>温度自动调节空调设备。</w:t>
      </w:r>
    </w:p>
    <w:p w14:paraId="47BFEAA1" w14:textId="198F31F3" w:rsidR="00C511F8" w:rsidRDefault="00AE7462" w:rsidP="006621DD">
      <w:pPr>
        <w:wordWrap w:val="0"/>
        <w:spacing w:line="360" w:lineRule="auto"/>
        <w:ind w:firstLineChars="200" w:firstLine="480"/>
        <w:rPr>
          <w:sz w:val="24"/>
          <w:szCs w:val="28"/>
        </w:rPr>
      </w:pPr>
      <w:r w:rsidRPr="00AE7462">
        <w:rPr>
          <w:rFonts w:hint="eastAsia"/>
          <w:sz w:val="24"/>
          <w:szCs w:val="28"/>
        </w:rPr>
        <w:lastRenderedPageBreak/>
        <w:t>系统还会通过</w:t>
      </w:r>
      <w:r w:rsidR="00DA1876">
        <w:rPr>
          <w:rFonts w:hint="eastAsia"/>
          <w:sz w:val="24"/>
          <w:szCs w:val="28"/>
        </w:rPr>
        <w:t>Wi-Fi</w:t>
      </w:r>
      <w:r w:rsidRPr="00AE7462">
        <w:rPr>
          <w:rFonts w:hint="eastAsia"/>
          <w:sz w:val="24"/>
          <w:szCs w:val="28"/>
        </w:rPr>
        <w:t>和以太网将异常信息发送到云平台，该系统还与</w:t>
      </w:r>
      <w:r w:rsidR="008C2E4D">
        <w:rPr>
          <w:rFonts w:hint="eastAsia"/>
          <w:sz w:val="24"/>
          <w:szCs w:val="28"/>
        </w:rPr>
        <w:t>企业</w:t>
      </w:r>
      <w:r w:rsidRPr="00AE7462">
        <w:rPr>
          <w:rFonts w:hint="eastAsia"/>
          <w:sz w:val="24"/>
          <w:szCs w:val="28"/>
        </w:rPr>
        <w:t>微信平台对接，一旦检测到火灾，会立即通过公众号平台和企业微信通知楼宇管理人员和楼内的办公人员。确保他们能够迅速采取应对措施，逃生以确保安全。</w:t>
      </w:r>
      <w:r w:rsidR="006E1CBB">
        <w:rPr>
          <w:rFonts w:hint="eastAsia"/>
          <w:sz w:val="24"/>
          <w:szCs w:val="28"/>
        </w:rPr>
        <w:t>CAM</w:t>
      </w:r>
      <w:r w:rsidR="006E1CBB">
        <w:rPr>
          <w:rFonts w:hint="eastAsia"/>
          <w:sz w:val="24"/>
          <w:szCs w:val="28"/>
        </w:rPr>
        <w:t>摄像头也会辅助</w:t>
      </w:r>
      <w:r w:rsidR="00E1428E">
        <w:rPr>
          <w:rFonts w:hint="eastAsia"/>
          <w:sz w:val="24"/>
          <w:szCs w:val="28"/>
        </w:rPr>
        <w:t>拍摄火灾现场的图片和视频，为楼外消防人员</w:t>
      </w:r>
      <w:r w:rsidR="007746C4">
        <w:rPr>
          <w:rFonts w:hint="eastAsia"/>
          <w:sz w:val="24"/>
          <w:szCs w:val="28"/>
        </w:rPr>
        <w:t>给予救援参考。</w:t>
      </w:r>
      <w:r w:rsidRPr="00AE7462">
        <w:rPr>
          <w:rFonts w:hint="eastAsia"/>
          <w:sz w:val="24"/>
          <w:szCs w:val="28"/>
        </w:rPr>
        <w:t>4G</w:t>
      </w:r>
      <w:r w:rsidRPr="00AE7462">
        <w:rPr>
          <w:rFonts w:hint="eastAsia"/>
          <w:sz w:val="24"/>
          <w:szCs w:val="28"/>
        </w:rPr>
        <w:t>模块</w:t>
      </w:r>
      <w:r w:rsidR="008C2E4D">
        <w:rPr>
          <w:rFonts w:hint="eastAsia"/>
          <w:sz w:val="24"/>
          <w:szCs w:val="28"/>
        </w:rPr>
        <w:t>也会作为</w:t>
      </w:r>
      <w:r w:rsidR="009879D2">
        <w:rPr>
          <w:rFonts w:hint="eastAsia"/>
          <w:sz w:val="24"/>
          <w:szCs w:val="28"/>
        </w:rPr>
        <w:t>冗余措施，</w:t>
      </w:r>
      <w:r w:rsidR="009879D2" w:rsidRPr="00AE7462">
        <w:rPr>
          <w:rFonts w:hint="eastAsia"/>
          <w:sz w:val="24"/>
          <w:szCs w:val="28"/>
        </w:rPr>
        <w:t>当楼宇内的</w:t>
      </w:r>
      <w:r w:rsidR="00DA1876">
        <w:rPr>
          <w:rFonts w:hint="eastAsia"/>
          <w:sz w:val="24"/>
          <w:szCs w:val="28"/>
        </w:rPr>
        <w:t>Wi-Fi</w:t>
      </w:r>
      <w:r w:rsidR="009879D2" w:rsidRPr="00AE7462">
        <w:rPr>
          <w:rFonts w:hint="eastAsia"/>
          <w:sz w:val="24"/>
          <w:szCs w:val="28"/>
        </w:rPr>
        <w:t>和互联网断开时</w:t>
      </w:r>
      <w:r w:rsidR="009879D2">
        <w:rPr>
          <w:rFonts w:hint="eastAsia"/>
          <w:sz w:val="24"/>
          <w:szCs w:val="28"/>
        </w:rPr>
        <w:t>可以</w:t>
      </w:r>
      <w:r w:rsidRPr="00AE7462">
        <w:rPr>
          <w:rFonts w:hint="eastAsia"/>
          <w:sz w:val="24"/>
          <w:szCs w:val="28"/>
        </w:rPr>
        <w:t>将火灾的信息发送到楼宇管理员的手中。</w:t>
      </w:r>
    </w:p>
    <w:p w14:paraId="1A3F0A82" w14:textId="231E7F10" w:rsidR="00AB147E" w:rsidRDefault="004375DD" w:rsidP="006621DD">
      <w:pPr>
        <w:wordWrap w:val="0"/>
        <w:spacing w:line="360" w:lineRule="auto"/>
        <w:ind w:firstLineChars="200" w:firstLine="480"/>
        <w:rPr>
          <w:sz w:val="24"/>
          <w:szCs w:val="28"/>
        </w:rPr>
      </w:pPr>
      <w:r>
        <w:rPr>
          <w:rFonts w:hint="eastAsia"/>
          <w:sz w:val="24"/>
          <w:szCs w:val="28"/>
        </w:rPr>
        <w:t>楼宇人员出入复杂，</w:t>
      </w:r>
      <w:r w:rsidR="006348A6">
        <w:rPr>
          <w:rFonts w:hint="eastAsia"/>
          <w:sz w:val="24"/>
          <w:szCs w:val="28"/>
        </w:rPr>
        <w:t>该系统还具</w:t>
      </w:r>
      <w:r w:rsidR="001824A2">
        <w:rPr>
          <w:rFonts w:hint="eastAsia"/>
          <w:sz w:val="24"/>
          <w:szCs w:val="28"/>
        </w:rPr>
        <w:t>有</w:t>
      </w:r>
      <w:r w:rsidR="006348A6">
        <w:rPr>
          <w:rFonts w:hint="eastAsia"/>
          <w:sz w:val="24"/>
          <w:szCs w:val="28"/>
        </w:rPr>
        <w:t>人脸识别身份认证和指纹认证功能</w:t>
      </w:r>
      <w:r w:rsidR="00B07CD2">
        <w:rPr>
          <w:rFonts w:hint="eastAsia"/>
          <w:sz w:val="24"/>
          <w:szCs w:val="28"/>
        </w:rPr>
        <w:t>。</w:t>
      </w:r>
      <w:r w:rsidR="009A49FF">
        <w:rPr>
          <w:rFonts w:hint="eastAsia"/>
          <w:sz w:val="24"/>
          <w:szCs w:val="28"/>
        </w:rPr>
        <w:t>这部分由</w:t>
      </w:r>
      <w:r w:rsidR="009A49FF">
        <w:rPr>
          <w:rFonts w:hint="eastAsia"/>
          <w:sz w:val="24"/>
          <w:szCs w:val="28"/>
        </w:rPr>
        <w:t>RDK-X5</w:t>
      </w:r>
      <w:r w:rsidR="009A49FF">
        <w:rPr>
          <w:rFonts w:hint="eastAsia"/>
          <w:sz w:val="24"/>
          <w:szCs w:val="28"/>
        </w:rPr>
        <w:t>开发板和</w:t>
      </w:r>
      <w:r w:rsidR="009A49FF">
        <w:rPr>
          <w:rFonts w:hint="eastAsia"/>
          <w:sz w:val="24"/>
          <w:szCs w:val="28"/>
        </w:rPr>
        <w:t>STM32F103C8T6</w:t>
      </w:r>
      <w:r w:rsidR="009A49FF">
        <w:rPr>
          <w:rFonts w:hint="eastAsia"/>
          <w:sz w:val="24"/>
          <w:szCs w:val="28"/>
        </w:rPr>
        <w:t>做冗余</w:t>
      </w:r>
      <w:r w:rsidR="00596FF1">
        <w:rPr>
          <w:rFonts w:hint="eastAsia"/>
          <w:sz w:val="24"/>
          <w:szCs w:val="28"/>
        </w:rPr>
        <w:t>备份，一般情况下用户可以方便的使用人脸识别来进行身份认证，</w:t>
      </w:r>
      <w:r w:rsidR="00DD0A75">
        <w:rPr>
          <w:rFonts w:hint="eastAsia"/>
          <w:sz w:val="24"/>
          <w:szCs w:val="28"/>
        </w:rPr>
        <w:t>HMI</w:t>
      </w:r>
      <w:r w:rsidR="00DD0A75">
        <w:rPr>
          <w:rFonts w:hint="eastAsia"/>
          <w:sz w:val="24"/>
          <w:szCs w:val="28"/>
        </w:rPr>
        <w:t>显示屏上</w:t>
      </w:r>
      <w:r w:rsidR="00B6338A">
        <w:rPr>
          <w:rFonts w:hint="eastAsia"/>
          <w:sz w:val="24"/>
          <w:szCs w:val="28"/>
        </w:rPr>
        <w:t>会</w:t>
      </w:r>
      <w:r w:rsidR="00DD0A75">
        <w:rPr>
          <w:rFonts w:hint="eastAsia"/>
          <w:sz w:val="24"/>
          <w:szCs w:val="28"/>
        </w:rPr>
        <w:t>实时显示摄像头画面</w:t>
      </w:r>
      <w:r w:rsidR="002C26D7">
        <w:rPr>
          <w:rFonts w:hint="eastAsia"/>
          <w:sz w:val="24"/>
          <w:szCs w:val="28"/>
        </w:rPr>
        <w:t>。</w:t>
      </w:r>
      <w:r w:rsidR="006348A6">
        <w:rPr>
          <w:rFonts w:hint="eastAsia"/>
          <w:sz w:val="24"/>
          <w:szCs w:val="28"/>
        </w:rPr>
        <w:t>当</w:t>
      </w:r>
      <w:r w:rsidR="00B07CD2">
        <w:rPr>
          <w:rFonts w:hint="eastAsia"/>
          <w:sz w:val="24"/>
          <w:szCs w:val="28"/>
        </w:rPr>
        <w:t>有人出现在人脸摄像头前时，</w:t>
      </w:r>
      <w:r w:rsidR="009E3831">
        <w:rPr>
          <w:rFonts w:hint="eastAsia"/>
          <w:sz w:val="24"/>
          <w:szCs w:val="28"/>
        </w:rPr>
        <w:t>会自动识别</w:t>
      </w:r>
      <w:r w:rsidR="00886A58">
        <w:rPr>
          <w:rFonts w:hint="eastAsia"/>
          <w:sz w:val="24"/>
          <w:szCs w:val="28"/>
        </w:rPr>
        <w:t>身份</w:t>
      </w:r>
      <w:r w:rsidR="002C26D7">
        <w:rPr>
          <w:rFonts w:hint="eastAsia"/>
          <w:sz w:val="24"/>
          <w:szCs w:val="28"/>
        </w:rPr>
        <w:t>并执行开关门操作</w:t>
      </w:r>
      <w:r w:rsidR="00B83561">
        <w:rPr>
          <w:rFonts w:hint="eastAsia"/>
          <w:sz w:val="24"/>
          <w:szCs w:val="28"/>
        </w:rPr>
        <w:t>和播报检测结果</w:t>
      </w:r>
      <w:r w:rsidR="00886A58">
        <w:rPr>
          <w:rFonts w:hint="eastAsia"/>
          <w:sz w:val="24"/>
          <w:szCs w:val="28"/>
        </w:rPr>
        <w:t>。系统还有指纹冗余验证，当人脸光线过强或</w:t>
      </w:r>
      <w:r w:rsidR="001F7533">
        <w:rPr>
          <w:rFonts w:hint="eastAsia"/>
          <w:sz w:val="24"/>
          <w:szCs w:val="28"/>
        </w:rPr>
        <w:t>X5</w:t>
      </w:r>
      <w:r w:rsidR="00886A58">
        <w:rPr>
          <w:rFonts w:hint="eastAsia"/>
          <w:sz w:val="24"/>
          <w:szCs w:val="28"/>
        </w:rPr>
        <w:t>死机的情况，</w:t>
      </w:r>
      <w:r w:rsidR="001F7533">
        <w:rPr>
          <w:rFonts w:hint="eastAsia"/>
          <w:sz w:val="24"/>
          <w:szCs w:val="28"/>
        </w:rPr>
        <w:t>可以使用指纹识别来实现身份认证等功能。</w:t>
      </w:r>
      <w:r w:rsidR="001B5F61">
        <w:rPr>
          <w:rFonts w:hint="eastAsia"/>
          <w:sz w:val="24"/>
          <w:szCs w:val="28"/>
        </w:rPr>
        <w:t>进一步增强了稳定性。</w:t>
      </w:r>
      <w:r w:rsidR="002C5451">
        <w:rPr>
          <w:rFonts w:hint="eastAsia"/>
          <w:sz w:val="24"/>
          <w:szCs w:val="28"/>
        </w:rPr>
        <w:t>系统还可以</w:t>
      </w:r>
      <w:r w:rsidR="007D7D75">
        <w:rPr>
          <w:rFonts w:hint="eastAsia"/>
          <w:sz w:val="24"/>
          <w:szCs w:val="28"/>
        </w:rPr>
        <w:t>实现添加删除指纹和录入人脸功能</w:t>
      </w:r>
      <w:r w:rsidR="003E366C">
        <w:rPr>
          <w:rFonts w:hint="eastAsia"/>
          <w:sz w:val="24"/>
          <w:szCs w:val="28"/>
        </w:rPr>
        <w:t>，当</w:t>
      </w:r>
      <w:r w:rsidR="00AA45C3">
        <w:rPr>
          <w:rFonts w:hint="eastAsia"/>
          <w:sz w:val="24"/>
          <w:szCs w:val="28"/>
        </w:rPr>
        <w:t>系统识别到</w:t>
      </w:r>
      <w:r w:rsidR="003E366C">
        <w:rPr>
          <w:rFonts w:hint="eastAsia"/>
          <w:sz w:val="24"/>
          <w:szCs w:val="28"/>
        </w:rPr>
        <w:t>管理员</w:t>
      </w:r>
      <w:r w:rsidR="003E366C">
        <w:rPr>
          <w:rFonts w:hint="eastAsia"/>
          <w:sz w:val="24"/>
          <w:szCs w:val="28"/>
        </w:rPr>
        <w:t>ID</w:t>
      </w:r>
      <w:r w:rsidR="003E366C">
        <w:rPr>
          <w:rFonts w:hint="eastAsia"/>
          <w:sz w:val="24"/>
          <w:szCs w:val="28"/>
        </w:rPr>
        <w:t>卡</w:t>
      </w:r>
      <w:r w:rsidR="00AA45C3">
        <w:rPr>
          <w:rFonts w:hint="eastAsia"/>
          <w:sz w:val="24"/>
          <w:szCs w:val="28"/>
        </w:rPr>
        <w:t>，此时解锁管理员模式，可以进行指纹的录入和删除</w:t>
      </w:r>
      <w:r w:rsidR="007D7D75">
        <w:rPr>
          <w:rFonts w:hint="eastAsia"/>
          <w:sz w:val="24"/>
          <w:szCs w:val="28"/>
        </w:rPr>
        <w:t>。</w:t>
      </w:r>
      <w:r w:rsidR="00AA45C3">
        <w:rPr>
          <w:rFonts w:hint="eastAsia"/>
          <w:sz w:val="24"/>
          <w:szCs w:val="28"/>
        </w:rPr>
        <w:t>在电脑端也可以实现人脸图片的添加。</w:t>
      </w:r>
    </w:p>
    <w:p w14:paraId="7FBAE18D" w14:textId="3514CA29" w:rsidR="008C2E4D" w:rsidRDefault="008C2E4D" w:rsidP="006621DD">
      <w:pPr>
        <w:wordWrap w:val="0"/>
        <w:spacing w:line="360" w:lineRule="auto"/>
        <w:ind w:firstLineChars="200" w:firstLine="480"/>
        <w:rPr>
          <w:sz w:val="24"/>
        </w:rPr>
      </w:pPr>
      <w:r>
        <w:rPr>
          <w:rFonts w:hint="eastAsia"/>
          <w:sz w:val="24"/>
        </w:rPr>
        <w:t>该</w:t>
      </w:r>
      <w:r w:rsidRPr="00945977">
        <w:rPr>
          <w:rFonts w:hint="eastAsia"/>
          <w:sz w:val="24"/>
        </w:rPr>
        <w:t>系统还具有太阳能光伏储能逆变并网功能，可以</w:t>
      </w:r>
      <w:r w:rsidRPr="00945977">
        <w:rPr>
          <w:rFonts w:hint="eastAsia"/>
          <w:sz w:val="24"/>
        </w:rPr>
        <w:lastRenderedPageBreak/>
        <w:t>在白天实现发电并网，</w:t>
      </w:r>
      <w:r w:rsidR="007D7D75">
        <w:rPr>
          <w:rFonts w:hint="eastAsia"/>
          <w:sz w:val="24"/>
        </w:rPr>
        <w:t>针对太阳光不稳定的情况，设计了闭环调节，</w:t>
      </w:r>
      <w:r w:rsidR="002A6956">
        <w:rPr>
          <w:rFonts w:hint="eastAsia"/>
          <w:sz w:val="24"/>
        </w:rPr>
        <w:t>系统会根据太阳能板的电压自动调节发电功率。并计算发电量，</w:t>
      </w:r>
      <w:r w:rsidR="00A77633">
        <w:rPr>
          <w:rFonts w:hint="eastAsia"/>
          <w:sz w:val="24"/>
        </w:rPr>
        <w:t>并在云端显示出来。</w:t>
      </w:r>
    </w:p>
    <w:p w14:paraId="28990B77" w14:textId="5315D1D9" w:rsidR="00C511F8" w:rsidRDefault="00AF702B" w:rsidP="006621DD">
      <w:pPr>
        <w:wordWrap w:val="0"/>
        <w:spacing w:beforeLines="50" w:before="156" w:afterLines="50" w:after="156" w:line="360" w:lineRule="auto"/>
        <w:outlineLvl w:val="1"/>
        <w:rPr>
          <w:rFonts w:eastAsia="黑体"/>
          <w:sz w:val="24"/>
        </w:rPr>
      </w:pPr>
      <w:bookmarkStart w:id="31" w:name="_Toc71660319"/>
      <w:bookmarkStart w:id="32" w:name="_Toc197360078"/>
      <w:r w:rsidRPr="00CD6AF6">
        <w:rPr>
          <w:rFonts w:eastAsia="黑体" w:hint="eastAsia"/>
          <w:sz w:val="28"/>
          <w:szCs w:val="28"/>
        </w:rPr>
        <w:t>2</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系统方案选择</w:t>
      </w:r>
      <w:bookmarkEnd w:id="31"/>
      <w:r w:rsidR="005E74FC">
        <w:rPr>
          <w:rFonts w:eastAsia="黑体" w:hint="eastAsia"/>
          <w:sz w:val="28"/>
          <w:szCs w:val="28"/>
        </w:rPr>
        <w:t>（</w:t>
      </w:r>
      <w:r w:rsidR="000129DB">
        <w:rPr>
          <w:rFonts w:eastAsia="黑体" w:hint="eastAsia"/>
          <w:sz w:val="28"/>
          <w:szCs w:val="28"/>
        </w:rPr>
        <w:t>n</w:t>
      </w:r>
      <w:r w:rsidR="000129DB">
        <w:rPr>
          <w:rFonts w:eastAsia="黑体" w:hint="eastAsia"/>
          <w:sz w:val="28"/>
          <w:szCs w:val="28"/>
        </w:rPr>
        <w:t>可能修改</w:t>
      </w:r>
      <w:r w:rsidR="005E74FC">
        <w:rPr>
          <w:rFonts w:eastAsia="黑体" w:hint="eastAsia"/>
          <w:sz w:val="28"/>
          <w:szCs w:val="28"/>
        </w:rPr>
        <w:t>）</w:t>
      </w:r>
      <w:bookmarkEnd w:id="32"/>
    </w:p>
    <w:p w14:paraId="12783CBE" w14:textId="1890499B" w:rsidR="00C511F8" w:rsidRDefault="005A3238" w:rsidP="006621DD">
      <w:pPr>
        <w:pStyle w:val="afa"/>
        <w:wordWrap w:val="0"/>
        <w:ind w:firstLine="480"/>
      </w:pPr>
      <w:r>
        <w:rPr>
          <w:rFonts w:hint="eastAsia"/>
        </w:rPr>
        <w:t>完成系统总体功能分析后</w:t>
      </w:r>
      <w:r w:rsidRPr="00507DA2">
        <w:rPr>
          <w:rFonts w:ascii="Calibri" w:hAnsi="Calibri" w:hint="eastAsia"/>
          <w:kern w:val="2"/>
          <w:szCs w:val="24"/>
        </w:rPr>
        <w:t>，对系统的整体功能实现方案进行设计</w:t>
      </w:r>
      <w:r w:rsidR="00FE7AB2">
        <w:rPr>
          <w:rFonts w:ascii="Calibri" w:hAnsi="Calibri" w:hint="eastAsia"/>
          <w:kern w:val="2"/>
          <w:szCs w:val="24"/>
        </w:rPr>
        <w:t>。</w:t>
      </w:r>
      <w:r w:rsidRPr="00507DA2">
        <w:rPr>
          <w:rFonts w:ascii="Calibri" w:hAnsi="Calibri" w:hint="eastAsia"/>
          <w:kern w:val="2"/>
          <w:szCs w:val="24"/>
        </w:rPr>
        <w:t>系统使用</w:t>
      </w:r>
      <w:r w:rsidR="00420F33">
        <w:rPr>
          <w:rFonts w:hint="eastAsia"/>
          <w:kern w:val="2"/>
          <w:szCs w:val="24"/>
        </w:rPr>
        <w:t>STM</w:t>
      </w:r>
      <w:r w:rsidRPr="00420F33">
        <w:rPr>
          <w:rFonts w:hint="eastAsia"/>
          <w:kern w:val="2"/>
          <w:szCs w:val="24"/>
        </w:rPr>
        <w:t>32</w:t>
      </w:r>
      <w:r w:rsidRPr="00420F33">
        <w:rPr>
          <w:rFonts w:hint="eastAsia"/>
          <w:kern w:val="2"/>
          <w:szCs w:val="24"/>
        </w:rPr>
        <w:t>单片机作为主控芯片，温湿度传感器可以获取室内的温湿度并根据设定值开关制</w:t>
      </w:r>
      <w:r>
        <w:rPr>
          <w:rFonts w:hint="eastAsia"/>
        </w:rPr>
        <w:t>冷设备</w:t>
      </w:r>
      <w:r w:rsidRPr="00274E07">
        <w:rPr>
          <w:rFonts w:hint="eastAsia"/>
        </w:rPr>
        <w:t>，</w:t>
      </w:r>
      <w:r w:rsidRPr="00195F4B">
        <w:rPr>
          <w:rFonts w:hint="eastAsia"/>
        </w:rPr>
        <w:t>火焰传感器可以检测每个区域的火警值，烟雾传感器可以检测室内浓烟的含量，</w:t>
      </w:r>
      <w:r w:rsidR="00D90E0E">
        <w:rPr>
          <w:rFonts w:hint="eastAsia"/>
        </w:rPr>
        <w:t>红外热释电</w:t>
      </w:r>
      <w:r w:rsidRPr="00195F4B">
        <w:rPr>
          <w:rFonts w:hint="eastAsia"/>
        </w:rPr>
        <w:t>传感器可以检测是否有人经过并执行开灯指令</w:t>
      </w:r>
      <w:r w:rsidR="00FE7AB2">
        <w:rPr>
          <w:rFonts w:hint="eastAsia"/>
        </w:rPr>
        <w:t>，</w:t>
      </w:r>
      <w:r w:rsidR="00B21B8B" w:rsidRPr="00802AA2">
        <w:rPr>
          <w:rFonts w:hint="eastAsia"/>
        </w:rPr>
        <w:t>ESP</w:t>
      </w:r>
      <w:r w:rsidR="00B21B8B">
        <w:rPr>
          <w:rFonts w:hint="eastAsia"/>
        </w:rPr>
        <w:t>-</w:t>
      </w:r>
      <w:r w:rsidR="00B21B8B" w:rsidRPr="00802AA2">
        <w:rPr>
          <w:rFonts w:hint="eastAsia"/>
        </w:rPr>
        <w:t>CAM</w:t>
      </w:r>
      <w:r w:rsidR="00B21B8B">
        <w:rPr>
          <w:rFonts w:hint="eastAsia"/>
        </w:rPr>
        <w:t>摄像头可以实时监视楼内情况并将视频发到手机端。</w:t>
      </w:r>
      <w:r w:rsidR="00FE7AB2" w:rsidRPr="00195F4B">
        <w:rPr>
          <w:rFonts w:hint="eastAsia"/>
        </w:rPr>
        <w:t>这些数据也将实时显示在显示屏上</w:t>
      </w:r>
      <w:r w:rsidR="00FE7AB2">
        <w:rPr>
          <w:rFonts w:hint="eastAsia"/>
        </w:rPr>
        <w:t>。刷卡、指纹、人脸识别模块可以对进入楼宇的人员进行身份认证</w:t>
      </w:r>
      <w:r w:rsidR="00D90E0E">
        <w:rPr>
          <w:rFonts w:hint="eastAsia"/>
        </w:rPr>
        <w:t>。</w:t>
      </w:r>
      <w:r w:rsidR="00CF587C" w:rsidRPr="00802AA2">
        <w:rPr>
          <w:rFonts w:hint="eastAsia"/>
        </w:rPr>
        <w:t>RS</w:t>
      </w:r>
      <w:r w:rsidR="00CF587C" w:rsidRPr="00CD6AF6">
        <w:rPr>
          <w:rFonts w:hint="eastAsia"/>
        </w:rPr>
        <w:t>485</w:t>
      </w:r>
      <w:r w:rsidR="00CF587C">
        <w:rPr>
          <w:rFonts w:hint="eastAsia"/>
        </w:rPr>
        <w:t>通讯模块也可以连接太阳能发电设备，将发电量和工作状态实时回传到单片机</w:t>
      </w:r>
      <w:r w:rsidR="00FE7AB2">
        <w:rPr>
          <w:rFonts w:hint="eastAsia"/>
        </w:rPr>
        <w:t>。</w:t>
      </w:r>
      <w:r w:rsidRPr="00195F4B">
        <w:rPr>
          <w:rFonts w:hint="eastAsia"/>
        </w:rPr>
        <w:t>同时</w:t>
      </w:r>
      <w:r w:rsidRPr="00274E07">
        <w:rPr>
          <w:rFonts w:hint="eastAsia"/>
        </w:rPr>
        <w:t>，将这些数据通过无线传输发送到云端平台</w:t>
      </w:r>
      <w:r w:rsidR="00AE7911">
        <w:rPr>
          <w:rFonts w:hint="eastAsia"/>
        </w:rPr>
        <w:t>，</w:t>
      </w:r>
      <w:r w:rsidR="00AE7911" w:rsidRPr="00802AA2">
        <w:rPr>
          <w:rFonts w:hint="eastAsia"/>
        </w:rPr>
        <w:t>ESP</w:t>
      </w:r>
      <w:r w:rsidR="00AE7911" w:rsidRPr="00CD6AF6">
        <w:rPr>
          <w:rFonts w:hint="eastAsia"/>
        </w:rPr>
        <w:t>8266</w:t>
      </w:r>
      <w:r w:rsidR="00AE7911">
        <w:rPr>
          <w:rFonts w:hint="eastAsia"/>
        </w:rPr>
        <w:t>物联网模块也可以获取实时的时钟和天气预报</w:t>
      </w:r>
      <w:r>
        <w:rPr>
          <w:rFonts w:hint="eastAsia"/>
        </w:rPr>
        <w:t>。据此分析系统的整体设计方案如图</w:t>
      </w:r>
      <w:r w:rsidR="007675BE" w:rsidRPr="00CD6AF6">
        <w:rPr>
          <w:rFonts w:hint="eastAsia"/>
        </w:rPr>
        <w:t>2</w:t>
      </w:r>
      <w:r w:rsidR="007675BE">
        <w:rPr>
          <w:rFonts w:hint="eastAsia"/>
        </w:rPr>
        <w:t>.</w:t>
      </w:r>
      <w:r w:rsidR="007675BE" w:rsidRPr="00CD6AF6">
        <w:rPr>
          <w:rFonts w:hint="eastAsia"/>
        </w:rPr>
        <w:t>1</w:t>
      </w:r>
      <w:r>
        <w:rPr>
          <w:rFonts w:hint="eastAsia"/>
        </w:rPr>
        <w:t>所示。</w:t>
      </w:r>
    </w:p>
    <w:p w14:paraId="29BF1234" w14:textId="0FFC087A" w:rsidR="00C511F8" w:rsidRDefault="00BA6A4C" w:rsidP="006621DD">
      <w:pPr>
        <w:wordWrap w:val="0"/>
        <w:spacing w:line="360" w:lineRule="auto"/>
        <w:jc w:val="center"/>
        <w:rPr>
          <w:sz w:val="24"/>
        </w:rPr>
      </w:pPr>
      <w:r>
        <w:rPr>
          <w:noProof/>
        </w:rPr>
        <w:lastRenderedPageBreak/>
        <w:drawing>
          <wp:inline distT="0" distB="0" distL="0" distR="0" wp14:anchorId="573CAD11" wp14:editId="66B2244C">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663950"/>
                    </a:xfrm>
                    <a:prstGeom prst="rect">
                      <a:avLst/>
                    </a:prstGeom>
                    <a:noFill/>
                    <a:ln>
                      <a:noFill/>
                    </a:ln>
                  </pic:spPr>
                </pic:pic>
              </a:graphicData>
            </a:graphic>
          </wp:inline>
        </w:drawing>
      </w:r>
    </w:p>
    <w:p w14:paraId="222A0BD1" w14:textId="49E5D01A" w:rsidR="00C511F8" w:rsidRPr="000129DB" w:rsidRDefault="00AF702B" w:rsidP="006621DD">
      <w:pPr>
        <w:pStyle w:val="a5"/>
        <w:wordWrap w:val="0"/>
        <w:spacing w:line="360" w:lineRule="auto"/>
        <w:ind w:firstLine="643"/>
        <w:jc w:val="center"/>
        <w:rPr>
          <w:rFonts w:ascii="Times New Roman" w:eastAsia="宋体" w:hAnsi="Times New Roman"/>
          <w:color w:val="FF0000"/>
        </w:rPr>
      </w:pPr>
      <w:r w:rsidRPr="000129DB">
        <w:rPr>
          <w:rFonts w:hint="eastAsia"/>
          <w:color w:val="FF0000"/>
          <w:sz w:val="21"/>
          <w:szCs w:val="21"/>
        </w:rPr>
        <w:t>图</w:t>
      </w:r>
      <w:r w:rsidRPr="000129DB">
        <w:rPr>
          <w:rFonts w:ascii="Times New Roman" w:hAnsi="Times New Roman"/>
          <w:color w:val="FF0000"/>
          <w:sz w:val="21"/>
          <w:szCs w:val="21"/>
        </w:rPr>
        <w:t>2.</w:t>
      </w:r>
      <w:r w:rsidRPr="000129DB">
        <w:rPr>
          <w:rFonts w:ascii="Times New Roman" w:hAnsi="Times New Roman" w:hint="eastAsia"/>
          <w:color w:val="FF0000"/>
          <w:sz w:val="21"/>
          <w:szCs w:val="21"/>
        </w:rPr>
        <w:t>1</w:t>
      </w:r>
      <w:r w:rsidRPr="000129DB">
        <w:rPr>
          <w:rFonts w:ascii="Times New Roman" w:hAnsi="Times New Roman" w:hint="eastAsia"/>
          <w:color w:val="FF0000"/>
          <w:sz w:val="21"/>
          <w:szCs w:val="21"/>
        </w:rPr>
        <w:t xml:space="preserve">　</w:t>
      </w:r>
      <w:r w:rsidRPr="000129DB">
        <w:rPr>
          <w:color w:val="FF0000"/>
          <w:sz w:val="21"/>
          <w:szCs w:val="21"/>
        </w:rPr>
        <w:t>系统</w:t>
      </w:r>
      <w:r w:rsidRPr="000129DB">
        <w:rPr>
          <w:rFonts w:hint="eastAsia"/>
          <w:color w:val="FF0000"/>
          <w:sz w:val="21"/>
          <w:szCs w:val="21"/>
        </w:rPr>
        <w:t>框图</w:t>
      </w:r>
      <w:r w:rsidR="000129DB" w:rsidRPr="000129DB">
        <w:rPr>
          <w:rFonts w:hint="eastAsia"/>
          <w:color w:val="FF0000"/>
          <w:sz w:val="21"/>
          <w:szCs w:val="21"/>
        </w:rPr>
        <w:t>（可能修改）</w:t>
      </w:r>
    </w:p>
    <w:p w14:paraId="421409DF" w14:textId="661411E8" w:rsidR="00C511F8" w:rsidRDefault="00AF702B" w:rsidP="006621DD">
      <w:pPr>
        <w:wordWrap w:val="0"/>
        <w:spacing w:beforeLines="50" w:before="156" w:afterLines="50" w:after="156" w:line="360" w:lineRule="auto"/>
        <w:outlineLvl w:val="2"/>
        <w:rPr>
          <w:rFonts w:eastAsia="黑体"/>
          <w:sz w:val="24"/>
        </w:rPr>
      </w:pPr>
      <w:bookmarkStart w:id="33" w:name="_Toc69680612"/>
      <w:bookmarkStart w:id="34" w:name="_Toc70791166"/>
      <w:bookmarkStart w:id="35" w:name="_Toc69680092"/>
      <w:bookmarkStart w:id="36" w:name="_Toc69679964"/>
      <w:bookmarkStart w:id="37" w:name="_Toc71660320"/>
      <w:bookmarkStart w:id="38" w:name="_Toc197360079"/>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A46920">
        <w:rPr>
          <w:rFonts w:eastAsia="黑体" w:hint="eastAsia"/>
          <w:sz w:val="24"/>
        </w:rPr>
        <w:t>主控</w:t>
      </w:r>
      <w:r>
        <w:rPr>
          <w:rFonts w:eastAsia="黑体" w:hint="eastAsia"/>
          <w:sz w:val="24"/>
        </w:rPr>
        <w:t>（</w:t>
      </w:r>
      <w:r w:rsidRPr="00802AA2">
        <w:rPr>
          <w:rFonts w:eastAsia="黑体" w:hint="eastAsia"/>
          <w:sz w:val="24"/>
        </w:rPr>
        <w:t>CPU</w:t>
      </w:r>
      <w:r>
        <w:rPr>
          <w:rFonts w:eastAsia="黑体" w:hint="eastAsia"/>
          <w:sz w:val="24"/>
        </w:rPr>
        <w:t>）</w:t>
      </w:r>
      <w:bookmarkEnd w:id="33"/>
      <w:bookmarkEnd w:id="34"/>
      <w:bookmarkEnd w:id="35"/>
      <w:bookmarkEnd w:id="36"/>
      <w:r>
        <w:rPr>
          <w:rFonts w:eastAsia="黑体" w:hint="eastAsia"/>
          <w:sz w:val="24"/>
        </w:rPr>
        <w:t>的选择</w:t>
      </w:r>
      <w:bookmarkEnd w:id="37"/>
      <w:r w:rsidR="00CA597C">
        <w:rPr>
          <w:rFonts w:eastAsia="黑体" w:hint="eastAsia"/>
          <w:sz w:val="24"/>
        </w:rPr>
        <w:t>（</w:t>
      </w:r>
      <w:r w:rsidR="000911BB" w:rsidRPr="00802AA2">
        <w:rPr>
          <w:rFonts w:eastAsia="黑体" w:hint="eastAsia"/>
          <w:sz w:val="24"/>
        </w:rPr>
        <w:t>g</w:t>
      </w:r>
      <w:r w:rsidR="00CA597C">
        <w:rPr>
          <w:rFonts w:eastAsia="黑体" w:hint="eastAsia"/>
          <w:sz w:val="24"/>
        </w:rPr>
        <w:t>）</w:t>
      </w:r>
      <w:bookmarkEnd w:id="38"/>
    </w:p>
    <w:p w14:paraId="15CB8BA7" w14:textId="4D749879" w:rsidR="00C511F8" w:rsidRDefault="00491932" w:rsidP="006621DD">
      <w:pPr>
        <w:wordWrap w:val="0"/>
        <w:spacing w:line="360" w:lineRule="auto"/>
        <w:ind w:firstLineChars="200" w:firstLine="480"/>
        <w:rPr>
          <w:sz w:val="24"/>
        </w:rPr>
      </w:pPr>
      <w:r>
        <w:rPr>
          <w:rFonts w:hint="eastAsia"/>
          <w:sz w:val="24"/>
        </w:rPr>
        <w:t>目前市面上单片机的生产厂家有很多，例如国内的</w:t>
      </w:r>
      <w:r w:rsidR="005D2069" w:rsidRPr="00802AA2">
        <w:rPr>
          <w:rFonts w:hint="eastAsia"/>
          <w:sz w:val="24"/>
        </w:rPr>
        <w:t>STC</w:t>
      </w:r>
      <w:r w:rsidR="00321AE9">
        <w:rPr>
          <w:rFonts w:hint="eastAsia"/>
          <w:sz w:val="24"/>
        </w:rPr>
        <w:t>宏晶</w:t>
      </w:r>
      <w:r w:rsidR="005A0DE2">
        <w:rPr>
          <w:rFonts w:hint="eastAsia"/>
          <w:sz w:val="24"/>
        </w:rPr>
        <w:t>科技的</w:t>
      </w:r>
      <w:r w:rsidR="005D2069" w:rsidRPr="00802AA2">
        <w:rPr>
          <w:rFonts w:hint="eastAsia"/>
          <w:sz w:val="24"/>
        </w:rPr>
        <w:t>STC</w:t>
      </w:r>
      <w:r w:rsidR="005D2069" w:rsidRPr="00CD6AF6">
        <w:rPr>
          <w:rFonts w:hint="eastAsia"/>
          <w:sz w:val="24"/>
        </w:rPr>
        <w:t>89</w:t>
      </w:r>
      <w:r w:rsidR="005D2069" w:rsidRPr="00802AA2">
        <w:rPr>
          <w:rFonts w:hint="eastAsia"/>
          <w:sz w:val="24"/>
        </w:rPr>
        <w:t>XX</w:t>
      </w:r>
      <w:r w:rsidR="005D2069">
        <w:rPr>
          <w:rFonts w:hint="eastAsia"/>
          <w:sz w:val="24"/>
        </w:rPr>
        <w:t>和</w:t>
      </w:r>
      <w:r w:rsidR="005D2069" w:rsidRPr="00802AA2">
        <w:rPr>
          <w:rFonts w:hint="eastAsia"/>
          <w:sz w:val="24"/>
        </w:rPr>
        <w:t>STC</w:t>
      </w:r>
      <w:r w:rsidR="005D2069" w:rsidRPr="00CD6AF6">
        <w:rPr>
          <w:rFonts w:hint="eastAsia"/>
          <w:sz w:val="24"/>
        </w:rPr>
        <w:t>15</w:t>
      </w:r>
      <w:r w:rsidR="005A0DE2">
        <w:rPr>
          <w:rFonts w:hint="eastAsia"/>
          <w:sz w:val="24"/>
        </w:rPr>
        <w:t>系列单片机</w:t>
      </w:r>
      <w:r w:rsidR="007B51E4">
        <w:rPr>
          <w:rFonts w:hint="eastAsia"/>
          <w:sz w:val="24"/>
        </w:rPr>
        <w:t>，沁恒</w:t>
      </w:r>
      <w:r w:rsidR="005A0DE2">
        <w:rPr>
          <w:rFonts w:hint="eastAsia"/>
          <w:sz w:val="24"/>
        </w:rPr>
        <w:t>的</w:t>
      </w:r>
      <w:r w:rsidR="005D2069" w:rsidRPr="00802AA2">
        <w:rPr>
          <w:rFonts w:hint="eastAsia"/>
          <w:sz w:val="24"/>
        </w:rPr>
        <w:t>C</w:t>
      </w:r>
      <w:r w:rsidR="00534D3C" w:rsidRPr="00802AA2">
        <w:rPr>
          <w:rFonts w:hint="eastAsia"/>
          <w:sz w:val="24"/>
        </w:rPr>
        <w:t>H</w:t>
      </w:r>
      <w:r w:rsidR="005D2069" w:rsidRPr="00CD6AF6">
        <w:rPr>
          <w:rFonts w:hint="eastAsia"/>
          <w:sz w:val="24"/>
        </w:rPr>
        <w:t>32</w:t>
      </w:r>
      <w:r w:rsidR="005D2069" w:rsidRPr="00802AA2">
        <w:rPr>
          <w:rFonts w:hint="eastAsia"/>
          <w:sz w:val="24"/>
        </w:rPr>
        <w:t>XX</w:t>
      </w:r>
      <w:r w:rsidR="005A0DE2">
        <w:rPr>
          <w:rFonts w:hint="eastAsia"/>
          <w:sz w:val="24"/>
        </w:rPr>
        <w:t>系列的单片机。国外英飞凌</w:t>
      </w:r>
      <w:r w:rsidR="00B13783">
        <w:rPr>
          <w:rFonts w:hint="eastAsia"/>
          <w:sz w:val="24"/>
        </w:rPr>
        <w:t>公司</w:t>
      </w:r>
      <w:r w:rsidR="00BC74EF">
        <w:rPr>
          <w:rFonts w:hint="eastAsia"/>
          <w:sz w:val="24"/>
        </w:rPr>
        <w:t>生产的</w:t>
      </w:r>
      <w:r w:rsidR="003B62E0" w:rsidRPr="00802AA2">
        <w:rPr>
          <w:rFonts w:hint="eastAsia"/>
          <w:sz w:val="24"/>
        </w:rPr>
        <w:t>TC</w:t>
      </w:r>
      <w:r w:rsidR="00BC74EF" w:rsidRPr="00CD6AF6">
        <w:rPr>
          <w:rFonts w:hint="eastAsia"/>
          <w:sz w:val="24"/>
        </w:rPr>
        <w:t>2</w:t>
      </w:r>
      <w:r w:rsidR="003B62E0" w:rsidRPr="00802AA2">
        <w:rPr>
          <w:rFonts w:hint="eastAsia"/>
          <w:sz w:val="24"/>
        </w:rPr>
        <w:t>XX</w:t>
      </w:r>
      <w:r w:rsidR="00BC74EF">
        <w:rPr>
          <w:rFonts w:hint="eastAsia"/>
          <w:sz w:val="24"/>
        </w:rPr>
        <w:t>系列单片机，</w:t>
      </w:r>
      <w:r w:rsidR="003B62E0" w:rsidRPr="00802AA2">
        <w:rPr>
          <w:rFonts w:hint="eastAsia"/>
          <w:sz w:val="24"/>
        </w:rPr>
        <w:t>ST</w:t>
      </w:r>
      <w:r w:rsidR="003B62E0">
        <w:rPr>
          <w:rFonts w:hint="eastAsia"/>
          <w:sz w:val="24"/>
        </w:rPr>
        <w:t>意法半导体</w:t>
      </w:r>
      <w:r w:rsidR="00BC74EF">
        <w:rPr>
          <w:rFonts w:hint="eastAsia"/>
          <w:sz w:val="24"/>
        </w:rPr>
        <w:t>公司生产的</w:t>
      </w:r>
      <w:r w:rsidR="006E0FBD">
        <w:rPr>
          <w:rFonts w:hint="eastAsia"/>
          <w:sz w:val="24"/>
        </w:rPr>
        <w:t>STM</w:t>
      </w:r>
      <w:r w:rsidR="00BE42ED" w:rsidRPr="00CD6AF6">
        <w:rPr>
          <w:rFonts w:hint="eastAsia"/>
          <w:sz w:val="24"/>
        </w:rPr>
        <w:t>32</w:t>
      </w:r>
      <w:r w:rsidR="00BE42ED">
        <w:rPr>
          <w:rFonts w:hint="eastAsia"/>
          <w:sz w:val="24"/>
        </w:rPr>
        <w:t>单片机</w:t>
      </w:r>
      <w:r w:rsidR="00201EE8">
        <w:rPr>
          <w:rFonts w:hint="eastAsia"/>
          <w:sz w:val="24"/>
        </w:rPr>
        <w:t>，</w:t>
      </w:r>
      <w:r w:rsidR="00201EE8" w:rsidRPr="00802AA2">
        <w:rPr>
          <w:rFonts w:hint="eastAsia"/>
          <w:sz w:val="24"/>
        </w:rPr>
        <w:t>TI</w:t>
      </w:r>
      <w:r w:rsidR="00201EE8">
        <w:rPr>
          <w:rFonts w:hint="eastAsia"/>
          <w:sz w:val="24"/>
        </w:rPr>
        <w:t>德州仪器生产的</w:t>
      </w:r>
      <w:r w:rsidR="00B13783" w:rsidRPr="00802AA2">
        <w:rPr>
          <w:rFonts w:hint="eastAsia"/>
          <w:sz w:val="24"/>
        </w:rPr>
        <w:t>TI</w:t>
      </w:r>
      <w:r w:rsidR="00483B2C">
        <w:rPr>
          <w:rFonts w:hint="eastAsia"/>
          <w:sz w:val="24"/>
        </w:rPr>
        <w:t>-</w:t>
      </w:r>
      <w:r w:rsidR="00B13783" w:rsidRPr="00802AA2">
        <w:rPr>
          <w:rFonts w:hint="eastAsia"/>
          <w:sz w:val="24"/>
        </w:rPr>
        <w:t>MSPXX</w:t>
      </w:r>
      <w:r w:rsidR="00B13783">
        <w:rPr>
          <w:rFonts w:hint="eastAsia"/>
          <w:sz w:val="24"/>
        </w:rPr>
        <w:t>系列的单片机</w:t>
      </w:r>
      <w:r w:rsidR="00AF702B">
        <w:rPr>
          <w:rFonts w:hint="eastAsia"/>
          <w:sz w:val="24"/>
        </w:rPr>
        <w:t>。</w:t>
      </w:r>
      <w:r w:rsidR="00796434">
        <w:rPr>
          <w:rFonts w:hint="eastAsia"/>
          <w:sz w:val="24"/>
        </w:rPr>
        <w:t>据此分析如下：</w:t>
      </w:r>
    </w:p>
    <w:p w14:paraId="0344AE44" w14:textId="3593F144" w:rsidR="00535941" w:rsidRPr="00535941" w:rsidRDefault="00AF702B" w:rsidP="006621DD">
      <w:pPr>
        <w:wordWrap w:val="0"/>
        <w:spacing w:line="360" w:lineRule="auto"/>
        <w:ind w:firstLineChars="200" w:firstLine="480"/>
        <w:rPr>
          <w:sz w:val="24"/>
        </w:rPr>
      </w:pPr>
      <w:r w:rsidRPr="00802AA2">
        <w:rPr>
          <w:rFonts w:hint="eastAsia"/>
          <w:sz w:val="24"/>
        </w:rPr>
        <w:t>ST</w:t>
      </w:r>
      <w:r w:rsidR="00535941" w:rsidRPr="00802AA2">
        <w:rPr>
          <w:rFonts w:hint="eastAsia"/>
          <w:sz w:val="24"/>
        </w:rPr>
        <w:t>C</w:t>
      </w:r>
      <w:r w:rsidR="00535941" w:rsidRPr="00535941">
        <w:rPr>
          <w:rFonts w:hint="eastAsia"/>
          <w:sz w:val="24"/>
        </w:rPr>
        <w:t>系列的单片机成本低，易于学习，一些型号内置驱动和</w:t>
      </w:r>
      <w:r w:rsidR="00535941" w:rsidRPr="00802AA2">
        <w:rPr>
          <w:rFonts w:hint="eastAsia"/>
          <w:sz w:val="24"/>
        </w:rPr>
        <w:t>ADC</w:t>
      </w:r>
      <w:r w:rsidR="00535941" w:rsidRPr="00535941">
        <w:rPr>
          <w:rFonts w:hint="eastAsia"/>
          <w:sz w:val="24"/>
        </w:rPr>
        <w:t>对外部组件要求少。但相较于高性能的单片机处理能力和内存资源有限，并且在极端环境下不如工业级单片机稳定</w:t>
      </w:r>
    </w:p>
    <w:p w14:paraId="7CDE172E" w14:textId="1EB1894E" w:rsidR="00535941" w:rsidRPr="00535941" w:rsidRDefault="00535941" w:rsidP="006621DD">
      <w:pPr>
        <w:wordWrap w:val="0"/>
        <w:spacing w:line="360" w:lineRule="auto"/>
        <w:ind w:firstLineChars="200" w:firstLine="480"/>
        <w:rPr>
          <w:sz w:val="24"/>
        </w:rPr>
      </w:pPr>
      <w:r w:rsidRPr="00802AA2">
        <w:rPr>
          <w:rFonts w:hint="eastAsia"/>
          <w:sz w:val="24"/>
        </w:rPr>
        <w:lastRenderedPageBreak/>
        <w:t>CH</w:t>
      </w:r>
      <w:r w:rsidRPr="00CD6AF6">
        <w:rPr>
          <w:rFonts w:hint="eastAsia"/>
          <w:sz w:val="24"/>
        </w:rPr>
        <w:t>32</w:t>
      </w:r>
      <w:r w:rsidRPr="00535941">
        <w:rPr>
          <w:rFonts w:hint="eastAsia"/>
          <w:sz w:val="24"/>
        </w:rPr>
        <w:t>系列单片机提供较高的性能和丰富的外设，并且内核基于</w:t>
      </w:r>
      <w:r w:rsidRPr="00802AA2">
        <w:rPr>
          <w:rFonts w:hint="eastAsia"/>
          <w:sz w:val="24"/>
        </w:rPr>
        <w:t>ARM</w:t>
      </w:r>
      <w:r w:rsidRPr="00535941">
        <w:rPr>
          <w:rFonts w:hint="eastAsia"/>
          <w:sz w:val="24"/>
        </w:rPr>
        <w:t>，能效控制好。一些</w:t>
      </w:r>
      <w:r w:rsidRPr="00802AA2">
        <w:rPr>
          <w:rFonts w:hint="eastAsia"/>
          <w:sz w:val="24"/>
        </w:rPr>
        <w:t>CH</w:t>
      </w:r>
      <w:r w:rsidRPr="00CD6AF6">
        <w:rPr>
          <w:rFonts w:hint="eastAsia"/>
          <w:sz w:val="24"/>
        </w:rPr>
        <w:t>32</w:t>
      </w:r>
      <w:r w:rsidRPr="00802AA2">
        <w:rPr>
          <w:rFonts w:hint="eastAsia"/>
          <w:sz w:val="24"/>
        </w:rPr>
        <w:t>V</w:t>
      </w:r>
      <w:r w:rsidRPr="00535941">
        <w:rPr>
          <w:rFonts w:hint="eastAsia"/>
          <w:sz w:val="24"/>
        </w:rPr>
        <w:t>系列的单片机还包含</w:t>
      </w:r>
      <w:r w:rsidRPr="00802AA2">
        <w:rPr>
          <w:rFonts w:hint="eastAsia"/>
          <w:sz w:val="24"/>
        </w:rPr>
        <w:t>USB</w:t>
      </w:r>
      <w:r w:rsidRPr="00535941">
        <w:rPr>
          <w:rFonts w:hint="eastAsia"/>
          <w:sz w:val="24"/>
        </w:rPr>
        <w:t>，</w:t>
      </w:r>
      <w:r w:rsidR="005F37DB" w:rsidRPr="00802AA2">
        <w:rPr>
          <w:rFonts w:hint="eastAsia"/>
          <w:sz w:val="24"/>
        </w:rPr>
        <w:t>CAN</w:t>
      </w:r>
      <w:r w:rsidRPr="00535941">
        <w:rPr>
          <w:rFonts w:hint="eastAsia"/>
          <w:sz w:val="24"/>
        </w:rPr>
        <w:t>和以太网等高级通讯接口。缺点是沁恒系列市场份额小，社区支持少，开发较为困难。</w:t>
      </w:r>
    </w:p>
    <w:p w14:paraId="6F2C2D8E" w14:textId="77777777" w:rsidR="00535941" w:rsidRPr="00535941" w:rsidRDefault="00535941" w:rsidP="006621DD">
      <w:pPr>
        <w:wordWrap w:val="0"/>
        <w:spacing w:line="360" w:lineRule="auto"/>
        <w:ind w:firstLineChars="200" w:firstLine="480"/>
        <w:rPr>
          <w:sz w:val="24"/>
        </w:rPr>
      </w:pPr>
      <w:r w:rsidRPr="00535941">
        <w:rPr>
          <w:rFonts w:hint="eastAsia"/>
          <w:sz w:val="24"/>
        </w:rPr>
        <w:t>英飞凌系列的单片机大多适用于汽车和工业领域，稳定性和可靠性强，处理能力强大。但正因为强大价格较高，而且开发需要专业的知识和开发工具，难度很大</w:t>
      </w:r>
    </w:p>
    <w:p w14:paraId="0CDC9C72" w14:textId="5A3DB08B" w:rsidR="00535941" w:rsidRPr="00535941" w:rsidRDefault="00535941"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535941">
        <w:rPr>
          <w:rFonts w:hint="eastAsia"/>
          <w:sz w:val="24"/>
        </w:rPr>
        <w:t>系列单片机性价比和功能高，拥有强大的开发工具支持，能耗成本较低，外设也很丰富。</w:t>
      </w:r>
      <w:r w:rsidR="00A46920">
        <w:rPr>
          <w:rFonts w:hint="eastAsia"/>
          <w:sz w:val="24"/>
        </w:rPr>
        <w:t>但有时</w:t>
      </w:r>
      <w:r w:rsidRPr="00535941">
        <w:rPr>
          <w:rFonts w:hint="eastAsia"/>
          <w:sz w:val="24"/>
        </w:rPr>
        <w:t>在市场紧张时容易出现断货的情况。</w:t>
      </w:r>
    </w:p>
    <w:p w14:paraId="066A7EA2" w14:textId="3149529A" w:rsidR="00535941" w:rsidRPr="00535941" w:rsidRDefault="00535941" w:rsidP="006621DD">
      <w:pPr>
        <w:wordWrap w:val="0"/>
        <w:spacing w:line="360" w:lineRule="auto"/>
        <w:ind w:firstLineChars="200" w:firstLine="480"/>
        <w:rPr>
          <w:sz w:val="24"/>
        </w:rPr>
      </w:pPr>
      <w:r w:rsidRPr="00802AA2">
        <w:rPr>
          <w:rFonts w:hint="eastAsia"/>
          <w:sz w:val="24"/>
        </w:rPr>
        <w:t>T</w:t>
      </w:r>
      <w:r w:rsidR="00BA0B07">
        <w:rPr>
          <w:rFonts w:hint="eastAsia"/>
          <w:sz w:val="24"/>
        </w:rPr>
        <w:t>I</w:t>
      </w:r>
      <w:r w:rsidRPr="00535941">
        <w:rPr>
          <w:rFonts w:hint="eastAsia"/>
          <w:sz w:val="24"/>
        </w:rPr>
        <w:t>系列单片机功耗低，稳定性强，外设丰富，但相对于</w:t>
      </w:r>
      <w:r w:rsidRPr="00802AA2">
        <w:rPr>
          <w:rFonts w:hint="eastAsia"/>
          <w:sz w:val="24"/>
        </w:rPr>
        <w:t>STM</w:t>
      </w:r>
      <w:r w:rsidRPr="00CD6AF6">
        <w:rPr>
          <w:rFonts w:hint="eastAsia"/>
          <w:sz w:val="24"/>
        </w:rPr>
        <w:t>32</w:t>
      </w:r>
      <w:r w:rsidRPr="00535941">
        <w:rPr>
          <w:rFonts w:hint="eastAsia"/>
          <w:sz w:val="24"/>
        </w:rPr>
        <w:t>完善的生态系统，</w:t>
      </w:r>
      <w:r w:rsidRPr="00802AA2">
        <w:rPr>
          <w:rFonts w:hint="eastAsia"/>
          <w:sz w:val="24"/>
        </w:rPr>
        <w:t>TI</w:t>
      </w:r>
      <w:r w:rsidRPr="00535941">
        <w:rPr>
          <w:rFonts w:hint="eastAsia"/>
          <w:sz w:val="24"/>
        </w:rPr>
        <w:t>的生态较差</w:t>
      </w:r>
      <w:r w:rsidR="005F37DB">
        <w:rPr>
          <w:rFonts w:hint="eastAsia"/>
          <w:sz w:val="24"/>
        </w:rPr>
        <w:t>，</w:t>
      </w:r>
      <w:r w:rsidR="00F41E71">
        <w:rPr>
          <w:rFonts w:hint="eastAsia"/>
          <w:sz w:val="24"/>
        </w:rPr>
        <w:t>编写程序较为困难</w:t>
      </w:r>
      <w:r w:rsidRPr="00535941">
        <w:rPr>
          <w:rFonts w:hint="eastAsia"/>
          <w:sz w:val="24"/>
        </w:rPr>
        <w:t>。</w:t>
      </w:r>
    </w:p>
    <w:p w14:paraId="29A9A86A" w14:textId="43665312" w:rsidR="00C511F8" w:rsidRDefault="00535941" w:rsidP="006621DD">
      <w:pPr>
        <w:wordWrap w:val="0"/>
        <w:spacing w:line="360" w:lineRule="auto"/>
        <w:ind w:firstLineChars="200" w:firstLine="480"/>
        <w:rPr>
          <w:sz w:val="24"/>
        </w:rPr>
      </w:pPr>
      <w:r w:rsidRPr="00535941">
        <w:rPr>
          <w:rFonts w:hint="eastAsia"/>
          <w:sz w:val="24"/>
        </w:rPr>
        <w:t>本系统只需要检测数字量信号的高低电平，并且对对应的信号进行输出，同时也需要进行多路串口通讯</w:t>
      </w:r>
      <w:r w:rsidR="00A46920">
        <w:rPr>
          <w:rFonts w:hint="eastAsia"/>
          <w:sz w:val="24"/>
        </w:rPr>
        <w:t>、</w:t>
      </w:r>
      <w:r w:rsidR="00BA0B07">
        <w:rPr>
          <w:rFonts w:hint="eastAsia"/>
          <w:sz w:val="24"/>
        </w:rPr>
        <w:t>I2C</w:t>
      </w:r>
      <w:r w:rsidR="00A46920">
        <w:rPr>
          <w:rFonts w:hint="eastAsia"/>
          <w:sz w:val="24"/>
        </w:rPr>
        <w:t>通讯等，</w:t>
      </w:r>
      <w:r w:rsidRPr="00535941">
        <w:rPr>
          <w:rFonts w:hint="eastAsia"/>
          <w:sz w:val="24"/>
        </w:rPr>
        <w:t>需要对单片机的性能有要求。</w:t>
      </w:r>
      <w:r w:rsidR="00A46920">
        <w:rPr>
          <w:rFonts w:hint="eastAsia"/>
          <w:sz w:val="24"/>
        </w:rPr>
        <w:t>所以主控</w:t>
      </w:r>
      <w:r w:rsidRPr="00535941">
        <w:rPr>
          <w:rFonts w:hint="eastAsia"/>
          <w:sz w:val="24"/>
        </w:rPr>
        <w:t>选择了</w:t>
      </w:r>
      <w:r w:rsidRPr="00802AA2">
        <w:rPr>
          <w:rFonts w:hint="eastAsia"/>
          <w:sz w:val="24"/>
        </w:rPr>
        <w:t>STM</w:t>
      </w:r>
      <w:r w:rsidRPr="00CD6AF6">
        <w:rPr>
          <w:rFonts w:hint="eastAsia"/>
          <w:sz w:val="24"/>
        </w:rPr>
        <w:t>32</w:t>
      </w:r>
      <w:r w:rsidRPr="00802AA2">
        <w:rPr>
          <w:rFonts w:hint="eastAsia"/>
          <w:sz w:val="24"/>
        </w:rPr>
        <w:t>F</w:t>
      </w:r>
      <w:r w:rsidRPr="00CD6AF6">
        <w:rPr>
          <w:rFonts w:hint="eastAsia"/>
          <w:sz w:val="24"/>
        </w:rPr>
        <w:t>103</w:t>
      </w:r>
      <w:r w:rsidRPr="00802AA2">
        <w:rPr>
          <w:rFonts w:hint="eastAsia"/>
          <w:sz w:val="24"/>
        </w:rPr>
        <w:t>VCT</w:t>
      </w:r>
      <w:r w:rsidRPr="00CD6AF6">
        <w:rPr>
          <w:rFonts w:hint="eastAsia"/>
          <w:sz w:val="24"/>
        </w:rPr>
        <w:t>6</w:t>
      </w:r>
      <w:r w:rsidRPr="00535941">
        <w:rPr>
          <w:rFonts w:hint="eastAsia"/>
          <w:sz w:val="24"/>
        </w:rPr>
        <w:t>芯片。</w:t>
      </w:r>
    </w:p>
    <w:p w14:paraId="6CAEC1B9" w14:textId="280D8B1D" w:rsidR="00C511F8" w:rsidRDefault="00AF702B" w:rsidP="006621DD">
      <w:pPr>
        <w:wordWrap w:val="0"/>
        <w:spacing w:beforeLines="50" w:before="156" w:afterLines="50" w:after="156" w:line="360" w:lineRule="auto"/>
        <w:outlineLvl w:val="2"/>
        <w:rPr>
          <w:rFonts w:eastAsia="黑体"/>
          <w:sz w:val="24"/>
        </w:rPr>
      </w:pPr>
      <w:bookmarkStart w:id="39" w:name="_Toc70791168"/>
      <w:bookmarkStart w:id="40" w:name="_Toc69680614"/>
      <w:bookmarkStart w:id="41" w:name="_Toc69680094"/>
      <w:bookmarkStart w:id="42" w:name="_Toc69679966"/>
      <w:bookmarkStart w:id="43" w:name="_Toc71660322"/>
      <w:bookmarkStart w:id="44" w:name="_Toc197360080"/>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 xml:space="preserve">　显示模块</w:t>
      </w:r>
      <w:bookmarkEnd w:id="39"/>
      <w:bookmarkEnd w:id="40"/>
      <w:bookmarkEnd w:id="41"/>
      <w:bookmarkEnd w:id="42"/>
      <w:r>
        <w:rPr>
          <w:rFonts w:eastAsia="黑体" w:hint="eastAsia"/>
          <w:sz w:val="24"/>
        </w:rPr>
        <w:t>选择</w:t>
      </w:r>
      <w:bookmarkEnd w:id="43"/>
      <w:r w:rsidR="00894C72">
        <w:rPr>
          <w:rFonts w:eastAsia="黑体" w:hint="eastAsia"/>
          <w:sz w:val="24"/>
        </w:rPr>
        <w:t>（</w:t>
      </w:r>
      <w:r w:rsidR="00CA597C" w:rsidRPr="00802AA2">
        <w:rPr>
          <w:rFonts w:eastAsia="黑体" w:hint="eastAsia"/>
          <w:sz w:val="24"/>
        </w:rPr>
        <w:t>g</w:t>
      </w:r>
      <w:r w:rsidR="00894C72">
        <w:rPr>
          <w:rFonts w:eastAsia="黑体" w:hint="eastAsia"/>
          <w:sz w:val="24"/>
        </w:rPr>
        <w:t>）</w:t>
      </w:r>
      <w:bookmarkEnd w:id="44"/>
    </w:p>
    <w:p w14:paraId="43D3926B" w14:textId="77777777" w:rsidR="00894C72" w:rsidRPr="00CD5893" w:rsidRDefault="00894C72" w:rsidP="006621DD">
      <w:pPr>
        <w:wordWrap w:val="0"/>
        <w:spacing w:line="360" w:lineRule="auto"/>
        <w:ind w:firstLineChars="200" w:firstLine="480"/>
        <w:rPr>
          <w:sz w:val="24"/>
        </w:rPr>
      </w:pPr>
      <w:r>
        <w:rPr>
          <w:rFonts w:hint="eastAsia"/>
          <w:sz w:val="24"/>
        </w:rPr>
        <w:t>在显示方面，目前市面上有如下几种显示方式：</w:t>
      </w:r>
      <w:r w:rsidRPr="00CD5893">
        <w:rPr>
          <w:rFonts w:hint="eastAsia"/>
          <w:sz w:val="24"/>
        </w:rPr>
        <w:t>使用</w:t>
      </w:r>
      <w:r w:rsidRPr="00802AA2">
        <w:rPr>
          <w:rFonts w:hint="eastAsia"/>
          <w:sz w:val="24"/>
        </w:rPr>
        <w:t>LCD</w:t>
      </w:r>
      <w:r w:rsidRPr="00CD6AF6">
        <w:rPr>
          <w:rFonts w:hint="eastAsia"/>
          <w:sz w:val="24"/>
        </w:rPr>
        <w:t>1602</w:t>
      </w:r>
      <w:r w:rsidRPr="00CD5893">
        <w:rPr>
          <w:rFonts w:hint="eastAsia"/>
          <w:sz w:val="24"/>
        </w:rPr>
        <w:t>，使用</w:t>
      </w:r>
      <w:r w:rsidRPr="00802AA2">
        <w:rPr>
          <w:rFonts w:hint="eastAsia"/>
          <w:sz w:val="24"/>
        </w:rPr>
        <w:t>OLED</w:t>
      </w:r>
      <w:r w:rsidRPr="00CD5893">
        <w:rPr>
          <w:rFonts w:hint="eastAsia"/>
          <w:sz w:val="24"/>
        </w:rPr>
        <w:t>，使用</w:t>
      </w:r>
      <w:r w:rsidRPr="00802AA2">
        <w:rPr>
          <w:rFonts w:hint="eastAsia"/>
          <w:sz w:val="24"/>
        </w:rPr>
        <w:t>LCD</w:t>
      </w:r>
      <w:r w:rsidRPr="00CD6AF6">
        <w:rPr>
          <w:rFonts w:hint="eastAsia"/>
          <w:sz w:val="24"/>
        </w:rPr>
        <w:t>12864</w:t>
      </w:r>
      <w:r w:rsidRPr="00CD5893">
        <w:rPr>
          <w:rFonts w:hint="eastAsia"/>
          <w:sz w:val="24"/>
        </w:rPr>
        <w:t>。</w:t>
      </w:r>
    </w:p>
    <w:p w14:paraId="26A4F6D4" w14:textId="77777777" w:rsidR="00894C72" w:rsidRPr="00CD5893" w:rsidRDefault="00894C72" w:rsidP="006621DD">
      <w:pPr>
        <w:wordWrap w:val="0"/>
        <w:spacing w:line="360" w:lineRule="auto"/>
        <w:ind w:firstLineChars="200" w:firstLine="480"/>
        <w:rPr>
          <w:sz w:val="24"/>
        </w:rPr>
      </w:pPr>
      <w:r w:rsidRPr="00CD6AF6">
        <w:rPr>
          <w:rFonts w:hint="eastAsia"/>
          <w:sz w:val="24"/>
        </w:rPr>
        <w:t>1</w:t>
      </w:r>
      <w:r w:rsidRPr="00CD5893">
        <w:rPr>
          <w:rFonts w:hint="eastAsia"/>
          <w:sz w:val="24"/>
        </w:rPr>
        <w:t>、</w:t>
      </w:r>
      <w:r w:rsidRPr="00802AA2">
        <w:rPr>
          <w:rFonts w:hint="eastAsia"/>
          <w:sz w:val="24"/>
        </w:rPr>
        <w:t>LCD</w:t>
      </w:r>
      <w:r w:rsidRPr="00CD6AF6">
        <w:rPr>
          <w:rFonts w:hint="eastAsia"/>
          <w:sz w:val="24"/>
        </w:rPr>
        <w:t>1602</w:t>
      </w:r>
    </w:p>
    <w:p w14:paraId="219DE255" w14:textId="77777777" w:rsidR="00894C72" w:rsidRPr="00CD5893" w:rsidRDefault="00894C72" w:rsidP="006621DD">
      <w:pPr>
        <w:wordWrap w:val="0"/>
        <w:spacing w:line="360" w:lineRule="auto"/>
        <w:ind w:firstLineChars="200" w:firstLine="480"/>
        <w:rPr>
          <w:sz w:val="24"/>
        </w:rPr>
      </w:pPr>
      <w:r w:rsidRPr="00CD5893">
        <w:rPr>
          <w:rFonts w:hint="eastAsia"/>
          <w:sz w:val="24"/>
        </w:rPr>
        <w:lastRenderedPageBreak/>
        <w:t>优点：具有</w:t>
      </w:r>
      <w:r w:rsidRPr="00CD6AF6">
        <w:rPr>
          <w:rFonts w:hint="eastAsia"/>
          <w:sz w:val="24"/>
        </w:rPr>
        <w:t>16</w:t>
      </w:r>
      <w:r w:rsidRPr="00CD5893">
        <w:rPr>
          <w:rFonts w:hint="eastAsia"/>
          <w:sz w:val="24"/>
        </w:rPr>
        <w:t>字符</w:t>
      </w:r>
      <w:r w:rsidRPr="00CD6AF6">
        <w:rPr>
          <w:rFonts w:hint="eastAsia"/>
          <w:sz w:val="24"/>
        </w:rPr>
        <w:t>2</w:t>
      </w:r>
      <w:r w:rsidRPr="00CD5893">
        <w:rPr>
          <w:rFonts w:hint="eastAsia"/>
          <w:sz w:val="24"/>
        </w:rPr>
        <w:t>行的显示容量，工艺成熟，而且内部自带字库，无需取模</w:t>
      </w:r>
      <w:r>
        <w:rPr>
          <w:rFonts w:hint="eastAsia"/>
          <w:sz w:val="24"/>
        </w:rPr>
        <w:t>和</w:t>
      </w:r>
      <w:r w:rsidRPr="00CD5893">
        <w:rPr>
          <w:rFonts w:hint="eastAsia"/>
          <w:sz w:val="24"/>
        </w:rPr>
        <w:t>创建字库。同时自带背光以适应不同光照条件。</w:t>
      </w:r>
    </w:p>
    <w:p w14:paraId="41009D03" w14:textId="77777777" w:rsidR="00894C72" w:rsidRPr="00CD5893" w:rsidRDefault="00894C72" w:rsidP="006621DD">
      <w:pPr>
        <w:wordWrap w:val="0"/>
        <w:spacing w:line="360" w:lineRule="auto"/>
        <w:ind w:firstLineChars="200" w:firstLine="480"/>
        <w:rPr>
          <w:sz w:val="24"/>
        </w:rPr>
      </w:pPr>
      <w:r w:rsidRPr="00CD5893">
        <w:rPr>
          <w:rFonts w:hint="eastAsia"/>
          <w:sz w:val="24"/>
        </w:rPr>
        <w:t>缺点：采用并行接口通讯，连线较多，观看视角较窄，只能显示英文和数字，局限性大。</w:t>
      </w:r>
    </w:p>
    <w:p w14:paraId="4F945687" w14:textId="77777777" w:rsidR="00894C72" w:rsidRPr="00CD5893" w:rsidRDefault="00894C72" w:rsidP="006621DD">
      <w:pPr>
        <w:wordWrap w:val="0"/>
        <w:spacing w:line="360" w:lineRule="auto"/>
        <w:ind w:firstLineChars="200" w:firstLine="480"/>
        <w:rPr>
          <w:sz w:val="24"/>
        </w:rPr>
      </w:pPr>
      <w:r w:rsidRPr="00CD6AF6">
        <w:rPr>
          <w:rFonts w:hint="eastAsia"/>
          <w:sz w:val="24"/>
        </w:rPr>
        <w:t>2</w:t>
      </w:r>
      <w:r w:rsidRPr="00CD5893">
        <w:rPr>
          <w:rFonts w:hint="eastAsia"/>
          <w:sz w:val="24"/>
        </w:rPr>
        <w:t>、</w:t>
      </w:r>
      <w:r w:rsidRPr="00802AA2">
        <w:rPr>
          <w:rFonts w:hint="eastAsia"/>
          <w:sz w:val="24"/>
        </w:rPr>
        <w:t>OLED</w:t>
      </w:r>
    </w:p>
    <w:p w14:paraId="08C85C1A" w14:textId="018222F1" w:rsidR="00894C72" w:rsidRPr="00CD5893" w:rsidRDefault="00894C72" w:rsidP="006621DD">
      <w:pPr>
        <w:wordWrap w:val="0"/>
        <w:spacing w:line="360" w:lineRule="auto"/>
        <w:ind w:firstLineChars="200" w:firstLine="480"/>
        <w:rPr>
          <w:sz w:val="24"/>
        </w:rPr>
      </w:pPr>
      <w:r w:rsidRPr="00CD5893">
        <w:rPr>
          <w:rFonts w:hint="eastAsia"/>
          <w:sz w:val="24"/>
        </w:rPr>
        <w:t>优点：采用</w:t>
      </w:r>
      <w:r w:rsidRPr="00802AA2">
        <w:rPr>
          <w:rFonts w:hint="eastAsia"/>
          <w:sz w:val="24"/>
        </w:rPr>
        <w:t>IIC</w:t>
      </w:r>
      <w:r w:rsidRPr="00CD5893">
        <w:rPr>
          <w:rFonts w:hint="eastAsia"/>
          <w:sz w:val="24"/>
        </w:rPr>
        <w:t>或</w:t>
      </w:r>
      <w:r w:rsidRPr="00802AA2">
        <w:rPr>
          <w:rFonts w:hint="eastAsia"/>
          <w:sz w:val="24"/>
        </w:rPr>
        <w:t>SPI</w:t>
      </w:r>
      <w:r w:rsidRPr="00CD5893">
        <w:rPr>
          <w:rFonts w:hint="eastAsia"/>
          <w:sz w:val="24"/>
        </w:rPr>
        <w:t>通讯，连线少，具有</w:t>
      </w:r>
      <w:r w:rsidRPr="00CD6AF6">
        <w:rPr>
          <w:rFonts w:hint="eastAsia"/>
          <w:sz w:val="24"/>
        </w:rPr>
        <w:t>128</w:t>
      </w:r>
      <w:r w:rsidR="005C6151" w:rsidRPr="00CD5893">
        <w:rPr>
          <w:rFonts w:hint="eastAsia"/>
          <w:sz w:val="24"/>
        </w:rPr>
        <w:t>×</w:t>
      </w:r>
      <w:r w:rsidRPr="00CD6AF6">
        <w:rPr>
          <w:rFonts w:hint="eastAsia"/>
          <w:sz w:val="24"/>
        </w:rPr>
        <w:t>64</w:t>
      </w:r>
      <w:r w:rsidRPr="00CD5893">
        <w:rPr>
          <w:rFonts w:hint="eastAsia"/>
          <w:sz w:val="24"/>
        </w:rPr>
        <w:t>像素显示，可以显示汉字数字英文，</w:t>
      </w:r>
      <w:r w:rsidRPr="00CD6AF6">
        <w:rPr>
          <w:rFonts w:hint="eastAsia"/>
          <w:sz w:val="24"/>
        </w:rPr>
        <w:t>16</w:t>
      </w:r>
      <w:r w:rsidRPr="00CD5893">
        <w:rPr>
          <w:rFonts w:hint="eastAsia"/>
          <w:sz w:val="24"/>
        </w:rPr>
        <w:t>×</w:t>
      </w:r>
      <w:r w:rsidRPr="00CD6AF6">
        <w:rPr>
          <w:rFonts w:hint="eastAsia"/>
          <w:sz w:val="24"/>
        </w:rPr>
        <w:t>16</w:t>
      </w:r>
      <w:r w:rsidRPr="00CD5893">
        <w:rPr>
          <w:rFonts w:hint="eastAsia"/>
          <w:sz w:val="24"/>
        </w:rPr>
        <w:t>范围及以上汉字均可显示。</w:t>
      </w:r>
    </w:p>
    <w:p w14:paraId="098209DF" w14:textId="77777777" w:rsidR="00894C72" w:rsidRPr="00CD5893" w:rsidRDefault="00894C72" w:rsidP="006621DD">
      <w:pPr>
        <w:wordWrap w:val="0"/>
        <w:spacing w:line="360" w:lineRule="auto"/>
        <w:ind w:firstLineChars="200" w:firstLine="480"/>
        <w:rPr>
          <w:sz w:val="24"/>
        </w:rPr>
      </w:pPr>
      <w:r w:rsidRPr="00CD5893">
        <w:rPr>
          <w:rFonts w:hint="eastAsia"/>
          <w:sz w:val="24"/>
        </w:rPr>
        <w:t>缺点：必须有驱动信号才能工作，而且需要创建私有字库。</w:t>
      </w:r>
    </w:p>
    <w:p w14:paraId="5CC15ADF" w14:textId="77777777" w:rsidR="00894C72" w:rsidRPr="00CD5893" w:rsidRDefault="00894C72" w:rsidP="006621DD">
      <w:pPr>
        <w:wordWrap w:val="0"/>
        <w:spacing w:line="360" w:lineRule="auto"/>
        <w:ind w:firstLineChars="200" w:firstLine="480"/>
        <w:rPr>
          <w:sz w:val="24"/>
        </w:rPr>
      </w:pPr>
      <w:r w:rsidRPr="00CD6AF6">
        <w:rPr>
          <w:rFonts w:hint="eastAsia"/>
          <w:sz w:val="24"/>
        </w:rPr>
        <w:t>3</w:t>
      </w:r>
      <w:r w:rsidRPr="00CD5893">
        <w:rPr>
          <w:rFonts w:hint="eastAsia"/>
          <w:sz w:val="24"/>
        </w:rPr>
        <w:t>、</w:t>
      </w:r>
      <w:r w:rsidRPr="00802AA2">
        <w:rPr>
          <w:rFonts w:hint="eastAsia"/>
          <w:sz w:val="24"/>
        </w:rPr>
        <w:t>LCD</w:t>
      </w:r>
      <w:r w:rsidRPr="00CD6AF6">
        <w:rPr>
          <w:rFonts w:hint="eastAsia"/>
          <w:sz w:val="24"/>
        </w:rPr>
        <w:t>12864</w:t>
      </w:r>
    </w:p>
    <w:p w14:paraId="00C7F2F5" w14:textId="77777777" w:rsidR="00894C72" w:rsidRPr="00CD5893" w:rsidRDefault="00894C72" w:rsidP="006621DD">
      <w:pPr>
        <w:wordWrap w:val="0"/>
        <w:spacing w:line="360" w:lineRule="auto"/>
        <w:ind w:firstLineChars="200" w:firstLine="480"/>
        <w:rPr>
          <w:sz w:val="24"/>
        </w:rPr>
      </w:pPr>
      <w:r w:rsidRPr="00CD5893">
        <w:rPr>
          <w:rFonts w:hint="eastAsia"/>
          <w:sz w:val="24"/>
        </w:rPr>
        <w:t>优点：屏幕大显示清晰，具有</w:t>
      </w:r>
      <w:r w:rsidRPr="00CD6AF6">
        <w:rPr>
          <w:rFonts w:hint="eastAsia"/>
          <w:sz w:val="24"/>
        </w:rPr>
        <w:t>128</w:t>
      </w:r>
      <w:r w:rsidRPr="00802AA2">
        <w:rPr>
          <w:rFonts w:hint="eastAsia"/>
          <w:sz w:val="24"/>
        </w:rPr>
        <w:t>x</w:t>
      </w:r>
      <w:r w:rsidRPr="00CD6AF6">
        <w:rPr>
          <w:rFonts w:hint="eastAsia"/>
          <w:sz w:val="24"/>
        </w:rPr>
        <w:t>64</w:t>
      </w:r>
      <w:r w:rsidRPr="00CD5893">
        <w:rPr>
          <w:rFonts w:hint="eastAsia"/>
          <w:sz w:val="24"/>
        </w:rPr>
        <w:t>像素显示，可以显示汉字数字英文。带有背光。</w:t>
      </w:r>
    </w:p>
    <w:p w14:paraId="11C06198" w14:textId="77777777" w:rsidR="00894C72" w:rsidRDefault="00894C72" w:rsidP="006621DD">
      <w:pPr>
        <w:wordWrap w:val="0"/>
        <w:spacing w:line="360" w:lineRule="auto"/>
        <w:ind w:firstLineChars="200" w:firstLine="480"/>
        <w:rPr>
          <w:sz w:val="24"/>
        </w:rPr>
      </w:pPr>
      <w:r w:rsidRPr="00CD5893">
        <w:rPr>
          <w:rFonts w:hint="eastAsia"/>
          <w:sz w:val="24"/>
        </w:rPr>
        <w:t>缺点：同样采用并行接口，连线多，电路复杂，而且同</w:t>
      </w:r>
      <w:r w:rsidRPr="00802AA2">
        <w:rPr>
          <w:rFonts w:hint="eastAsia"/>
          <w:sz w:val="24"/>
        </w:rPr>
        <w:t>OLED</w:t>
      </w:r>
      <w:r w:rsidRPr="00CD5893">
        <w:rPr>
          <w:rFonts w:hint="eastAsia"/>
          <w:sz w:val="24"/>
        </w:rPr>
        <w:t>都需要创建字库。</w:t>
      </w:r>
    </w:p>
    <w:p w14:paraId="49D65456" w14:textId="16BE7D45" w:rsidR="00894C72" w:rsidRPr="00894C72" w:rsidRDefault="00894C72" w:rsidP="006621DD">
      <w:pPr>
        <w:wordWrap w:val="0"/>
        <w:spacing w:line="360" w:lineRule="auto"/>
        <w:ind w:firstLineChars="200" w:firstLine="480"/>
        <w:rPr>
          <w:sz w:val="24"/>
        </w:rPr>
      </w:pPr>
      <w:r>
        <w:rPr>
          <w:rFonts w:hint="eastAsia"/>
          <w:sz w:val="24"/>
        </w:rPr>
        <w:t>综合考虑，</w:t>
      </w:r>
      <w:r w:rsidRPr="005A142F">
        <w:rPr>
          <w:rFonts w:hint="eastAsia"/>
          <w:sz w:val="24"/>
        </w:rPr>
        <w:t>本系统采用</w:t>
      </w:r>
      <w:r w:rsidRPr="00CD6AF6">
        <w:rPr>
          <w:rFonts w:hint="eastAsia"/>
          <w:sz w:val="24"/>
        </w:rPr>
        <w:t>0</w:t>
      </w:r>
      <w:r w:rsidRPr="005A142F">
        <w:rPr>
          <w:rFonts w:hint="eastAsia"/>
          <w:sz w:val="24"/>
        </w:rPr>
        <w:t>.</w:t>
      </w:r>
      <w:r w:rsidRPr="00CD6AF6">
        <w:rPr>
          <w:rFonts w:hint="eastAsia"/>
          <w:sz w:val="24"/>
        </w:rPr>
        <w:t>96</w:t>
      </w:r>
      <w:r w:rsidRPr="005A142F">
        <w:rPr>
          <w:rFonts w:hint="eastAsia"/>
          <w:sz w:val="24"/>
        </w:rPr>
        <w:t xml:space="preserve"> </w:t>
      </w:r>
      <w:r w:rsidRPr="00802AA2">
        <w:rPr>
          <w:rFonts w:hint="eastAsia"/>
          <w:sz w:val="24"/>
        </w:rPr>
        <w:t>OLED</w:t>
      </w:r>
      <w:r w:rsidRPr="005A142F">
        <w:rPr>
          <w:rFonts w:hint="eastAsia"/>
          <w:sz w:val="24"/>
        </w:rPr>
        <w:t>作为显示</w:t>
      </w:r>
      <w:r>
        <w:rPr>
          <w:rFonts w:hint="eastAsia"/>
          <w:sz w:val="24"/>
        </w:rPr>
        <w:t>模块</w:t>
      </w:r>
    </w:p>
    <w:p w14:paraId="311D0780" w14:textId="61851D7D" w:rsidR="00EB0A33" w:rsidRDefault="00EB0A33" w:rsidP="006621DD">
      <w:pPr>
        <w:wordWrap w:val="0"/>
        <w:spacing w:beforeLines="50" w:before="156" w:afterLines="50" w:after="156" w:line="360" w:lineRule="auto"/>
        <w:outlineLvl w:val="2"/>
        <w:rPr>
          <w:rFonts w:eastAsia="黑体"/>
          <w:sz w:val="24"/>
        </w:rPr>
      </w:pPr>
      <w:bookmarkStart w:id="45" w:name="_Toc197360081"/>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r>
        <w:rPr>
          <w:rFonts w:eastAsia="黑体" w:hint="eastAsia"/>
          <w:sz w:val="24"/>
        </w:rPr>
        <w:t xml:space="preserve"> </w:t>
      </w:r>
      <w:r>
        <w:rPr>
          <w:rFonts w:eastAsia="黑体" w:hint="eastAsia"/>
          <w:sz w:val="24"/>
        </w:rPr>
        <w:t>温湿度检测模块的选择（</w:t>
      </w:r>
      <w:r w:rsidRPr="00802AA2">
        <w:rPr>
          <w:rFonts w:eastAsia="黑体" w:hint="eastAsia"/>
          <w:sz w:val="24"/>
        </w:rPr>
        <w:t>g</w:t>
      </w:r>
      <w:r>
        <w:rPr>
          <w:rFonts w:eastAsia="黑体" w:hint="eastAsia"/>
          <w:sz w:val="24"/>
        </w:rPr>
        <w:t>）</w:t>
      </w:r>
      <w:bookmarkEnd w:id="45"/>
    </w:p>
    <w:p w14:paraId="41B589E6" w14:textId="53E83AF8" w:rsidR="00EB0A33" w:rsidRPr="004108B0" w:rsidRDefault="00511884" w:rsidP="006621DD">
      <w:pPr>
        <w:wordWrap w:val="0"/>
        <w:spacing w:line="360" w:lineRule="auto"/>
        <w:ind w:firstLineChars="200" w:firstLine="480"/>
        <w:rPr>
          <w:sz w:val="24"/>
        </w:rPr>
      </w:pPr>
      <w:r>
        <w:rPr>
          <w:rFonts w:hint="eastAsia"/>
          <w:sz w:val="24"/>
        </w:rPr>
        <w:t>对于温度检测</w:t>
      </w:r>
      <w:r w:rsidR="00EB0A33" w:rsidRPr="004108B0">
        <w:rPr>
          <w:rFonts w:hint="eastAsia"/>
          <w:sz w:val="24"/>
        </w:rPr>
        <w:t>，常用的目前有三种方案：数字模块采集，</w:t>
      </w:r>
      <w:r w:rsidR="00EB0A33" w:rsidRPr="00802AA2">
        <w:rPr>
          <w:rFonts w:hint="eastAsia"/>
          <w:sz w:val="24"/>
        </w:rPr>
        <w:t>ADC</w:t>
      </w:r>
      <w:r w:rsidR="00EB0A33" w:rsidRPr="004108B0">
        <w:rPr>
          <w:rFonts w:hint="eastAsia"/>
          <w:sz w:val="24"/>
        </w:rPr>
        <w:t>采集，热电偶采集。对此分析如下：</w:t>
      </w:r>
    </w:p>
    <w:p w14:paraId="6C781292" w14:textId="77777777" w:rsidR="00EB0A33" w:rsidRPr="004108B0" w:rsidRDefault="00EB0A33" w:rsidP="006621DD">
      <w:pPr>
        <w:wordWrap w:val="0"/>
        <w:spacing w:line="360" w:lineRule="auto"/>
        <w:ind w:firstLineChars="200" w:firstLine="480"/>
        <w:rPr>
          <w:sz w:val="24"/>
        </w:rPr>
      </w:pPr>
      <w:r w:rsidRPr="00CD6AF6">
        <w:rPr>
          <w:rFonts w:hint="eastAsia"/>
          <w:sz w:val="24"/>
        </w:rPr>
        <w:t>1</w:t>
      </w:r>
      <w:r w:rsidRPr="004108B0">
        <w:rPr>
          <w:rFonts w:hint="eastAsia"/>
          <w:sz w:val="24"/>
        </w:rPr>
        <w:t>、数字模块采集</w:t>
      </w:r>
    </w:p>
    <w:p w14:paraId="556D58F5" w14:textId="77777777" w:rsidR="00EB0A33" w:rsidRPr="004108B0" w:rsidRDefault="00EB0A33" w:rsidP="006621DD">
      <w:pPr>
        <w:wordWrap w:val="0"/>
        <w:spacing w:line="360" w:lineRule="auto"/>
        <w:ind w:firstLineChars="200" w:firstLine="480"/>
        <w:rPr>
          <w:sz w:val="24"/>
        </w:rPr>
      </w:pPr>
      <w:r w:rsidRPr="004108B0">
        <w:rPr>
          <w:rFonts w:hint="eastAsia"/>
          <w:sz w:val="24"/>
        </w:rPr>
        <w:lastRenderedPageBreak/>
        <w:t>优点：使用方便，通过调用</w:t>
      </w:r>
      <w:r w:rsidRPr="00802AA2">
        <w:rPr>
          <w:rFonts w:hint="eastAsia"/>
          <w:sz w:val="24"/>
        </w:rPr>
        <w:t>IO</w:t>
      </w:r>
      <w:r w:rsidRPr="004108B0">
        <w:rPr>
          <w:rFonts w:hint="eastAsia"/>
          <w:sz w:val="24"/>
        </w:rPr>
        <w:t>口即可驱动。典型的数字模块有</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和</w:t>
      </w:r>
      <w:r w:rsidRPr="00802AA2">
        <w:rPr>
          <w:rFonts w:hint="eastAsia"/>
          <w:sz w:val="24"/>
        </w:rPr>
        <w:t>DHT</w:t>
      </w:r>
      <w:r w:rsidRPr="00CD6AF6">
        <w:rPr>
          <w:rFonts w:hint="eastAsia"/>
          <w:sz w:val="24"/>
        </w:rPr>
        <w:t>11</w:t>
      </w:r>
      <w:r w:rsidRPr="004108B0">
        <w:rPr>
          <w:rFonts w:hint="eastAsia"/>
          <w:sz w:val="24"/>
        </w:rPr>
        <w:t>，利用单总线即可运行。</w:t>
      </w:r>
      <w:r w:rsidRPr="00802AA2">
        <w:rPr>
          <w:rFonts w:hint="eastAsia"/>
          <w:sz w:val="24"/>
        </w:rPr>
        <w:t>DHT</w:t>
      </w:r>
      <w:r w:rsidRPr="00CD6AF6">
        <w:rPr>
          <w:rFonts w:hint="eastAsia"/>
          <w:sz w:val="24"/>
        </w:rPr>
        <w:t>11</w:t>
      </w:r>
      <w:r w:rsidRPr="004108B0">
        <w:rPr>
          <w:rFonts w:hint="eastAsia"/>
          <w:sz w:val="24"/>
        </w:rPr>
        <w:t>可以测量空气的温度和湿度，</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可以测量液体固体的温度。</w:t>
      </w:r>
    </w:p>
    <w:p w14:paraId="5EFA9AD3" w14:textId="77777777" w:rsidR="00EB0A33" w:rsidRPr="004108B0" w:rsidRDefault="00EB0A33" w:rsidP="006621DD">
      <w:pPr>
        <w:wordWrap w:val="0"/>
        <w:spacing w:line="360" w:lineRule="auto"/>
        <w:ind w:firstLineChars="200" w:firstLine="480"/>
        <w:rPr>
          <w:sz w:val="24"/>
        </w:rPr>
      </w:pPr>
      <w:r w:rsidRPr="004108B0">
        <w:rPr>
          <w:rFonts w:hint="eastAsia"/>
          <w:sz w:val="24"/>
        </w:rPr>
        <w:t>缺点：依赖精准的时序和单总线协议，其中，</w:t>
      </w:r>
      <w:r w:rsidRPr="00802AA2">
        <w:rPr>
          <w:rFonts w:hint="eastAsia"/>
          <w:sz w:val="24"/>
        </w:rPr>
        <w:t>DHT</w:t>
      </w:r>
      <w:r w:rsidRPr="00CD6AF6">
        <w:rPr>
          <w:rFonts w:hint="eastAsia"/>
          <w:sz w:val="24"/>
        </w:rPr>
        <w:t>11</w:t>
      </w:r>
      <w:r w:rsidRPr="004108B0">
        <w:rPr>
          <w:rFonts w:hint="eastAsia"/>
          <w:sz w:val="24"/>
        </w:rPr>
        <w:t>时序要求严格，总线时间出现误差即会罢工，对定时器要求很高。</w:t>
      </w:r>
    </w:p>
    <w:p w14:paraId="4F12791A" w14:textId="77777777" w:rsidR="00EB0A33" w:rsidRPr="004108B0" w:rsidRDefault="00EB0A33" w:rsidP="006621DD">
      <w:pPr>
        <w:wordWrap w:val="0"/>
        <w:spacing w:line="360" w:lineRule="auto"/>
        <w:ind w:firstLineChars="200" w:firstLine="480"/>
        <w:rPr>
          <w:sz w:val="24"/>
        </w:rPr>
      </w:pPr>
      <w:r w:rsidRPr="00CD6AF6">
        <w:rPr>
          <w:rFonts w:hint="eastAsia"/>
          <w:sz w:val="24"/>
        </w:rPr>
        <w:t>2</w:t>
      </w:r>
      <w:r w:rsidRPr="004108B0">
        <w:rPr>
          <w:rFonts w:hint="eastAsia"/>
          <w:sz w:val="24"/>
        </w:rPr>
        <w:t>、</w:t>
      </w:r>
      <w:r w:rsidRPr="00802AA2">
        <w:rPr>
          <w:rFonts w:hint="eastAsia"/>
          <w:sz w:val="24"/>
        </w:rPr>
        <w:t>ADC</w:t>
      </w:r>
      <w:r w:rsidRPr="004108B0">
        <w:rPr>
          <w:rFonts w:hint="eastAsia"/>
          <w:sz w:val="24"/>
        </w:rPr>
        <w:t>模拟量采集</w:t>
      </w:r>
    </w:p>
    <w:p w14:paraId="12BCBC3B" w14:textId="77777777" w:rsidR="00EB0A33" w:rsidRPr="004108B0" w:rsidRDefault="00EB0A33" w:rsidP="006621DD">
      <w:pPr>
        <w:wordWrap w:val="0"/>
        <w:spacing w:line="360" w:lineRule="auto"/>
        <w:ind w:firstLineChars="200" w:firstLine="480"/>
        <w:rPr>
          <w:sz w:val="24"/>
        </w:rPr>
      </w:pPr>
      <w:r w:rsidRPr="004108B0">
        <w:rPr>
          <w:rFonts w:hint="eastAsia"/>
          <w:sz w:val="24"/>
        </w:rPr>
        <w:t>优点：采集连续精准度较高</w:t>
      </w:r>
    </w:p>
    <w:p w14:paraId="6D8DD87B" w14:textId="77777777" w:rsidR="00EB0A33" w:rsidRPr="004108B0" w:rsidRDefault="00EB0A33" w:rsidP="006621DD">
      <w:pPr>
        <w:wordWrap w:val="0"/>
        <w:spacing w:line="360" w:lineRule="auto"/>
        <w:ind w:firstLineChars="200" w:firstLine="480"/>
        <w:rPr>
          <w:sz w:val="24"/>
        </w:rPr>
      </w:pPr>
      <w:r w:rsidRPr="004108B0">
        <w:rPr>
          <w:rFonts w:hint="eastAsia"/>
          <w:sz w:val="24"/>
        </w:rPr>
        <w:t>缺点：一部分单片机并不带有</w:t>
      </w:r>
      <w:r w:rsidRPr="00802AA2">
        <w:rPr>
          <w:rFonts w:hint="eastAsia"/>
          <w:sz w:val="24"/>
        </w:rPr>
        <w:t>ADC</w:t>
      </w:r>
      <w:r w:rsidRPr="004108B0">
        <w:rPr>
          <w:rFonts w:hint="eastAsia"/>
          <w:sz w:val="24"/>
        </w:rPr>
        <w:t>功能，需要依赖外部芯片驱动，使用较为复杂。而且受限于</w:t>
      </w:r>
      <w:r w:rsidRPr="00802AA2">
        <w:rPr>
          <w:rFonts w:hint="eastAsia"/>
          <w:sz w:val="24"/>
        </w:rPr>
        <w:t>ADC</w:t>
      </w:r>
      <w:r w:rsidRPr="004108B0">
        <w:rPr>
          <w:rFonts w:hint="eastAsia"/>
          <w:sz w:val="24"/>
        </w:rPr>
        <w:t>精度，转换比较麻烦。</w:t>
      </w:r>
    </w:p>
    <w:p w14:paraId="75B6D799" w14:textId="77777777" w:rsidR="00EB0A33" w:rsidRPr="004108B0" w:rsidRDefault="00EB0A33" w:rsidP="006621DD">
      <w:pPr>
        <w:wordWrap w:val="0"/>
        <w:spacing w:line="360" w:lineRule="auto"/>
        <w:ind w:firstLineChars="200" w:firstLine="480"/>
        <w:rPr>
          <w:sz w:val="24"/>
        </w:rPr>
      </w:pPr>
      <w:r w:rsidRPr="00CD6AF6">
        <w:rPr>
          <w:rFonts w:hint="eastAsia"/>
          <w:sz w:val="24"/>
        </w:rPr>
        <w:t>3</w:t>
      </w:r>
      <w:r w:rsidRPr="004108B0">
        <w:rPr>
          <w:rFonts w:hint="eastAsia"/>
          <w:sz w:val="24"/>
        </w:rPr>
        <w:t>、热电偶采集</w:t>
      </w:r>
    </w:p>
    <w:p w14:paraId="0279FE99" w14:textId="77777777" w:rsidR="00EB0A33" w:rsidRPr="004108B0" w:rsidRDefault="00EB0A33" w:rsidP="006621DD">
      <w:pPr>
        <w:wordWrap w:val="0"/>
        <w:spacing w:line="360" w:lineRule="auto"/>
        <w:ind w:firstLineChars="200" w:firstLine="480"/>
        <w:rPr>
          <w:sz w:val="24"/>
        </w:rPr>
      </w:pPr>
      <w:r w:rsidRPr="004108B0">
        <w:rPr>
          <w:rFonts w:hint="eastAsia"/>
          <w:sz w:val="24"/>
        </w:rPr>
        <w:t>优点：可以测量</w:t>
      </w:r>
      <w:r>
        <w:rPr>
          <w:rFonts w:hint="eastAsia"/>
          <w:sz w:val="24"/>
        </w:rPr>
        <w:t>较</w:t>
      </w:r>
      <w:r w:rsidRPr="004108B0">
        <w:rPr>
          <w:rFonts w:hint="eastAsia"/>
          <w:sz w:val="24"/>
        </w:rPr>
        <w:t>高温度</w:t>
      </w:r>
    </w:p>
    <w:p w14:paraId="1D28EA5B" w14:textId="77777777" w:rsidR="00EB0A33" w:rsidRPr="004108B0" w:rsidRDefault="00EB0A33" w:rsidP="006621DD">
      <w:pPr>
        <w:wordWrap w:val="0"/>
        <w:spacing w:line="360" w:lineRule="auto"/>
        <w:ind w:firstLineChars="200" w:firstLine="480"/>
        <w:rPr>
          <w:sz w:val="24"/>
        </w:rPr>
      </w:pPr>
      <w:r w:rsidRPr="004108B0">
        <w:rPr>
          <w:rFonts w:hint="eastAsia"/>
          <w:sz w:val="24"/>
        </w:rPr>
        <w:t>缺点：需要运算放大器作为外围电路，并且仍然需要依赖</w:t>
      </w:r>
      <w:r w:rsidRPr="00802AA2">
        <w:rPr>
          <w:rFonts w:hint="eastAsia"/>
          <w:sz w:val="24"/>
        </w:rPr>
        <w:t>ADC</w:t>
      </w:r>
      <w:r w:rsidRPr="004108B0">
        <w:rPr>
          <w:rFonts w:hint="eastAsia"/>
          <w:sz w:val="24"/>
        </w:rPr>
        <w:t>进行数据读取。</w:t>
      </w:r>
    </w:p>
    <w:p w14:paraId="45B3766F" w14:textId="77777777" w:rsidR="00EB0A33" w:rsidRDefault="00EB0A33" w:rsidP="006621DD">
      <w:pPr>
        <w:wordWrap w:val="0"/>
        <w:spacing w:line="360" w:lineRule="auto"/>
        <w:ind w:firstLineChars="200" w:firstLine="480"/>
        <w:rPr>
          <w:sz w:val="24"/>
        </w:rPr>
      </w:pPr>
      <w:r w:rsidRPr="004108B0">
        <w:rPr>
          <w:rFonts w:hint="eastAsia"/>
          <w:sz w:val="24"/>
        </w:rPr>
        <w:t>综合决定，</w:t>
      </w:r>
      <w:r>
        <w:rPr>
          <w:rFonts w:hint="eastAsia"/>
          <w:sz w:val="24"/>
        </w:rPr>
        <w:t>本系统</w:t>
      </w:r>
      <w:r w:rsidRPr="004108B0">
        <w:rPr>
          <w:rFonts w:hint="eastAsia"/>
          <w:sz w:val="24"/>
        </w:rPr>
        <w:t>采用数字芯片</w:t>
      </w:r>
      <w:r w:rsidRPr="00802AA2">
        <w:rPr>
          <w:rFonts w:hint="eastAsia"/>
          <w:sz w:val="24"/>
        </w:rPr>
        <w:t>DHT</w:t>
      </w:r>
      <w:r w:rsidRPr="00CD6AF6">
        <w:rPr>
          <w:rFonts w:hint="eastAsia"/>
          <w:sz w:val="24"/>
        </w:rPr>
        <w:t>11</w:t>
      </w:r>
      <w:r w:rsidRPr="004108B0">
        <w:rPr>
          <w:rFonts w:hint="eastAsia"/>
          <w:sz w:val="24"/>
        </w:rPr>
        <w:t>作为温湿度采集器</w:t>
      </w:r>
      <w:r>
        <w:rPr>
          <w:rFonts w:hint="eastAsia"/>
          <w:sz w:val="24"/>
        </w:rPr>
        <w:t>。</w:t>
      </w:r>
    </w:p>
    <w:p w14:paraId="0CEB821E" w14:textId="4259C7B0" w:rsidR="00C511F8" w:rsidRDefault="00AF702B" w:rsidP="006621DD">
      <w:pPr>
        <w:wordWrap w:val="0"/>
        <w:spacing w:beforeLines="50" w:before="156" w:afterLines="50" w:after="156" w:line="360" w:lineRule="auto"/>
        <w:outlineLvl w:val="2"/>
        <w:rPr>
          <w:rFonts w:eastAsia="黑体"/>
          <w:sz w:val="24"/>
        </w:rPr>
      </w:pPr>
      <w:bookmarkStart w:id="46" w:name="_Toc197360082"/>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4</w:t>
      </w:r>
      <w:r w:rsidR="00DC6952">
        <w:rPr>
          <w:rFonts w:eastAsia="黑体" w:hint="eastAsia"/>
          <w:sz w:val="24"/>
        </w:rPr>
        <w:t xml:space="preserve"> </w:t>
      </w:r>
      <w:r w:rsidR="000572E3">
        <w:rPr>
          <w:rFonts w:eastAsia="黑体" w:hint="eastAsia"/>
          <w:sz w:val="24"/>
        </w:rPr>
        <w:t>云平台及</w:t>
      </w:r>
      <w:r w:rsidR="000572E3" w:rsidRPr="00802AA2">
        <w:rPr>
          <w:rFonts w:eastAsia="黑体" w:hint="eastAsia"/>
          <w:sz w:val="24"/>
        </w:rPr>
        <w:t>APP</w:t>
      </w:r>
      <w:r>
        <w:rPr>
          <w:rFonts w:eastAsia="黑体" w:hint="eastAsia"/>
          <w:sz w:val="24"/>
        </w:rPr>
        <w:t>选择</w:t>
      </w:r>
      <w:r w:rsidR="000572E3">
        <w:rPr>
          <w:rFonts w:eastAsia="黑体" w:hint="eastAsia"/>
          <w:sz w:val="24"/>
        </w:rPr>
        <w:t>（</w:t>
      </w:r>
      <w:r w:rsidR="00891D3B" w:rsidRPr="00802AA2">
        <w:rPr>
          <w:rFonts w:eastAsia="黑体" w:hint="eastAsia"/>
          <w:sz w:val="24"/>
        </w:rPr>
        <w:t>g</w:t>
      </w:r>
      <w:r w:rsidR="00D026A2">
        <w:rPr>
          <w:rFonts w:eastAsia="黑体" w:hint="eastAsia"/>
          <w:sz w:val="24"/>
        </w:rPr>
        <w:t>ck</w:t>
      </w:r>
      <w:r w:rsidR="000572E3">
        <w:rPr>
          <w:rFonts w:eastAsia="黑体" w:hint="eastAsia"/>
          <w:sz w:val="24"/>
        </w:rPr>
        <w:t>）</w:t>
      </w:r>
      <w:bookmarkEnd w:id="46"/>
    </w:p>
    <w:p w14:paraId="56D183A6" w14:textId="69141C07" w:rsidR="00FF1F5F" w:rsidRPr="00FF1F5F" w:rsidRDefault="00E742C9" w:rsidP="006621DD">
      <w:pPr>
        <w:wordWrap w:val="0"/>
        <w:spacing w:line="360" w:lineRule="auto"/>
        <w:ind w:firstLineChars="200" w:firstLine="480"/>
        <w:rPr>
          <w:sz w:val="24"/>
        </w:rPr>
      </w:pPr>
      <w:r>
        <w:rPr>
          <w:rFonts w:hint="eastAsia"/>
          <w:sz w:val="24"/>
        </w:rPr>
        <w:t>提供</w:t>
      </w:r>
      <w:r w:rsidR="00FF1F5F" w:rsidRPr="00FF1F5F">
        <w:rPr>
          <w:rFonts w:hint="eastAsia"/>
          <w:sz w:val="24"/>
        </w:rPr>
        <w:t>云平台服务</w:t>
      </w:r>
      <w:r>
        <w:rPr>
          <w:rFonts w:hint="eastAsia"/>
          <w:sz w:val="24"/>
        </w:rPr>
        <w:t>的厂家有很多</w:t>
      </w:r>
      <w:r w:rsidR="00FF1F5F" w:rsidRPr="00FF1F5F">
        <w:rPr>
          <w:rFonts w:hint="eastAsia"/>
          <w:sz w:val="24"/>
        </w:rPr>
        <w:t>，例如：华为云</w:t>
      </w:r>
      <w:r>
        <w:rPr>
          <w:rFonts w:hint="eastAsia"/>
          <w:sz w:val="24"/>
        </w:rPr>
        <w:t>、</w:t>
      </w:r>
      <w:r w:rsidR="00FF1F5F" w:rsidRPr="00FF1F5F">
        <w:rPr>
          <w:rFonts w:hint="eastAsia"/>
          <w:sz w:val="24"/>
        </w:rPr>
        <w:t>阿里云</w:t>
      </w:r>
      <w:r>
        <w:rPr>
          <w:rFonts w:hint="eastAsia"/>
          <w:sz w:val="24"/>
        </w:rPr>
        <w:t>、</w:t>
      </w:r>
      <w:r w:rsidR="00FF1F5F" w:rsidRPr="00FF1F5F">
        <w:rPr>
          <w:rFonts w:hint="eastAsia"/>
          <w:sz w:val="24"/>
        </w:rPr>
        <w:t>巴法云</w:t>
      </w:r>
      <w:r>
        <w:rPr>
          <w:rFonts w:hint="eastAsia"/>
          <w:sz w:val="24"/>
        </w:rPr>
        <w:t>、</w:t>
      </w:r>
      <w:r w:rsidR="00FF1F5F" w:rsidRPr="00FF1F5F">
        <w:rPr>
          <w:rFonts w:hint="eastAsia"/>
          <w:sz w:val="24"/>
        </w:rPr>
        <w:t>点灯科技和自己搭建网页平台等。</w:t>
      </w:r>
    </w:p>
    <w:p w14:paraId="3EB45C3C" w14:textId="4BC72EFA" w:rsidR="00FF1F5F" w:rsidRPr="00FF1F5F" w:rsidRDefault="00FF1F5F" w:rsidP="006621DD">
      <w:pPr>
        <w:wordWrap w:val="0"/>
        <w:spacing w:line="360" w:lineRule="auto"/>
        <w:ind w:firstLineChars="200" w:firstLine="480"/>
        <w:rPr>
          <w:sz w:val="24"/>
        </w:rPr>
      </w:pPr>
      <w:r w:rsidRPr="00CD6AF6">
        <w:rPr>
          <w:rFonts w:hint="eastAsia"/>
          <w:sz w:val="24"/>
        </w:rPr>
        <w:lastRenderedPageBreak/>
        <w:t>1</w:t>
      </w:r>
      <w:r w:rsidRPr="00FF1F5F">
        <w:rPr>
          <w:rFonts w:hint="eastAsia"/>
          <w:sz w:val="24"/>
        </w:rPr>
        <w:t>、华为云稳定可靠，安全性高，覆盖广，成本低。但是需要一定技术门槛，对个人用户开发难度较高</w:t>
      </w:r>
      <w:r>
        <w:rPr>
          <w:rFonts w:hint="eastAsia"/>
          <w:sz w:val="24"/>
        </w:rPr>
        <w:t>。</w:t>
      </w:r>
    </w:p>
    <w:p w14:paraId="284336FA" w14:textId="77777777" w:rsidR="00FF1F5F" w:rsidRPr="00FF1F5F" w:rsidRDefault="00FF1F5F" w:rsidP="006621DD">
      <w:pPr>
        <w:wordWrap w:val="0"/>
        <w:spacing w:line="360" w:lineRule="auto"/>
        <w:ind w:firstLineChars="200" w:firstLine="480"/>
        <w:rPr>
          <w:sz w:val="24"/>
        </w:rPr>
      </w:pPr>
      <w:r w:rsidRPr="00CD6AF6">
        <w:rPr>
          <w:rFonts w:hint="eastAsia"/>
          <w:sz w:val="24"/>
        </w:rPr>
        <w:t>2</w:t>
      </w:r>
      <w:r w:rsidRPr="00FF1F5F">
        <w:rPr>
          <w:rFonts w:hint="eastAsia"/>
          <w:sz w:val="24"/>
        </w:rPr>
        <w:t>、阿里云稳定性好，访问速度快，扩展强，安全性高。但操作界面复杂，并且对于小型企业或个人来说价格偏高。</w:t>
      </w:r>
    </w:p>
    <w:p w14:paraId="35A0CBBE" w14:textId="4E91125B" w:rsidR="00FF1F5F" w:rsidRPr="00FF1F5F" w:rsidRDefault="00FF1F5F" w:rsidP="006621DD">
      <w:pPr>
        <w:wordWrap w:val="0"/>
        <w:spacing w:line="360" w:lineRule="auto"/>
        <w:ind w:firstLineChars="200" w:firstLine="480"/>
        <w:rPr>
          <w:sz w:val="24"/>
        </w:rPr>
      </w:pPr>
      <w:r w:rsidRPr="00CD6AF6">
        <w:rPr>
          <w:rFonts w:hint="eastAsia"/>
          <w:sz w:val="24"/>
        </w:rPr>
        <w:t>3</w:t>
      </w:r>
      <w:r w:rsidRPr="00FF1F5F">
        <w:rPr>
          <w:rFonts w:hint="eastAsia"/>
          <w:sz w:val="24"/>
        </w:rPr>
        <w:t>、</w:t>
      </w:r>
      <w:r w:rsidRPr="0064237A">
        <w:rPr>
          <w:rFonts w:hint="eastAsia"/>
          <w:color w:val="FF0000"/>
          <w:sz w:val="24"/>
        </w:rPr>
        <w:t>巴法云采用最新的硬件和优化软件配置，性能强大，可靠性高</w:t>
      </w:r>
      <w:r w:rsidR="0064237A" w:rsidRPr="00D026A2">
        <w:rPr>
          <w:rFonts w:hint="eastAsia"/>
          <w:color w:val="FF0000"/>
          <w:sz w:val="24"/>
        </w:rPr>
        <w:t>（参考文献：</w:t>
      </w:r>
      <w:r w:rsidR="00D026A2" w:rsidRPr="00D026A2">
        <w:rPr>
          <w:rFonts w:hint="eastAsia"/>
          <w:color w:val="FF0000"/>
          <w:sz w:val="24"/>
        </w:rPr>
        <w:t>基于</w:t>
      </w:r>
      <w:r w:rsidR="00D026A2" w:rsidRPr="00D026A2">
        <w:rPr>
          <w:rFonts w:hint="eastAsia"/>
          <w:color w:val="FF0000"/>
          <w:sz w:val="24"/>
        </w:rPr>
        <w:t>STM32</w:t>
      </w:r>
      <w:r w:rsidR="00D026A2" w:rsidRPr="00D026A2">
        <w:rPr>
          <w:rFonts w:hint="eastAsia"/>
          <w:color w:val="FF0000"/>
          <w:sz w:val="24"/>
        </w:rPr>
        <w:t>和巴法云的多功能拐杖设计</w:t>
      </w:r>
      <w:r w:rsidR="0064237A" w:rsidRPr="00D026A2">
        <w:rPr>
          <w:rFonts w:hint="eastAsia"/>
          <w:color w:val="FF0000"/>
          <w:sz w:val="24"/>
        </w:rPr>
        <w:t>）</w:t>
      </w:r>
      <w:r w:rsidRPr="00FF1F5F">
        <w:rPr>
          <w:rFonts w:hint="eastAsia"/>
          <w:sz w:val="24"/>
        </w:rPr>
        <w:t>，并且还可以根据实际需求增加减少服务器，还可以实现低功耗运转。缺点是有关配套资料较少，入手难度较高</w:t>
      </w:r>
      <w:r>
        <w:rPr>
          <w:rFonts w:hint="eastAsia"/>
          <w:sz w:val="24"/>
        </w:rPr>
        <w:t>。</w:t>
      </w:r>
    </w:p>
    <w:p w14:paraId="74B51754" w14:textId="065983D7" w:rsidR="00FF1F5F" w:rsidRPr="00FF1F5F" w:rsidRDefault="00FF1F5F" w:rsidP="006621DD">
      <w:pPr>
        <w:wordWrap w:val="0"/>
        <w:spacing w:line="360" w:lineRule="auto"/>
        <w:ind w:firstLineChars="200" w:firstLine="480"/>
        <w:rPr>
          <w:sz w:val="24"/>
        </w:rPr>
      </w:pPr>
      <w:r w:rsidRPr="00CD6AF6">
        <w:rPr>
          <w:rFonts w:hint="eastAsia"/>
          <w:sz w:val="24"/>
        </w:rPr>
        <w:t>4</w:t>
      </w:r>
      <w:r w:rsidRPr="00FF1F5F">
        <w:rPr>
          <w:rFonts w:hint="eastAsia"/>
          <w:sz w:val="24"/>
        </w:rPr>
        <w:t>、</w:t>
      </w:r>
      <w:r>
        <w:rPr>
          <w:rFonts w:hint="eastAsia"/>
          <w:sz w:val="24"/>
        </w:rPr>
        <w:t>点灯</w:t>
      </w:r>
      <w:r w:rsidRPr="00FF1F5F">
        <w:rPr>
          <w:rFonts w:hint="eastAsia"/>
          <w:sz w:val="24"/>
        </w:rPr>
        <w:t>科技支持快速</w:t>
      </w:r>
      <w:r w:rsidR="00DC713F" w:rsidRPr="00DC713F">
        <w:rPr>
          <w:sz w:val="24"/>
        </w:rPr>
        <w:t>接入</w:t>
      </w:r>
      <w:r w:rsidRPr="00FF1F5F">
        <w:rPr>
          <w:rFonts w:hint="eastAsia"/>
          <w:sz w:val="24"/>
        </w:rPr>
        <w:t>，同时支持各种硬件开发，</w:t>
      </w:r>
      <w:r w:rsidR="00687B6E">
        <w:rPr>
          <w:rFonts w:hint="eastAsia"/>
          <w:sz w:val="24"/>
        </w:rPr>
        <w:t>免费版赠送</w:t>
      </w:r>
      <w:r w:rsidR="00687B6E" w:rsidRPr="00CD6AF6">
        <w:rPr>
          <w:rFonts w:hint="eastAsia"/>
          <w:sz w:val="24"/>
        </w:rPr>
        <w:t>1</w:t>
      </w:r>
      <w:r w:rsidR="00687B6E">
        <w:rPr>
          <w:rFonts w:hint="eastAsia"/>
          <w:sz w:val="24"/>
        </w:rPr>
        <w:t>个设备额度，专业版提供实时数据反馈</w:t>
      </w:r>
      <w:r w:rsidR="00DC713F">
        <w:rPr>
          <w:rFonts w:hint="eastAsia"/>
          <w:sz w:val="24"/>
        </w:rPr>
        <w:t>和更多的设备支持。</w:t>
      </w:r>
      <w:r w:rsidRPr="00FF1F5F">
        <w:rPr>
          <w:sz w:val="24"/>
        </w:rPr>
        <w:t>拥有</w:t>
      </w:r>
      <w:r w:rsidRPr="00CD6AF6">
        <w:rPr>
          <w:sz w:val="24"/>
        </w:rPr>
        <w:t>37</w:t>
      </w:r>
      <w:r w:rsidRPr="00FF1F5F">
        <w:rPr>
          <w:sz w:val="24"/>
        </w:rPr>
        <w:t>个功能模块，可以应对各种物联网项目需求</w:t>
      </w:r>
      <w:r w:rsidRPr="00FF1F5F">
        <w:rPr>
          <w:rFonts w:hint="eastAsia"/>
          <w:sz w:val="24"/>
        </w:rPr>
        <w:t>，适合新手上手。缺点是</w:t>
      </w:r>
      <w:r w:rsidR="00B33A88">
        <w:rPr>
          <w:rFonts w:hint="eastAsia"/>
          <w:sz w:val="24"/>
        </w:rPr>
        <w:t>使用人数多，高峰期</w:t>
      </w:r>
      <w:r w:rsidRPr="00FF1F5F">
        <w:rPr>
          <w:rFonts w:hint="eastAsia"/>
          <w:sz w:val="24"/>
        </w:rPr>
        <w:t>服务器有时会宕机，数据反馈较慢。</w:t>
      </w:r>
    </w:p>
    <w:p w14:paraId="624CF384" w14:textId="609A3AE3" w:rsidR="00FF1F5F" w:rsidRPr="00FF1F5F" w:rsidRDefault="00FF1F5F" w:rsidP="006621DD">
      <w:pPr>
        <w:wordWrap w:val="0"/>
        <w:spacing w:line="360" w:lineRule="auto"/>
        <w:ind w:firstLineChars="200" w:firstLine="480"/>
        <w:rPr>
          <w:sz w:val="24"/>
        </w:rPr>
      </w:pPr>
      <w:r w:rsidRPr="00CD6AF6">
        <w:rPr>
          <w:rFonts w:hint="eastAsia"/>
          <w:sz w:val="24"/>
        </w:rPr>
        <w:t>5</w:t>
      </w:r>
      <w:r w:rsidRPr="00FF1F5F">
        <w:rPr>
          <w:rFonts w:hint="eastAsia"/>
          <w:sz w:val="24"/>
        </w:rPr>
        <w:t>、局域网网页搭建，可以根据自己的需求定做网页界面。但是功能较少，扩展性差，并且只能使用局域网</w:t>
      </w:r>
      <w:r w:rsidR="00DC713F">
        <w:rPr>
          <w:rFonts w:hint="eastAsia"/>
          <w:sz w:val="24"/>
        </w:rPr>
        <w:t>，</w:t>
      </w:r>
      <w:r w:rsidRPr="00FF1F5F">
        <w:rPr>
          <w:rFonts w:hint="eastAsia"/>
          <w:sz w:val="24"/>
        </w:rPr>
        <w:t>通讯局限性大。</w:t>
      </w:r>
    </w:p>
    <w:p w14:paraId="3D26EE7D" w14:textId="7F9FCE9A" w:rsidR="00FF1F5F" w:rsidRPr="00FF1F5F" w:rsidRDefault="00FF1F5F" w:rsidP="006621DD">
      <w:pPr>
        <w:wordWrap w:val="0"/>
        <w:spacing w:line="360" w:lineRule="auto"/>
        <w:ind w:firstLineChars="200" w:firstLine="480"/>
        <w:rPr>
          <w:sz w:val="24"/>
        </w:rPr>
      </w:pPr>
      <w:r w:rsidRPr="00CD6AF6">
        <w:rPr>
          <w:rFonts w:hint="eastAsia"/>
          <w:sz w:val="24"/>
        </w:rPr>
        <w:t>6</w:t>
      </w:r>
      <w:r w:rsidRPr="00FF1F5F">
        <w:rPr>
          <w:rFonts w:hint="eastAsia"/>
          <w:sz w:val="24"/>
        </w:rPr>
        <w:t>、其他小型云平台，可靠性不高</w:t>
      </w:r>
      <w:r w:rsidR="00B002CE">
        <w:rPr>
          <w:rFonts w:hint="eastAsia"/>
          <w:sz w:val="24"/>
        </w:rPr>
        <w:t>，并且接入较难</w:t>
      </w:r>
      <w:r w:rsidRPr="00FF1F5F">
        <w:rPr>
          <w:rFonts w:hint="eastAsia"/>
          <w:sz w:val="24"/>
        </w:rPr>
        <w:t>，暂不考虑。</w:t>
      </w:r>
    </w:p>
    <w:p w14:paraId="23E1CBAF" w14:textId="59AC9C42" w:rsidR="00C511F8" w:rsidRDefault="00FF1F5F" w:rsidP="006621DD">
      <w:pPr>
        <w:wordWrap w:val="0"/>
        <w:spacing w:line="360" w:lineRule="auto"/>
        <w:ind w:firstLineChars="200" w:firstLine="480"/>
        <w:rPr>
          <w:sz w:val="24"/>
        </w:rPr>
      </w:pPr>
      <w:r w:rsidRPr="00FF1F5F">
        <w:rPr>
          <w:rFonts w:hint="eastAsia"/>
          <w:sz w:val="24"/>
        </w:rPr>
        <w:t>综合来看，我决定使用点灯科技平台来实现远程控</w:t>
      </w:r>
      <w:r w:rsidRPr="00FF1F5F">
        <w:rPr>
          <w:rFonts w:hint="eastAsia"/>
          <w:sz w:val="24"/>
        </w:rPr>
        <w:lastRenderedPageBreak/>
        <w:t>制和接收数据信息，配合巴法云平台来接收微信公众号的预警信息。使用方便</w:t>
      </w:r>
      <w:r w:rsidR="00AA153B">
        <w:rPr>
          <w:rFonts w:hint="eastAsia"/>
          <w:sz w:val="24"/>
        </w:rPr>
        <w:t>，同时又互为冗余提示</w:t>
      </w:r>
      <w:r w:rsidRPr="00FF1F5F">
        <w:rPr>
          <w:rFonts w:hint="eastAsia"/>
          <w:sz w:val="24"/>
        </w:rPr>
        <w:t>，互不干扰</w:t>
      </w:r>
      <w:r w:rsidR="00AF702B">
        <w:rPr>
          <w:rFonts w:hint="eastAsia"/>
          <w:sz w:val="24"/>
        </w:rPr>
        <w:t>。</w:t>
      </w:r>
    </w:p>
    <w:p w14:paraId="06CF7B67" w14:textId="4AE02B96" w:rsidR="00D55AA1" w:rsidRDefault="00D55AA1" w:rsidP="006621DD">
      <w:pPr>
        <w:wordWrap w:val="0"/>
        <w:spacing w:beforeLines="50" w:before="156" w:afterLines="50" w:after="156" w:line="360" w:lineRule="auto"/>
        <w:outlineLvl w:val="2"/>
        <w:rPr>
          <w:rFonts w:eastAsia="黑体"/>
          <w:sz w:val="24"/>
        </w:rPr>
      </w:pPr>
      <w:bookmarkStart w:id="47" w:name="_Toc197360083"/>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5</w:t>
      </w:r>
      <w:r>
        <w:rPr>
          <w:rFonts w:eastAsia="黑体" w:hint="eastAsia"/>
          <w:sz w:val="24"/>
        </w:rPr>
        <w:t xml:space="preserve"> </w:t>
      </w:r>
      <w:r w:rsidR="00E823AF" w:rsidRPr="00E823AF">
        <w:rPr>
          <w:rFonts w:eastAsia="黑体" w:hint="eastAsia"/>
          <w:sz w:val="24"/>
        </w:rPr>
        <w:t xml:space="preserve"> </w:t>
      </w:r>
      <w:r w:rsidR="00E823AF" w:rsidRPr="00E823AF">
        <w:rPr>
          <w:rFonts w:eastAsia="黑体" w:hint="eastAsia"/>
          <w:sz w:val="24"/>
        </w:rPr>
        <w:t>短信平台的选择（</w:t>
      </w:r>
      <w:r w:rsidR="00891D3B" w:rsidRPr="00802AA2">
        <w:rPr>
          <w:rFonts w:eastAsia="黑体" w:hint="eastAsia"/>
          <w:sz w:val="24"/>
        </w:rPr>
        <w:t>g</w:t>
      </w:r>
      <w:r w:rsidR="00891D3B">
        <w:rPr>
          <w:rFonts w:eastAsia="黑体" w:hint="eastAsia"/>
          <w:sz w:val="24"/>
        </w:rPr>
        <w:t>）</w:t>
      </w:r>
      <w:bookmarkEnd w:id="47"/>
    </w:p>
    <w:p w14:paraId="5E7711D7" w14:textId="2F3C0089" w:rsidR="00891D3B" w:rsidRDefault="00891D3B" w:rsidP="006621DD">
      <w:pPr>
        <w:pStyle w:val="afa"/>
        <w:wordWrap w:val="0"/>
        <w:ind w:firstLineChars="0" w:firstLine="420"/>
      </w:pPr>
      <w:r>
        <w:rPr>
          <w:rFonts w:hint="eastAsia"/>
        </w:rPr>
        <w:t>目前，市面上发送短信的方式主要有两种：一种是通过调用云端</w:t>
      </w:r>
      <w:r w:rsidRPr="00802AA2">
        <w:rPr>
          <w:rFonts w:hint="eastAsia"/>
        </w:rPr>
        <w:t>API</w:t>
      </w:r>
      <w:r>
        <w:rPr>
          <w:rFonts w:hint="eastAsia"/>
        </w:rPr>
        <w:t>，如阿里云和华为云的</w:t>
      </w:r>
      <w:r w:rsidRPr="00802AA2">
        <w:rPr>
          <w:rFonts w:hint="eastAsia"/>
        </w:rPr>
        <w:t>SMS</w:t>
      </w:r>
      <w:r>
        <w:rPr>
          <w:rFonts w:hint="eastAsia"/>
        </w:rPr>
        <w:t>短信服务；另一种则是利用硬件的短信模块和</w:t>
      </w:r>
      <w:r w:rsidRPr="00802AA2">
        <w:rPr>
          <w:rFonts w:hint="eastAsia"/>
        </w:rPr>
        <w:t>SIM</w:t>
      </w:r>
      <w:r>
        <w:rPr>
          <w:rFonts w:hint="eastAsia"/>
        </w:rPr>
        <w:t>卡直接发送。虽然调用云端</w:t>
      </w:r>
      <w:r w:rsidRPr="00802AA2">
        <w:rPr>
          <w:rFonts w:hint="eastAsia"/>
        </w:rPr>
        <w:t>API</w:t>
      </w:r>
      <w:r>
        <w:rPr>
          <w:rFonts w:hint="eastAsia"/>
        </w:rPr>
        <w:t>的方式成本较低且支持包月付费，但由于其复杂性以及大多数情况下只能在</w:t>
      </w:r>
      <w:r w:rsidRPr="00802AA2">
        <w:rPr>
          <w:rFonts w:hint="eastAsia"/>
        </w:rPr>
        <w:t>PC</w:t>
      </w:r>
      <w:r>
        <w:rPr>
          <w:rFonts w:hint="eastAsia"/>
        </w:rPr>
        <w:t>或</w:t>
      </w:r>
      <w:r w:rsidRPr="00802AA2">
        <w:rPr>
          <w:rFonts w:hint="eastAsia"/>
        </w:rPr>
        <w:t>Linux</w:t>
      </w:r>
      <w:r>
        <w:rPr>
          <w:rFonts w:hint="eastAsia"/>
        </w:rPr>
        <w:t>系统上运行，</w:t>
      </w:r>
      <w:r w:rsidR="00A93D49">
        <w:rPr>
          <w:rFonts w:hint="eastAsia"/>
        </w:rPr>
        <w:t>鉴于目前本人关于</w:t>
      </w:r>
      <w:r w:rsidR="00A93D49">
        <w:rPr>
          <w:rFonts w:hint="eastAsia"/>
        </w:rPr>
        <w:t>Linux</w:t>
      </w:r>
      <w:r w:rsidR="00A93D49">
        <w:rPr>
          <w:rFonts w:hint="eastAsia"/>
        </w:rPr>
        <w:t>系统方面不是很擅长，</w:t>
      </w:r>
      <w:r>
        <w:rPr>
          <w:rFonts w:hint="eastAsia"/>
        </w:rPr>
        <w:t>因此不在本设计的考虑范围内。</w:t>
      </w:r>
    </w:p>
    <w:p w14:paraId="18F45A12" w14:textId="77777777" w:rsidR="00891D3B" w:rsidRDefault="00891D3B" w:rsidP="006621DD">
      <w:pPr>
        <w:pStyle w:val="afa"/>
        <w:wordWrap w:val="0"/>
        <w:ind w:firstLineChars="0" w:firstLine="420"/>
      </w:pPr>
      <w:r>
        <w:rPr>
          <w:rFonts w:hint="eastAsia"/>
        </w:rPr>
        <w:t>硬件模块方面，常见的短信模块包括</w:t>
      </w:r>
      <w:r w:rsidRPr="00802AA2">
        <w:rPr>
          <w:rFonts w:hint="eastAsia"/>
        </w:rPr>
        <w:t>GSM</w:t>
      </w:r>
      <w:r>
        <w:rPr>
          <w:rFonts w:hint="eastAsia"/>
        </w:rPr>
        <w:t>模块和</w:t>
      </w:r>
      <w:r w:rsidRPr="00CD6AF6">
        <w:rPr>
          <w:rFonts w:hint="eastAsia"/>
        </w:rPr>
        <w:t>4</w:t>
      </w:r>
      <w:r w:rsidRPr="00802AA2">
        <w:rPr>
          <w:rFonts w:hint="eastAsia"/>
        </w:rPr>
        <w:t>G</w:t>
      </w:r>
      <w:r>
        <w:rPr>
          <w:rFonts w:hint="eastAsia"/>
        </w:rPr>
        <w:t>模块。</w:t>
      </w:r>
      <w:r w:rsidRPr="00802AA2">
        <w:rPr>
          <w:rFonts w:hint="eastAsia"/>
        </w:rPr>
        <w:t>GSM</w:t>
      </w:r>
      <w:r>
        <w:rPr>
          <w:rFonts w:hint="eastAsia"/>
        </w:rPr>
        <w:t>模块具有成熟稳定、成本低、覆盖范围广等优点，但同时也存在功耗高、传输速度慢、容量有限的缺点。相比之下，</w:t>
      </w:r>
      <w:r w:rsidRPr="00CD6AF6">
        <w:rPr>
          <w:rFonts w:hint="eastAsia"/>
        </w:rPr>
        <w:t>4</w:t>
      </w:r>
      <w:r w:rsidRPr="00802AA2">
        <w:rPr>
          <w:rFonts w:hint="eastAsia"/>
        </w:rPr>
        <w:t>G</w:t>
      </w:r>
      <w:r>
        <w:rPr>
          <w:rFonts w:hint="eastAsia"/>
        </w:rPr>
        <w:t>模块具有传输速度快、功耗低、功能全面的优势。</w:t>
      </w:r>
    </w:p>
    <w:p w14:paraId="32944B3F" w14:textId="510ACF08" w:rsidR="00CC725A" w:rsidRDefault="00CC725A" w:rsidP="006621DD">
      <w:pPr>
        <w:pStyle w:val="afa"/>
        <w:wordWrap w:val="0"/>
        <w:ind w:firstLineChars="0" w:firstLine="420"/>
      </w:pPr>
      <w:r w:rsidRPr="00CC725A">
        <w:rPr>
          <w:rFonts w:hint="eastAsia"/>
        </w:rPr>
        <w:t>Air 780e</w:t>
      </w:r>
      <w:r w:rsidRPr="00CC725A">
        <w:rPr>
          <w:rFonts w:hint="eastAsia"/>
        </w:rPr>
        <w:t>是一款合宙通信推出的低成本，高性能的</w:t>
      </w:r>
      <w:r w:rsidRPr="00CC725A">
        <w:rPr>
          <w:rFonts w:hint="eastAsia"/>
        </w:rPr>
        <w:t>4G</w:t>
      </w:r>
      <w:r w:rsidRPr="00CC725A">
        <w:rPr>
          <w:rFonts w:hint="eastAsia"/>
        </w:rPr>
        <w:t>通信模块，专为物联网设计</w:t>
      </w:r>
      <w:r w:rsidR="00C11C6D">
        <w:rPr>
          <w:rFonts w:hint="eastAsia"/>
        </w:rPr>
        <w:t>，</w:t>
      </w:r>
      <w:r w:rsidRPr="00CC725A">
        <w:rPr>
          <w:rFonts w:hint="eastAsia"/>
        </w:rPr>
        <w:t>支持</w:t>
      </w:r>
      <w:r w:rsidRPr="00CC725A">
        <w:rPr>
          <w:rFonts w:hint="eastAsia"/>
        </w:rPr>
        <w:t>LTE</w:t>
      </w:r>
      <w:r w:rsidRPr="00CC725A">
        <w:rPr>
          <w:rFonts w:hint="eastAsia"/>
        </w:rPr>
        <w:t>网络和蜂窝通讯。它采用</w:t>
      </w:r>
      <w:r w:rsidRPr="00CC725A">
        <w:rPr>
          <w:rFonts w:hint="eastAsia"/>
        </w:rPr>
        <w:t>cortex-M4</w:t>
      </w:r>
      <w:r w:rsidRPr="00CC725A">
        <w:rPr>
          <w:rFonts w:hint="eastAsia"/>
        </w:rPr>
        <w:t>内核，主频</w:t>
      </w:r>
      <w:r w:rsidRPr="00CC725A">
        <w:rPr>
          <w:rFonts w:hint="eastAsia"/>
        </w:rPr>
        <w:t>156M</w:t>
      </w:r>
      <w:r w:rsidR="00271994">
        <w:rPr>
          <w:rFonts w:hint="eastAsia"/>
        </w:rPr>
        <w:t>H</w:t>
      </w:r>
      <w:r w:rsidRPr="00CC725A">
        <w:rPr>
          <w:rFonts w:hint="eastAsia"/>
        </w:rPr>
        <w:t>z</w:t>
      </w:r>
      <w:r w:rsidRPr="00CC725A">
        <w:rPr>
          <w:rFonts w:hint="eastAsia"/>
        </w:rPr>
        <w:t>，支持全网通覆盖全球主流频率。内置</w:t>
      </w:r>
      <w:r w:rsidRPr="00CC725A">
        <w:rPr>
          <w:rFonts w:hint="eastAsia"/>
        </w:rPr>
        <w:t>PPP</w:t>
      </w:r>
      <w:r w:rsidRPr="00CC725A">
        <w:rPr>
          <w:rFonts w:hint="eastAsia"/>
        </w:rPr>
        <w:t>拨号协议，可以直接作为</w:t>
      </w:r>
      <w:r w:rsidRPr="00CC725A">
        <w:rPr>
          <w:rFonts w:hint="eastAsia"/>
        </w:rPr>
        <w:t>4G</w:t>
      </w:r>
      <w:r w:rsidRPr="00CC725A">
        <w:rPr>
          <w:rFonts w:hint="eastAsia"/>
        </w:rPr>
        <w:t>上网模块使用。外部带有</w:t>
      </w:r>
      <w:r w:rsidRPr="00CC725A">
        <w:rPr>
          <w:rFonts w:hint="eastAsia"/>
        </w:rPr>
        <w:t>UART</w:t>
      </w:r>
      <w:r w:rsidRPr="00CC725A">
        <w:rPr>
          <w:rFonts w:hint="eastAsia"/>
        </w:rPr>
        <w:t>串口和</w:t>
      </w:r>
      <w:r w:rsidRPr="00CC725A">
        <w:rPr>
          <w:rFonts w:hint="eastAsia"/>
        </w:rPr>
        <w:t>SIM</w:t>
      </w:r>
      <w:r w:rsidRPr="00CC725A">
        <w:rPr>
          <w:rFonts w:hint="eastAsia"/>
        </w:rPr>
        <w:t>卡接</w:t>
      </w:r>
      <w:r w:rsidRPr="00CC725A">
        <w:rPr>
          <w:rFonts w:hint="eastAsia"/>
        </w:rPr>
        <w:lastRenderedPageBreak/>
        <w:t>口等</w:t>
      </w:r>
      <w:r w:rsidR="00641A96">
        <w:rPr>
          <w:rFonts w:hint="eastAsia"/>
        </w:rPr>
        <w:t>。此外，</w:t>
      </w:r>
      <w:r w:rsidR="00641A96" w:rsidRPr="00802AA2">
        <w:rPr>
          <w:rFonts w:hint="eastAsia"/>
        </w:rPr>
        <w:t>Air</w:t>
      </w:r>
      <w:r w:rsidR="00641A96" w:rsidRPr="00CD6AF6">
        <w:rPr>
          <w:rFonts w:hint="eastAsia"/>
        </w:rPr>
        <w:t>780</w:t>
      </w:r>
      <w:r w:rsidR="00641A96" w:rsidRPr="00802AA2">
        <w:rPr>
          <w:rFonts w:hint="eastAsia"/>
        </w:rPr>
        <w:t>E</w:t>
      </w:r>
      <w:r w:rsidR="00641A96">
        <w:rPr>
          <w:rFonts w:hint="eastAsia"/>
        </w:rPr>
        <w:t>采用</w:t>
      </w:r>
      <w:r w:rsidR="00641A96" w:rsidRPr="00802AA2">
        <w:rPr>
          <w:rFonts w:hint="eastAsia"/>
        </w:rPr>
        <w:t>Lua</w:t>
      </w:r>
      <w:r w:rsidR="00641A96">
        <w:rPr>
          <w:rFonts w:hint="eastAsia"/>
        </w:rPr>
        <w:t>语言编程，编程难度较低且灵活性较高。</w:t>
      </w:r>
    </w:p>
    <w:p w14:paraId="71302CC4" w14:textId="31C1E0FB" w:rsidR="00891D3B" w:rsidRPr="009D1CE2" w:rsidRDefault="00891D3B" w:rsidP="009D1CE2">
      <w:pPr>
        <w:wordWrap w:val="0"/>
        <w:spacing w:line="360" w:lineRule="auto"/>
        <w:ind w:firstLineChars="200" w:firstLine="480"/>
        <w:rPr>
          <w:kern w:val="0"/>
          <w:sz w:val="24"/>
          <w:szCs w:val="22"/>
        </w:rPr>
      </w:pPr>
      <w:r w:rsidRPr="009D1CE2">
        <w:rPr>
          <w:rFonts w:hint="eastAsia"/>
          <w:kern w:val="0"/>
          <w:sz w:val="24"/>
          <w:szCs w:val="22"/>
        </w:rPr>
        <w:t>本设计选择使用</w:t>
      </w:r>
      <w:r w:rsidRPr="009D1CE2">
        <w:rPr>
          <w:rFonts w:hint="eastAsia"/>
          <w:kern w:val="0"/>
          <w:sz w:val="24"/>
          <w:szCs w:val="22"/>
        </w:rPr>
        <w:t>Air780E</w:t>
      </w:r>
      <w:r w:rsidRPr="009D1CE2">
        <w:rPr>
          <w:rFonts w:hint="eastAsia"/>
          <w:kern w:val="0"/>
          <w:sz w:val="24"/>
          <w:szCs w:val="22"/>
        </w:rPr>
        <w:t>来实现报警短信的发送。</w:t>
      </w:r>
      <w:r w:rsidR="00641A96" w:rsidRPr="009D1CE2">
        <w:rPr>
          <w:rFonts w:hint="eastAsia"/>
          <w:kern w:val="0"/>
          <w:sz w:val="24"/>
          <w:szCs w:val="22"/>
        </w:rPr>
        <w:t>它</w:t>
      </w:r>
      <w:r w:rsidRPr="009D1CE2">
        <w:rPr>
          <w:rFonts w:hint="eastAsia"/>
          <w:kern w:val="0"/>
          <w:sz w:val="24"/>
          <w:szCs w:val="22"/>
        </w:rPr>
        <w:t>不仅支持语音通话、短信发送和流量上网等功能，还具有超低待机功耗的特点，非常适合用于发送报警信息。</w:t>
      </w:r>
    </w:p>
    <w:p w14:paraId="1D3D9C51" w14:textId="1CA30666" w:rsidR="000572E3" w:rsidRPr="00891D3B" w:rsidRDefault="00891D3B" w:rsidP="006621DD">
      <w:pPr>
        <w:wordWrap w:val="0"/>
        <w:spacing w:line="360" w:lineRule="auto"/>
        <w:ind w:firstLineChars="200" w:firstLine="480"/>
        <w:rPr>
          <w:kern w:val="0"/>
          <w:sz w:val="24"/>
          <w:szCs w:val="22"/>
        </w:rPr>
      </w:pPr>
      <w:r w:rsidRPr="00891D3B">
        <w:rPr>
          <w:rFonts w:hint="eastAsia"/>
          <w:kern w:val="0"/>
          <w:sz w:val="24"/>
          <w:szCs w:val="22"/>
        </w:rPr>
        <w:t>综上所述，通过综合考虑成本、功能和易用性等因素，本设计选择使用</w:t>
      </w:r>
      <w:r w:rsidRPr="00802AA2">
        <w:rPr>
          <w:rFonts w:hint="eastAsia"/>
          <w:kern w:val="0"/>
          <w:sz w:val="24"/>
          <w:szCs w:val="22"/>
        </w:rPr>
        <w:t>Air</w:t>
      </w:r>
      <w:r w:rsidRPr="00CD6AF6">
        <w:rPr>
          <w:rFonts w:hint="eastAsia"/>
          <w:kern w:val="0"/>
          <w:sz w:val="24"/>
          <w:szCs w:val="22"/>
        </w:rPr>
        <w:t>780</w:t>
      </w:r>
      <w:r w:rsidRPr="00802AA2">
        <w:rPr>
          <w:rFonts w:hint="eastAsia"/>
          <w:kern w:val="0"/>
          <w:sz w:val="24"/>
          <w:szCs w:val="22"/>
        </w:rPr>
        <w:t>E</w:t>
      </w:r>
      <w:r w:rsidRPr="00891D3B">
        <w:rPr>
          <w:rFonts w:hint="eastAsia"/>
          <w:kern w:val="0"/>
          <w:sz w:val="24"/>
          <w:szCs w:val="22"/>
        </w:rPr>
        <w:t xml:space="preserve"> </w:t>
      </w:r>
      <w:r w:rsidRPr="00CD6AF6">
        <w:rPr>
          <w:rFonts w:hint="eastAsia"/>
          <w:kern w:val="0"/>
          <w:sz w:val="24"/>
          <w:szCs w:val="22"/>
        </w:rPr>
        <w:t>4</w:t>
      </w:r>
      <w:r w:rsidRPr="00802AA2">
        <w:rPr>
          <w:rFonts w:hint="eastAsia"/>
          <w:kern w:val="0"/>
          <w:sz w:val="24"/>
          <w:szCs w:val="22"/>
        </w:rPr>
        <w:t>G</w:t>
      </w:r>
      <w:r w:rsidRPr="00891D3B">
        <w:rPr>
          <w:rFonts w:hint="eastAsia"/>
          <w:kern w:val="0"/>
          <w:sz w:val="24"/>
          <w:szCs w:val="22"/>
        </w:rPr>
        <w:t>模块来实现报警短信的发送。</w:t>
      </w:r>
    </w:p>
    <w:p w14:paraId="64749336" w14:textId="628EDB93" w:rsidR="00C10F4B" w:rsidRDefault="00C10F4B" w:rsidP="006621DD">
      <w:pPr>
        <w:wordWrap w:val="0"/>
        <w:spacing w:beforeLines="50" w:before="156" w:afterLines="50" w:after="156" w:line="360" w:lineRule="auto"/>
        <w:outlineLvl w:val="2"/>
        <w:rPr>
          <w:rFonts w:eastAsia="黑体"/>
          <w:sz w:val="24"/>
        </w:rPr>
      </w:pPr>
      <w:bookmarkStart w:id="48" w:name="_Toc197360084"/>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6</w:t>
      </w:r>
      <w:r>
        <w:rPr>
          <w:rFonts w:eastAsia="黑体" w:hint="eastAsia"/>
          <w:sz w:val="24"/>
        </w:rPr>
        <w:t>人脸识别系统的选择（</w:t>
      </w:r>
      <w:r w:rsidRPr="00802AA2">
        <w:rPr>
          <w:rFonts w:eastAsia="黑体" w:hint="eastAsia"/>
          <w:sz w:val="24"/>
        </w:rPr>
        <w:t>g</w:t>
      </w:r>
      <w:r w:rsidR="00DA1014">
        <w:rPr>
          <w:rFonts w:eastAsia="黑体" w:hint="eastAsia"/>
          <w:sz w:val="24"/>
        </w:rPr>
        <w:t>.</w:t>
      </w:r>
      <w:r w:rsidR="00DA1014" w:rsidRPr="00CD6AF6">
        <w:rPr>
          <w:rFonts w:eastAsia="黑体" w:hint="eastAsia"/>
          <w:sz w:val="24"/>
        </w:rPr>
        <w:t>5</w:t>
      </w:r>
      <w:r w:rsidR="0051728D">
        <w:rPr>
          <w:rFonts w:eastAsia="黑体" w:hint="eastAsia"/>
          <w:sz w:val="24"/>
        </w:rPr>
        <w:t>ck2</w:t>
      </w:r>
      <w:r>
        <w:rPr>
          <w:rFonts w:eastAsia="黑体" w:hint="eastAsia"/>
          <w:sz w:val="24"/>
        </w:rPr>
        <w:t>）</w:t>
      </w:r>
      <w:bookmarkEnd w:id="48"/>
    </w:p>
    <w:p w14:paraId="66BBFACF" w14:textId="4D26C519" w:rsidR="00D55AA1" w:rsidRDefault="00C93933" w:rsidP="009D1CE2">
      <w:pPr>
        <w:wordWrap w:val="0"/>
        <w:spacing w:line="360" w:lineRule="auto"/>
        <w:ind w:firstLineChars="200" w:firstLine="480"/>
        <w:rPr>
          <w:sz w:val="24"/>
        </w:rPr>
      </w:pPr>
      <w:r w:rsidRPr="009D1CE2">
        <w:rPr>
          <w:rFonts w:hint="eastAsia"/>
          <w:kern w:val="0"/>
          <w:sz w:val="24"/>
          <w:szCs w:val="22"/>
        </w:rPr>
        <w:t>目前</w:t>
      </w:r>
      <w:r>
        <w:rPr>
          <w:rFonts w:hint="eastAsia"/>
          <w:sz w:val="24"/>
        </w:rPr>
        <w:t>市面上常见的带有主控的摄像头有</w:t>
      </w:r>
      <w:r w:rsidR="00DA7309" w:rsidRPr="00802AA2">
        <w:rPr>
          <w:sz w:val="24"/>
        </w:rPr>
        <w:t>OpenMV</w:t>
      </w:r>
      <w:r>
        <w:rPr>
          <w:rFonts w:hint="eastAsia"/>
          <w:sz w:val="24"/>
        </w:rPr>
        <w:t>、</w:t>
      </w:r>
      <w:r w:rsidRPr="00802AA2">
        <w:rPr>
          <w:rFonts w:hint="eastAsia"/>
          <w:sz w:val="24"/>
        </w:rPr>
        <w:t>K</w:t>
      </w:r>
      <w:r w:rsidRPr="00CD6AF6">
        <w:rPr>
          <w:rFonts w:hint="eastAsia"/>
          <w:sz w:val="24"/>
        </w:rPr>
        <w:t>210</w:t>
      </w:r>
      <w:r>
        <w:rPr>
          <w:rFonts w:hint="eastAsia"/>
          <w:sz w:val="24"/>
        </w:rPr>
        <w:t>等，同时也有一些</w:t>
      </w:r>
      <w:r w:rsidR="00111C49">
        <w:rPr>
          <w:rFonts w:hint="eastAsia"/>
          <w:sz w:val="24"/>
        </w:rPr>
        <w:t>专用于运行</w:t>
      </w:r>
      <w:r w:rsidR="00111C49" w:rsidRPr="00802AA2">
        <w:rPr>
          <w:rFonts w:hint="eastAsia"/>
          <w:sz w:val="24"/>
        </w:rPr>
        <w:t>AI</w:t>
      </w:r>
      <w:r w:rsidR="00111C49">
        <w:rPr>
          <w:rFonts w:hint="eastAsia"/>
          <w:sz w:val="24"/>
        </w:rPr>
        <w:t>、深度学习等功能的板卡等。</w:t>
      </w:r>
    </w:p>
    <w:p w14:paraId="044EF28E" w14:textId="7BBE455C" w:rsidR="00FC7F95" w:rsidRDefault="00FC7F95" w:rsidP="009D1CE2">
      <w:pPr>
        <w:wordWrap w:val="0"/>
        <w:spacing w:line="360" w:lineRule="auto"/>
        <w:ind w:firstLineChars="200" w:firstLine="480"/>
        <w:rPr>
          <w:sz w:val="24"/>
        </w:rPr>
      </w:pPr>
      <w:r w:rsidRPr="00802AA2">
        <w:rPr>
          <w:rFonts w:hint="eastAsia"/>
          <w:sz w:val="24"/>
        </w:rPr>
        <w:t>RDK</w:t>
      </w:r>
      <w:r w:rsidRPr="00FC7F95">
        <w:rPr>
          <w:rFonts w:hint="eastAsia"/>
          <w:sz w:val="24"/>
        </w:rPr>
        <w:t xml:space="preserve"> </w:t>
      </w:r>
      <w:r w:rsidRPr="00802AA2">
        <w:rPr>
          <w:rFonts w:hint="eastAsia"/>
          <w:sz w:val="24"/>
        </w:rPr>
        <w:t>X</w:t>
      </w:r>
      <w:r w:rsidRPr="00CD6AF6">
        <w:rPr>
          <w:rFonts w:hint="eastAsia"/>
          <w:sz w:val="24"/>
        </w:rPr>
        <w:t>5</w:t>
      </w:r>
      <w:r w:rsidRPr="00FC7F95">
        <w:rPr>
          <w:rFonts w:hint="eastAsia"/>
          <w:sz w:val="24"/>
        </w:rPr>
        <w:t>是一款基于</w:t>
      </w:r>
      <w:r w:rsidRPr="00802AA2">
        <w:rPr>
          <w:rFonts w:hint="eastAsia"/>
          <w:sz w:val="24"/>
        </w:rPr>
        <w:t>Sunrise</w:t>
      </w:r>
      <w:r w:rsidR="00271994">
        <w:rPr>
          <w:rFonts w:hint="eastAsia"/>
          <w:sz w:val="24"/>
        </w:rPr>
        <w:t xml:space="preserve"> </w:t>
      </w:r>
      <w:r w:rsidRPr="00CD6AF6">
        <w:rPr>
          <w:rFonts w:hint="eastAsia"/>
          <w:sz w:val="24"/>
        </w:rPr>
        <w:t>5</w:t>
      </w:r>
      <w:r w:rsidRPr="00FC7F95">
        <w:rPr>
          <w:rFonts w:hint="eastAsia"/>
          <w:sz w:val="24"/>
        </w:rPr>
        <w:t>智能计算芯片的开发套件，专为智能计算和机器人应用设计。它拥有强大的算力（</w:t>
      </w:r>
      <w:r w:rsidRPr="00CD6AF6">
        <w:rPr>
          <w:rFonts w:hint="eastAsia"/>
          <w:sz w:val="24"/>
        </w:rPr>
        <w:t>10</w:t>
      </w:r>
      <w:r w:rsidRPr="00FC7F95">
        <w:rPr>
          <w:rFonts w:hint="eastAsia"/>
          <w:sz w:val="24"/>
        </w:rPr>
        <w:t xml:space="preserve"> </w:t>
      </w:r>
      <w:r w:rsidRPr="00802AA2">
        <w:rPr>
          <w:rFonts w:hint="eastAsia"/>
          <w:sz w:val="24"/>
        </w:rPr>
        <w:t>Tops</w:t>
      </w:r>
      <w:r w:rsidR="007A6661">
        <w:rPr>
          <w:rFonts w:hint="eastAsia"/>
          <w:sz w:val="24"/>
        </w:rPr>
        <w:t xml:space="preserve"> </w:t>
      </w:r>
      <w:r w:rsidRPr="00802AA2">
        <w:rPr>
          <w:rFonts w:hint="eastAsia"/>
          <w:sz w:val="24"/>
        </w:rPr>
        <w:t>BPU</w:t>
      </w:r>
      <w:r w:rsidRPr="00FC7F95">
        <w:rPr>
          <w:rFonts w:hint="eastAsia"/>
          <w:sz w:val="24"/>
        </w:rPr>
        <w:t>和</w:t>
      </w:r>
      <w:r w:rsidRPr="00CD6AF6">
        <w:rPr>
          <w:rFonts w:hint="eastAsia"/>
          <w:sz w:val="24"/>
        </w:rPr>
        <w:t>32</w:t>
      </w:r>
      <w:r w:rsidRPr="00FC7F95">
        <w:rPr>
          <w:rFonts w:hint="eastAsia"/>
          <w:sz w:val="24"/>
        </w:rPr>
        <w:t xml:space="preserve"> </w:t>
      </w:r>
      <w:r w:rsidRPr="00802AA2">
        <w:rPr>
          <w:rFonts w:hint="eastAsia"/>
          <w:sz w:val="24"/>
        </w:rPr>
        <w:t>GFlops</w:t>
      </w:r>
      <w:r w:rsidRPr="00FC7F95">
        <w:rPr>
          <w:rFonts w:hint="eastAsia"/>
          <w:sz w:val="24"/>
        </w:rPr>
        <w:t xml:space="preserve"> </w:t>
      </w:r>
      <w:r w:rsidRPr="00802AA2">
        <w:rPr>
          <w:rFonts w:hint="eastAsia"/>
          <w:sz w:val="24"/>
        </w:rPr>
        <w:t>GPU</w:t>
      </w:r>
      <w:r w:rsidRPr="00FC7F95">
        <w:rPr>
          <w:rFonts w:hint="eastAsia"/>
          <w:sz w:val="24"/>
        </w:rPr>
        <w:t>）和丰富的接口</w:t>
      </w:r>
      <w:r w:rsidR="00A612A7" w:rsidRPr="00A612A7">
        <w:rPr>
          <w:sz w:val="24"/>
        </w:rPr>
        <w:t>（</w:t>
      </w:r>
      <w:r w:rsidR="00A612A7" w:rsidRPr="00802AA2">
        <w:rPr>
          <w:sz w:val="24"/>
        </w:rPr>
        <w:t>USB</w:t>
      </w:r>
      <w:r w:rsidR="00A612A7" w:rsidRPr="00A612A7">
        <w:rPr>
          <w:sz w:val="24"/>
        </w:rPr>
        <w:t xml:space="preserve"> </w:t>
      </w:r>
      <w:r w:rsidR="00A612A7" w:rsidRPr="00CD6AF6">
        <w:rPr>
          <w:sz w:val="24"/>
        </w:rPr>
        <w:t>3</w:t>
      </w:r>
      <w:r w:rsidR="00A612A7" w:rsidRPr="00A612A7">
        <w:rPr>
          <w:sz w:val="24"/>
        </w:rPr>
        <w:t>.</w:t>
      </w:r>
      <w:r w:rsidR="00A612A7" w:rsidRPr="00CD6AF6">
        <w:rPr>
          <w:sz w:val="24"/>
        </w:rPr>
        <w:t>0</w:t>
      </w:r>
      <w:r w:rsidR="00A612A7" w:rsidRPr="00A612A7">
        <w:rPr>
          <w:sz w:val="24"/>
        </w:rPr>
        <w:t>、千兆以太网、</w:t>
      </w:r>
      <w:r w:rsidR="00A612A7" w:rsidRPr="00802AA2">
        <w:rPr>
          <w:sz w:val="24"/>
        </w:rPr>
        <w:t>MIPI</w:t>
      </w:r>
      <w:r w:rsidR="00A612A7" w:rsidRPr="00A612A7">
        <w:rPr>
          <w:sz w:val="24"/>
        </w:rPr>
        <w:t>-</w:t>
      </w:r>
      <w:r w:rsidR="00A612A7" w:rsidRPr="00802AA2">
        <w:rPr>
          <w:sz w:val="24"/>
        </w:rPr>
        <w:t>CSI</w:t>
      </w:r>
      <w:r w:rsidR="00A612A7" w:rsidRPr="00A612A7">
        <w:rPr>
          <w:sz w:val="24"/>
        </w:rPr>
        <w:t>摄像头接口、</w:t>
      </w:r>
      <w:r w:rsidR="00A612A7" w:rsidRPr="00802AA2">
        <w:rPr>
          <w:sz w:val="24"/>
        </w:rPr>
        <w:t>GPIO</w:t>
      </w:r>
      <w:r w:rsidR="00A612A7" w:rsidRPr="00A612A7">
        <w:rPr>
          <w:sz w:val="24"/>
        </w:rPr>
        <w:t>、</w:t>
      </w:r>
      <w:r w:rsidR="00A612A7" w:rsidRPr="00802AA2">
        <w:rPr>
          <w:sz w:val="24"/>
        </w:rPr>
        <w:t>UART</w:t>
      </w:r>
      <w:r w:rsidR="00A612A7" w:rsidRPr="00A612A7">
        <w:rPr>
          <w:sz w:val="24"/>
        </w:rPr>
        <w:t>等）</w:t>
      </w:r>
      <w:r w:rsidRPr="00FC7F95">
        <w:rPr>
          <w:rFonts w:hint="eastAsia"/>
          <w:sz w:val="24"/>
        </w:rPr>
        <w:t>，支持多种复杂模型和算法，例如</w:t>
      </w:r>
      <w:r w:rsidRPr="00802AA2">
        <w:rPr>
          <w:rFonts w:hint="eastAsia"/>
          <w:sz w:val="24"/>
        </w:rPr>
        <w:t>Transformer</w:t>
      </w:r>
      <w:r w:rsidRPr="00FC7F95">
        <w:rPr>
          <w:rFonts w:hint="eastAsia"/>
          <w:sz w:val="24"/>
        </w:rPr>
        <w:t>、</w:t>
      </w:r>
      <w:r w:rsidRPr="00802AA2">
        <w:rPr>
          <w:rFonts w:hint="eastAsia"/>
          <w:sz w:val="24"/>
        </w:rPr>
        <w:t>RWKV</w:t>
      </w:r>
      <w:r w:rsidRPr="00FC7F95">
        <w:rPr>
          <w:rFonts w:hint="eastAsia"/>
          <w:sz w:val="24"/>
        </w:rPr>
        <w:t>、</w:t>
      </w:r>
      <w:r w:rsidRPr="00802AA2">
        <w:rPr>
          <w:rFonts w:hint="eastAsia"/>
          <w:sz w:val="24"/>
        </w:rPr>
        <w:t>Occupancy</w:t>
      </w:r>
      <w:r w:rsidRPr="00FC7F95">
        <w:rPr>
          <w:rFonts w:hint="eastAsia"/>
          <w:sz w:val="24"/>
        </w:rPr>
        <w:t>和</w:t>
      </w:r>
      <w:r w:rsidRPr="00802AA2">
        <w:rPr>
          <w:rFonts w:hint="eastAsia"/>
          <w:sz w:val="24"/>
        </w:rPr>
        <w:t>Stereo</w:t>
      </w:r>
      <w:r w:rsidRPr="00FC7F95">
        <w:rPr>
          <w:rFonts w:hint="eastAsia"/>
          <w:sz w:val="24"/>
        </w:rPr>
        <w:t xml:space="preserve"> </w:t>
      </w:r>
      <w:r w:rsidRPr="00802AA2">
        <w:rPr>
          <w:rFonts w:hint="eastAsia"/>
          <w:sz w:val="24"/>
        </w:rPr>
        <w:t>Perception</w:t>
      </w:r>
      <w:r w:rsidRPr="00FC7F95">
        <w:rPr>
          <w:rFonts w:hint="eastAsia"/>
          <w:sz w:val="24"/>
        </w:rPr>
        <w:t>。</w:t>
      </w:r>
    </w:p>
    <w:p w14:paraId="6E812182" w14:textId="21D485EE" w:rsidR="00DA1014" w:rsidRPr="0007513B" w:rsidRDefault="004B66F0" w:rsidP="009D1CE2">
      <w:pPr>
        <w:wordWrap w:val="0"/>
        <w:spacing w:line="360" w:lineRule="auto"/>
        <w:ind w:firstLineChars="200" w:firstLine="480"/>
        <w:rPr>
          <w:color w:val="FF0000"/>
          <w:sz w:val="24"/>
        </w:rPr>
      </w:pPr>
      <w:r w:rsidRPr="00A612A7">
        <w:rPr>
          <w:rFonts w:hint="eastAsia"/>
          <w:color w:val="FF0000"/>
          <w:sz w:val="24"/>
        </w:rPr>
        <w:t>瑞芯微公司的</w:t>
      </w:r>
      <w:r w:rsidRPr="00802AA2">
        <w:rPr>
          <w:rFonts w:hint="eastAsia"/>
          <w:color w:val="FF0000"/>
          <w:sz w:val="24"/>
        </w:rPr>
        <w:t>RV</w:t>
      </w:r>
      <w:r w:rsidRPr="00CD6AF6">
        <w:rPr>
          <w:rFonts w:hint="eastAsia"/>
          <w:color w:val="FF0000"/>
          <w:sz w:val="24"/>
        </w:rPr>
        <w:t>1126</w:t>
      </w:r>
      <w:r w:rsidRPr="00A612A7">
        <w:rPr>
          <w:rFonts w:hint="eastAsia"/>
          <w:color w:val="FF0000"/>
          <w:sz w:val="24"/>
        </w:rPr>
        <w:t>是一款面向智能视觉和边缘计算的高性价比</w:t>
      </w:r>
      <w:r w:rsidRPr="00802AA2">
        <w:rPr>
          <w:rFonts w:hint="eastAsia"/>
          <w:color w:val="FF0000"/>
          <w:sz w:val="24"/>
        </w:rPr>
        <w:t>AIOT</w:t>
      </w:r>
      <w:r w:rsidRPr="00A612A7">
        <w:rPr>
          <w:rFonts w:hint="eastAsia"/>
          <w:color w:val="FF0000"/>
          <w:sz w:val="24"/>
        </w:rPr>
        <w:t>平台，它采用双</w:t>
      </w:r>
      <w:r w:rsidRPr="0007513B">
        <w:rPr>
          <w:rFonts w:hint="eastAsia"/>
          <w:color w:val="FF0000"/>
          <w:sz w:val="24"/>
        </w:rPr>
        <w:t>核</w:t>
      </w:r>
      <w:r w:rsidRPr="00802AA2">
        <w:rPr>
          <w:rFonts w:hint="eastAsia"/>
          <w:color w:val="FF0000"/>
          <w:sz w:val="24"/>
        </w:rPr>
        <w:t>cortex</w:t>
      </w:r>
      <w:r w:rsidRPr="0007513B">
        <w:rPr>
          <w:rFonts w:hint="eastAsia"/>
          <w:color w:val="FF0000"/>
          <w:sz w:val="24"/>
        </w:rPr>
        <w:t>-</w:t>
      </w:r>
      <w:r w:rsidRPr="00802AA2">
        <w:rPr>
          <w:rFonts w:hint="eastAsia"/>
          <w:color w:val="FF0000"/>
          <w:sz w:val="24"/>
        </w:rPr>
        <w:t>A</w:t>
      </w:r>
      <w:r w:rsidRPr="00CD6AF6">
        <w:rPr>
          <w:rFonts w:hint="eastAsia"/>
          <w:color w:val="FF0000"/>
          <w:sz w:val="24"/>
        </w:rPr>
        <w:t>7</w:t>
      </w:r>
      <w:r w:rsidRPr="0007513B">
        <w:rPr>
          <w:rFonts w:hint="eastAsia"/>
          <w:color w:val="FF0000"/>
          <w:sz w:val="24"/>
        </w:rPr>
        <w:t>，搭配</w:t>
      </w:r>
      <w:r w:rsidRPr="00802AA2">
        <w:rPr>
          <w:rFonts w:hint="eastAsia"/>
          <w:color w:val="FF0000"/>
          <w:sz w:val="24"/>
        </w:rPr>
        <w:t>RISC</w:t>
      </w:r>
      <w:r w:rsidRPr="0007513B">
        <w:rPr>
          <w:rFonts w:hint="eastAsia"/>
          <w:color w:val="FF0000"/>
          <w:sz w:val="24"/>
        </w:rPr>
        <w:t>-</w:t>
      </w:r>
      <w:r w:rsidRPr="00802AA2">
        <w:rPr>
          <w:rFonts w:hint="eastAsia"/>
          <w:color w:val="FF0000"/>
          <w:sz w:val="24"/>
        </w:rPr>
        <w:t>V</w:t>
      </w:r>
      <w:r w:rsidRPr="0007513B">
        <w:rPr>
          <w:rFonts w:hint="eastAsia"/>
          <w:color w:val="FF0000"/>
          <w:sz w:val="24"/>
        </w:rPr>
        <w:t>，可以实现低功耗运转</w:t>
      </w:r>
      <w:r w:rsidR="0017179F" w:rsidRPr="0007513B">
        <w:rPr>
          <w:rFonts w:hint="eastAsia"/>
          <w:color w:val="FF0000"/>
          <w:sz w:val="24"/>
        </w:rPr>
        <w:t>，同时能够</w:t>
      </w:r>
      <w:r w:rsidR="00F33B20" w:rsidRPr="0007513B">
        <w:rPr>
          <w:rFonts w:hint="eastAsia"/>
          <w:color w:val="FF0000"/>
          <w:sz w:val="24"/>
        </w:rPr>
        <w:t>高效处理多</w:t>
      </w:r>
      <w:r w:rsidR="00F33B20" w:rsidRPr="0007513B">
        <w:rPr>
          <w:rFonts w:hint="eastAsia"/>
          <w:color w:val="FF0000"/>
          <w:sz w:val="24"/>
        </w:rPr>
        <w:lastRenderedPageBreak/>
        <w:t>任务</w:t>
      </w:r>
      <w:r w:rsidRPr="0007513B">
        <w:rPr>
          <w:rFonts w:hint="eastAsia"/>
          <w:color w:val="FF0000"/>
          <w:sz w:val="24"/>
        </w:rPr>
        <w:t>。</w:t>
      </w:r>
      <w:r w:rsidRPr="004B66F0">
        <w:rPr>
          <w:rFonts w:hint="eastAsia"/>
          <w:sz w:val="24"/>
        </w:rPr>
        <w:t>比较适合多摄像头</w:t>
      </w:r>
      <w:r w:rsidR="00950055">
        <w:rPr>
          <w:rFonts w:hint="eastAsia"/>
          <w:sz w:val="24"/>
        </w:rPr>
        <w:t>、</w:t>
      </w:r>
      <w:r w:rsidRPr="004B66F0">
        <w:rPr>
          <w:rFonts w:hint="eastAsia"/>
          <w:sz w:val="24"/>
        </w:rPr>
        <w:t>智能安防</w:t>
      </w:r>
      <w:r w:rsidR="00950055">
        <w:rPr>
          <w:rFonts w:hint="eastAsia"/>
          <w:sz w:val="24"/>
        </w:rPr>
        <w:t>和</w:t>
      </w:r>
      <w:r w:rsidRPr="004B66F0">
        <w:rPr>
          <w:rFonts w:hint="eastAsia"/>
          <w:sz w:val="24"/>
        </w:rPr>
        <w:t>工业视觉检测等场景。并且价格较低，实现了算力与功耗的平衡</w:t>
      </w:r>
      <w:r w:rsidRPr="0007513B">
        <w:rPr>
          <w:rFonts w:hint="eastAsia"/>
          <w:color w:val="FF0000"/>
          <w:sz w:val="24"/>
        </w:rPr>
        <w:t>。</w:t>
      </w:r>
      <w:r w:rsidR="00F33B20" w:rsidRPr="0007513B">
        <w:rPr>
          <w:rFonts w:hint="eastAsia"/>
          <w:color w:val="FF0000"/>
          <w:sz w:val="24"/>
        </w:rPr>
        <w:t>（此处</w:t>
      </w:r>
      <w:r w:rsidR="00A612A7">
        <w:rPr>
          <w:rFonts w:hint="eastAsia"/>
          <w:color w:val="FF0000"/>
          <w:sz w:val="24"/>
        </w:rPr>
        <w:t>标红</w:t>
      </w:r>
      <w:r w:rsidR="0007513B">
        <w:rPr>
          <w:rFonts w:hint="eastAsia"/>
          <w:color w:val="FF0000"/>
          <w:sz w:val="24"/>
        </w:rPr>
        <w:t>出自</w:t>
      </w:r>
      <w:r w:rsidR="00F33B20" w:rsidRPr="0007513B">
        <w:rPr>
          <w:rFonts w:hint="eastAsia"/>
          <w:color w:val="FF0000"/>
          <w:sz w:val="24"/>
        </w:rPr>
        <w:t>参考文献：</w:t>
      </w:r>
      <w:r w:rsidR="0007513B" w:rsidRPr="0007513B">
        <w:rPr>
          <w:rFonts w:hint="eastAsia"/>
          <w:color w:val="FF0000"/>
          <w:sz w:val="24"/>
        </w:rPr>
        <w:t>基于嵌入式平台的深度学习人脸识别关键技术研究</w:t>
      </w:r>
      <w:r w:rsidR="0007513B" w:rsidRPr="0007513B">
        <w:rPr>
          <w:rFonts w:hint="eastAsia"/>
          <w:color w:val="FF0000"/>
          <w:sz w:val="24"/>
        </w:rPr>
        <w:t>_</w:t>
      </w:r>
      <w:r w:rsidR="0007513B" w:rsidRPr="0007513B">
        <w:rPr>
          <w:rFonts w:hint="eastAsia"/>
          <w:color w:val="FF0000"/>
          <w:sz w:val="24"/>
        </w:rPr>
        <w:t>邹平吉</w:t>
      </w:r>
      <w:r w:rsidR="00F33B20" w:rsidRPr="0007513B">
        <w:rPr>
          <w:rFonts w:hint="eastAsia"/>
          <w:color w:val="FF0000"/>
          <w:sz w:val="24"/>
        </w:rPr>
        <w:t>）</w:t>
      </w:r>
    </w:p>
    <w:p w14:paraId="605EF847" w14:textId="79B482E2" w:rsidR="001963DA" w:rsidRPr="00B42701" w:rsidRDefault="001963DA" w:rsidP="009D1CE2">
      <w:pPr>
        <w:wordWrap w:val="0"/>
        <w:spacing w:line="360" w:lineRule="auto"/>
        <w:ind w:firstLineChars="200" w:firstLine="480"/>
        <w:rPr>
          <w:color w:val="FF0000"/>
          <w:sz w:val="24"/>
        </w:rPr>
      </w:pPr>
      <w:r w:rsidRPr="00672873">
        <w:rPr>
          <w:color w:val="FF0000"/>
          <w:sz w:val="24"/>
        </w:rPr>
        <w:t>K210</w:t>
      </w:r>
      <w:r w:rsidRPr="00672873">
        <w:rPr>
          <w:color w:val="FF0000"/>
          <w:sz w:val="24"/>
        </w:rPr>
        <w:t>是由嘉楠科技（</w:t>
      </w:r>
      <w:r w:rsidRPr="00672873">
        <w:rPr>
          <w:color w:val="FF0000"/>
          <w:sz w:val="24"/>
        </w:rPr>
        <w:t>Canaan</w:t>
      </w:r>
      <w:r w:rsidRPr="00672873">
        <w:rPr>
          <w:color w:val="FF0000"/>
          <w:sz w:val="24"/>
        </w:rPr>
        <w:t>）推出的低功耗</w:t>
      </w:r>
      <w:r w:rsidRPr="00672873">
        <w:rPr>
          <w:color w:val="FF0000"/>
          <w:sz w:val="24"/>
        </w:rPr>
        <w:t>RISC-V</w:t>
      </w:r>
      <w:r w:rsidRPr="00672873">
        <w:rPr>
          <w:color w:val="FF0000"/>
          <w:sz w:val="24"/>
        </w:rPr>
        <w:t>架构</w:t>
      </w:r>
      <w:r w:rsidRPr="00672873">
        <w:rPr>
          <w:color w:val="FF0000"/>
          <w:sz w:val="24"/>
        </w:rPr>
        <w:t>AI</w:t>
      </w:r>
      <w:r w:rsidRPr="00672873">
        <w:rPr>
          <w:color w:val="FF0000"/>
          <w:sz w:val="24"/>
        </w:rPr>
        <w:t>芯片，主打边缘计算和轻量级</w:t>
      </w:r>
      <w:r w:rsidRPr="00672873">
        <w:rPr>
          <w:color w:val="FF0000"/>
          <w:sz w:val="24"/>
        </w:rPr>
        <w:t>AI</w:t>
      </w:r>
      <w:r w:rsidRPr="00672873">
        <w:rPr>
          <w:color w:val="FF0000"/>
          <w:sz w:val="24"/>
        </w:rPr>
        <w:t>推理，</w:t>
      </w:r>
      <w:r w:rsidRPr="00B42701">
        <w:rPr>
          <w:color w:val="FF0000"/>
          <w:sz w:val="24"/>
        </w:rPr>
        <w:t>适合计算机视觉和语音识别等应用。</w:t>
      </w:r>
      <w:r w:rsidR="00F36907" w:rsidRPr="00B42701">
        <w:rPr>
          <w:rFonts w:hint="eastAsia"/>
          <w:color w:val="FF0000"/>
          <w:sz w:val="24"/>
        </w:rPr>
        <w:t>（参考文献：基于</w:t>
      </w:r>
      <w:r w:rsidR="00F36907" w:rsidRPr="00B42701">
        <w:rPr>
          <w:rFonts w:hint="eastAsia"/>
          <w:color w:val="FF0000"/>
          <w:sz w:val="24"/>
        </w:rPr>
        <w:t>STM32</w:t>
      </w:r>
      <w:r w:rsidR="00F36907" w:rsidRPr="00B42701">
        <w:rPr>
          <w:rFonts w:hint="eastAsia"/>
          <w:color w:val="FF0000"/>
          <w:sz w:val="24"/>
        </w:rPr>
        <w:t>的家庭安防报警设计</w:t>
      </w:r>
      <w:r w:rsidR="00F36907" w:rsidRPr="00B42701">
        <w:rPr>
          <w:rFonts w:hint="eastAsia"/>
          <w:color w:val="FF0000"/>
          <w:sz w:val="24"/>
        </w:rPr>
        <w:t>_</w:t>
      </w:r>
      <w:r w:rsidR="00F36907" w:rsidRPr="00B42701">
        <w:rPr>
          <w:rFonts w:hint="eastAsia"/>
          <w:color w:val="FF0000"/>
          <w:sz w:val="24"/>
        </w:rPr>
        <w:t>王可）</w:t>
      </w:r>
    </w:p>
    <w:p w14:paraId="38F270FA" w14:textId="0A2F1BF2" w:rsidR="001963DA" w:rsidRDefault="006C4DF7" w:rsidP="009D1CE2">
      <w:pPr>
        <w:wordWrap w:val="0"/>
        <w:spacing w:line="360" w:lineRule="auto"/>
        <w:ind w:firstLineChars="200" w:firstLine="480"/>
        <w:rPr>
          <w:sz w:val="24"/>
        </w:rPr>
      </w:pPr>
      <w:r w:rsidRPr="00802AA2">
        <w:rPr>
          <w:sz w:val="24"/>
        </w:rPr>
        <w:t>OpenMV</w:t>
      </w:r>
      <w:r w:rsidRPr="006C4DF7">
        <w:rPr>
          <w:sz w:val="24"/>
        </w:rPr>
        <w:t>是一个基于微控制器的开源机器视觉平台</w:t>
      </w:r>
      <w:r>
        <w:rPr>
          <w:rFonts w:hint="eastAsia"/>
          <w:sz w:val="24"/>
        </w:rPr>
        <w:t>，</w:t>
      </w:r>
      <w:r w:rsidR="00647C2F" w:rsidRPr="00647C2F">
        <w:rPr>
          <w:sz w:val="24"/>
        </w:rPr>
        <w:t>其硬件核心通常是</w:t>
      </w:r>
      <w:r w:rsidR="00647C2F" w:rsidRPr="00802AA2">
        <w:rPr>
          <w:sz w:val="24"/>
        </w:rPr>
        <w:t>STM</w:t>
      </w:r>
      <w:r w:rsidR="00647C2F" w:rsidRPr="00CD6AF6">
        <w:rPr>
          <w:sz w:val="24"/>
        </w:rPr>
        <w:t>32</w:t>
      </w:r>
      <w:r w:rsidR="00647C2F" w:rsidRPr="00647C2F">
        <w:rPr>
          <w:sz w:val="24"/>
        </w:rPr>
        <w:t>或类似的</w:t>
      </w:r>
      <w:r w:rsidR="00647C2F" w:rsidRPr="00802AA2">
        <w:rPr>
          <w:sz w:val="24"/>
        </w:rPr>
        <w:t>MCU</w:t>
      </w:r>
      <w:r w:rsidR="00647C2F" w:rsidRPr="00647C2F">
        <w:rPr>
          <w:sz w:val="24"/>
        </w:rPr>
        <w:t>，搭配专用摄像头模块。</w:t>
      </w:r>
    </w:p>
    <w:p w14:paraId="54B31A2F" w14:textId="39710B5E" w:rsidR="00207F12" w:rsidRDefault="00207F12" w:rsidP="009D1CE2">
      <w:pPr>
        <w:wordWrap w:val="0"/>
        <w:spacing w:line="360" w:lineRule="auto"/>
        <w:ind w:firstLineChars="200" w:firstLine="480"/>
        <w:rPr>
          <w:color w:val="000000" w:themeColor="text1"/>
          <w:sz w:val="24"/>
          <w:shd w:val="clear" w:color="auto" w:fill="FFFFFF"/>
        </w:rPr>
      </w:pPr>
      <w:r>
        <w:rPr>
          <w:color w:val="000000" w:themeColor="text1"/>
          <w:sz w:val="24"/>
          <w:shd w:val="clear" w:color="auto" w:fill="FFFFFF"/>
        </w:rPr>
        <w:t>其</w:t>
      </w:r>
      <w:r w:rsidR="007956A2">
        <w:rPr>
          <w:rFonts w:hint="eastAsia"/>
          <w:color w:val="000000" w:themeColor="text1"/>
          <w:sz w:val="24"/>
          <w:shd w:val="clear" w:color="auto" w:fill="FFFFFF"/>
        </w:rPr>
        <w:t>核心</w:t>
      </w:r>
      <w:r>
        <w:rPr>
          <w:rFonts w:hint="eastAsia"/>
          <w:color w:val="000000" w:themeColor="text1"/>
          <w:sz w:val="24"/>
          <w:shd w:val="clear" w:color="auto" w:fill="FFFFFF"/>
        </w:rPr>
        <w:t>参数</w:t>
      </w:r>
      <w:r w:rsidR="003244EE">
        <w:rPr>
          <w:rFonts w:hint="eastAsia"/>
          <w:color w:val="000000" w:themeColor="text1"/>
          <w:sz w:val="24"/>
          <w:shd w:val="clear" w:color="auto" w:fill="FFFFFF"/>
        </w:rPr>
        <w:t>对比</w:t>
      </w:r>
      <w:r>
        <w:rPr>
          <w:color w:val="000000" w:themeColor="text1"/>
          <w:sz w:val="24"/>
          <w:shd w:val="clear" w:color="auto" w:fill="FFFFFF"/>
        </w:rPr>
        <w:t>如表</w:t>
      </w:r>
      <w:r w:rsidRPr="00CD6AF6">
        <w:rPr>
          <w:rFonts w:hint="eastAsia"/>
          <w:color w:val="000000" w:themeColor="text1"/>
          <w:sz w:val="24"/>
          <w:shd w:val="clear" w:color="auto" w:fill="FFFFFF"/>
        </w:rPr>
        <w:t>2</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00621597" w14:textId="77777777" w:rsidR="00CB74ED" w:rsidRPr="00C24BA1" w:rsidRDefault="00CB74ED" w:rsidP="00CB74ED">
      <w:pPr>
        <w:wordWrap w:val="0"/>
        <w:spacing w:line="360" w:lineRule="auto"/>
        <w:ind w:firstLineChars="177" w:firstLine="425"/>
        <w:rPr>
          <w:sz w:val="24"/>
        </w:rPr>
      </w:pP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有专用的</w:t>
      </w:r>
      <w:r w:rsidRPr="00802AA2">
        <w:rPr>
          <w:rFonts w:hint="eastAsia"/>
          <w:sz w:val="24"/>
        </w:rPr>
        <w:t>BPU</w:t>
      </w:r>
      <w:r w:rsidRPr="002D57F9">
        <w:rPr>
          <w:rFonts w:hint="eastAsia"/>
          <w:sz w:val="24"/>
        </w:rPr>
        <w:t>加速，支持复杂模型，算力强大，用在人脸识别方面非常合适。</w:t>
      </w:r>
      <w:r>
        <w:rPr>
          <w:rFonts w:hint="eastAsia"/>
          <w:sz w:val="24"/>
        </w:rPr>
        <w:t>并且开发系统使用</w:t>
      </w:r>
      <w:r w:rsidRPr="00802AA2">
        <w:rPr>
          <w:rFonts w:hint="eastAsia"/>
          <w:sz w:val="24"/>
        </w:rPr>
        <w:t>Linux</w:t>
      </w:r>
      <w:r>
        <w:rPr>
          <w:rFonts w:hint="eastAsia"/>
          <w:sz w:val="24"/>
        </w:rPr>
        <w:t>，</w:t>
      </w:r>
      <w:r w:rsidRPr="00C24BA1">
        <w:rPr>
          <w:rFonts w:hint="eastAsia"/>
          <w:sz w:val="24"/>
        </w:rPr>
        <w:t>支持主流开发环境</w:t>
      </w:r>
      <w:r w:rsidRPr="00802AA2">
        <w:rPr>
          <w:rFonts w:hint="eastAsia"/>
          <w:sz w:val="24"/>
        </w:rPr>
        <w:t>GCC</w:t>
      </w:r>
      <w:r w:rsidRPr="00C24BA1">
        <w:rPr>
          <w:rFonts w:hint="eastAsia"/>
          <w:sz w:val="24"/>
        </w:rPr>
        <w:t>，可以直接复用</w:t>
      </w:r>
      <w:r w:rsidRPr="00802AA2">
        <w:rPr>
          <w:rFonts w:hint="eastAsia"/>
          <w:sz w:val="24"/>
        </w:rPr>
        <w:t>PC</w:t>
      </w:r>
      <w:r w:rsidRPr="00C24BA1">
        <w:rPr>
          <w:rFonts w:hint="eastAsia"/>
          <w:sz w:val="24"/>
        </w:rPr>
        <w:t>端算法和工具，无需重写代码。并且</w:t>
      </w:r>
      <w:r w:rsidRPr="00802AA2">
        <w:rPr>
          <w:rFonts w:hint="eastAsia"/>
          <w:sz w:val="24"/>
        </w:rPr>
        <w:t>Linux</w:t>
      </w:r>
      <w:r w:rsidRPr="00C24BA1">
        <w:rPr>
          <w:rFonts w:hint="eastAsia"/>
          <w:sz w:val="24"/>
        </w:rPr>
        <w:t>内核还支持各种外设，可以轻松接入传感器</w:t>
      </w:r>
      <w:r>
        <w:rPr>
          <w:rFonts w:hint="eastAsia"/>
          <w:sz w:val="24"/>
        </w:rPr>
        <w:t>、</w:t>
      </w:r>
      <w:r w:rsidRPr="00C24BA1">
        <w:rPr>
          <w:rFonts w:hint="eastAsia"/>
          <w:sz w:val="24"/>
        </w:rPr>
        <w:t>摄像头等。同时</w:t>
      </w:r>
      <w:r>
        <w:rPr>
          <w:rFonts w:hint="eastAsia"/>
          <w:sz w:val="24"/>
        </w:rPr>
        <w:t>L</w:t>
      </w:r>
      <w:r w:rsidRPr="00802AA2">
        <w:rPr>
          <w:rFonts w:hint="eastAsia"/>
          <w:sz w:val="24"/>
        </w:rPr>
        <w:t>inux</w:t>
      </w:r>
      <w:r w:rsidRPr="00C24BA1">
        <w:rPr>
          <w:rFonts w:hint="eastAsia"/>
          <w:sz w:val="24"/>
        </w:rPr>
        <w:t>还支持多任务并行处理，非常方便。</w:t>
      </w:r>
    </w:p>
    <w:p w14:paraId="0EC7D8F9" w14:textId="77777777" w:rsidR="00337149" w:rsidRPr="00065539" w:rsidRDefault="00337149" w:rsidP="00337149">
      <w:pPr>
        <w:wordWrap w:val="0"/>
        <w:spacing w:line="360" w:lineRule="auto"/>
        <w:ind w:firstLineChars="177" w:firstLine="425"/>
        <w:rPr>
          <w:sz w:val="24"/>
        </w:rPr>
      </w:pPr>
      <w:r w:rsidRPr="00802AA2">
        <w:rPr>
          <w:rFonts w:hint="eastAsia"/>
          <w:sz w:val="24"/>
        </w:rPr>
        <w:t>RDK</w:t>
      </w:r>
      <w:r w:rsidRPr="00C24BA1">
        <w:rPr>
          <w:rFonts w:hint="eastAsia"/>
          <w:sz w:val="24"/>
        </w:rPr>
        <w:t>-</w:t>
      </w:r>
      <w:r w:rsidRPr="00802AA2">
        <w:rPr>
          <w:rFonts w:hint="eastAsia"/>
          <w:sz w:val="24"/>
        </w:rPr>
        <w:t>X</w:t>
      </w:r>
      <w:r w:rsidRPr="00CD6AF6">
        <w:rPr>
          <w:rFonts w:hint="eastAsia"/>
          <w:sz w:val="24"/>
        </w:rPr>
        <w:t>5</w:t>
      </w:r>
      <w:r>
        <w:rPr>
          <w:rFonts w:hint="eastAsia"/>
          <w:sz w:val="24"/>
        </w:rPr>
        <w:t>还</w:t>
      </w:r>
      <w:r w:rsidRPr="00C24BA1">
        <w:rPr>
          <w:rFonts w:hint="eastAsia"/>
          <w:sz w:val="24"/>
        </w:rPr>
        <w:t>可以加载大型模型来进行人脸识别操作，效果好。</w:t>
      </w:r>
      <w:r w:rsidRPr="002D57F9">
        <w:rPr>
          <w:rFonts w:hint="eastAsia"/>
          <w:sz w:val="24"/>
        </w:rPr>
        <w:t>所以</w:t>
      </w:r>
      <w:r>
        <w:rPr>
          <w:rFonts w:hint="eastAsia"/>
          <w:sz w:val="24"/>
        </w:rPr>
        <w:t>本系统</w:t>
      </w:r>
      <w:r w:rsidRPr="002D57F9">
        <w:rPr>
          <w:rFonts w:hint="eastAsia"/>
          <w:sz w:val="24"/>
        </w:rPr>
        <w:t>采用</w:t>
      </w: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来进行人脸识别操作。</w:t>
      </w:r>
    </w:p>
    <w:p w14:paraId="76006A04" w14:textId="21C13288" w:rsidR="00207F12" w:rsidRDefault="00207F12"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lastRenderedPageBreak/>
        <w:t>表</w:t>
      </w:r>
      <w:r w:rsidRPr="00CD6AF6">
        <w:rPr>
          <w:rFonts w:hint="eastAsia"/>
          <w:b/>
          <w:bCs/>
          <w:sz w:val="21"/>
          <w:szCs w:val="21"/>
        </w:rPr>
        <w:t>2</w:t>
      </w:r>
      <w:r>
        <w:rPr>
          <w:b/>
          <w:bCs/>
          <w:sz w:val="21"/>
          <w:szCs w:val="21"/>
        </w:rPr>
        <w:t>.</w:t>
      </w:r>
      <w:r w:rsidRPr="00CD6AF6">
        <w:rPr>
          <w:rFonts w:hint="eastAsia"/>
          <w:b/>
          <w:bCs/>
          <w:sz w:val="21"/>
          <w:szCs w:val="21"/>
        </w:rPr>
        <w:t>1</w:t>
      </w:r>
      <w:r w:rsidR="006E14E2">
        <w:rPr>
          <w:rFonts w:cs="Arial" w:hint="eastAsia"/>
          <w:b/>
          <w:bCs/>
          <w:color w:val="000000" w:themeColor="text1"/>
          <w:sz w:val="21"/>
          <w:szCs w:val="21"/>
          <w:shd w:val="clear" w:color="auto" w:fill="FFFFFF"/>
        </w:rPr>
        <w:t>常见</w:t>
      </w:r>
      <w:r w:rsidR="005358D4">
        <w:rPr>
          <w:rFonts w:cs="Arial" w:hint="eastAsia"/>
          <w:b/>
          <w:bCs/>
          <w:color w:val="000000" w:themeColor="text1"/>
          <w:sz w:val="21"/>
          <w:szCs w:val="21"/>
          <w:shd w:val="clear" w:color="auto" w:fill="FFFFFF"/>
        </w:rPr>
        <w:t>四种</w:t>
      </w:r>
      <w:r w:rsidR="002A27B0">
        <w:rPr>
          <w:rFonts w:cs="Arial" w:hint="eastAsia"/>
          <w:b/>
          <w:bCs/>
          <w:color w:val="000000" w:themeColor="text1"/>
          <w:sz w:val="21"/>
          <w:szCs w:val="21"/>
          <w:shd w:val="clear" w:color="auto" w:fill="FFFFFF"/>
        </w:rPr>
        <w:t>嵌入式</w:t>
      </w:r>
      <w:r w:rsidR="002A27B0" w:rsidRPr="00802AA2">
        <w:rPr>
          <w:rFonts w:cs="Arial" w:hint="eastAsia"/>
          <w:b/>
          <w:bCs/>
          <w:color w:val="000000" w:themeColor="text1"/>
          <w:sz w:val="21"/>
          <w:szCs w:val="21"/>
          <w:shd w:val="clear" w:color="auto" w:fill="FFFFFF"/>
        </w:rPr>
        <w:t>AI</w:t>
      </w:r>
      <w:r w:rsidR="002A27B0">
        <w:rPr>
          <w:rFonts w:cs="Arial" w:hint="eastAsia"/>
          <w:b/>
          <w:bCs/>
          <w:color w:val="000000" w:themeColor="text1"/>
          <w:sz w:val="21"/>
          <w:szCs w:val="21"/>
          <w:shd w:val="clear" w:color="auto" w:fill="FFFFFF"/>
        </w:rPr>
        <w:t>平台</w:t>
      </w:r>
      <w:r w:rsidR="006E14E2">
        <w:rPr>
          <w:rFonts w:cs="Arial" w:hint="eastAsia"/>
          <w:b/>
          <w:bCs/>
          <w:color w:val="000000" w:themeColor="text1"/>
          <w:sz w:val="21"/>
          <w:szCs w:val="21"/>
          <w:shd w:val="clear" w:color="auto" w:fill="FFFFFF"/>
        </w:rPr>
        <w:t>的</w:t>
      </w:r>
      <w:r>
        <w:rPr>
          <w:rFonts w:cs="Arial" w:hint="eastAsia"/>
          <w:b/>
          <w:bCs/>
          <w:color w:val="000000" w:themeColor="text1"/>
          <w:sz w:val="21"/>
          <w:szCs w:val="21"/>
          <w:shd w:val="clear" w:color="auto" w:fill="FFFFFF"/>
        </w:rPr>
        <w:t>参数</w:t>
      </w:r>
    </w:p>
    <w:tbl>
      <w:tblPr>
        <w:tblW w:w="8930" w:type="dxa"/>
        <w:tblLayout w:type="fixed"/>
        <w:tblLook w:val="04A0" w:firstRow="1" w:lastRow="0" w:firstColumn="1" w:lastColumn="0" w:noHBand="0" w:noVBand="1"/>
      </w:tblPr>
      <w:tblGrid>
        <w:gridCol w:w="961"/>
        <w:gridCol w:w="2016"/>
        <w:gridCol w:w="1684"/>
        <w:gridCol w:w="2427"/>
        <w:gridCol w:w="1842"/>
      </w:tblGrid>
      <w:tr w:rsidR="005358D4" w:rsidRPr="000C7832" w14:paraId="4C281881" w14:textId="77777777" w:rsidTr="000C7832">
        <w:trPr>
          <w:trHeight w:val="570"/>
        </w:trPr>
        <w:tc>
          <w:tcPr>
            <w:tcW w:w="961" w:type="dxa"/>
            <w:tcBorders>
              <w:top w:val="single" w:sz="8" w:space="0" w:color="auto"/>
              <w:left w:val="nil"/>
              <w:bottom w:val="single" w:sz="4" w:space="0" w:color="auto"/>
              <w:right w:val="nil"/>
            </w:tcBorders>
            <w:shd w:val="clear" w:color="auto" w:fill="auto"/>
            <w:vAlign w:val="bottom"/>
            <w:hideMark/>
          </w:tcPr>
          <w:p w14:paraId="68137074" w14:textId="77777777" w:rsidR="005358D4" w:rsidRPr="000C7832" w:rsidRDefault="005358D4" w:rsidP="006621DD">
            <w:pPr>
              <w:widowControl/>
              <w:wordWrap w:val="0"/>
              <w:jc w:val="center"/>
              <w:rPr>
                <w:rFonts w:eastAsiaTheme="majorEastAsia"/>
                <w:color w:val="000000"/>
                <w:kern w:val="0"/>
                <w:sz w:val="22"/>
                <w:szCs w:val="22"/>
              </w:rPr>
            </w:pPr>
            <w:r w:rsidRPr="000C7832">
              <w:rPr>
                <w:rFonts w:eastAsiaTheme="majorEastAsia"/>
                <w:color w:val="000000"/>
                <w:sz w:val="22"/>
                <w:szCs w:val="22"/>
              </w:rPr>
              <w:t>特性</w:t>
            </w:r>
          </w:p>
        </w:tc>
        <w:tc>
          <w:tcPr>
            <w:tcW w:w="2016" w:type="dxa"/>
            <w:tcBorders>
              <w:top w:val="single" w:sz="8" w:space="0" w:color="auto"/>
              <w:left w:val="nil"/>
              <w:bottom w:val="single" w:sz="4" w:space="0" w:color="auto"/>
              <w:right w:val="nil"/>
            </w:tcBorders>
            <w:shd w:val="clear" w:color="auto" w:fill="auto"/>
            <w:vAlign w:val="bottom"/>
            <w:hideMark/>
          </w:tcPr>
          <w:p w14:paraId="4CCDF20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RDK</w:t>
            </w:r>
            <w:r w:rsidRPr="000C7832">
              <w:rPr>
                <w:rFonts w:eastAsiaTheme="majorEastAsia"/>
                <w:color w:val="000000"/>
                <w:sz w:val="22"/>
                <w:szCs w:val="22"/>
              </w:rPr>
              <w:t xml:space="preserve"> </w:t>
            </w:r>
            <w:r w:rsidRPr="00802AA2">
              <w:rPr>
                <w:rFonts w:eastAsiaTheme="majorEastAsia"/>
                <w:color w:val="000000"/>
                <w:sz w:val="22"/>
                <w:szCs w:val="22"/>
              </w:rPr>
              <w:t>X</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Horizon</w:t>
            </w:r>
            <w:r w:rsidRPr="000C7832">
              <w:rPr>
                <w:rFonts w:eastAsiaTheme="majorEastAsia"/>
                <w:color w:val="000000"/>
                <w:sz w:val="22"/>
                <w:szCs w:val="22"/>
              </w:rPr>
              <w:t>)</w:t>
            </w:r>
          </w:p>
        </w:tc>
        <w:tc>
          <w:tcPr>
            <w:tcW w:w="1684" w:type="dxa"/>
            <w:tcBorders>
              <w:top w:val="single" w:sz="8" w:space="0" w:color="auto"/>
              <w:left w:val="nil"/>
              <w:bottom w:val="single" w:sz="4" w:space="0" w:color="auto"/>
              <w:right w:val="nil"/>
            </w:tcBorders>
            <w:shd w:val="clear" w:color="auto" w:fill="auto"/>
            <w:vAlign w:val="bottom"/>
            <w:hideMark/>
          </w:tcPr>
          <w:p w14:paraId="13CBA362"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RV</w:t>
            </w:r>
            <w:r w:rsidRPr="00CD6AF6">
              <w:rPr>
                <w:rFonts w:eastAsiaTheme="majorEastAsia"/>
                <w:color w:val="000000"/>
                <w:sz w:val="22"/>
                <w:szCs w:val="22"/>
              </w:rPr>
              <w:t>1126</w:t>
            </w:r>
          </w:p>
        </w:tc>
        <w:tc>
          <w:tcPr>
            <w:tcW w:w="2427" w:type="dxa"/>
            <w:tcBorders>
              <w:top w:val="single" w:sz="8" w:space="0" w:color="auto"/>
              <w:left w:val="nil"/>
              <w:bottom w:val="single" w:sz="4" w:space="0" w:color="auto"/>
              <w:right w:val="nil"/>
            </w:tcBorders>
            <w:shd w:val="clear" w:color="auto" w:fill="auto"/>
            <w:vAlign w:val="bottom"/>
            <w:hideMark/>
          </w:tcPr>
          <w:p w14:paraId="0647A518"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w:t>
            </w:r>
            <w:r w:rsidRPr="00CD6AF6">
              <w:rPr>
                <w:rFonts w:eastAsiaTheme="majorEastAsia"/>
                <w:color w:val="000000"/>
                <w:sz w:val="22"/>
                <w:szCs w:val="22"/>
              </w:rPr>
              <w:t>210</w:t>
            </w:r>
            <w:r w:rsidRPr="000C7832">
              <w:rPr>
                <w:rFonts w:eastAsiaTheme="majorEastAsia"/>
                <w:color w:val="000000"/>
                <w:sz w:val="22"/>
                <w:szCs w:val="22"/>
              </w:rPr>
              <w:t xml:space="preserve"> (</w:t>
            </w:r>
            <w:r w:rsidRPr="00802AA2">
              <w:rPr>
                <w:rFonts w:eastAsiaTheme="majorEastAsia"/>
                <w:color w:val="000000"/>
                <w:sz w:val="22"/>
                <w:szCs w:val="22"/>
              </w:rPr>
              <w:t>Kendryte</w:t>
            </w:r>
            <w:r w:rsidRPr="000C7832">
              <w:rPr>
                <w:rFonts w:eastAsiaTheme="majorEastAsia"/>
                <w:color w:val="000000"/>
                <w:sz w:val="22"/>
                <w:szCs w:val="22"/>
              </w:rPr>
              <w:t>)</w:t>
            </w:r>
          </w:p>
        </w:tc>
        <w:tc>
          <w:tcPr>
            <w:tcW w:w="1842" w:type="dxa"/>
            <w:tcBorders>
              <w:top w:val="single" w:sz="8" w:space="0" w:color="auto"/>
              <w:left w:val="nil"/>
              <w:bottom w:val="single" w:sz="4" w:space="0" w:color="auto"/>
              <w:right w:val="nil"/>
            </w:tcBorders>
            <w:shd w:val="clear" w:color="auto" w:fill="auto"/>
            <w:vAlign w:val="bottom"/>
            <w:hideMark/>
          </w:tcPr>
          <w:p w14:paraId="05954F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Cam</w:t>
            </w:r>
            <w:r w:rsidRPr="000C7832">
              <w:rPr>
                <w:rFonts w:eastAsiaTheme="majorEastAsia"/>
                <w:color w:val="000000"/>
                <w:sz w:val="22"/>
                <w:szCs w:val="22"/>
              </w:rPr>
              <w:t xml:space="preserve"> </w:t>
            </w:r>
            <w:r w:rsidRPr="00802AA2">
              <w:rPr>
                <w:rFonts w:eastAsiaTheme="majorEastAsia"/>
                <w:color w:val="000000"/>
                <w:sz w:val="22"/>
                <w:szCs w:val="22"/>
              </w:rPr>
              <w:t>H</w:t>
            </w:r>
            <w:r w:rsidRPr="00CD6AF6">
              <w:rPr>
                <w:rFonts w:eastAsiaTheme="majorEastAsia"/>
                <w:color w:val="000000"/>
                <w:sz w:val="22"/>
                <w:szCs w:val="22"/>
              </w:rPr>
              <w:t>7</w:t>
            </w:r>
            <w:r w:rsidRPr="000C7832">
              <w:rPr>
                <w:rFonts w:eastAsiaTheme="majorEastAsia"/>
                <w:color w:val="000000"/>
                <w:sz w:val="22"/>
                <w:szCs w:val="22"/>
              </w:rPr>
              <w:t xml:space="preserve"> (</w:t>
            </w:r>
            <w:r w:rsidRPr="00802AA2">
              <w:rPr>
                <w:rFonts w:eastAsiaTheme="majorEastAsia"/>
                <w:color w:val="000000"/>
                <w:sz w:val="22"/>
                <w:szCs w:val="22"/>
              </w:rPr>
              <w:t>ST</w:t>
            </w:r>
            <w:r w:rsidRPr="000C7832">
              <w:rPr>
                <w:rFonts w:eastAsiaTheme="majorEastAsia"/>
                <w:color w:val="000000"/>
                <w:sz w:val="22"/>
                <w:szCs w:val="22"/>
              </w:rPr>
              <w:t>)</w:t>
            </w:r>
          </w:p>
        </w:tc>
      </w:tr>
      <w:tr w:rsidR="005358D4" w:rsidRPr="000C7832" w14:paraId="455F7F49" w14:textId="77777777" w:rsidTr="000C7832">
        <w:trPr>
          <w:trHeight w:val="570"/>
        </w:trPr>
        <w:tc>
          <w:tcPr>
            <w:tcW w:w="961" w:type="dxa"/>
            <w:tcBorders>
              <w:top w:val="nil"/>
              <w:left w:val="nil"/>
              <w:bottom w:val="nil"/>
              <w:right w:val="nil"/>
            </w:tcBorders>
            <w:shd w:val="clear" w:color="auto" w:fill="auto"/>
            <w:vAlign w:val="bottom"/>
            <w:hideMark/>
          </w:tcPr>
          <w:p w14:paraId="3940EBC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AI</w:t>
            </w:r>
            <w:r w:rsidRPr="000C7832">
              <w:rPr>
                <w:rFonts w:eastAsiaTheme="majorEastAsia"/>
                <w:color w:val="000000"/>
                <w:sz w:val="22"/>
                <w:szCs w:val="22"/>
              </w:rPr>
              <w:t>算力</w:t>
            </w:r>
          </w:p>
        </w:tc>
        <w:tc>
          <w:tcPr>
            <w:tcW w:w="2016" w:type="dxa"/>
            <w:tcBorders>
              <w:top w:val="nil"/>
              <w:left w:val="nil"/>
              <w:bottom w:val="nil"/>
              <w:right w:val="nil"/>
            </w:tcBorders>
            <w:shd w:val="clear" w:color="auto" w:fill="auto"/>
            <w:vAlign w:val="bottom"/>
            <w:hideMark/>
          </w:tcPr>
          <w:p w14:paraId="0AA2D046"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10</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BPU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31CB4C5"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2</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2427" w:type="dxa"/>
            <w:tcBorders>
              <w:top w:val="nil"/>
              <w:left w:val="nil"/>
              <w:bottom w:val="nil"/>
              <w:right w:val="nil"/>
            </w:tcBorders>
            <w:shd w:val="clear" w:color="auto" w:fill="auto"/>
            <w:vAlign w:val="bottom"/>
            <w:hideMark/>
          </w:tcPr>
          <w:p w14:paraId="1F4FAAE8"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KPU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4E5C48B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无专用</w:t>
            </w:r>
            <w:r w:rsidRPr="00802AA2">
              <w:rPr>
                <w:rFonts w:eastAsiaTheme="majorEastAsia"/>
                <w:color w:val="000000"/>
                <w:sz w:val="22"/>
                <w:szCs w:val="22"/>
              </w:rPr>
              <w:t>NPU</w:t>
            </w:r>
            <w:r w:rsidRPr="000C7832">
              <w:rPr>
                <w:rFonts w:eastAsiaTheme="majorEastAsia"/>
                <w:color w:val="000000"/>
                <w:sz w:val="22"/>
                <w:szCs w:val="22"/>
              </w:rPr>
              <w:t>（依赖</w:t>
            </w:r>
            <w:r w:rsidRPr="00802AA2">
              <w:rPr>
                <w:rFonts w:eastAsiaTheme="majorEastAsia"/>
                <w:color w:val="000000"/>
                <w:sz w:val="22"/>
                <w:szCs w:val="22"/>
              </w:rPr>
              <w:t>CPU</w:t>
            </w:r>
            <w:r w:rsidRPr="000C7832">
              <w:rPr>
                <w:rFonts w:eastAsiaTheme="majorEastAsia"/>
                <w:color w:val="000000"/>
                <w:sz w:val="22"/>
                <w:szCs w:val="22"/>
              </w:rPr>
              <w:t>计算）</w:t>
            </w:r>
          </w:p>
        </w:tc>
      </w:tr>
      <w:tr w:rsidR="005358D4" w:rsidRPr="000C7832" w14:paraId="5492E0F1" w14:textId="77777777" w:rsidTr="000C7832">
        <w:trPr>
          <w:trHeight w:val="570"/>
        </w:trPr>
        <w:tc>
          <w:tcPr>
            <w:tcW w:w="961" w:type="dxa"/>
            <w:tcBorders>
              <w:top w:val="nil"/>
              <w:left w:val="nil"/>
              <w:bottom w:val="nil"/>
              <w:right w:val="nil"/>
            </w:tcBorders>
            <w:shd w:val="clear" w:color="auto" w:fill="auto"/>
            <w:vAlign w:val="bottom"/>
            <w:hideMark/>
          </w:tcPr>
          <w:p w14:paraId="7BA2DA53"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CPU</w:t>
            </w:r>
          </w:p>
        </w:tc>
        <w:tc>
          <w:tcPr>
            <w:tcW w:w="2016" w:type="dxa"/>
            <w:tcBorders>
              <w:top w:val="nil"/>
              <w:left w:val="nil"/>
              <w:bottom w:val="nil"/>
              <w:right w:val="nil"/>
            </w:tcBorders>
            <w:shd w:val="clear" w:color="auto" w:fill="auto"/>
            <w:vAlign w:val="bottom"/>
            <w:hideMark/>
          </w:tcPr>
          <w:p w14:paraId="319E94F2"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0C7832">
              <w:rPr>
                <w:rFonts w:eastAsiaTheme="majorEastAsia"/>
                <w:color w:val="000000"/>
                <w:sz w:val="22"/>
                <w:szCs w:val="22"/>
              </w:rPr>
              <w:t>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55</w:t>
            </w:r>
            <w:r w:rsidRPr="000C7832">
              <w:rPr>
                <w:rFonts w:eastAsiaTheme="majorEastAsia"/>
                <w:color w:val="000000"/>
                <w:sz w:val="22"/>
                <w:szCs w:val="22"/>
              </w:rPr>
              <w:t xml:space="preserve"> (</w:t>
            </w: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GHz</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BC4C5E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7</w:t>
            </w:r>
            <w:r w:rsidRPr="000C7832">
              <w:rPr>
                <w:rFonts w:eastAsiaTheme="majorEastAsia"/>
                <w:color w:val="000000"/>
                <w:sz w:val="22"/>
                <w:szCs w:val="22"/>
              </w:rPr>
              <w:t xml:space="preserve"> +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p>
        </w:tc>
        <w:tc>
          <w:tcPr>
            <w:tcW w:w="2427" w:type="dxa"/>
            <w:tcBorders>
              <w:top w:val="nil"/>
              <w:left w:val="nil"/>
              <w:bottom w:val="nil"/>
              <w:right w:val="nil"/>
            </w:tcBorders>
            <w:shd w:val="clear" w:color="auto" w:fill="auto"/>
            <w:vAlign w:val="bottom"/>
            <w:hideMark/>
          </w:tcPr>
          <w:p w14:paraId="36E82A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r w:rsidRPr="000C7832">
              <w:rPr>
                <w:rFonts w:eastAsiaTheme="majorEastAsia"/>
                <w:color w:val="000000"/>
                <w:sz w:val="22"/>
                <w:szCs w:val="22"/>
              </w:rPr>
              <w:t xml:space="preserve"> (</w:t>
            </w:r>
            <w:r w:rsidRPr="00CD6AF6">
              <w:rPr>
                <w:rFonts w:eastAsiaTheme="majorEastAsia"/>
                <w:color w:val="000000"/>
                <w:sz w:val="22"/>
                <w:szCs w:val="22"/>
              </w:rPr>
              <w:t>400</w:t>
            </w:r>
            <w:r w:rsidRPr="00802AA2">
              <w:rPr>
                <w:rFonts w:eastAsiaTheme="majorEastAsia"/>
                <w:color w:val="000000"/>
                <w:sz w:val="22"/>
                <w:szCs w:val="22"/>
              </w:rPr>
              <w:t>MHz</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03C26B16"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M</w:t>
            </w:r>
            <w:r w:rsidRPr="00CD6AF6">
              <w:rPr>
                <w:rFonts w:eastAsiaTheme="majorEastAsia"/>
                <w:color w:val="000000"/>
                <w:sz w:val="22"/>
                <w:szCs w:val="22"/>
              </w:rPr>
              <w:t>7</w:t>
            </w:r>
            <w:r w:rsidRPr="000C7832">
              <w:rPr>
                <w:rFonts w:eastAsiaTheme="majorEastAsia"/>
                <w:color w:val="000000"/>
                <w:sz w:val="22"/>
                <w:szCs w:val="22"/>
              </w:rPr>
              <w:t xml:space="preserve"> (</w:t>
            </w:r>
            <w:r w:rsidRPr="00CD6AF6">
              <w:rPr>
                <w:rFonts w:eastAsiaTheme="majorEastAsia"/>
                <w:color w:val="000000"/>
                <w:sz w:val="22"/>
                <w:szCs w:val="22"/>
              </w:rPr>
              <w:t>480</w:t>
            </w:r>
            <w:r w:rsidRPr="00802AA2">
              <w:rPr>
                <w:rFonts w:eastAsiaTheme="majorEastAsia"/>
                <w:color w:val="000000"/>
                <w:sz w:val="22"/>
                <w:szCs w:val="22"/>
              </w:rPr>
              <w:t>MHz</w:t>
            </w:r>
            <w:r w:rsidRPr="000C7832">
              <w:rPr>
                <w:rFonts w:eastAsiaTheme="majorEastAsia"/>
                <w:color w:val="000000"/>
                <w:sz w:val="22"/>
                <w:szCs w:val="22"/>
              </w:rPr>
              <w:t>)</w:t>
            </w:r>
          </w:p>
        </w:tc>
      </w:tr>
      <w:tr w:rsidR="005358D4" w:rsidRPr="000C7832" w14:paraId="54F1070F" w14:textId="77777777" w:rsidTr="000C7832">
        <w:trPr>
          <w:trHeight w:val="570"/>
        </w:trPr>
        <w:tc>
          <w:tcPr>
            <w:tcW w:w="961" w:type="dxa"/>
            <w:tcBorders>
              <w:top w:val="nil"/>
              <w:left w:val="nil"/>
              <w:bottom w:val="nil"/>
              <w:right w:val="nil"/>
            </w:tcBorders>
            <w:shd w:val="clear" w:color="auto" w:fill="auto"/>
            <w:vAlign w:val="bottom"/>
            <w:hideMark/>
          </w:tcPr>
          <w:p w14:paraId="21CC4F0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内存</w:t>
            </w:r>
          </w:p>
        </w:tc>
        <w:tc>
          <w:tcPr>
            <w:tcW w:w="2016" w:type="dxa"/>
            <w:tcBorders>
              <w:top w:val="nil"/>
              <w:left w:val="nil"/>
              <w:bottom w:val="nil"/>
              <w:right w:val="nil"/>
            </w:tcBorders>
            <w:shd w:val="clear" w:color="auto" w:fill="auto"/>
            <w:vAlign w:val="bottom"/>
            <w:hideMark/>
          </w:tcPr>
          <w:p w14:paraId="35FF777C"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8</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LPDDR</w:t>
            </w:r>
            <w:r w:rsidRPr="00CD6AF6">
              <w:rPr>
                <w:rFonts w:eastAsiaTheme="majorEastAsia"/>
                <w:color w:val="000000"/>
                <w:sz w:val="22"/>
                <w:szCs w:val="22"/>
              </w:rPr>
              <w:t>4</w:t>
            </w:r>
            <w:r w:rsidRPr="00802AA2">
              <w:rPr>
                <w:rFonts w:eastAsiaTheme="majorEastAsia"/>
                <w:color w:val="000000"/>
                <w:sz w:val="22"/>
                <w:szCs w:val="22"/>
              </w:rPr>
              <w:t>x</w:t>
            </w:r>
          </w:p>
        </w:tc>
        <w:tc>
          <w:tcPr>
            <w:tcW w:w="1684" w:type="dxa"/>
            <w:tcBorders>
              <w:top w:val="nil"/>
              <w:left w:val="nil"/>
              <w:bottom w:val="nil"/>
              <w:right w:val="nil"/>
            </w:tcBorders>
            <w:shd w:val="clear" w:color="auto" w:fill="auto"/>
            <w:vAlign w:val="bottom"/>
            <w:hideMark/>
          </w:tcPr>
          <w:p w14:paraId="2497AAA3"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2</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DDR</w:t>
            </w:r>
            <w:r w:rsidRPr="00CD6AF6">
              <w:rPr>
                <w:rFonts w:eastAsiaTheme="majorEastAsia"/>
                <w:color w:val="000000"/>
                <w:sz w:val="22"/>
                <w:szCs w:val="22"/>
              </w:rPr>
              <w:t>3</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2427" w:type="dxa"/>
            <w:tcBorders>
              <w:top w:val="nil"/>
              <w:left w:val="nil"/>
              <w:bottom w:val="nil"/>
              <w:right w:val="nil"/>
            </w:tcBorders>
            <w:shd w:val="clear" w:color="auto" w:fill="auto"/>
            <w:vAlign w:val="bottom"/>
            <w:hideMark/>
          </w:tcPr>
          <w:p w14:paraId="6979F9D7"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8</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1842" w:type="dxa"/>
            <w:tcBorders>
              <w:top w:val="nil"/>
              <w:left w:val="nil"/>
              <w:bottom w:val="nil"/>
              <w:right w:val="nil"/>
            </w:tcBorders>
            <w:shd w:val="clear" w:color="auto" w:fill="auto"/>
            <w:vAlign w:val="bottom"/>
            <w:hideMark/>
          </w:tcPr>
          <w:p w14:paraId="0772AA0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2</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r>
      <w:tr w:rsidR="005358D4" w:rsidRPr="000C7832" w14:paraId="41A7CD03" w14:textId="77777777" w:rsidTr="000C7832">
        <w:trPr>
          <w:trHeight w:val="570"/>
        </w:trPr>
        <w:tc>
          <w:tcPr>
            <w:tcW w:w="961" w:type="dxa"/>
            <w:tcBorders>
              <w:top w:val="nil"/>
              <w:left w:val="nil"/>
              <w:bottom w:val="nil"/>
              <w:right w:val="nil"/>
            </w:tcBorders>
            <w:shd w:val="clear" w:color="auto" w:fill="auto"/>
            <w:vAlign w:val="bottom"/>
            <w:hideMark/>
          </w:tcPr>
          <w:p w14:paraId="3DA8BFB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存储</w:t>
            </w:r>
          </w:p>
        </w:tc>
        <w:tc>
          <w:tcPr>
            <w:tcW w:w="2016" w:type="dxa"/>
            <w:tcBorders>
              <w:top w:val="nil"/>
              <w:left w:val="nil"/>
              <w:bottom w:val="nil"/>
              <w:right w:val="nil"/>
            </w:tcBorders>
            <w:shd w:val="clear" w:color="auto" w:fill="auto"/>
            <w:vAlign w:val="bottom"/>
            <w:hideMark/>
          </w:tcPr>
          <w:p w14:paraId="0DCF8D3A"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32</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64</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eMMC</w:t>
            </w:r>
          </w:p>
        </w:tc>
        <w:tc>
          <w:tcPr>
            <w:tcW w:w="1684" w:type="dxa"/>
            <w:tcBorders>
              <w:top w:val="nil"/>
              <w:left w:val="nil"/>
              <w:bottom w:val="nil"/>
              <w:right w:val="nil"/>
            </w:tcBorders>
            <w:shd w:val="clear" w:color="auto" w:fill="auto"/>
            <w:vAlign w:val="bottom"/>
            <w:hideMark/>
          </w:tcPr>
          <w:p w14:paraId="6E6990F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2427" w:type="dxa"/>
            <w:tcBorders>
              <w:top w:val="nil"/>
              <w:left w:val="nil"/>
              <w:bottom w:val="nil"/>
              <w:right w:val="nil"/>
            </w:tcBorders>
            <w:shd w:val="clear" w:color="auto" w:fill="auto"/>
            <w:vAlign w:val="bottom"/>
            <w:hideMark/>
          </w:tcPr>
          <w:p w14:paraId="62EAEB4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1842" w:type="dxa"/>
            <w:tcBorders>
              <w:top w:val="nil"/>
              <w:left w:val="nil"/>
              <w:bottom w:val="nil"/>
              <w:right w:val="nil"/>
            </w:tcBorders>
            <w:shd w:val="clear" w:color="auto" w:fill="auto"/>
            <w:vAlign w:val="bottom"/>
            <w:hideMark/>
          </w:tcPr>
          <w:p w14:paraId="69501E5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r>
      <w:tr w:rsidR="005358D4" w:rsidRPr="000C7832" w14:paraId="75264BC1" w14:textId="77777777" w:rsidTr="000C7832">
        <w:trPr>
          <w:trHeight w:val="570"/>
        </w:trPr>
        <w:tc>
          <w:tcPr>
            <w:tcW w:w="961" w:type="dxa"/>
            <w:tcBorders>
              <w:top w:val="nil"/>
              <w:left w:val="nil"/>
              <w:bottom w:val="nil"/>
              <w:right w:val="nil"/>
            </w:tcBorders>
            <w:shd w:val="clear" w:color="auto" w:fill="auto"/>
            <w:vAlign w:val="bottom"/>
            <w:hideMark/>
          </w:tcPr>
          <w:p w14:paraId="5D70BFC9"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摄像头接口</w:t>
            </w:r>
          </w:p>
        </w:tc>
        <w:tc>
          <w:tcPr>
            <w:tcW w:w="2016" w:type="dxa"/>
            <w:tcBorders>
              <w:top w:val="nil"/>
              <w:left w:val="nil"/>
              <w:bottom w:val="nil"/>
              <w:right w:val="nil"/>
            </w:tcBorders>
            <w:shd w:val="clear" w:color="auto" w:fill="auto"/>
            <w:vAlign w:val="bottom"/>
            <w:hideMark/>
          </w:tcPr>
          <w:p w14:paraId="497A57BD"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多路</w:t>
            </w:r>
            <w:r w:rsidRPr="00802AA2">
              <w:rPr>
                <w:rFonts w:eastAsiaTheme="majorEastAsia"/>
                <w:color w:val="000000"/>
                <w:sz w:val="22"/>
                <w:szCs w:val="22"/>
              </w:rPr>
              <w:t>MIPI</w:t>
            </w:r>
            <w:r w:rsidRPr="000C7832">
              <w:rPr>
                <w:rFonts w:eastAsiaTheme="majorEastAsia"/>
                <w:color w:val="000000"/>
                <w:sz w:val="22"/>
                <w:szCs w:val="22"/>
              </w:rPr>
              <w:t>-</w:t>
            </w:r>
            <w:r w:rsidRPr="00802AA2">
              <w:rPr>
                <w:rFonts w:eastAsiaTheme="majorEastAsia"/>
                <w:color w:val="000000"/>
                <w:sz w:val="22"/>
                <w:szCs w:val="22"/>
              </w:rPr>
              <w:t>CSI</w:t>
            </w:r>
          </w:p>
        </w:tc>
        <w:tc>
          <w:tcPr>
            <w:tcW w:w="1684" w:type="dxa"/>
            <w:tcBorders>
              <w:top w:val="nil"/>
              <w:left w:val="nil"/>
              <w:bottom w:val="nil"/>
              <w:right w:val="nil"/>
            </w:tcBorders>
            <w:shd w:val="clear" w:color="auto" w:fill="auto"/>
            <w:vAlign w:val="bottom"/>
            <w:hideMark/>
          </w:tcPr>
          <w:p w14:paraId="7584BFB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ISP</w:t>
            </w:r>
            <w:r w:rsidRPr="000C7832">
              <w:rPr>
                <w:rFonts w:eastAsiaTheme="majorEastAsia"/>
                <w:color w:val="000000"/>
                <w:sz w:val="22"/>
                <w:szCs w:val="22"/>
              </w:rPr>
              <w:t>（多摄像头）</w:t>
            </w:r>
          </w:p>
        </w:tc>
        <w:tc>
          <w:tcPr>
            <w:tcW w:w="2427" w:type="dxa"/>
            <w:tcBorders>
              <w:top w:val="nil"/>
              <w:left w:val="nil"/>
              <w:bottom w:val="nil"/>
              <w:right w:val="nil"/>
            </w:tcBorders>
            <w:shd w:val="clear" w:color="auto" w:fill="auto"/>
            <w:vAlign w:val="bottom"/>
            <w:hideMark/>
          </w:tcPr>
          <w:p w14:paraId="00BB58A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p>
        </w:tc>
        <w:tc>
          <w:tcPr>
            <w:tcW w:w="1842" w:type="dxa"/>
            <w:tcBorders>
              <w:top w:val="nil"/>
              <w:left w:val="nil"/>
              <w:bottom w:val="nil"/>
              <w:right w:val="nil"/>
            </w:tcBorders>
            <w:shd w:val="clear" w:color="auto" w:fill="auto"/>
            <w:vAlign w:val="bottom"/>
            <w:hideMark/>
          </w:tcPr>
          <w:p w14:paraId="2E43AB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r w:rsidRPr="000C7832">
              <w:rPr>
                <w:rFonts w:eastAsiaTheme="majorEastAsia"/>
                <w:color w:val="000000"/>
                <w:sz w:val="22"/>
                <w:szCs w:val="22"/>
              </w:rPr>
              <w:t>（最高</w:t>
            </w:r>
            <w:r w:rsidRPr="00CD6AF6">
              <w:rPr>
                <w:rFonts w:eastAsiaTheme="majorEastAsia"/>
                <w:color w:val="000000"/>
                <w:sz w:val="22"/>
                <w:szCs w:val="22"/>
              </w:rPr>
              <w:t>1</w:t>
            </w:r>
            <w:r w:rsidRPr="00802AA2">
              <w:rPr>
                <w:rFonts w:eastAsiaTheme="majorEastAsia"/>
                <w:color w:val="000000"/>
                <w:sz w:val="22"/>
                <w:szCs w:val="22"/>
              </w:rPr>
              <w:t>MP</w:t>
            </w:r>
            <w:r w:rsidRPr="000C7832">
              <w:rPr>
                <w:rFonts w:eastAsiaTheme="majorEastAsia"/>
                <w:color w:val="000000"/>
                <w:sz w:val="22"/>
                <w:szCs w:val="22"/>
              </w:rPr>
              <w:t>分辨率）</w:t>
            </w:r>
          </w:p>
        </w:tc>
      </w:tr>
      <w:tr w:rsidR="005358D4" w:rsidRPr="000C7832" w14:paraId="10FE67C6" w14:textId="77777777" w:rsidTr="000C7832">
        <w:trPr>
          <w:trHeight w:val="285"/>
        </w:trPr>
        <w:tc>
          <w:tcPr>
            <w:tcW w:w="961" w:type="dxa"/>
            <w:tcBorders>
              <w:top w:val="nil"/>
              <w:left w:val="nil"/>
              <w:bottom w:val="nil"/>
              <w:right w:val="nil"/>
            </w:tcBorders>
            <w:shd w:val="clear" w:color="auto" w:fill="auto"/>
            <w:vAlign w:val="bottom"/>
            <w:hideMark/>
          </w:tcPr>
          <w:p w14:paraId="59350F1B"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典型功耗</w:t>
            </w:r>
          </w:p>
        </w:tc>
        <w:tc>
          <w:tcPr>
            <w:tcW w:w="2016" w:type="dxa"/>
            <w:tcBorders>
              <w:top w:val="nil"/>
              <w:left w:val="nil"/>
              <w:bottom w:val="nil"/>
              <w:right w:val="nil"/>
            </w:tcBorders>
            <w:shd w:val="clear" w:color="auto" w:fill="auto"/>
            <w:vAlign w:val="bottom"/>
            <w:hideMark/>
          </w:tcPr>
          <w:p w14:paraId="639154E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10</w:t>
            </w:r>
            <w:r w:rsidRPr="00802AA2">
              <w:rPr>
                <w:rFonts w:eastAsiaTheme="majorEastAsia"/>
                <w:color w:val="000000"/>
                <w:sz w:val="22"/>
                <w:szCs w:val="22"/>
              </w:rPr>
              <w:t>W</w:t>
            </w:r>
          </w:p>
        </w:tc>
        <w:tc>
          <w:tcPr>
            <w:tcW w:w="1684" w:type="dxa"/>
            <w:tcBorders>
              <w:top w:val="nil"/>
              <w:left w:val="nil"/>
              <w:bottom w:val="nil"/>
              <w:right w:val="nil"/>
            </w:tcBorders>
            <w:shd w:val="clear" w:color="auto" w:fill="auto"/>
            <w:vAlign w:val="bottom"/>
            <w:hideMark/>
          </w:tcPr>
          <w:p w14:paraId="5972F071"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r w:rsidRPr="000C7832">
              <w:rPr>
                <w:rFonts w:eastAsiaTheme="majorEastAsia"/>
                <w:color w:val="000000"/>
                <w:sz w:val="22"/>
                <w:szCs w:val="22"/>
              </w:rPr>
              <w:t>~</w:t>
            </w:r>
            <w:r w:rsidRPr="00CD6AF6">
              <w:rPr>
                <w:rFonts w:eastAsiaTheme="majorEastAsia"/>
                <w:color w:val="000000"/>
                <w:sz w:val="22"/>
                <w:szCs w:val="22"/>
              </w:rPr>
              <w:t>3</w:t>
            </w:r>
            <w:r w:rsidRPr="00802AA2">
              <w:rPr>
                <w:rFonts w:eastAsiaTheme="majorEastAsia"/>
                <w:color w:val="000000"/>
                <w:sz w:val="22"/>
                <w:szCs w:val="22"/>
              </w:rPr>
              <w:t>W</w:t>
            </w:r>
          </w:p>
        </w:tc>
        <w:tc>
          <w:tcPr>
            <w:tcW w:w="2427" w:type="dxa"/>
            <w:tcBorders>
              <w:top w:val="nil"/>
              <w:left w:val="nil"/>
              <w:bottom w:val="nil"/>
              <w:right w:val="nil"/>
            </w:tcBorders>
            <w:shd w:val="clear" w:color="auto" w:fill="auto"/>
            <w:vAlign w:val="bottom"/>
            <w:hideMark/>
          </w:tcPr>
          <w:p w14:paraId="297F06A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w:t>
            </w:r>
            <w:r w:rsidRPr="00802AA2">
              <w:rPr>
                <w:rFonts w:eastAsiaTheme="majorEastAsia"/>
                <w:color w:val="000000"/>
                <w:sz w:val="22"/>
                <w:szCs w:val="22"/>
              </w:rPr>
              <w:t>W</w:t>
            </w:r>
          </w:p>
        </w:tc>
        <w:tc>
          <w:tcPr>
            <w:tcW w:w="1842" w:type="dxa"/>
            <w:tcBorders>
              <w:top w:val="nil"/>
              <w:left w:val="nil"/>
              <w:bottom w:val="nil"/>
              <w:right w:val="nil"/>
            </w:tcBorders>
            <w:shd w:val="clear" w:color="auto" w:fill="auto"/>
            <w:vAlign w:val="bottom"/>
            <w:hideMark/>
          </w:tcPr>
          <w:p w14:paraId="092FFCB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p>
        </w:tc>
      </w:tr>
      <w:tr w:rsidR="005358D4" w:rsidRPr="000C7832" w14:paraId="4EEED69D" w14:textId="77777777" w:rsidTr="000C7832">
        <w:trPr>
          <w:trHeight w:val="870"/>
        </w:trPr>
        <w:tc>
          <w:tcPr>
            <w:tcW w:w="961" w:type="dxa"/>
            <w:tcBorders>
              <w:top w:val="nil"/>
              <w:left w:val="nil"/>
              <w:bottom w:val="single" w:sz="8" w:space="0" w:color="auto"/>
              <w:right w:val="nil"/>
            </w:tcBorders>
            <w:shd w:val="clear" w:color="auto" w:fill="auto"/>
            <w:vAlign w:val="bottom"/>
            <w:hideMark/>
          </w:tcPr>
          <w:p w14:paraId="0ADFDD5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开发框架</w:t>
            </w:r>
          </w:p>
        </w:tc>
        <w:tc>
          <w:tcPr>
            <w:tcW w:w="2016" w:type="dxa"/>
            <w:tcBorders>
              <w:top w:val="nil"/>
              <w:left w:val="nil"/>
              <w:bottom w:val="single" w:sz="8" w:space="0" w:color="auto"/>
              <w:right w:val="nil"/>
            </w:tcBorders>
            <w:shd w:val="clear" w:color="auto" w:fill="auto"/>
            <w:vAlign w:val="bottom"/>
            <w:hideMark/>
          </w:tcPr>
          <w:p w14:paraId="493C08B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TensorFlow</w:t>
            </w:r>
            <w:r w:rsidRPr="000C7832">
              <w:rPr>
                <w:rFonts w:eastAsiaTheme="majorEastAsia"/>
                <w:color w:val="000000"/>
                <w:sz w:val="22"/>
                <w:szCs w:val="22"/>
              </w:rPr>
              <w:t>/</w:t>
            </w:r>
            <w:r w:rsidRPr="00802AA2">
              <w:rPr>
                <w:rFonts w:eastAsiaTheme="majorEastAsia"/>
                <w:color w:val="000000"/>
                <w:sz w:val="22"/>
                <w:szCs w:val="22"/>
              </w:rPr>
              <w:t>PyTorch</w:t>
            </w:r>
            <w:r w:rsidRPr="000C7832">
              <w:rPr>
                <w:rFonts w:eastAsiaTheme="majorEastAsia"/>
                <w:color w:val="000000"/>
                <w:sz w:val="22"/>
                <w:szCs w:val="22"/>
              </w:rPr>
              <w:t>/</w:t>
            </w:r>
            <w:r w:rsidRPr="00802AA2">
              <w:rPr>
                <w:rFonts w:eastAsiaTheme="majorEastAsia"/>
                <w:color w:val="000000"/>
                <w:sz w:val="22"/>
                <w:szCs w:val="22"/>
              </w:rPr>
              <w:t>ONNX</w:t>
            </w:r>
          </w:p>
        </w:tc>
        <w:tc>
          <w:tcPr>
            <w:tcW w:w="1684" w:type="dxa"/>
            <w:tcBorders>
              <w:top w:val="nil"/>
              <w:left w:val="nil"/>
              <w:bottom w:val="single" w:sz="8" w:space="0" w:color="auto"/>
              <w:right w:val="nil"/>
            </w:tcBorders>
            <w:shd w:val="clear" w:color="auto" w:fill="auto"/>
            <w:vAlign w:val="bottom"/>
            <w:hideMark/>
          </w:tcPr>
          <w:p w14:paraId="1F27E6DF"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Rockchip</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SDK</w:t>
            </w:r>
          </w:p>
        </w:tc>
        <w:tc>
          <w:tcPr>
            <w:tcW w:w="2427" w:type="dxa"/>
            <w:tcBorders>
              <w:top w:val="nil"/>
              <w:left w:val="nil"/>
              <w:bottom w:val="single" w:sz="8" w:space="0" w:color="auto"/>
              <w:right w:val="nil"/>
            </w:tcBorders>
            <w:shd w:val="clear" w:color="auto" w:fill="auto"/>
            <w:vAlign w:val="bottom"/>
            <w:hideMark/>
          </w:tcPr>
          <w:p w14:paraId="58D0B2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Kendryte</w:t>
            </w:r>
            <w:r w:rsidRPr="000C7832">
              <w:rPr>
                <w:rFonts w:eastAsiaTheme="majorEastAsia"/>
                <w:color w:val="000000"/>
                <w:sz w:val="22"/>
                <w:szCs w:val="22"/>
              </w:rPr>
              <w:t xml:space="preserve"> </w:t>
            </w:r>
            <w:r w:rsidRPr="00802AA2">
              <w:rPr>
                <w:rFonts w:eastAsiaTheme="majorEastAsia"/>
                <w:color w:val="000000"/>
                <w:sz w:val="22"/>
                <w:szCs w:val="22"/>
              </w:rPr>
              <w:t>SDK</w:t>
            </w:r>
            <w:r w:rsidRPr="000C7832">
              <w:rPr>
                <w:rFonts w:eastAsiaTheme="majorEastAsia"/>
                <w:color w:val="000000"/>
                <w:sz w:val="22"/>
                <w:szCs w:val="22"/>
              </w:rPr>
              <w:t xml:space="preserve"> (</w:t>
            </w:r>
            <w:r w:rsidRPr="00802AA2">
              <w:rPr>
                <w:rFonts w:eastAsiaTheme="majorEastAsia"/>
                <w:color w:val="000000"/>
                <w:sz w:val="22"/>
                <w:szCs w:val="22"/>
              </w:rPr>
              <w:t>MicroPython</w:t>
            </w:r>
            <w:r w:rsidRPr="000C7832">
              <w:rPr>
                <w:rFonts w:eastAsiaTheme="majorEastAsia"/>
                <w:color w:val="000000"/>
                <w:sz w:val="22"/>
                <w:szCs w:val="22"/>
              </w:rPr>
              <w:t>)</w:t>
            </w:r>
          </w:p>
        </w:tc>
        <w:tc>
          <w:tcPr>
            <w:tcW w:w="1842" w:type="dxa"/>
            <w:tcBorders>
              <w:top w:val="nil"/>
              <w:left w:val="nil"/>
              <w:bottom w:val="single" w:sz="8" w:space="0" w:color="auto"/>
              <w:right w:val="nil"/>
            </w:tcBorders>
            <w:shd w:val="clear" w:color="auto" w:fill="auto"/>
            <w:vAlign w:val="bottom"/>
            <w:hideMark/>
          </w:tcPr>
          <w:p w14:paraId="596D3DF5"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MicroPython</w:t>
            </w:r>
            <w:r w:rsidRPr="000C7832">
              <w:rPr>
                <w:rFonts w:eastAsiaTheme="majorEastAsia"/>
                <w:color w:val="000000"/>
                <w:sz w:val="22"/>
                <w:szCs w:val="22"/>
              </w:rPr>
              <w:t>（</w:t>
            </w: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IDE</w:t>
            </w:r>
            <w:r w:rsidRPr="000C7832">
              <w:rPr>
                <w:rFonts w:eastAsiaTheme="majorEastAsia"/>
                <w:color w:val="000000"/>
                <w:sz w:val="22"/>
                <w:szCs w:val="22"/>
              </w:rPr>
              <w:t>）</w:t>
            </w:r>
          </w:p>
        </w:tc>
      </w:tr>
    </w:tbl>
    <w:p w14:paraId="457CF06A" w14:textId="7445F117" w:rsidR="00C511F8" w:rsidRDefault="00AF702B" w:rsidP="006621DD">
      <w:pPr>
        <w:pageBreakBefore/>
        <w:wordWrap w:val="0"/>
        <w:spacing w:beforeLines="50" w:before="156" w:afterLines="50" w:after="156" w:line="360" w:lineRule="auto"/>
        <w:outlineLvl w:val="0"/>
        <w:rPr>
          <w:rFonts w:eastAsia="黑体"/>
          <w:sz w:val="32"/>
          <w:szCs w:val="32"/>
        </w:rPr>
      </w:pPr>
      <w:bookmarkStart w:id="49" w:name="_Toc71660324"/>
      <w:bookmarkStart w:id="50" w:name="_Toc197360085"/>
      <w:r w:rsidRPr="00CD6AF6">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9"/>
      <w:r w:rsidR="00661415">
        <w:rPr>
          <w:rFonts w:eastAsia="黑体" w:hint="eastAsia"/>
          <w:sz w:val="32"/>
          <w:szCs w:val="32"/>
        </w:rPr>
        <w:t>(</w:t>
      </w:r>
      <w:r w:rsidR="00E243DF">
        <w:rPr>
          <w:rFonts w:eastAsia="黑体" w:hint="eastAsia"/>
          <w:sz w:val="32"/>
          <w:szCs w:val="32"/>
        </w:rPr>
        <w:t>n</w:t>
      </w:r>
      <w:r w:rsidR="00661415">
        <w:rPr>
          <w:rFonts w:eastAsia="黑体" w:hint="eastAsia"/>
          <w:sz w:val="32"/>
          <w:szCs w:val="32"/>
        </w:rPr>
        <w:t>)</w:t>
      </w:r>
      <w:bookmarkEnd w:id="50"/>
      <w:r w:rsidR="00BA03DA">
        <w:rPr>
          <w:rFonts w:eastAsia="黑体"/>
          <w:sz w:val="32"/>
          <w:szCs w:val="32"/>
        </w:rPr>
        <w:fldChar w:fldCharType="begin"/>
      </w:r>
      <w:r w:rsidR="00BA03DA">
        <w:rPr>
          <w:rFonts w:eastAsia="黑体"/>
          <w:sz w:val="32"/>
          <w:szCs w:val="32"/>
        </w:rPr>
        <w:instrText xml:space="preserve"> </w:instrText>
      </w:r>
      <w:r w:rsidR="00BA03DA">
        <w:rPr>
          <w:rFonts w:eastAsia="黑体" w:hint="eastAsia"/>
          <w:sz w:val="32"/>
          <w:szCs w:val="32"/>
        </w:rPr>
        <w:instrText>SEQ eq \h</w:instrText>
      </w:r>
      <w:r w:rsidR="002150B0">
        <w:rPr>
          <w:rFonts w:eastAsia="黑体" w:hint="eastAsia"/>
          <w:sz w:val="32"/>
          <w:szCs w:val="32"/>
        </w:rPr>
        <w:instrText xml:space="preserve"> </w:instrText>
      </w:r>
      <w:r w:rsidR="00BA03DA">
        <w:rPr>
          <w:rFonts w:eastAsia="黑体"/>
          <w:sz w:val="32"/>
          <w:szCs w:val="32"/>
        </w:rPr>
        <w:fldChar w:fldCharType="end"/>
      </w:r>
      <w:r w:rsidR="002150B0">
        <w:rPr>
          <w:rFonts w:eastAsia="黑体"/>
          <w:sz w:val="32"/>
          <w:szCs w:val="32"/>
        </w:rPr>
        <w:fldChar w:fldCharType="begin"/>
      </w:r>
      <w:r w:rsidR="002150B0">
        <w:rPr>
          <w:rFonts w:eastAsia="黑体"/>
          <w:sz w:val="32"/>
          <w:szCs w:val="32"/>
        </w:rPr>
        <w:instrText xml:space="preserve"> </w:instrText>
      </w:r>
      <w:r w:rsidR="005D47D3" w:rsidRPr="005D47D3">
        <w:rPr>
          <w:rFonts w:eastAsia="黑体"/>
          <w:sz w:val="32"/>
          <w:szCs w:val="32"/>
        </w:rPr>
        <w:instrText>Seq list \r \h</w:instrText>
      </w:r>
      <w:r w:rsidR="002150B0">
        <w:rPr>
          <w:rFonts w:eastAsia="黑体"/>
          <w:sz w:val="32"/>
          <w:szCs w:val="32"/>
        </w:rPr>
        <w:instrText xml:space="preserve"> </w:instrText>
      </w:r>
      <w:r w:rsidR="002150B0">
        <w:rPr>
          <w:rFonts w:eastAsia="黑体"/>
          <w:sz w:val="32"/>
          <w:szCs w:val="32"/>
        </w:rPr>
        <w:fldChar w:fldCharType="end"/>
      </w:r>
      <w:r w:rsidR="00C46227">
        <w:rPr>
          <w:rFonts w:eastAsia="黑体"/>
          <w:sz w:val="32"/>
          <w:szCs w:val="32"/>
        </w:rPr>
        <w:fldChar w:fldCharType="begin"/>
      </w:r>
      <w:r w:rsidR="00C46227">
        <w:rPr>
          <w:rFonts w:eastAsia="黑体"/>
          <w:sz w:val="32"/>
          <w:szCs w:val="32"/>
        </w:rPr>
        <w:instrText xml:space="preserve"> </w:instrText>
      </w:r>
      <w:r w:rsidR="00C46227" w:rsidRPr="005D47D3">
        <w:rPr>
          <w:rFonts w:eastAsia="黑体"/>
          <w:sz w:val="32"/>
          <w:szCs w:val="32"/>
        </w:rPr>
        <w:instrText xml:space="preserve">Seq </w:instrText>
      </w:r>
      <w:r w:rsidR="00C46227">
        <w:rPr>
          <w:rFonts w:eastAsia="黑体" w:hint="eastAsia"/>
          <w:sz w:val="32"/>
          <w:szCs w:val="32"/>
        </w:rPr>
        <w:instrText>ptc</w:instrText>
      </w:r>
      <w:r w:rsidR="00C46227" w:rsidRPr="005D47D3">
        <w:rPr>
          <w:rFonts w:eastAsia="黑体"/>
          <w:sz w:val="32"/>
          <w:szCs w:val="32"/>
        </w:rPr>
        <w:instrText xml:space="preserve"> \r \h</w:instrText>
      </w:r>
      <w:r w:rsidR="00C46227">
        <w:rPr>
          <w:rFonts w:eastAsia="黑体"/>
          <w:sz w:val="32"/>
          <w:szCs w:val="32"/>
        </w:rPr>
        <w:instrText xml:space="preserve"> </w:instrText>
      </w:r>
      <w:r w:rsidR="00C46227">
        <w:rPr>
          <w:rFonts w:eastAsia="黑体"/>
          <w:sz w:val="32"/>
          <w:szCs w:val="32"/>
        </w:rPr>
        <w:fldChar w:fldCharType="end"/>
      </w:r>
      <w:ins w:id="51" w:author="Microsoft Word" w:date="2025-05-05T18:33:00Z">
        <w:r w:rsidR="0031732C">
          <w:rPr>
            <w:rFonts w:eastAsia="黑体"/>
            <w:sz w:val="32"/>
            <w:szCs w:val="32"/>
          </w:rPr>
          <w:fldChar w:fldCharType="begin"/>
        </w:r>
        <w:r w:rsidR="0031732C">
          <w:rPr>
            <w:rFonts w:eastAsia="黑体"/>
            <w:sz w:val="32"/>
            <w:szCs w:val="32"/>
          </w:rPr>
          <w:instrText xml:space="preserve"> </w:instrText>
        </w:r>
        <w:r w:rsidR="0031732C" w:rsidRPr="005D47D3">
          <w:rPr>
            <w:rFonts w:eastAsia="黑体"/>
            <w:sz w:val="32"/>
            <w:szCs w:val="32"/>
          </w:rPr>
          <w:instrText xml:space="preserve">Seq </w:instrText>
        </w:r>
        <w:r w:rsidR="0031732C">
          <w:rPr>
            <w:rFonts w:eastAsia="黑体" w:hint="eastAsia"/>
            <w:sz w:val="32"/>
            <w:szCs w:val="32"/>
          </w:rPr>
          <w:instrText>txt</w:instrText>
        </w:r>
        <w:r w:rsidR="0031732C" w:rsidRPr="005D47D3">
          <w:rPr>
            <w:rFonts w:eastAsia="黑体"/>
            <w:sz w:val="32"/>
            <w:szCs w:val="32"/>
          </w:rPr>
          <w:instrText xml:space="preserve"> \r \h</w:instrText>
        </w:r>
        <w:r w:rsidR="0031732C">
          <w:rPr>
            <w:rFonts w:eastAsia="黑体"/>
            <w:sz w:val="32"/>
            <w:szCs w:val="32"/>
          </w:rPr>
          <w:instrText xml:space="preserve"> </w:instrText>
        </w:r>
        <w:r w:rsidR="0031732C">
          <w:rPr>
            <w:rFonts w:eastAsia="黑体"/>
            <w:sz w:val="32"/>
            <w:szCs w:val="32"/>
          </w:rPr>
          <w:fldChar w:fldCharType="end"/>
        </w:r>
      </w:ins>
    </w:p>
    <w:p w14:paraId="651FE933" w14:textId="52EF9233" w:rsidR="00C511F8" w:rsidRDefault="00AF702B" w:rsidP="006621DD">
      <w:pPr>
        <w:wordWrap w:val="0"/>
        <w:spacing w:beforeLines="50" w:before="156" w:afterLines="50" w:after="156" w:line="360" w:lineRule="auto"/>
        <w:outlineLvl w:val="1"/>
        <w:rPr>
          <w:rFonts w:eastAsia="黑体"/>
          <w:sz w:val="24"/>
        </w:rPr>
      </w:pPr>
      <w:bookmarkStart w:id="52" w:name="_Toc71660325"/>
      <w:bookmarkStart w:id="53" w:name="_Toc197360086"/>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系统硬件原理图</w:t>
      </w:r>
      <w:bookmarkEnd w:id="52"/>
      <w:r w:rsidR="000572E3">
        <w:rPr>
          <w:rFonts w:eastAsia="黑体" w:hint="eastAsia"/>
          <w:sz w:val="28"/>
          <w:szCs w:val="28"/>
        </w:rPr>
        <w:t>（</w:t>
      </w:r>
      <w:r w:rsidR="000572E3" w:rsidRPr="00802AA2">
        <w:rPr>
          <w:rFonts w:eastAsia="黑体" w:hint="eastAsia"/>
          <w:sz w:val="28"/>
          <w:szCs w:val="28"/>
        </w:rPr>
        <w:t>g</w:t>
      </w:r>
      <w:r w:rsidR="00734838">
        <w:rPr>
          <w:rFonts w:eastAsia="黑体" w:hint="eastAsia"/>
          <w:sz w:val="28"/>
          <w:szCs w:val="28"/>
        </w:rPr>
        <w:t>添加</w:t>
      </w:r>
      <w:r w:rsidR="00A751C4">
        <w:rPr>
          <w:rFonts w:eastAsia="黑体" w:hint="eastAsia"/>
          <w:sz w:val="28"/>
          <w:szCs w:val="28"/>
        </w:rPr>
        <w:t>实物图</w:t>
      </w:r>
      <w:r w:rsidR="000572E3">
        <w:rPr>
          <w:rFonts w:eastAsia="黑体" w:hint="eastAsia"/>
          <w:sz w:val="28"/>
          <w:szCs w:val="28"/>
        </w:rPr>
        <w:t>）</w:t>
      </w:r>
      <w:bookmarkEnd w:id="53"/>
    </w:p>
    <w:p w14:paraId="14422970" w14:textId="46C21DE9" w:rsidR="00C511F8" w:rsidRDefault="00AF702B" w:rsidP="006621DD">
      <w:pPr>
        <w:wordWrap w:val="0"/>
        <w:spacing w:line="360" w:lineRule="auto"/>
        <w:ind w:firstLineChars="236" w:firstLine="566"/>
        <w:rPr>
          <w:sz w:val="24"/>
        </w:rPr>
      </w:pPr>
      <w:r>
        <w:rPr>
          <w:rFonts w:hint="eastAsia"/>
          <w:sz w:val="24"/>
        </w:rPr>
        <w:t>图</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eq \c</w:instrText>
      </w:r>
      <w:r w:rsidR="00824EC4" w:rsidRPr="00607453">
        <w:rPr>
          <w:sz w:val="24"/>
        </w:rPr>
        <w:instrText xml:space="preserve"> </w:instrText>
      </w:r>
      <w:r w:rsidR="00824EC4" w:rsidRPr="00607453">
        <w:rPr>
          <w:sz w:val="24"/>
        </w:rPr>
        <w:fldChar w:fldCharType="separate"/>
      </w:r>
      <w:r w:rsidR="009614EE">
        <w:rPr>
          <w:noProof/>
          <w:sz w:val="24"/>
        </w:rPr>
        <w:t>3</w:t>
      </w:r>
      <w:r w:rsidR="00824EC4" w:rsidRPr="00607453">
        <w:rPr>
          <w:sz w:val="24"/>
        </w:rPr>
        <w:fldChar w:fldCharType="end"/>
      </w:r>
      <w:r w:rsidR="00824EC4" w:rsidRPr="00607453">
        <w:rPr>
          <w:rFonts w:hint="eastAsia"/>
          <w:sz w:val="24"/>
        </w:rPr>
        <w:t>.</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txt</w:instrText>
      </w:r>
      <w:r w:rsidR="00824EC4" w:rsidRPr="00607453">
        <w:rPr>
          <w:sz w:val="24"/>
        </w:rPr>
        <w:instrText xml:space="preserve"> </w:instrText>
      </w:r>
      <w:r w:rsidR="00824EC4" w:rsidRPr="00607453">
        <w:rPr>
          <w:sz w:val="24"/>
        </w:rPr>
        <w:fldChar w:fldCharType="separate"/>
      </w:r>
      <w:r w:rsidR="009614EE">
        <w:rPr>
          <w:noProof/>
          <w:sz w:val="24"/>
        </w:rPr>
        <w:t>1</w:t>
      </w:r>
      <w:r w:rsidR="00824EC4" w:rsidRPr="00607453">
        <w:rPr>
          <w:sz w:val="24"/>
        </w:rPr>
        <w:fldChar w:fldCharType="end"/>
      </w:r>
      <w:r>
        <w:rPr>
          <w:rFonts w:hint="eastAsia"/>
          <w:sz w:val="24"/>
        </w:rPr>
        <w:t>为系统整体的</w:t>
      </w:r>
      <w:r w:rsidR="009756AE">
        <w:rPr>
          <w:rFonts w:hint="eastAsia"/>
          <w:sz w:val="24"/>
        </w:rPr>
        <w:t>电路原理图</w:t>
      </w:r>
      <w:r>
        <w:rPr>
          <w:rFonts w:hint="eastAsia"/>
          <w:sz w:val="24"/>
        </w:rPr>
        <w:t>，其中重要的电路有：</w:t>
      </w:r>
      <w:r w:rsidR="00A27C62">
        <w:rPr>
          <w:rFonts w:hint="eastAsia"/>
          <w:sz w:val="24"/>
        </w:rPr>
        <w:t>主控芯片电路</w:t>
      </w:r>
      <w:r>
        <w:rPr>
          <w:rFonts w:hint="eastAsia"/>
          <w:sz w:val="24"/>
        </w:rPr>
        <w:t>、</w:t>
      </w:r>
      <w:r w:rsidR="00A27C62">
        <w:rPr>
          <w:rFonts w:hint="eastAsia"/>
          <w:sz w:val="24"/>
        </w:rPr>
        <w:t>电源</w:t>
      </w:r>
      <w:r>
        <w:rPr>
          <w:rFonts w:hint="eastAsia"/>
          <w:sz w:val="24"/>
        </w:rPr>
        <w:t>电路、</w:t>
      </w:r>
      <w:r w:rsidR="00A27C62">
        <w:rPr>
          <w:rFonts w:hint="eastAsia"/>
          <w:sz w:val="24"/>
        </w:rPr>
        <w:t>降压模块</w:t>
      </w:r>
      <w:r>
        <w:rPr>
          <w:rFonts w:hint="eastAsia"/>
          <w:sz w:val="24"/>
        </w:rPr>
        <w:t>、</w:t>
      </w:r>
      <w:r w:rsidR="00A27C62">
        <w:rPr>
          <w:rFonts w:hint="eastAsia"/>
          <w:sz w:val="24"/>
        </w:rPr>
        <w:t>各区域火焰、烟雾检测电路、红外热释电检测电路</w:t>
      </w:r>
      <w:r>
        <w:rPr>
          <w:rFonts w:hint="eastAsia"/>
          <w:sz w:val="24"/>
        </w:rPr>
        <w:t>、</w:t>
      </w:r>
      <w:r w:rsidRPr="00802AA2">
        <w:rPr>
          <w:rFonts w:hint="eastAsia"/>
          <w:sz w:val="24"/>
        </w:rPr>
        <w:t>OLED</w:t>
      </w:r>
      <w:r w:rsidR="00A27C62">
        <w:rPr>
          <w:rFonts w:hint="eastAsia"/>
          <w:sz w:val="24"/>
        </w:rPr>
        <w:t>显示模块、</w:t>
      </w:r>
      <w:r w:rsidR="00A27C62" w:rsidRPr="00802AA2">
        <w:rPr>
          <w:rFonts w:hint="eastAsia"/>
          <w:sz w:val="24"/>
        </w:rPr>
        <w:t>D</w:t>
      </w:r>
      <w:r w:rsidR="00A27C62" w:rsidRPr="00802AA2">
        <w:rPr>
          <w:sz w:val="24"/>
        </w:rPr>
        <w:t>HT</w:t>
      </w:r>
      <w:r w:rsidR="00A27C62" w:rsidRPr="00CD6AF6">
        <w:rPr>
          <w:sz w:val="24"/>
        </w:rPr>
        <w:t>11</w:t>
      </w:r>
      <w:r w:rsidR="00A27C62">
        <w:rPr>
          <w:rFonts w:hint="eastAsia"/>
          <w:sz w:val="24"/>
        </w:rPr>
        <w:t>温湿度检测模块、</w:t>
      </w:r>
      <w:r w:rsidR="00A27C62" w:rsidRPr="00802AA2">
        <w:rPr>
          <w:rFonts w:hint="eastAsia"/>
          <w:sz w:val="24"/>
        </w:rPr>
        <w:t>T</w:t>
      </w:r>
      <w:r w:rsidR="00A27C62" w:rsidRPr="00802AA2">
        <w:rPr>
          <w:sz w:val="24"/>
        </w:rPr>
        <w:t>TL</w:t>
      </w:r>
      <w:r w:rsidR="00A27C62">
        <w:rPr>
          <w:rFonts w:hint="eastAsia"/>
          <w:sz w:val="24"/>
        </w:rPr>
        <w:t>转</w:t>
      </w:r>
      <w:r w:rsidR="00A27C62" w:rsidRPr="00802AA2">
        <w:rPr>
          <w:rFonts w:hint="eastAsia"/>
          <w:sz w:val="24"/>
        </w:rPr>
        <w:t>R</w:t>
      </w:r>
      <w:r w:rsidR="00A27C62" w:rsidRPr="00802AA2">
        <w:rPr>
          <w:sz w:val="24"/>
        </w:rPr>
        <w:t>S</w:t>
      </w:r>
      <w:r w:rsidR="00A27C62" w:rsidRPr="00CD6AF6">
        <w:rPr>
          <w:sz w:val="24"/>
        </w:rPr>
        <w:t>485</w:t>
      </w:r>
      <w:r w:rsidR="00A27C62">
        <w:rPr>
          <w:rFonts w:hint="eastAsia"/>
          <w:sz w:val="24"/>
        </w:rPr>
        <w:t>通讯</w:t>
      </w:r>
      <w:r>
        <w:rPr>
          <w:rFonts w:hint="eastAsia"/>
          <w:sz w:val="24"/>
        </w:rPr>
        <w:t>模块、</w:t>
      </w:r>
      <w:r w:rsidR="00A27C62" w:rsidRPr="00802AA2">
        <w:rPr>
          <w:sz w:val="24"/>
        </w:rPr>
        <w:t>ESP</w:t>
      </w:r>
      <w:r w:rsidR="00A27C62" w:rsidRPr="00CD6AF6">
        <w:rPr>
          <w:sz w:val="24"/>
        </w:rPr>
        <w:t>8266</w:t>
      </w:r>
      <w:r w:rsidR="00A27C62">
        <w:rPr>
          <w:sz w:val="24"/>
        </w:rPr>
        <w:t>-</w:t>
      </w:r>
      <w:r w:rsidR="00DA1876">
        <w:rPr>
          <w:rFonts w:hint="eastAsia"/>
          <w:sz w:val="24"/>
        </w:rPr>
        <w:t>Wi-Fi</w:t>
      </w:r>
      <w:r>
        <w:rPr>
          <w:rFonts w:hint="eastAsia"/>
          <w:sz w:val="24"/>
        </w:rPr>
        <w:t>模块等多个模块。</w:t>
      </w:r>
    </w:p>
    <w:p w14:paraId="493C7458" w14:textId="72B67BEE" w:rsidR="00C511F8" w:rsidRDefault="00CB6B3D" w:rsidP="006621DD">
      <w:pPr>
        <w:wordWrap w:val="0"/>
        <w:spacing w:line="360" w:lineRule="auto"/>
        <w:jc w:val="center"/>
        <w:rPr>
          <w:sz w:val="24"/>
        </w:rPr>
      </w:pPr>
      <w:r>
        <w:rPr>
          <w:noProof/>
        </w:rPr>
        <w:drawing>
          <wp:inline distT="0" distB="0" distL="0" distR="0" wp14:anchorId="762BFFE6" wp14:editId="776EFEBB">
            <wp:extent cx="5760720" cy="4068445"/>
            <wp:effectExtent l="0" t="0" r="0" b="8255"/>
            <wp:docPr id="7546184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068445"/>
                    </a:xfrm>
                    <a:prstGeom prst="rect">
                      <a:avLst/>
                    </a:prstGeom>
                    <a:noFill/>
                    <a:ln>
                      <a:noFill/>
                    </a:ln>
                  </pic:spPr>
                </pic:pic>
              </a:graphicData>
            </a:graphic>
          </wp:inline>
        </w:drawing>
      </w:r>
    </w:p>
    <w:p w14:paraId="2F4838D3" w14:textId="70C10F97" w:rsidR="00C511F8" w:rsidRPr="00E00BDB" w:rsidRDefault="00AF702B" w:rsidP="006621DD">
      <w:pPr>
        <w:pStyle w:val="a5"/>
        <w:wordWrap w:val="0"/>
        <w:spacing w:line="360" w:lineRule="auto"/>
        <w:jc w:val="center"/>
        <w:rPr>
          <w:rFonts w:ascii="Times New Roman" w:hAnsi="Times New Roman"/>
          <w:sz w:val="21"/>
          <w:szCs w:val="21"/>
        </w:rPr>
      </w:pPr>
      <w:r w:rsidRPr="00E00BDB">
        <w:rPr>
          <w:rFonts w:ascii="Times New Roman" w:hAnsi="Times New Roman" w:hint="eastAsia"/>
          <w:sz w:val="21"/>
          <w:szCs w:val="21"/>
        </w:rPr>
        <w:t>图</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Seq eq \c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9614EE">
        <w:rPr>
          <w:rFonts w:ascii="Times New Roman" w:hAnsi="Times New Roman"/>
          <w:noProof/>
          <w:sz w:val="21"/>
          <w:szCs w:val="21"/>
        </w:rPr>
        <w:t>3</w:t>
      </w:r>
      <w:r w:rsidR="006F1073">
        <w:rPr>
          <w:rFonts w:ascii="Times New Roman" w:hAnsi="Times New Roman"/>
          <w:sz w:val="21"/>
          <w:szCs w:val="21"/>
        </w:rPr>
        <w:fldChar w:fldCharType="end"/>
      </w:r>
      <w:r w:rsidR="006F1073">
        <w:rPr>
          <w:rFonts w:ascii="Times New Roman" w:hAnsi="Times New Roman" w:hint="eastAsia"/>
          <w:sz w:val="21"/>
          <w:szCs w:val="21"/>
        </w:rPr>
        <w:t>.</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 xml:space="preserve">Seq </w:instrText>
      </w:r>
      <w:r w:rsidR="00552ADC">
        <w:rPr>
          <w:rFonts w:ascii="Times New Roman" w:hAnsi="Times New Roman" w:hint="eastAsia"/>
          <w:sz w:val="21"/>
          <w:szCs w:val="21"/>
        </w:rPr>
        <w:instrText>ptc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9614EE">
        <w:rPr>
          <w:rFonts w:ascii="Times New Roman" w:hAnsi="Times New Roman"/>
          <w:noProof/>
          <w:sz w:val="21"/>
          <w:szCs w:val="21"/>
        </w:rPr>
        <w:t>1</w:t>
      </w:r>
      <w:r w:rsidR="006F1073">
        <w:rPr>
          <w:rFonts w:ascii="Times New Roman" w:hAnsi="Times New Roman"/>
          <w:sz w:val="21"/>
          <w:szCs w:val="21"/>
        </w:rPr>
        <w:fldChar w:fldCharType="end"/>
      </w:r>
      <w:r w:rsidRPr="00E00BDB">
        <w:rPr>
          <w:rFonts w:ascii="Times New Roman" w:hAnsi="Times New Roman"/>
          <w:sz w:val="21"/>
          <w:szCs w:val="21"/>
        </w:rPr>
        <w:t>系统整体原理图</w:t>
      </w:r>
    </w:p>
    <w:p w14:paraId="161B9CE6" w14:textId="578C197F" w:rsidR="00A27C62" w:rsidRDefault="00D000E3" w:rsidP="006621DD">
      <w:pPr>
        <w:wordWrap w:val="0"/>
        <w:spacing w:line="360" w:lineRule="auto"/>
        <w:ind w:firstLineChars="200" w:firstLine="480"/>
        <w:rPr>
          <w:sz w:val="24"/>
        </w:rPr>
      </w:pPr>
      <w:r w:rsidRPr="00D000E3">
        <w:rPr>
          <w:rFonts w:hint="eastAsia"/>
          <w:sz w:val="24"/>
        </w:rPr>
        <w:t>该电路图</w:t>
      </w:r>
      <w:r w:rsidR="00602C37">
        <w:rPr>
          <w:rFonts w:hint="eastAsia"/>
          <w:sz w:val="24"/>
        </w:rPr>
        <w:t>和实际</w:t>
      </w:r>
      <w:r w:rsidR="00602C37">
        <w:rPr>
          <w:rFonts w:hint="eastAsia"/>
          <w:sz w:val="24"/>
        </w:rPr>
        <w:t>PCB</w:t>
      </w:r>
      <w:r w:rsidR="00602C37">
        <w:rPr>
          <w:rFonts w:hint="eastAsia"/>
          <w:sz w:val="24"/>
        </w:rPr>
        <w:t>板</w:t>
      </w:r>
      <w:r w:rsidRPr="00D000E3">
        <w:rPr>
          <w:rFonts w:hint="eastAsia"/>
          <w:sz w:val="24"/>
        </w:rPr>
        <w:t>使用接口电路来代替使用的各类传感器，用</w:t>
      </w:r>
      <w:r w:rsidRPr="00802AA2">
        <w:rPr>
          <w:rFonts w:hint="eastAsia"/>
          <w:sz w:val="24"/>
        </w:rPr>
        <w:t>LED</w:t>
      </w:r>
      <w:r w:rsidRPr="00D000E3">
        <w:rPr>
          <w:rFonts w:hint="eastAsia"/>
          <w:sz w:val="24"/>
        </w:rPr>
        <w:t>灯代替各区域的照明电路。</w:t>
      </w:r>
      <w:r w:rsidRPr="00802AA2">
        <w:rPr>
          <w:rFonts w:hint="eastAsia"/>
          <w:sz w:val="24"/>
        </w:rPr>
        <w:t>D</w:t>
      </w:r>
      <w:r w:rsidRPr="00802AA2">
        <w:rPr>
          <w:sz w:val="24"/>
        </w:rPr>
        <w:t>HT</w:t>
      </w:r>
      <w:r w:rsidRPr="00CD6AF6">
        <w:rPr>
          <w:rFonts w:hint="eastAsia"/>
          <w:sz w:val="24"/>
        </w:rPr>
        <w:t>11</w:t>
      </w:r>
      <w:r w:rsidRPr="00D000E3">
        <w:rPr>
          <w:rFonts w:hint="eastAsia"/>
          <w:sz w:val="24"/>
        </w:rPr>
        <w:t>温湿度检测模块可以实时检测楼内外的温湿度，并在</w:t>
      </w:r>
      <w:r w:rsidRPr="00D000E3">
        <w:rPr>
          <w:rFonts w:hint="eastAsia"/>
          <w:sz w:val="24"/>
        </w:rPr>
        <w:lastRenderedPageBreak/>
        <w:t>屏幕显示出来。同时，串口也可以将楼宇的数据传输到</w:t>
      </w:r>
      <w:r w:rsidRPr="00802AA2">
        <w:rPr>
          <w:rFonts w:hint="eastAsia"/>
          <w:sz w:val="24"/>
        </w:rPr>
        <w:t>ESP</w:t>
      </w:r>
      <w:r w:rsidRPr="00CD6AF6">
        <w:rPr>
          <w:rFonts w:hint="eastAsia"/>
          <w:sz w:val="24"/>
        </w:rPr>
        <w:t>8266</w:t>
      </w:r>
      <w:r w:rsidRPr="00D000E3">
        <w:rPr>
          <w:rFonts w:hint="eastAsia"/>
          <w:sz w:val="24"/>
        </w:rPr>
        <w:t>，进而通过云端传送到手机，以便</w:t>
      </w:r>
      <w:r>
        <w:rPr>
          <w:rFonts w:hint="eastAsia"/>
          <w:sz w:val="24"/>
        </w:rPr>
        <w:t>楼宇管理员可以方便的</w:t>
      </w:r>
      <w:r w:rsidRPr="00D000E3">
        <w:rPr>
          <w:rFonts w:hint="eastAsia"/>
          <w:sz w:val="24"/>
        </w:rPr>
        <w:t>进行</w:t>
      </w:r>
      <w:r>
        <w:rPr>
          <w:rFonts w:hint="eastAsia"/>
          <w:sz w:val="24"/>
        </w:rPr>
        <w:t>区域</w:t>
      </w:r>
      <w:r w:rsidRPr="00D000E3">
        <w:rPr>
          <w:rFonts w:hint="eastAsia"/>
          <w:sz w:val="24"/>
        </w:rPr>
        <w:t>控制和接收</w:t>
      </w:r>
      <w:r>
        <w:rPr>
          <w:rFonts w:hint="eastAsia"/>
          <w:sz w:val="24"/>
        </w:rPr>
        <w:t>实时</w:t>
      </w:r>
      <w:r w:rsidRPr="00D000E3">
        <w:rPr>
          <w:rFonts w:hint="eastAsia"/>
          <w:sz w:val="24"/>
        </w:rPr>
        <w:t>安防信息。</w:t>
      </w:r>
      <w:r w:rsidRPr="00802AA2">
        <w:rPr>
          <w:rFonts w:hint="eastAsia"/>
          <w:sz w:val="24"/>
        </w:rPr>
        <w:t>TTL</w:t>
      </w:r>
      <w:r w:rsidRPr="00D000E3">
        <w:rPr>
          <w:rFonts w:hint="eastAsia"/>
          <w:sz w:val="24"/>
        </w:rPr>
        <w:t>转</w:t>
      </w:r>
      <w:r w:rsidRPr="00CD6AF6">
        <w:rPr>
          <w:rFonts w:hint="eastAsia"/>
          <w:sz w:val="24"/>
        </w:rPr>
        <w:t>485</w:t>
      </w:r>
      <w:r w:rsidRPr="00D000E3">
        <w:rPr>
          <w:rFonts w:hint="eastAsia"/>
          <w:sz w:val="24"/>
        </w:rPr>
        <w:t>通讯模块也可以将太阳能发电的数据和太阳能工作状态回传到主控。实时显示太阳能发电的状态</w:t>
      </w:r>
      <w:r>
        <w:rPr>
          <w:rFonts w:hint="eastAsia"/>
          <w:sz w:val="24"/>
        </w:rPr>
        <w:t>。</w:t>
      </w:r>
      <w:r w:rsidR="003767DD">
        <w:rPr>
          <w:rFonts w:hint="eastAsia"/>
          <w:sz w:val="24"/>
        </w:rPr>
        <w:t>主控电路</w:t>
      </w:r>
      <w:r w:rsidR="00602C37">
        <w:rPr>
          <w:rFonts w:hint="eastAsia"/>
          <w:sz w:val="24"/>
        </w:rPr>
        <w:t>PCB</w:t>
      </w:r>
      <w:r w:rsidR="00602C37">
        <w:rPr>
          <w:rFonts w:hint="eastAsia"/>
          <w:sz w:val="24"/>
        </w:rPr>
        <w:t>板</w:t>
      </w:r>
      <w:r w:rsidR="00A077B2">
        <w:rPr>
          <w:rFonts w:hint="eastAsia"/>
          <w:sz w:val="24"/>
        </w:rPr>
        <w:t>实物如图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2</w:t>
      </w:r>
      <w:r w:rsidR="0031732C" w:rsidRPr="00607453">
        <w:rPr>
          <w:sz w:val="24"/>
        </w:rPr>
        <w:fldChar w:fldCharType="end"/>
      </w:r>
      <w:r w:rsidR="00A077B2">
        <w:rPr>
          <w:rFonts w:hint="eastAsia"/>
          <w:sz w:val="24"/>
        </w:rPr>
        <w:t>所示</w:t>
      </w:r>
      <w:r w:rsidR="0057073D">
        <w:rPr>
          <w:rFonts w:hint="eastAsia"/>
          <w:sz w:val="24"/>
        </w:rPr>
        <w:t>。</w:t>
      </w:r>
    </w:p>
    <w:p w14:paraId="0B201E3B" w14:textId="4D29FD86" w:rsidR="00A077B2" w:rsidRDefault="00681DC8" w:rsidP="006621DD">
      <w:pPr>
        <w:wordWrap w:val="0"/>
        <w:spacing w:line="360" w:lineRule="auto"/>
        <w:jc w:val="center"/>
        <w:rPr>
          <w:sz w:val="24"/>
        </w:rPr>
      </w:pPr>
      <w:r w:rsidRPr="00681DC8">
        <w:rPr>
          <w:noProof/>
          <w:sz w:val="24"/>
        </w:rPr>
        <w:drawing>
          <wp:inline distT="0" distB="0" distL="0" distR="0" wp14:anchorId="58CE8131" wp14:editId="0C2FE7B3">
            <wp:extent cx="3975100" cy="2698749"/>
            <wp:effectExtent l="0" t="0" r="6350" b="6985"/>
            <wp:docPr id="10122280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200" t="13692" r="9330" b="10740"/>
                    <a:stretch/>
                  </pic:blipFill>
                  <pic:spPr bwMode="auto">
                    <a:xfrm>
                      <a:off x="0" y="0"/>
                      <a:ext cx="3976505" cy="2699703"/>
                    </a:xfrm>
                    <a:prstGeom prst="rect">
                      <a:avLst/>
                    </a:prstGeom>
                    <a:noFill/>
                    <a:ln>
                      <a:noFill/>
                    </a:ln>
                    <a:extLst>
                      <a:ext uri="{53640926-AAD7-44D8-BBD7-CCE9431645EC}">
                        <a14:shadowObscured xmlns:a14="http://schemas.microsoft.com/office/drawing/2010/main"/>
                      </a:ext>
                    </a:extLst>
                  </pic:spPr>
                </pic:pic>
              </a:graphicData>
            </a:graphic>
          </wp:inline>
        </w:drawing>
      </w:r>
    </w:p>
    <w:p w14:paraId="62E68202" w14:textId="2D656D1F" w:rsidR="00D000E3" w:rsidRPr="00A077B2" w:rsidRDefault="00A077B2"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9614EE">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9614EE">
        <w:rPr>
          <w:rFonts w:ascii="Times New Roman" w:hAnsi="Times New Roman"/>
          <w:noProof/>
          <w:sz w:val="21"/>
          <w:szCs w:val="21"/>
        </w:rPr>
        <w:t>2</w:t>
      </w:r>
      <w:r w:rsidR="00A05C45">
        <w:rPr>
          <w:rFonts w:ascii="Times New Roman" w:hAnsi="Times New Roman"/>
          <w:sz w:val="21"/>
          <w:szCs w:val="21"/>
        </w:rPr>
        <w:fldChar w:fldCharType="end"/>
      </w:r>
      <w:r w:rsidR="003767DD">
        <w:rPr>
          <w:rFonts w:ascii="Times New Roman" w:hAnsi="Times New Roman" w:hint="eastAsia"/>
          <w:sz w:val="21"/>
          <w:szCs w:val="21"/>
        </w:rPr>
        <w:t>主控电路</w:t>
      </w:r>
      <w:r w:rsidR="00681DC8">
        <w:rPr>
          <w:rFonts w:ascii="Times New Roman" w:hAnsi="Times New Roman" w:hint="eastAsia"/>
          <w:sz w:val="21"/>
          <w:szCs w:val="21"/>
        </w:rPr>
        <w:t>PCB</w:t>
      </w:r>
      <w:r w:rsidR="00681DC8">
        <w:rPr>
          <w:rFonts w:ascii="Times New Roman" w:hAnsi="Times New Roman" w:hint="eastAsia"/>
          <w:sz w:val="21"/>
          <w:szCs w:val="21"/>
        </w:rPr>
        <w:t>板实物</w:t>
      </w:r>
      <w:r w:rsidRPr="004C6C42">
        <w:rPr>
          <w:rFonts w:ascii="Times New Roman" w:hAnsi="Times New Roman"/>
          <w:sz w:val="21"/>
          <w:szCs w:val="21"/>
        </w:rPr>
        <w:t>图</w:t>
      </w:r>
    </w:p>
    <w:p w14:paraId="0FF33846" w14:textId="5D2B92A2" w:rsidR="00537502" w:rsidRDefault="00537502" w:rsidP="006621DD">
      <w:pPr>
        <w:wordWrap w:val="0"/>
        <w:spacing w:line="360" w:lineRule="auto"/>
        <w:ind w:firstLineChars="200" w:firstLine="480"/>
        <w:rPr>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Pr>
          <w:rFonts w:hint="eastAsia"/>
          <w:sz w:val="24"/>
        </w:rPr>
        <w:t>为楼宇人员信息检测电路的原理图，</w:t>
      </w:r>
      <w:r w:rsidR="00D000E3" w:rsidRPr="00D000E3">
        <w:rPr>
          <w:rFonts w:hint="eastAsia"/>
          <w:sz w:val="24"/>
        </w:rPr>
        <w:t>其中较为重要的电路有：按键电路，指纹模块接口电路，</w:t>
      </w:r>
      <w:r w:rsidR="00D000E3" w:rsidRPr="00802AA2">
        <w:rPr>
          <w:rFonts w:hint="eastAsia"/>
          <w:sz w:val="24"/>
        </w:rPr>
        <w:t>RC</w:t>
      </w:r>
      <w:r w:rsidR="00D000E3" w:rsidRPr="00CD6AF6">
        <w:rPr>
          <w:rFonts w:hint="eastAsia"/>
          <w:sz w:val="24"/>
        </w:rPr>
        <w:t>522</w:t>
      </w:r>
      <w:r w:rsidR="00D000E3" w:rsidRPr="00D000E3">
        <w:rPr>
          <w:rFonts w:hint="eastAsia"/>
          <w:sz w:val="24"/>
        </w:rPr>
        <w:t>刷卡接口电路，以及人脸识别系统</w:t>
      </w:r>
      <w:r w:rsidR="00D000E3">
        <w:rPr>
          <w:rFonts w:hint="eastAsia"/>
          <w:sz w:val="24"/>
        </w:rPr>
        <w:t>。</w:t>
      </w:r>
    </w:p>
    <w:p w14:paraId="06236C50" w14:textId="587CF79E" w:rsidR="00EF2541" w:rsidRDefault="00112083" w:rsidP="006621DD">
      <w:pPr>
        <w:wordWrap w:val="0"/>
        <w:spacing w:line="360" w:lineRule="auto"/>
        <w:jc w:val="center"/>
        <w:rPr>
          <w:sz w:val="24"/>
        </w:rPr>
      </w:pPr>
      <w:r>
        <w:rPr>
          <w:noProof/>
          <w:sz w:val="24"/>
        </w:rPr>
        <w:lastRenderedPageBreak/>
        <w:drawing>
          <wp:inline distT="0" distB="0" distL="0" distR="0" wp14:anchorId="4D3450A0" wp14:editId="45695437">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595998036"/>
                    <pic:cNvPicPr/>
                  </pic:nvPicPr>
                  <pic:blipFill>
                    <a:blip r:embed="rId21"/>
                    <a:stretch>
                      <a:fillRect/>
                    </a:stretch>
                  </pic:blipFill>
                  <pic:spPr>
                    <a:xfrm>
                      <a:off x="0" y="0"/>
                      <a:ext cx="5760720" cy="4053205"/>
                    </a:xfrm>
                    <a:prstGeom prst="rect">
                      <a:avLst/>
                    </a:prstGeom>
                  </pic:spPr>
                </pic:pic>
              </a:graphicData>
            </a:graphic>
          </wp:inline>
        </w:drawing>
      </w:r>
    </w:p>
    <w:p w14:paraId="42333C25" w14:textId="2A6F1C0B" w:rsidR="00537502" w:rsidRPr="004C6C42" w:rsidRDefault="00EF2541"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9614EE">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9614EE">
        <w:rPr>
          <w:rFonts w:ascii="Times New Roman" w:hAnsi="Times New Roman"/>
          <w:noProof/>
          <w:sz w:val="21"/>
          <w:szCs w:val="21"/>
        </w:rPr>
        <w:t>3</w:t>
      </w:r>
      <w:r w:rsidR="00A05C45">
        <w:rPr>
          <w:rFonts w:ascii="Times New Roman" w:hAnsi="Times New Roman"/>
          <w:sz w:val="21"/>
          <w:szCs w:val="21"/>
        </w:rPr>
        <w:fldChar w:fldCharType="end"/>
      </w:r>
      <w:r w:rsidR="003A31DD" w:rsidRPr="004C6C42">
        <w:rPr>
          <w:rFonts w:ascii="Times New Roman" w:hAnsi="Times New Roman" w:hint="eastAsia"/>
          <w:sz w:val="21"/>
          <w:szCs w:val="21"/>
        </w:rPr>
        <w:t>楼宇人员信息检测</w:t>
      </w:r>
      <w:r w:rsidRPr="004C6C42">
        <w:rPr>
          <w:rFonts w:ascii="Times New Roman" w:hAnsi="Times New Roman"/>
          <w:sz w:val="21"/>
          <w:szCs w:val="21"/>
        </w:rPr>
        <w:t>原理图</w:t>
      </w:r>
    </w:p>
    <w:p w14:paraId="0361F41A" w14:textId="208941EA" w:rsidR="00D000E3" w:rsidRDefault="00D000E3" w:rsidP="006621DD">
      <w:pPr>
        <w:wordWrap w:val="0"/>
        <w:spacing w:line="360" w:lineRule="auto"/>
        <w:ind w:firstLineChars="200" w:firstLine="480"/>
        <w:rPr>
          <w:sz w:val="24"/>
        </w:rPr>
      </w:pPr>
      <w:r w:rsidRPr="00D000E3">
        <w:rPr>
          <w:rFonts w:hint="eastAsia"/>
          <w:sz w:val="24"/>
        </w:rPr>
        <w:t>本系统中</w:t>
      </w:r>
      <w:r w:rsidRPr="00802AA2">
        <w:rPr>
          <w:rFonts w:hint="eastAsia"/>
          <w:sz w:val="24"/>
        </w:rPr>
        <w:t>RC</w:t>
      </w:r>
      <w:r w:rsidRPr="00CD6AF6">
        <w:rPr>
          <w:rFonts w:hint="eastAsia"/>
          <w:sz w:val="24"/>
        </w:rPr>
        <w:t>522</w:t>
      </w:r>
      <w:r w:rsidRPr="00D000E3">
        <w:rPr>
          <w:rFonts w:hint="eastAsia"/>
          <w:sz w:val="24"/>
        </w:rPr>
        <w:t>刷卡接口电路与</w:t>
      </w:r>
      <w:r w:rsidRPr="00802AA2">
        <w:rPr>
          <w:rFonts w:hint="eastAsia"/>
          <w:sz w:val="24"/>
        </w:rPr>
        <w:t>RC</w:t>
      </w:r>
      <w:r w:rsidRPr="00CD6AF6">
        <w:rPr>
          <w:rFonts w:hint="eastAsia"/>
          <w:sz w:val="24"/>
        </w:rPr>
        <w:t>522</w:t>
      </w:r>
      <w:r w:rsidRPr="00D000E3">
        <w:rPr>
          <w:rFonts w:hint="eastAsia"/>
          <w:sz w:val="24"/>
        </w:rPr>
        <w:t xml:space="preserve"> </w:t>
      </w:r>
      <w:r w:rsidRPr="00802AA2">
        <w:rPr>
          <w:rFonts w:hint="eastAsia"/>
          <w:sz w:val="24"/>
        </w:rPr>
        <w:t>RFID</w:t>
      </w:r>
      <w:r>
        <w:rPr>
          <w:rFonts w:hint="eastAsia"/>
          <w:sz w:val="24"/>
        </w:rPr>
        <w:t>检测模块连接，指纹模块</w:t>
      </w:r>
      <w:r w:rsidRPr="00D000E3">
        <w:rPr>
          <w:rFonts w:hint="eastAsia"/>
          <w:sz w:val="24"/>
        </w:rPr>
        <w:t>接口电路与指纹检测模块连接。</w:t>
      </w:r>
      <w:r w:rsidRPr="00802AA2">
        <w:rPr>
          <w:rFonts w:hint="eastAsia"/>
          <w:sz w:val="24"/>
        </w:rPr>
        <w:t>MCU</w:t>
      </w:r>
      <w:r w:rsidRPr="00D000E3">
        <w:rPr>
          <w:rFonts w:hint="eastAsia"/>
          <w:sz w:val="24"/>
        </w:rPr>
        <w:t>直接与</w:t>
      </w:r>
      <w:r>
        <w:rPr>
          <w:rFonts w:hint="eastAsia"/>
          <w:sz w:val="24"/>
        </w:rPr>
        <w:t>人脸识别系统连接。进入楼宇的人员可以通过按键调用指纹和人脸识别，</w:t>
      </w:r>
      <w:r w:rsidRPr="00802AA2">
        <w:rPr>
          <w:rFonts w:hint="eastAsia"/>
          <w:sz w:val="24"/>
        </w:rPr>
        <w:t>O</w:t>
      </w:r>
      <w:r w:rsidRPr="00802AA2">
        <w:rPr>
          <w:sz w:val="24"/>
        </w:rPr>
        <w:t>LED</w:t>
      </w:r>
      <w:r>
        <w:rPr>
          <w:rFonts w:hint="eastAsia"/>
          <w:sz w:val="24"/>
        </w:rPr>
        <w:t>也会显示操作菜单信息。</w:t>
      </w:r>
      <w:r w:rsidRPr="00D000E3">
        <w:rPr>
          <w:rFonts w:hint="eastAsia"/>
          <w:sz w:val="24"/>
        </w:rPr>
        <w:t>同时，数据信息会通过</w:t>
      </w:r>
      <w:r w:rsidRPr="00802AA2">
        <w:rPr>
          <w:rFonts w:hint="eastAsia"/>
          <w:sz w:val="24"/>
        </w:rPr>
        <w:t>APP</w:t>
      </w:r>
      <w:r w:rsidRPr="00D000E3">
        <w:rPr>
          <w:rFonts w:hint="eastAsia"/>
          <w:sz w:val="24"/>
        </w:rPr>
        <w:t>和</w:t>
      </w:r>
      <w:r w:rsidRPr="00802AA2">
        <w:rPr>
          <w:rFonts w:hint="eastAsia"/>
          <w:sz w:val="24"/>
        </w:rPr>
        <w:t>SIGN</w:t>
      </w:r>
      <w:r w:rsidRPr="00D000E3">
        <w:rPr>
          <w:rFonts w:hint="eastAsia"/>
          <w:sz w:val="24"/>
        </w:rPr>
        <w:t>传输到主控部分的</w:t>
      </w:r>
      <w:r w:rsidRPr="00802AA2">
        <w:rPr>
          <w:rFonts w:hint="eastAsia"/>
          <w:sz w:val="24"/>
        </w:rPr>
        <w:t>ESP</w:t>
      </w:r>
      <w:r w:rsidRPr="00CD6AF6">
        <w:rPr>
          <w:rFonts w:hint="eastAsia"/>
          <w:sz w:val="24"/>
        </w:rPr>
        <w:t>8266</w:t>
      </w:r>
      <w:r w:rsidRPr="00D000E3">
        <w:rPr>
          <w:rFonts w:hint="eastAsia"/>
          <w:sz w:val="24"/>
        </w:rPr>
        <w:t>，实时在手机端显示楼宇出入人员情况</w:t>
      </w:r>
      <w:r w:rsidR="0095077B">
        <w:rPr>
          <w:rFonts w:hint="eastAsia"/>
          <w:sz w:val="24"/>
        </w:rPr>
        <w:t>，</w:t>
      </w:r>
      <w:r w:rsidR="001C228D">
        <w:rPr>
          <w:rFonts w:hint="eastAsia"/>
          <w:sz w:val="24"/>
        </w:rPr>
        <w:t>该部分</w:t>
      </w:r>
      <w:r w:rsidR="0095077B">
        <w:rPr>
          <w:rFonts w:hint="eastAsia"/>
          <w:sz w:val="24"/>
        </w:rPr>
        <w:t>PCB</w:t>
      </w:r>
      <w:r w:rsidR="0095077B">
        <w:rPr>
          <w:rFonts w:hint="eastAsia"/>
          <w:sz w:val="24"/>
        </w:rPr>
        <w:t>实物图如图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4</w:t>
      </w:r>
      <w:r w:rsidR="0031732C" w:rsidRPr="00607453">
        <w:rPr>
          <w:sz w:val="24"/>
        </w:rPr>
        <w:fldChar w:fldCharType="end"/>
      </w:r>
      <w:r w:rsidR="0095077B">
        <w:rPr>
          <w:rFonts w:hint="eastAsia"/>
          <w:sz w:val="24"/>
        </w:rPr>
        <w:t>所示。</w:t>
      </w:r>
      <w:r w:rsidR="00517AD6">
        <w:rPr>
          <w:rFonts w:hint="eastAsia"/>
          <w:sz w:val="24"/>
        </w:rPr>
        <w:t>其中</w:t>
      </w:r>
      <w:r w:rsidR="00517AD6">
        <w:rPr>
          <w:rFonts w:hint="eastAsia"/>
          <w:sz w:val="24"/>
        </w:rPr>
        <w:t>H20</w:t>
      </w:r>
      <w:r w:rsidR="00517AD6">
        <w:rPr>
          <w:rFonts w:hint="eastAsia"/>
          <w:sz w:val="24"/>
        </w:rPr>
        <w:t>连接</w:t>
      </w:r>
      <w:r w:rsidR="00517AD6">
        <w:rPr>
          <w:rFonts w:hint="eastAsia"/>
          <w:sz w:val="24"/>
        </w:rPr>
        <w:t>RC522</w:t>
      </w:r>
      <w:r w:rsidR="00517AD6">
        <w:rPr>
          <w:rFonts w:hint="eastAsia"/>
          <w:sz w:val="24"/>
        </w:rPr>
        <w:t>刷卡电路，</w:t>
      </w:r>
      <w:r w:rsidR="00517AD6">
        <w:rPr>
          <w:rFonts w:hint="eastAsia"/>
          <w:sz w:val="24"/>
        </w:rPr>
        <w:t>H19</w:t>
      </w:r>
      <w:r w:rsidR="00517AD6">
        <w:rPr>
          <w:rFonts w:hint="eastAsia"/>
          <w:sz w:val="24"/>
        </w:rPr>
        <w:t>连接</w:t>
      </w:r>
      <w:r w:rsidR="00517AD6">
        <w:rPr>
          <w:rFonts w:hint="eastAsia"/>
          <w:sz w:val="24"/>
        </w:rPr>
        <w:t>AS608</w:t>
      </w:r>
      <w:r w:rsidR="00517AD6">
        <w:rPr>
          <w:rFonts w:hint="eastAsia"/>
          <w:sz w:val="24"/>
        </w:rPr>
        <w:t>指纹模块，</w:t>
      </w:r>
      <w:r w:rsidR="00517AD6">
        <w:rPr>
          <w:rFonts w:hint="eastAsia"/>
          <w:sz w:val="24"/>
        </w:rPr>
        <w:t>J1</w:t>
      </w:r>
      <w:r w:rsidR="00517AD6">
        <w:rPr>
          <w:rFonts w:hint="eastAsia"/>
          <w:sz w:val="24"/>
        </w:rPr>
        <w:t>连接舵机模块，</w:t>
      </w:r>
      <w:r w:rsidR="00517AD6">
        <w:rPr>
          <w:rFonts w:hint="eastAsia"/>
          <w:sz w:val="24"/>
        </w:rPr>
        <w:t>CV APP SIGN</w:t>
      </w:r>
      <w:r w:rsidR="00CF2C65">
        <w:rPr>
          <w:rFonts w:hint="eastAsia"/>
          <w:sz w:val="24"/>
        </w:rPr>
        <w:t>连接</w:t>
      </w:r>
      <w:r w:rsidR="00CF2C65">
        <w:rPr>
          <w:rFonts w:hint="eastAsia"/>
          <w:sz w:val="24"/>
        </w:rPr>
        <w:t>ESP8266</w:t>
      </w:r>
      <w:r w:rsidR="00CF2C65">
        <w:rPr>
          <w:rFonts w:hint="eastAsia"/>
          <w:sz w:val="24"/>
        </w:rPr>
        <w:t>用于云端控制。</w:t>
      </w:r>
    </w:p>
    <w:p w14:paraId="0F7869AF" w14:textId="4EA79E26" w:rsidR="003767DD" w:rsidRDefault="007E5D17" w:rsidP="006621DD">
      <w:pPr>
        <w:wordWrap w:val="0"/>
        <w:spacing w:line="360" w:lineRule="auto"/>
        <w:jc w:val="center"/>
        <w:rPr>
          <w:sz w:val="24"/>
        </w:rPr>
      </w:pPr>
      <w:r w:rsidRPr="007E5D17">
        <w:rPr>
          <w:noProof/>
          <w:sz w:val="24"/>
        </w:rPr>
        <w:lastRenderedPageBreak/>
        <w:drawing>
          <wp:inline distT="0" distB="0" distL="0" distR="0" wp14:anchorId="437FEFE6" wp14:editId="7C10F9DE">
            <wp:extent cx="2094931" cy="2441773"/>
            <wp:effectExtent l="0" t="0" r="635" b="0"/>
            <wp:docPr id="46148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4175" t="18883" r="6538" b="11869"/>
                    <a:stretch/>
                  </pic:blipFill>
                  <pic:spPr bwMode="auto">
                    <a:xfrm>
                      <a:off x="0" y="0"/>
                      <a:ext cx="2123083" cy="2474586"/>
                    </a:xfrm>
                    <a:prstGeom prst="rect">
                      <a:avLst/>
                    </a:prstGeom>
                    <a:noFill/>
                    <a:ln>
                      <a:noFill/>
                    </a:ln>
                    <a:extLst>
                      <a:ext uri="{53640926-AAD7-44D8-BBD7-CCE9431645EC}">
                        <a14:shadowObscured xmlns:a14="http://schemas.microsoft.com/office/drawing/2010/main"/>
                      </a:ext>
                    </a:extLst>
                  </pic:spPr>
                </pic:pic>
              </a:graphicData>
            </a:graphic>
          </wp:inline>
        </w:drawing>
      </w:r>
    </w:p>
    <w:p w14:paraId="0C18ABE4" w14:textId="5E9C19E1" w:rsidR="003767DD" w:rsidRPr="003767DD" w:rsidRDefault="003767DD"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9614EE">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9614EE">
        <w:rPr>
          <w:rFonts w:ascii="Times New Roman" w:hAnsi="Times New Roman"/>
          <w:noProof/>
          <w:sz w:val="21"/>
          <w:szCs w:val="21"/>
        </w:rPr>
        <w:t>4</w:t>
      </w:r>
      <w:r w:rsidR="00A05C45">
        <w:rPr>
          <w:rFonts w:ascii="Times New Roman" w:hAnsi="Times New Roman"/>
          <w:sz w:val="21"/>
          <w:szCs w:val="21"/>
        </w:rPr>
        <w:fldChar w:fldCharType="end"/>
      </w:r>
      <w:r w:rsidRPr="004C6C42">
        <w:rPr>
          <w:rFonts w:ascii="Times New Roman" w:hAnsi="Times New Roman" w:hint="eastAsia"/>
          <w:sz w:val="21"/>
          <w:szCs w:val="21"/>
        </w:rPr>
        <w:t>楼宇人员信息检测</w:t>
      </w:r>
      <w:r w:rsidR="001C228D">
        <w:rPr>
          <w:rFonts w:ascii="Times New Roman" w:hAnsi="Times New Roman" w:hint="eastAsia"/>
          <w:sz w:val="21"/>
          <w:szCs w:val="21"/>
        </w:rPr>
        <w:t>实物</w:t>
      </w:r>
      <w:r w:rsidR="001C228D">
        <w:rPr>
          <w:rFonts w:ascii="Times New Roman" w:hAnsi="Times New Roman" w:hint="eastAsia"/>
          <w:sz w:val="21"/>
          <w:szCs w:val="21"/>
        </w:rPr>
        <w:t>PCB</w:t>
      </w:r>
      <w:r w:rsidRPr="004C6C42">
        <w:rPr>
          <w:rFonts w:ascii="Times New Roman" w:hAnsi="Times New Roman"/>
          <w:sz w:val="21"/>
          <w:szCs w:val="21"/>
        </w:rPr>
        <w:t>图</w:t>
      </w:r>
    </w:p>
    <w:p w14:paraId="37A4E4DD" w14:textId="4F7D6309" w:rsidR="00537502" w:rsidRPr="00316073" w:rsidRDefault="00537502" w:rsidP="006621DD">
      <w:pPr>
        <w:wordWrap w:val="0"/>
        <w:spacing w:line="360" w:lineRule="auto"/>
        <w:ind w:firstLineChars="200" w:firstLine="480"/>
        <w:rPr>
          <w:b/>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5</w:t>
      </w:r>
      <w:r w:rsidR="0031732C" w:rsidRPr="00607453">
        <w:rPr>
          <w:sz w:val="24"/>
        </w:rPr>
        <w:fldChar w:fldCharType="end"/>
      </w:r>
      <w:r>
        <w:rPr>
          <w:rFonts w:hint="eastAsia"/>
          <w:sz w:val="24"/>
        </w:rPr>
        <w:t>是太阳能逆变的电路原理图。</w:t>
      </w:r>
      <w:r w:rsidR="00316073" w:rsidRPr="00316073">
        <w:rPr>
          <w:rFonts w:hint="eastAsia"/>
          <w:sz w:val="24"/>
        </w:rPr>
        <w:t>其中最重要的电路为晶闸管有源逆变电路</w:t>
      </w:r>
      <w:r w:rsidR="00A71AC5">
        <w:rPr>
          <w:rFonts w:hint="eastAsia"/>
          <w:sz w:val="24"/>
        </w:rPr>
        <w:t>、</w:t>
      </w:r>
      <w:r w:rsidR="00A71AC5" w:rsidRPr="00802AA2">
        <w:rPr>
          <w:rFonts w:hint="eastAsia"/>
          <w:sz w:val="24"/>
        </w:rPr>
        <w:t>T</w:t>
      </w:r>
      <w:r w:rsidR="00A71AC5" w:rsidRPr="00802AA2">
        <w:rPr>
          <w:sz w:val="24"/>
        </w:rPr>
        <w:t>TL</w:t>
      </w:r>
      <w:r w:rsidR="00A71AC5">
        <w:rPr>
          <w:rFonts w:hint="eastAsia"/>
          <w:sz w:val="24"/>
        </w:rPr>
        <w:t>转</w:t>
      </w:r>
      <w:r w:rsidR="00A71AC5" w:rsidRPr="00802AA2">
        <w:rPr>
          <w:rFonts w:hint="eastAsia"/>
          <w:sz w:val="24"/>
        </w:rPr>
        <w:t>R</w:t>
      </w:r>
      <w:r w:rsidR="00A71AC5" w:rsidRPr="00802AA2">
        <w:rPr>
          <w:sz w:val="24"/>
        </w:rPr>
        <w:t>S</w:t>
      </w:r>
      <w:r w:rsidR="00A71AC5" w:rsidRPr="00CD6AF6">
        <w:rPr>
          <w:sz w:val="24"/>
        </w:rPr>
        <w:t>485</w:t>
      </w:r>
      <w:r w:rsidR="00A71AC5">
        <w:rPr>
          <w:rFonts w:hint="eastAsia"/>
          <w:sz w:val="24"/>
        </w:rPr>
        <w:t>通讯电路</w:t>
      </w:r>
      <w:r w:rsidR="00316073" w:rsidRPr="00316073">
        <w:rPr>
          <w:rFonts w:hint="eastAsia"/>
          <w:sz w:val="24"/>
        </w:rPr>
        <w:t>。</w:t>
      </w:r>
    </w:p>
    <w:p w14:paraId="109FF69B" w14:textId="2F373C7D" w:rsidR="00FC6D0C" w:rsidRDefault="00631291" w:rsidP="006621DD">
      <w:pPr>
        <w:wordWrap w:val="0"/>
        <w:spacing w:line="360" w:lineRule="auto"/>
        <w:jc w:val="center"/>
        <w:rPr>
          <w:sz w:val="24"/>
        </w:rPr>
      </w:pPr>
      <w:r>
        <w:rPr>
          <w:noProof/>
          <w:sz w:val="24"/>
        </w:rPr>
        <w:drawing>
          <wp:inline distT="0" distB="0" distL="0" distR="0" wp14:anchorId="48C8D410" wp14:editId="1EBA9D43">
            <wp:extent cx="5492499" cy="3757930"/>
            <wp:effectExtent l="0" t="0" r="0" b="0"/>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1877137564"/>
                    <pic:cNvPicPr/>
                  </pic:nvPicPr>
                  <pic:blipFill>
                    <a:blip r:embed="rId23"/>
                    <a:stretch>
                      <a:fillRect/>
                    </a:stretch>
                  </pic:blipFill>
                  <pic:spPr>
                    <a:xfrm>
                      <a:off x="0" y="0"/>
                      <a:ext cx="5501295" cy="3763948"/>
                    </a:xfrm>
                    <a:prstGeom prst="rect">
                      <a:avLst/>
                    </a:prstGeom>
                  </pic:spPr>
                </pic:pic>
              </a:graphicData>
            </a:graphic>
          </wp:inline>
        </w:drawing>
      </w:r>
    </w:p>
    <w:p w14:paraId="4F6E716D" w14:textId="376B37DD" w:rsidR="00991E24" w:rsidRPr="004C6C42" w:rsidRDefault="00FC6D0C"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9614EE">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9614EE">
        <w:rPr>
          <w:rFonts w:ascii="Times New Roman" w:hAnsi="Times New Roman"/>
          <w:noProof/>
          <w:sz w:val="21"/>
          <w:szCs w:val="21"/>
        </w:rPr>
        <w:t>5</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Pr="004C6C42">
        <w:rPr>
          <w:rFonts w:ascii="Times New Roman" w:hAnsi="Times New Roman"/>
          <w:sz w:val="21"/>
          <w:szCs w:val="21"/>
        </w:rPr>
        <w:t>原理图</w:t>
      </w:r>
    </w:p>
    <w:p w14:paraId="00B8BCDD" w14:textId="1EA9A55E" w:rsidR="00C511F8" w:rsidRDefault="00AF702B" w:rsidP="006621DD">
      <w:pPr>
        <w:wordWrap w:val="0"/>
        <w:spacing w:line="360" w:lineRule="auto"/>
        <w:ind w:firstLineChars="200" w:firstLine="480"/>
        <w:rPr>
          <w:sz w:val="24"/>
        </w:rPr>
      </w:pPr>
      <w:r>
        <w:rPr>
          <w:rFonts w:hint="eastAsia"/>
          <w:sz w:val="24"/>
        </w:rPr>
        <w:t>本</w:t>
      </w:r>
      <w:r w:rsidR="00AD2209" w:rsidRPr="00AD2209">
        <w:rPr>
          <w:rFonts w:hint="eastAsia"/>
          <w:sz w:val="24"/>
        </w:rPr>
        <w:t>逆变电路采用了晶</w:t>
      </w:r>
      <w:r w:rsidR="00AD2209">
        <w:rPr>
          <w:rFonts w:hint="eastAsia"/>
          <w:sz w:val="24"/>
        </w:rPr>
        <w:t>闸管有源逆变，并且使用了光耦隔离，使晶闸管与单片机隔离开来。电能</w:t>
      </w:r>
      <w:r w:rsidR="00AD2209" w:rsidRPr="00AD2209">
        <w:rPr>
          <w:rFonts w:hint="eastAsia"/>
          <w:sz w:val="24"/>
        </w:rPr>
        <w:t>质量检测部</w:t>
      </w:r>
      <w:r w:rsidR="00AD2209" w:rsidRPr="00AD2209">
        <w:rPr>
          <w:rFonts w:hint="eastAsia"/>
          <w:sz w:val="24"/>
        </w:rPr>
        <w:lastRenderedPageBreak/>
        <w:t>分也会实时检测逆变的电能质量并计算出电流电压和发电量</w:t>
      </w:r>
      <w:r w:rsidR="00AD2209">
        <w:rPr>
          <w:rFonts w:hint="eastAsia"/>
          <w:sz w:val="24"/>
        </w:rPr>
        <w:t>，并</w:t>
      </w:r>
      <w:r w:rsidR="00AD2209" w:rsidRPr="00AD2209">
        <w:rPr>
          <w:rFonts w:hint="eastAsia"/>
          <w:sz w:val="24"/>
        </w:rPr>
        <w:t>通过</w:t>
      </w:r>
      <w:r w:rsidR="00AD2209" w:rsidRPr="00802AA2">
        <w:rPr>
          <w:rFonts w:hint="eastAsia"/>
          <w:sz w:val="24"/>
        </w:rPr>
        <w:t>RS</w:t>
      </w:r>
      <w:r w:rsidR="00AD2209" w:rsidRPr="00CD6AF6">
        <w:rPr>
          <w:rFonts w:hint="eastAsia"/>
          <w:sz w:val="24"/>
        </w:rPr>
        <w:t>485</w:t>
      </w:r>
      <w:r w:rsidR="00AD2209">
        <w:rPr>
          <w:rFonts w:hint="eastAsia"/>
          <w:sz w:val="24"/>
        </w:rPr>
        <w:t>通讯模块电路将数据发送到楼宇主控。</w:t>
      </w:r>
      <w:r w:rsidR="00F761CD">
        <w:rPr>
          <w:rFonts w:hint="eastAsia"/>
          <w:sz w:val="24"/>
        </w:rPr>
        <w:t>PCB</w:t>
      </w:r>
      <w:r w:rsidR="00F761CD">
        <w:rPr>
          <w:rFonts w:hint="eastAsia"/>
          <w:sz w:val="24"/>
        </w:rPr>
        <w:t>板如图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6</w:t>
      </w:r>
      <w:r w:rsidR="0031732C" w:rsidRPr="00607453">
        <w:rPr>
          <w:sz w:val="24"/>
        </w:rPr>
        <w:fldChar w:fldCharType="end"/>
      </w:r>
      <w:r w:rsidR="00E546F8">
        <w:rPr>
          <w:rFonts w:hint="eastAsia"/>
          <w:sz w:val="24"/>
        </w:rPr>
        <w:t>所示。</w:t>
      </w:r>
      <w:r w:rsidR="00360BCF">
        <w:rPr>
          <w:rFonts w:hint="eastAsia"/>
          <w:sz w:val="24"/>
        </w:rPr>
        <w:t>其中</w:t>
      </w:r>
      <w:r w:rsidR="00456518">
        <w:rPr>
          <w:rFonts w:hint="eastAsia"/>
          <w:sz w:val="24"/>
        </w:rPr>
        <w:t>板上的正极和负极连接太阳能电池板的负极和正极，火线和零线连接国家电网电路。</w:t>
      </w:r>
      <w:r w:rsidR="00F10384">
        <w:rPr>
          <w:rFonts w:hint="eastAsia"/>
          <w:sz w:val="24"/>
        </w:rPr>
        <w:t>TXD1</w:t>
      </w:r>
      <w:r w:rsidR="00F10384">
        <w:rPr>
          <w:rFonts w:hint="eastAsia"/>
          <w:sz w:val="24"/>
        </w:rPr>
        <w:t>连接</w:t>
      </w:r>
      <w:r w:rsidR="00F10384">
        <w:rPr>
          <w:rFonts w:hint="eastAsia"/>
          <w:sz w:val="24"/>
        </w:rPr>
        <w:t>HLW8032</w:t>
      </w:r>
      <w:r w:rsidR="00F10384">
        <w:rPr>
          <w:rFonts w:hint="eastAsia"/>
          <w:sz w:val="24"/>
        </w:rPr>
        <w:t>电能质量模块，</w:t>
      </w:r>
      <w:r w:rsidR="00B77E7E">
        <w:rPr>
          <w:rFonts w:hint="eastAsia"/>
          <w:sz w:val="24"/>
        </w:rPr>
        <w:t>J2</w:t>
      </w:r>
      <w:r w:rsidR="00B77E7E">
        <w:rPr>
          <w:rFonts w:hint="eastAsia"/>
          <w:sz w:val="24"/>
        </w:rPr>
        <w:t>连接</w:t>
      </w:r>
      <w:r w:rsidR="00B77E7E">
        <w:rPr>
          <w:rFonts w:hint="eastAsia"/>
          <w:sz w:val="24"/>
        </w:rPr>
        <w:t>RS485</w:t>
      </w:r>
      <w:r w:rsidR="00B77E7E">
        <w:rPr>
          <w:rFonts w:hint="eastAsia"/>
          <w:sz w:val="24"/>
        </w:rPr>
        <w:t>模块，</w:t>
      </w:r>
      <w:r w:rsidR="00B77E7E">
        <w:rPr>
          <w:rFonts w:hint="eastAsia"/>
          <w:sz w:val="24"/>
        </w:rPr>
        <w:t>U2</w:t>
      </w:r>
      <w:r w:rsidR="00B77E7E">
        <w:rPr>
          <w:rFonts w:hint="eastAsia"/>
          <w:sz w:val="24"/>
        </w:rPr>
        <w:t>供给系统工作电压</w:t>
      </w:r>
      <w:r w:rsidR="006E21D4">
        <w:rPr>
          <w:rFonts w:hint="eastAsia"/>
          <w:sz w:val="24"/>
        </w:rPr>
        <w:t>，与楼宇核心板采用同一路供电</w:t>
      </w:r>
      <w:r w:rsidR="00CF2C65">
        <w:rPr>
          <w:rFonts w:hint="eastAsia"/>
          <w:sz w:val="24"/>
        </w:rPr>
        <w:t>。</w:t>
      </w:r>
    </w:p>
    <w:p w14:paraId="2AA50C11" w14:textId="48CE2C01" w:rsidR="00E546F8" w:rsidRDefault="000064F6" w:rsidP="006621DD">
      <w:pPr>
        <w:wordWrap w:val="0"/>
        <w:spacing w:line="360" w:lineRule="auto"/>
        <w:jc w:val="center"/>
        <w:rPr>
          <w:sz w:val="24"/>
        </w:rPr>
      </w:pPr>
      <w:r>
        <w:rPr>
          <w:noProof/>
          <w:sz w:val="24"/>
        </w:rPr>
        <w:drawing>
          <wp:inline distT="0" distB="0" distL="0" distR="0" wp14:anchorId="287AF769" wp14:editId="007F498A">
            <wp:extent cx="5760720" cy="3118485"/>
            <wp:effectExtent l="0" t="0" r="0" b="5715"/>
            <wp:docPr id="15947814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1424" name="图片 1594781424"/>
                    <pic:cNvPicPr/>
                  </pic:nvPicPr>
                  <pic:blipFill>
                    <a:blip r:embed="rId24"/>
                    <a:stretch>
                      <a:fillRect/>
                    </a:stretch>
                  </pic:blipFill>
                  <pic:spPr>
                    <a:xfrm>
                      <a:off x="0" y="0"/>
                      <a:ext cx="5760720" cy="3118485"/>
                    </a:xfrm>
                    <a:prstGeom prst="rect">
                      <a:avLst/>
                    </a:prstGeom>
                  </pic:spPr>
                </pic:pic>
              </a:graphicData>
            </a:graphic>
          </wp:inline>
        </w:drawing>
      </w:r>
    </w:p>
    <w:p w14:paraId="35B6786D" w14:textId="6FC638CC" w:rsidR="00E546F8" w:rsidRPr="00CF2C65" w:rsidRDefault="00E546F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9614EE">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9614EE">
        <w:rPr>
          <w:rFonts w:ascii="Times New Roman" w:hAnsi="Times New Roman"/>
          <w:noProof/>
          <w:sz w:val="21"/>
          <w:szCs w:val="21"/>
        </w:rPr>
        <w:t>6</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000064F6">
        <w:rPr>
          <w:rFonts w:ascii="Times New Roman" w:hAnsi="Times New Roman" w:hint="eastAsia"/>
          <w:sz w:val="21"/>
          <w:szCs w:val="21"/>
        </w:rPr>
        <w:t>板实物图</w:t>
      </w:r>
    </w:p>
    <w:p w14:paraId="4A322554" w14:textId="5B0C5B0B" w:rsidR="00C511F8" w:rsidRDefault="00AF702B" w:rsidP="006621DD">
      <w:pPr>
        <w:wordWrap w:val="0"/>
        <w:spacing w:beforeLines="50" w:before="156" w:afterLines="50" w:after="156" w:line="360" w:lineRule="auto"/>
        <w:outlineLvl w:val="1"/>
        <w:rPr>
          <w:rFonts w:eastAsia="黑体"/>
          <w:sz w:val="24"/>
        </w:rPr>
      </w:pPr>
      <w:bookmarkStart w:id="54" w:name="_Toc71660327"/>
      <w:bookmarkStart w:id="55" w:name="_Toc70791173"/>
      <w:bookmarkStart w:id="56" w:name="_Toc70791435"/>
      <w:bookmarkStart w:id="57" w:name="_Toc70791697"/>
      <w:bookmarkStart w:id="58" w:name="_Toc197360087"/>
      <w:r w:rsidRPr="00CD6AF6">
        <w:rPr>
          <w:rFonts w:eastAsia="黑体" w:hint="eastAsia"/>
          <w:sz w:val="28"/>
          <w:szCs w:val="28"/>
        </w:rPr>
        <w:t>3</w:t>
      </w:r>
      <w:r>
        <w:rPr>
          <w:rFonts w:eastAsia="黑体" w:hint="eastAsia"/>
          <w:sz w:val="28"/>
          <w:szCs w:val="28"/>
        </w:rPr>
        <w:t>.</w:t>
      </w:r>
      <w:r w:rsidRPr="00CD6AF6">
        <w:rPr>
          <w:rFonts w:eastAsia="黑体" w:hint="eastAsia"/>
          <w:sz w:val="28"/>
          <w:szCs w:val="28"/>
        </w:rPr>
        <w:t>2</w:t>
      </w:r>
      <w:bookmarkEnd w:id="54"/>
      <w:bookmarkEnd w:id="55"/>
      <w:bookmarkEnd w:id="56"/>
      <w:bookmarkEnd w:id="57"/>
      <w:r>
        <w:rPr>
          <w:rFonts w:eastAsia="黑体" w:hint="eastAsia"/>
          <w:sz w:val="28"/>
          <w:szCs w:val="28"/>
        </w:rPr>
        <w:t xml:space="preserve">　</w:t>
      </w:r>
      <w:r w:rsidRPr="00802AA2">
        <w:rPr>
          <w:rFonts w:eastAsia="黑体" w:hint="eastAsia"/>
          <w:sz w:val="28"/>
          <w:szCs w:val="28"/>
        </w:rPr>
        <w:t>STM</w:t>
      </w:r>
      <w:r w:rsidRPr="00CD6AF6">
        <w:rPr>
          <w:rFonts w:eastAsia="黑体" w:hint="eastAsia"/>
          <w:sz w:val="28"/>
          <w:szCs w:val="28"/>
        </w:rPr>
        <w:t>32</w:t>
      </w:r>
      <w:r>
        <w:rPr>
          <w:rFonts w:eastAsia="黑体" w:hint="eastAsia"/>
          <w:sz w:val="28"/>
          <w:szCs w:val="28"/>
        </w:rPr>
        <w:t>控制器</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58"/>
    </w:p>
    <w:p w14:paraId="00CEE675" w14:textId="7B2B2414" w:rsidR="00C511F8" w:rsidRDefault="00AF702B" w:rsidP="006621DD">
      <w:pPr>
        <w:wordWrap w:val="0"/>
        <w:spacing w:line="360" w:lineRule="auto"/>
        <w:ind w:firstLineChars="200" w:firstLine="480"/>
        <w:rPr>
          <w:color w:val="000000"/>
          <w:sz w:val="24"/>
        </w:rPr>
      </w:pPr>
      <w:r>
        <w:rPr>
          <w:rFonts w:hint="eastAsia"/>
          <w:color w:val="000000"/>
          <w:sz w:val="24"/>
        </w:rPr>
        <w:t>本设</w:t>
      </w:r>
      <w:r w:rsidR="006B0254" w:rsidRPr="006B0254">
        <w:rPr>
          <w:color w:val="000000"/>
          <w:sz w:val="24"/>
        </w:rPr>
        <w:t>计采用</w:t>
      </w:r>
      <w:r w:rsidR="006B0254" w:rsidRPr="00802AA2">
        <w:rPr>
          <w:color w:val="000000"/>
          <w:sz w:val="24"/>
        </w:rPr>
        <w:t>STM</w:t>
      </w:r>
      <w:r w:rsidR="006B0254" w:rsidRPr="00CD6AF6">
        <w:rPr>
          <w:color w:val="000000"/>
          <w:sz w:val="24"/>
        </w:rPr>
        <w:t>32</w:t>
      </w:r>
      <w:r w:rsidR="006B0254" w:rsidRPr="00802AA2">
        <w:rPr>
          <w:color w:val="000000"/>
          <w:sz w:val="24"/>
        </w:rPr>
        <w:t>F</w:t>
      </w:r>
      <w:r w:rsidR="006B0254" w:rsidRPr="00CD6AF6">
        <w:rPr>
          <w:color w:val="000000"/>
          <w:sz w:val="24"/>
        </w:rPr>
        <w:t>103</w:t>
      </w:r>
      <w:r w:rsidR="006B0254" w:rsidRPr="00802AA2">
        <w:rPr>
          <w:color w:val="000000"/>
          <w:sz w:val="24"/>
        </w:rPr>
        <w:t>VCT</w:t>
      </w:r>
      <w:r w:rsidR="006B0254" w:rsidRPr="00CD6AF6">
        <w:rPr>
          <w:color w:val="000000"/>
          <w:sz w:val="24"/>
        </w:rPr>
        <w:t>6</w:t>
      </w:r>
      <w:r w:rsidR="006B0254" w:rsidRPr="006B0254">
        <w:rPr>
          <w:color w:val="000000"/>
          <w:sz w:val="24"/>
        </w:rPr>
        <w:t>单片机作为核心控制器，其特点包括</w:t>
      </w:r>
      <w:r w:rsidR="006B0254" w:rsidRPr="00802AA2">
        <w:rPr>
          <w:color w:val="000000"/>
          <w:sz w:val="24"/>
        </w:rPr>
        <w:t>ARM</w:t>
      </w:r>
      <w:r w:rsidR="006B0254" w:rsidRPr="006B0254">
        <w:rPr>
          <w:color w:val="000000"/>
          <w:sz w:val="24"/>
        </w:rPr>
        <w:t xml:space="preserve"> </w:t>
      </w:r>
      <w:r w:rsidR="006B0254" w:rsidRPr="00802AA2">
        <w:rPr>
          <w:color w:val="000000"/>
          <w:sz w:val="24"/>
        </w:rPr>
        <w:t>Cortex</w:t>
      </w:r>
      <w:r w:rsidR="006B0254" w:rsidRPr="006B0254">
        <w:rPr>
          <w:color w:val="000000"/>
          <w:sz w:val="24"/>
        </w:rPr>
        <w:t>-</w:t>
      </w:r>
      <w:r w:rsidR="006B0254" w:rsidRPr="00802AA2">
        <w:rPr>
          <w:color w:val="000000"/>
          <w:sz w:val="24"/>
        </w:rPr>
        <w:t>M</w:t>
      </w:r>
      <w:r w:rsidR="006B0254" w:rsidRPr="00CD6AF6">
        <w:rPr>
          <w:color w:val="000000"/>
          <w:sz w:val="24"/>
        </w:rPr>
        <w:t>3</w:t>
      </w:r>
      <w:r w:rsidR="006B0254" w:rsidRPr="006B0254">
        <w:rPr>
          <w:color w:val="000000"/>
          <w:sz w:val="24"/>
        </w:rPr>
        <w:t>内核和</w:t>
      </w:r>
      <w:r w:rsidR="006B0254" w:rsidRPr="00CD6AF6">
        <w:rPr>
          <w:color w:val="000000"/>
          <w:sz w:val="24"/>
        </w:rPr>
        <w:t>32</w:t>
      </w:r>
      <w:r w:rsidR="006B0254" w:rsidRPr="006B0254">
        <w:rPr>
          <w:color w:val="000000"/>
          <w:sz w:val="24"/>
        </w:rPr>
        <w:t>位架构；拥有</w:t>
      </w:r>
      <w:r w:rsidR="006B0254" w:rsidRPr="00CD6AF6">
        <w:rPr>
          <w:color w:val="000000"/>
          <w:sz w:val="24"/>
        </w:rPr>
        <w:t>100</w:t>
      </w:r>
      <w:r w:rsidR="006B0254" w:rsidRPr="006B0254">
        <w:rPr>
          <w:color w:val="000000"/>
          <w:sz w:val="24"/>
        </w:rPr>
        <w:t>个引脚；内置</w:t>
      </w:r>
      <w:r w:rsidR="006B0254" w:rsidRPr="00CD6AF6">
        <w:rPr>
          <w:color w:val="000000"/>
          <w:sz w:val="24"/>
        </w:rPr>
        <w:t>64</w:t>
      </w:r>
      <w:r w:rsidR="006B0254" w:rsidRPr="00802AA2">
        <w:rPr>
          <w:color w:val="000000"/>
          <w:sz w:val="24"/>
        </w:rPr>
        <w:t>K</w:t>
      </w:r>
      <w:r w:rsidR="006B0254" w:rsidRPr="006B0254">
        <w:rPr>
          <w:color w:val="000000"/>
          <w:sz w:val="24"/>
        </w:rPr>
        <w:t>字节</w:t>
      </w:r>
      <w:r w:rsidR="006B0254" w:rsidRPr="00802AA2">
        <w:rPr>
          <w:color w:val="000000"/>
          <w:sz w:val="24"/>
        </w:rPr>
        <w:t>Flash</w:t>
      </w:r>
      <w:r w:rsidR="006B0254" w:rsidRPr="006B0254">
        <w:rPr>
          <w:color w:val="000000"/>
          <w:sz w:val="24"/>
        </w:rPr>
        <w:t>；工作温度范围为</w:t>
      </w:r>
      <w:r w:rsidR="004645FD">
        <w:rPr>
          <w:rFonts w:hint="eastAsia"/>
          <w:color w:val="000000"/>
          <w:sz w:val="24"/>
        </w:rPr>
        <w:t>-</w:t>
      </w:r>
      <w:r w:rsidR="0070685F" w:rsidRPr="0070685F">
        <w:rPr>
          <w:rFonts w:hint="eastAsia"/>
          <w:color w:val="000000"/>
          <w:sz w:val="24"/>
        </w:rPr>
        <w:t>40</w:t>
      </w:r>
      <w:r w:rsidR="0070685F" w:rsidRPr="0070685F">
        <w:rPr>
          <w:rFonts w:hint="eastAsia"/>
          <w:color w:val="000000"/>
          <w:sz w:val="24"/>
        </w:rPr>
        <w:t>℃～</w:t>
      </w:r>
      <w:r w:rsidR="0070685F" w:rsidRPr="0070685F">
        <w:rPr>
          <w:rFonts w:hint="eastAsia"/>
          <w:color w:val="000000"/>
          <w:sz w:val="24"/>
        </w:rPr>
        <w:t>85</w:t>
      </w:r>
      <w:r w:rsidR="0070685F" w:rsidRPr="0070685F">
        <w:rPr>
          <w:rFonts w:hint="eastAsia"/>
          <w:color w:val="000000"/>
          <w:sz w:val="24"/>
        </w:rPr>
        <w:t>℃</w:t>
      </w:r>
      <w:r w:rsidR="006B0254">
        <w:rPr>
          <w:color w:val="000000"/>
          <w:sz w:val="24"/>
        </w:rPr>
        <w:t>。此外，它还具备丰富的外设和功能</w:t>
      </w:r>
      <w:r w:rsidR="006B0254" w:rsidRPr="006B0254">
        <w:rPr>
          <w:color w:val="000000"/>
          <w:sz w:val="24"/>
        </w:rPr>
        <w:t>如</w:t>
      </w:r>
      <w:r w:rsidR="006B0254">
        <w:rPr>
          <w:rFonts w:hint="eastAsia"/>
          <w:color w:val="000000"/>
          <w:sz w:val="24"/>
        </w:rPr>
        <w:t>：</w:t>
      </w:r>
      <w:r w:rsidR="006B0254" w:rsidRPr="00CD6AF6">
        <w:rPr>
          <w:rFonts w:hint="eastAsia"/>
          <w:color w:val="000000"/>
          <w:sz w:val="24"/>
        </w:rPr>
        <w:t>3</w:t>
      </w:r>
      <w:r w:rsidR="006B0254">
        <w:rPr>
          <w:rFonts w:hint="eastAsia"/>
          <w:color w:val="000000"/>
          <w:sz w:val="24"/>
        </w:rPr>
        <w:t>路</w:t>
      </w:r>
      <w:r w:rsidR="006B0254" w:rsidRPr="00802AA2">
        <w:rPr>
          <w:color w:val="000000"/>
          <w:sz w:val="24"/>
        </w:rPr>
        <w:t>UART</w:t>
      </w:r>
      <w:r w:rsidR="006B0254" w:rsidRPr="006B0254">
        <w:rPr>
          <w:color w:val="000000"/>
          <w:sz w:val="24"/>
        </w:rPr>
        <w:t>、</w:t>
      </w:r>
      <w:r w:rsidR="006B0254" w:rsidRPr="00CD6AF6">
        <w:rPr>
          <w:color w:val="000000"/>
          <w:sz w:val="24"/>
        </w:rPr>
        <w:t>2</w:t>
      </w:r>
      <w:r w:rsidR="006B0254">
        <w:rPr>
          <w:rFonts w:hint="eastAsia"/>
          <w:color w:val="000000"/>
          <w:sz w:val="24"/>
        </w:rPr>
        <w:t>路</w:t>
      </w:r>
      <w:r w:rsidR="006B0254" w:rsidRPr="00802AA2">
        <w:rPr>
          <w:color w:val="000000"/>
          <w:sz w:val="24"/>
        </w:rPr>
        <w:t>I</w:t>
      </w:r>
      <w:r w:rsidR="006B0254" w:rsidRPr="00CD6AF6">
        <w:rPr>
          <w:color w:val="000000"/>
          <w:sz w:val="24"/>
        </w:rPr>
        <w:t>2</w:t>
      </w:r>
      <w:r w:rsidR="006B0254" w:rsidRPr="00802AA2">
        <w:rPr>
          <w:color w:val="000000"/>
          <w:sz w:val="24"/>
        </w:rPr>
        <w:t>C</w:t>
      </w:r>
      <w:r w:rsidR="006B0254" w:rsidRPr="006B0254">
        <w:rPr>
          <w:color w:val="000000"/>
          <w:sz w:val="24"/>
        </w:rPr>
        <w:t>、</w:t>
      </w:r>
      <w:r w:rsidR="00145823">
        <w:rPr>
          <w:rFonts w:hint="eastAsia"/>
          <w:color w:val="000000"/>
          <w:sz w:val="24"/>
        </w:rPr>
        <w:t>3</w:t>
      </w:r>
      <w:r w:rsidR="006B0254">
        <w:rPr>
          <w:rFonts w:hint="eastAsia"/>
          <w:color w:val="000000"/>
          <w:sz w:val="24"/>
        </w:rPr>
        <w:t>组</w:t>
      </w:r>
      <w:r w:rsidR="006B0254" w:rsidRPr="00802AA2">
        <w:rPr>
          <w:color w:val="000000"/>
          <w:sz w:val="24"/>
        </w:rPr>
        <w:t>ADC</w:t>
      </w:r>
      <w:r w:rsidR="006B0254" w:rsidRPr="006B0254">
        <w:rPr>
          <w:color w:val="000000"/>
          <w:sz w:val="24"/>
        </w:rPr>
        <w:t>、</w:t>
      </w:r>
      <w:r w:rsidR="006B0254" w:rsidRPr="00CD6AF6">
        <w:rPr>
          <w:rFonts w:hint="eastAsia"/>
          <w:color w:val="000000"/>
          <w:sz w:val="24"/>
        </w:rPr>
        <w:t>1</w:t>
      </w:r>
      <w:r w:rsidR="006B0254">
        <w:rPr>
          <w:rFonts w:hint="eastAsia"/>
          <w:color w:val="000000"/>
          <w:sz w:val="24"/>
        </w:rPr>
        <w:t>组</w:t>
      </w:r>
      <w:r w:rsidR="006B0254" w:rsidRPr="00802AA2">
        <w:rPr>
          <w:color w:val="000000"/>
          <w:sz w:val="24"/>
        </w:rPr>
        <w:t>DAC</w:t>
      </w:r>
      <w:r w:rsidR="006B0254">
        <w:rPr>
          <w:rFonts w:hint="eastAsia"/>
          <w:color w:val="000000"/>
          <w:sz w:val="24"/>
        </w:rPr>
        <w:t>，以及多组</w:t>
      </w:r>
      <w:r w:rsidR="006B0254">
        <w:rPr>
          <w:rFonts w:hint="eastAsia"/>
          <w:color w:val="000000"/>
          <w:sz w:val="24"/>
        </w:rPr>
        <w:lastRenderedPageBreak/>
        <w:t>定时器</w:t>
      </w:r>
      <w:r w:rsidR="006B0254" w:rsidRPr="006B0254">
        <w:rPr>
          <w:color w:val="000000"/>
          <w:sz w:val="24"/>
        </w:rPr>
        <w:t>等。</w:t>
      </w:r>
    </w:p>
    <w:p w14:paraId="1C6BB467" w14:textId="3EAFDB02" w:rsidR="00C511F8" w:rsidRPr="00607453" w:rsidRDefault="00AF702B" w:rsidP="006621DD">
      <w:pPr>
        <w:wordWrap w:val="0"/>
        <w:spacing w:line="360" w:lineRule="auto"/>
        <w:ind w:firstLineChars="200" w:firstLine="480"/>
        <w:rPr>
          <w:sz w:val="24"/>
        </w:rPr>
      </w:pPr>
      <w:r>
        <w:rPr>
          <w:rFonts w:hint="eastAsia"/>
          <w:color w:val="000000"/>
          <w:sz w:val="24"/>
        </w:rPr>
        <w:t>在本设计中，</w:t>
      </w:r>
      <w:r w:rsidR="006B0254">
        <w:rPr>
          <w:rFonts w:hint="eastAsia"/>
          <w:color w:val="000000"/>
          <w:sz w:val="24"/>
        </w:rPr>
        <w:t>楼宇主控</w:t>
      </w:r>
      <w:r>
        <w:rPr>
          <w:rFonts w:hint="eastAsia"/>
          <w:color w:val="000000"/>
          <w:sz w:val="24"/>
        </w:rPr>
        <w:t>整体由</w:t>
      </w:r>
      <w:r w:rsidR="006B0254" w:rsidRPr="00802AA2">
        <w:rPr>
          <w:rFonts w:hint="eastAsia"/>
          <w:color w:val="000000"/>
          <w:sz w:val="24"/>
        </w:rPr>
        <w:t>M</w:t>
      </w:r>
      <w:r w:rsidR="006B0254" w:rsidRPr="00802AA2">
        <w:rPr>
          <w:color w:val="000000"/>
          <w:sz w:val="24"/>
        </w:rPr>
        <w:t>CU</w:t>
      </w:r>
      <w:r>
        <w:rPr>
          <w:rFonts w:hint="eastAsia"/>
          <w:color w:val="000000"/>
          <w:sz w:val="24"/>
        </w:rPr>
        <w:t>、</w:t>
      </w:r>
      <w:r w:rsidR="006B0254">
        <w:rPr>
          <w:rFonts w:hint="eastAsia"/>
          <w:color w:val="000000"/>
          <w:sz w:val="24"/>
        </w:rPr>
        <w:t>电源电路、复位电路以及晶振电路构成。</w:t>
      </w:r>
      <w:r w:rsidR="006B0254" w:rsidRPr="00802AA2">
        <w:rPr>
          <w:rFonts w:hint="eastAsia"/>
          <w:color w:val="000000"/>
          <w:sz w:val="24"/>
        </w:rPr>
        <w:t>V</w:t>
      </w:r>
      <w:r w:rsidR="006B0254" w:rsidRPr="00802AA2">
        <w:rPr>
          <w:color w:val="000000"/>
          <w:sz w:val="24"/>
        </w:rPr>
        <w:t>CT</w:t>
      </w:r>
      <w:r w:rsidR="006B0254" w:rsidRPr="00CD6AF6">
        <w:rPr>
          <w:color w:val="000000"/>
          <w:sz w:val="24"/>
        </w:rPr>
        <w:t>6</w:t>
      </w:r>
      <w:r>
        <w:rPr>
          <w:rFonts w:hint="eastAsia"/>
          <w:color w:val="000000"/>
          <w:sz w:val="24"/>
        </w:rPr>
        <w:t>芯片示意图</w:t>
      </w:r>
      <w:r w:rsidRPr="00607453">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7</w:t>
      </w:r>
      <w:r w:rsidR="0031732C" w:rsidRPr="00607453">
        <w:rPr>
          <w:sz w:val="24"/>
        </w:rPr>
        <w:fldChar w:fldCharType="end"/>
      </w:r>
      <w:r w:rsidRPr="00607453">
        <w:rPr>
          <w:rFonts w:hint="eastAsia"/>
          <w:sz w:val="24"/>
        </w:rPr>
        <w:t>所示。</w:t>
      </w:r>
    </w:p>
    <w:p w14:paraId="6AF4991A" w14:textId="00DA4BBA" w:rsidR="00C511F8" w:rsidRDefault="006B0254" w:rsidP="006621DD">
      <w:pPr>
        <w:wordWrap w:val="0"/>
        <w:spacing w:line="360" w:lineRule="auto"/>
        <w:ind w:rightChars="120" w:right="252"/>
        <w:jc w:val="center"/>
        <w:rPr>
          <w:sz w:val="24"/>
        </w:rPr>
      </w:pPr>
      <w:r w:rsidRPr="006B0254">
        <w:rPr>
          <w:noProof/>
          <w:sz w:val="24"/>
        </w:rPr>
        <w:drawing>
          <wp:inline distT="0" distB="0" distL="0" distR="0" wp14:anchorId="5197C096" wp14:editId="19FAE2CB">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794125"/>
                    </a:xfrm>
                    <a:prstGeom prst="rect">
                      <a:avLst/>
                    </a:prstGeom>
                  </pic:spPr>
                </pic:pic>
              </a:graphicData>
            </a:graphic>
          </wp:inline>
        </w:drawing>
      </w:r>
    </w:p>
    <w:p w14:paraId="44A25CF0" w14:textId="473D3399"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7</w:t>
      </w:r>
      <w:r w:rsidR="00A16CFD">
        <w:rPr>
          <w:rFonts w:ascii="Times New Roman" w:hAnsi="Times New Roman"/>
          <w:sz w:val="21"/>
          <w:szCs w:val="21"/>
        </w:rPr>
        <w:fldChar w:fldCharType="end"/>
      </w:r>
      <w:r w:rsidR="00802AA2" w:rsidRPr="004C6C42">
        <w:rPr>
          <w:rFonts w:ascii="Times New Roman" w:hAnsi="Times New Roman"/>
          <w:sz w:val="21"/>
          <w:szCs w:val="21"/>
        </w:rPr>
        <w:t xml:space="preserve"> </w:t>
      </w:r>
      <w:r w:rsidR="006B0254" w:rsidRPr="004C6C42">
        <w:rPr>
          <w:rFonts w:ascii="Times New Roman" w:hAnsi="Times New Roman"/>
          <w:sz w:val="21"/>
          <w:szCs w:val="21"/>
        </w:rPr>
        <w:t>STM32F103VC</w:t>
      </w:r>
      <w:r w:rsidRPr="004C6C42">
        <w:rPr>
          <w:rFonts w:ascii="Times New Roman" w:hAnsi="Times New Roman"/>
          <w:sz w:val="21"/>
          <w:szCs w:val="21"/>
        </w:rPr>
        <w:t>T6</w:t>
      </w:r>
    </w:p>
    <w:p w14:paraId="52D9B461" w14:textId="49DD1A0D" w:rsidR="0078543A" w:rsidRPr="00607453" w:rsidRDefault="000901BC" w:rsidP="006621DD">
      <w:pPr>
        <w:wordWrap w:val="0"/>
        <w:ind w:firstLineChars="200" w:firstLine="480"/>
        <w:rPr>
          <w:sz w:val="24"/>
        </w:rPr>
      </w:pPr>
      <w:r>
        <w:rPr>
          <w:rFonts w:hint="eastAsia"/>
          <w:color w:val="000000"/>
          <w:sz w:val="24"/>
        </w:rPr>
        <w:t>模块</w:t>
      </w:r>
      <w:r w:rsidR="00317EC1">
        <w:rPr>
          <w:rFonts w:hint="eastAsia"/>
          <w:color w:val="000000"/>
          <w:sz w:val="24"/>
        </w:rPr>
        <w:t>如</w:t>
      </w:r>
      <w:r>
        <w:rPr>
          <w:rFonts w:hint="eastAsia"/>
          <w:color w:val="000000"/>
          <w:sz w:val="24"/>
        </w:rPr>
        <w:t>实</w:t>
      </w:r>
      <w:r w:rsidRPr="00607453">
        <w:rPr>
          <w:rFonts w:hint="eastAsia"/>
          <w:sz w:val="24"/>
        </w:rPr>
        <w:t>物图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8</w:t>
      </w:r>
      <w:r w:rsidR="0031732C" w:rsidRPr="00607453">
        <w:rPr>
          <w:sz w:val="24"/>
        </w:rPr>
        <w:fldChar w:fldCharType="end"/>
      </w:r>
      <w:r w:rsidR="00317EC1" w:rsidRPr="00607453">
        <w:rPr>
          <w:rFonts w:hint="eastAsia"/>
          <w:sz w:val="24"/>
        </w:rPr>
        <w:t>所示。</w:t>
      </w:r>
    </w:p>
    <w:p w14:paraId="6ACE9466" w14:textId="1473C8FE" w:rsidR="00873792" w:rsidRDefault="000901BC" w:rsidP="006621DD">
      <w:pPr>
        <w:wordWrap w:val="0"/>
        <w:spacing w:line="360" w:lineRule="auto"/>
        <w:ind w:rightChars="120" w:right="252"/>
        <w:jc w:val="center"/>
        <w:rPr>
          <w:sz w:val="24"/>
        </w:rPr>
      </w:pPr>
      <w:r w:rsidRPr="000901BC">
        <w:rPr>
          <w:noProof/>
          <w:sz w:val="24"/>
        </w:rPr>
        <w:drawing>
          <wp:inline distT="0" distB="0" distL="0" distR="0" wp14:anchorId="2FAF2461" wp14:editId="53771965">
            <wp:extent cx="3344825" cy="2508250"/>
            <wp:effectExtent l="0" t="0" r="8255" b="6350"/>
            <wp:docPr id="1644095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1957" cy="2521097"/>
                    </a:xfrm>
                    <a:prstGeom prst="rect">
                      <a:avLst/>
                    </a:prstGeom>
                    <a:noFill/>
                    <a:ln>
                      <a:noFill/>
                    </a:ln>
                  </pic:spPr>
                </pic:pic>
              </a:graphicData>
            </a:graphic>
          </wp:inline>
        </w:drawing>
      </w:r>
    </w:p>
    <w:p w14:paraId="04B6056B" w14:textId="3F9F5B53" w:rsidR="00873792" w:rsidRPr="000901BC" w:rsidRDefault="00873792"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lastRenderedPageBreak/>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8</w:t>
      </w:r>
      <w:r w:rsidR="00A16CFD">
        <w:rPr>
          <w:rFonts w:ascii="Times New Roman" w:hAnsi="Times New Roman"/>
          <w:sz w:val="21"/>
          <w:szCs w:val="21"/>
        </w:rPr>
        <w:fldChar w:fldCharType="end"/>
      </w:r>
      <w:r w:rsidRPr="004C6C42">
        <w:rPr>
          <w:rFonts w:ascii="Times New Roman" w:hAnsi="Times New Roman"/>
          <w:sz w:val="21"/>
          <w:szCs w:val="21"/>
        </w:rPr>
        <w:t xml:space="preserve"> STM32F103VCT6</w:t>
      </w:r>
      <w:r w:rsidR="000901BC">
        <w:rPr>
          <w:rFonts w:ascii="Times New Roman" w:hAnsi="Times New Roman" w:hint="eastAsia"/>
          <w:sz w:val="21"/>
          <w:szCs w:val="21"/>
        </w:rPr>
        <w:t>模块</w:t>
      </w:r>
      <w:r>
        <w:rPr>
          <w:rFonts w:ascii="Times New Roman" w:hAnsi="Times New Roman" w:hint="eastAsia"/>
          <w:sz w:val="21"/>
          <w:szCs w:val="21"/>
        </w:rPr>
        <w:t>实物图</w:t>
      </w:r>
    </w:p>
    <w:p w14:paraId="23D4475E" w14:textId="29301388" w:rsidR="00C511F8" w:rsidRPr="00607453" w:rsidRDefault="006B0254" w:rsidP="006621DD">
      <w:pPr>
        <w:wordWrap w:val="0"/>
        <w:spacing w:line="360" w:lineRule="auto"/>
        <w:ind w:firstLineChars="200" w:firstLine="480"/>
        <w:rPr>
          <w:sz w:val="24"/>
        </w:rPr>
      </w:pPr>
      <w:r w:rsidRPr="006B0254">
        <w:rPr>
          <w:rFonts w:hint="eastAsia"/>
          <w:sz w:val="24"/>
        </w:rPr>
        <w:t>在</w:t>
      </w:r>
      <w:r w:rsidR="0070685F">
        <w:rPr>
          <w:rFonts w:hint="eastAsia"/>
          <w:sz w:val="24"/>
        </w:rPr>
        <w:t>STM</w:t>
      </w:r>
      <w:r w:rsidRPr="00CD6AF6">
        <w:rPr>
          <w:rFonts w:hint="eastAsia"/>
          <w:sz w:val="24"/>
        </w:rPr>
        <w:t>32</w:t>
      </w:r>
      <w:r w:rsidRPr="006B0254">
        <w:rPr>
          <w:rFonts w:hint="eastAsia"/>
          <w:sz w:val="24"/>
        </w:rPr>
        <w:t>系统中，复位电路起着至关重要的作用，它的主要作用包括将</w:t>
      </w:r>
      <w:r w:rsidR="0070685F">
        <w:rPr>
          <w:rFonts w:hint="eastAsia"/>
          <w:sz w:val="24"/>
        </w:rPr>
        <w:t>STM</w:t>
      </w:r>
      <w:r w:rsidRPr="00CD6AF6">
        <w:rPr>
          <w:rFonts w:hint="eastAsia"/>
          <w:sz w:val="24"/>
        </w:rPr>
        <w:t>32</w:t>
      </w:r>
      <w:r w:rsidRPr="006B0254">
        <w:rPr>
          <w:rFonts w:hint="eastAsia"/>
          <w:sz w:val="24"/>
        </w:rPr>
        <w:t>初始化到最初状态，确保系统在上电时能够从开始</w:t>
      </w:r>
      <w:r>
        <w:rPr>
          <w:rFonts w:hint="eastAsia"/>
          <w:sz w:val="24"/>
        </w:rPr>
        <w:t>位置</w:t>
      </w:r>
      <w:r w:rsidRPr="006B0254">
        <w:rPr>
          <w:rFonts w:hint="eastAsia"/>
          <w:sz w:val="24"/>
        </w:rPr>
        <w:t>执行程序。手动复位电路还允许系统在死机或需要重启时手动触发。此外，复位电路中的电容还有去耦和滤波的作用，稳定电源，减少噪声干扰，</w:t>
      </w:r>
      <w:r w:rsidRPr="005F7F81">
        <w:rPr>
          <w:rFonts w:hint="eastAsia"/>
          <w:sz w:val="24"/>
        </w:rPr>
        <w:t>从而</w:t>
      </w:r>
      <w:r w:rsidRPr="006B0254">
        <w:rPr>
          <w:rFonts w:hint="eastAsia"/>
          <w:sz w:val="24"/>
        </w:rPr>
        <w:t>保证</w:t>
      </w:r>
      <w:r w:rsidR="0070685F">
        <w:rPr>
          <w:rFonts w:hint="eastAsia"/>
          <w:sz w:val="24"/>
        </w:rPr>
        <w:t>STM</w:t>
      </w:r>
      <w:r w:rsidR="005F7F81" w:rsidRPr="005F7F81">
        <w:rPr>
          <w:sz w:val="24"/>
        </w:rPr>
        <w:t>3</w:t>
      </w:r>
      <w:r w:rsidRPr="00CD6AF6">
        <w:rPr>
          <w:rFonts w:hint="eastAsia"/>
          <w:sz w:val="24"/>
        </w:rPr>
        <w:t>2</w:t>
      </w:r>
      <w:r w:rsidRPr="006B0254">
        <w:rPr>
          <w:rFonts w:hint="eastAsia"/>
          <w:sz w:val="24"/>
        </w:rPr>
        <w:t>稳定运行</w:t>
      </w:r>
      <w:r>
        <w:rPr>
          <w:rFonts w:hint="eastAsia"/>
          <w:sz w:val="24"/>
        </w:rPr>
        <w:t>。</w:t>
      </w:r>
      <w:r w:rsidR="00AF702B">
        <w:rPr>
          <w:sz w:val="24"/>
        </w:rPr>
        <w:t>复位电路如图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9</w:t>
      </w:r>
      <w:r w:rsidR="0031732C" w:rsidRPr="00607453">
        <w:rPr>
          <w:sz w:val="24"/>
        </w:rPr>
        <w:fldChar w:fldCharType="end"/>
      </w:r>
      <w:r w:rsidR="00AF702B">
        <w:rPr>
          <w:sz w:val="24"/>
        </w:rPr>
        <w:t>所示。</w:t>
      </w:r>
    </w:p>
    <w:p w14:paraId="21C2B55F" w14:textId="7BCFDC40" w:rsidR="00C511F8" w:rsidRDefault="006B0254" w:rsidP="006621DD">
      <w:pPr>
        <w:wordWrap w:val="0"/>
        <w:jc w:val="center"/>
      </w:pPr>
      <w:r w:rsidRPr="006B0254">
        <w:rPr>
          <w:noProof/>
        </w:rPr>
        <w:drawing>
          <wp:inline distT="0" distB="0" distL="0" distR="0" wp14:anchorId="70416CF9" wp14:editId="5CE402D9">
            <wp:extent cx="1778558" cy="190079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88677" cy="1911610"/>
                    </a:xfrm>
                    <a:prstGeom prst="rect">
                      <a:avLst/>
                    </a:prstGeom>
                  </pic:spPr>
                </pic:pic>
              </a:graphicData>
            </a:graphic>
          </wp:inline>
        </w:drawing>
      </w:r>
    </w:p>
    <w:p w14:paraId="45B4B748" w14:textId="2B4A0338"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9614EE">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9614EE">
        <w:rPr>
          <w:noProof/>
          <w:szCs w:val="21"/>
        </w:rPr>
        <w:t>9</w:t>
      </w:r>
      <w:r w:rsidR="00A16CFD">
        <w:rPr>
          <w:szCs w:val="21"/>
        </w:rPr>
        <w:fldChar w:fldCharType="end"/>
      </w:r>
      <w:r w:rsidRPr="004C6C42">
        <w:rPr>
          <w:rFonts w:eastAsia="黑体" w:hint="eastAsia"/>
          <w:szCs w:val="21"/>
        </w:rPr>
        <w:t>复位电路</w:t>
      </w:r>
    </w:p>
    <w:p w14:paraId="40E820B8" w14:textId="704E76A9" w:rsidR="00C511F8" w:rsidRDefault="006B0254" w:rsidP="006621DD">
      <w:pPr>
        <w:wordWrap w:val="0"/>
        <w:spacing w:line="360" w:lineRule="auto"/>
        <w:ind w:firstLineChars="200" w:firstLine="480"/>
        <w:jc w:val="left"/>
        <w:rPr>
          <w:sz w:val="24"/>
        </w:rPr>
      </w:pPr>
      <w:r w:rsidRPr="006B0254">
        <w:rPr>
          <w:rFonts w:hint="eastAsia"/>
          <w:sz w:val="24"/>
        </w:rPr>
        <w:t>晶振电路</w:t>
      </w:r>
      <w:r w:rsidR="00D50451">
        <w:rPr>
          <w:rFonts w:hint="eastAsia"/>
          <w:sz w:val="24"/>
        </w:rPr>
        <w:t>是电子设备的心脏</w:t>
      </w:r>
      <w:r w:rsidR="00D00B50">
        <w:rPr>
          <w:rFonts w:hint="eastAsia"/>
          <w:sz w:val="24"/>
        </w:rPr>
        <w:t>，</w:t>
      </w:r>
      <w:r w:rsidRPr="006B0254">
        <w:rPr>
          <w:rFonts w:hint="eastAsia"/>
          <w:sz w:val="24"/>
        </w:rPr>
        <w:t>它利用晶体的压电效应，在特定的固有频率下产生机械振动。当晶体两端的电压发生变化时，晶体会相应地伸缩，这种机械振动又会反过来改变晶体两端的电压，从而形成一个正反馈过程。在晶体的固有频率下，这个正反馈能够维持稳定的振荡，使得晶体不断地在电能和机械能之间转换，产生一个频率非常稳定的振荡信号。驱动电路则负责提供适</w:t>
      </w:r>
      <w:r w:rsidRPr="006B0254">
        <w:rPr>
          <w:rFonts w:hint="eastAsia"/>
          <w:sz w:val="24"/>
        </w:rPr>
        <w:lastRenderedPageBreak/>
        <w:t>当的放大和反馈，以确保晶体能够在最佳工作状态下振荡，从而输出一个精确且稳定的时钟信号。晶振电路的稳定性对于维持电子设备的正常运行至关重要。</w:t>
      </w:r>
      <w:r w:rsidR="00AF702B">
        <w:rPr>
          <w:sz w:val="24"/>
        </w:rPr>
        <w:t>晶振电路</w:t>
      </w:r>
      <w:r w:rsidR="00AF702B">
        <w:rPr>
          <w:rFonts w:hint="eastAsia"/>
          <w:sz w:val="24"/>
        </w:rPr>
        <w:t>如</w:t>
      </w:r>
      <w:r w:rsidR="00AF702B">
        <w:rPr>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10</w:t>
      </w:r>
      <w:r w:rsidR="0031732C" w:rsidRPr="00607453">
        <w:rPr>
          <w:sz w:val="24"/>
        </w:rPr>
        <w:fldChar w:fldCharType="end"/>
      </w:r>
      <w:r w:rsidR="00AF702B">
        <w:rPr>
          <w:sz w:val="24"/>
        </w:rPr>
        <w:t>所示。</w:t>
      </w:r>
    </w:p>
    <w:p w14:paraId="243C0B56" w14:textId="1A7A3012" w:rsidR="00C511F8" w:rsidRDefault="00060A57" w:rsidP="006621DD">
      <w:pPr>
        <w:wordWrap w:val="0"/>
        <w:jc w:val="center"/>
      </w:pPr>
      <w:r>
        <w:rPr>
          <w:noProof/>
        </w:rPr>
        <w:drawing>
          <wp:inline distT="0" distB="0" distL="0" distR="0" wp14:anchorId="11975EB7" wp14:editId="3E8CD72C">
            <wp:extent cx="2433099" cy="2400336"/>
            <wp:effectExtent l="0" t="0" r="5715" b="0"/>
            <wp:docPr id="19565667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9229" cy="2406383"/>
                    </a:xfrm>
                    <a:prstGeom prst="rect">
                      <a:avLst/>
                    </a:prstGeom>
                    <a:noFill/>
                    <a:ln>
                      <a:noFill/>
                    </a:ln>
                  </pic:spPr>
                </pic:pic>
              </a:graphicData>
            </a:graphic>
          </wp:inline>
        </w:drawing>
      </w:r>
    </w:p>
    <w:p w14:paraId="2E8BA993" w14:textId="3151D165"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9614EE">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9614EE">
        <w:rPr>
          <w:noProof/>
          <w:szCs w:val="21"/>
        </w:rPr>
        <w:t>10</w:t>
      </w:r>
      <w:r w:rsidR="00A16CFD">
        <w:rPr>
          <w:szCs w:val="21"/>
        </w:rPr>
        <w:fldChar w:fldCharType="end"/>
      </w:r>
      <w:r w:rsidRPr="004C6C42">
        <w:rPr>
          <w:rFonts w:eastAsia="黑体" w:hint="eastAsia"/>
          <w:szCs w:val="21"/>
        </w:rPr>
        <w:t>晶振电路</w:t>
      </w:r>
    </w:p>
    <w:p w14:paraId="6AA7EAA7" w14:textId="6D02E93A" w:rsidR="00DE350F" w:rsidRPr="00DE350F" w:rsidRDefault="00A50F43" w:rsidP="007C528A">
      <w:pPr>
        <w:spacing w:line="360" w:lineRule="auto"/>
        <w:ind w:firstLineChars="200" w:firstLine="480"/>
        <w:rPr>
          <w:sz w:val="24"/>
        </w:rPr>
      </w:pPr>
      <w:r>
        <w:rPr>
          <w:rFonts w:hint="eastAsia"/>
          <w:sz w:val="24"/>
        </w:rPr>
        <w:t>电</w:t>
      </w:r>
      <w:r w:rsidR="00DE350F" w:rsidRPr="00DE350F">
        <w:rPr>
          <w:rFonts w:hint="eastAsia"/>
          <w:sz w:val="24"/>
        </w:rPr>
        <w:t>源电路是芯片和外围电路稳定工作的基础，它能为单片机提供稳定的电压，还能进行电压转换，</w:t>
      </w:r>
      <w:r w:rsidR="00DE350F" w:rsidRPr="00CD6AF6">
        <w:rPr>
          <w:sz w:val="24"/>
        </w:rPr>
        <w:t>1117</w:t>
      </w:r>
      <w:r w:rsidR="00DE350F" w:rsidRPr="00DE350F">
        <w:rPr>
          <w:rFonts w:hint="eastAsia"/>
          <w:sz w:val="24"/>
        </w:rPr>
        <w:t>芯片可以将</w:t>
      </w:r>
      <w:r w:rsidR="00DE350F" w:rsidRPr="00CD6AF6">
        <w:rPr>
          <w:sz w:val="24"/>
        </w:rPr>
        <w:t>5</w:t>
      </w:r>
      <w:r w:rsidR="00DE350F" w:rsidRPr="00802AA2">
        <w:rPr>
          <w:sz w:val="24"/>
        </w:rPr>
        <w:t>V</w:t>
      </w:r>
      <w:r w:rsidR="00DE350F" w:rsidRPr="00DE350F">
        <w:rPr>
          <w:rFonts w:hint="eastAsia"/>
          <w:sz w:val="24"/>
        </w:rPr>
        <w:t>电压转换为</w:t>
      </w:r>
      <w:r w:rsidR="00DE350F" w:rsidRPr="00CD6AF6">
        <w:rPr>
          <w:sz w:val="24"/>
        </w:rPr>
        <w:t>3</w:t>
      </w:r>
      <w:r w:rsidR="00DE350F" w:rsidRPr="00DE350F">
        <w:rPr>
          <w:sz w:val="24"/>
        </w:rPr>
        <w:t>.</w:t>
      </w:r>
      <w:r w:rsidR="00DE350F" w:rsidRPr="00CD6AF6">
        <w:rPr>
          <w:sz w:val="24"/>
        </w:rPr>
        <w:t>3</w:t>
      </w:r>
      <w:r w:rsidR="00DE350F" w:rsidRPr="00802AA2">
        <w:rPr>
          <w:sz w:val="24"/>
        </w:rPr>
        <w:t>V</w:t>
      </w:r>
      <w:r w:rsidR="00DE350F" w:rsidRPr="00DE350F">
        <w:rPr>
          <w:rFonts w:hint="eastAsia"/>
          <w:sz w:val="24"/>
        </w:rPr>
        <w:t>供单片机使用。同时，电路中的电容也具有稳压和滤波的作用，能够过滤电源的噪声，防止异常的电压对单片机造成的损坏。在单片机周围，还添加了</w:t>
      </w:r>
      <w:r w:rsidR="00DE350F" w:rsidRPr="00CD6AF6">
        <w:rPr>
          <w:sz w:val="24"/>
        </w:rPr>
        <w:t>0</w:t>
      </w:r>
      <w:r w:rsidR="00DE350F" w:rsidRPr="00DE350F">
        <w:rPr>
          <w:sz w:val="24"/>
        </w:rPr>
        <w:t>.</w:t>
      </w:r>
      <w:r w:rsidR="00DE350F" w:rsidRPr="00CD6AF6">
        <w:rPr>
          <w:sz w:val="24"/>
        </w:rPr>
        <w:t>1</w:t>
      </w:r>
      <w:r w:rsidR="001B49F0">
        <w:rPr>
          <w:sz w:val="24"/>
        </w:rPr>
        <w:t>µ</w:t>
      </w:r>
      <w:r w:rsidR="00DE350F" w:rsidRPr="00802AA2">
        <w:rPr>
          <w:sz w:val="24"/>
        </w:rPr>
        <w:t>f</w:t>
      </w:r>
      <w:r w:rsidR="00DE350F" w:rsidRPr="00DE350F">
        <w:rPr>
          <w:rFonts w:hint="eastAsia"/>
          <w:sz w:val="24"/>
        </w:rPr>
        <w:t>去偶电容，可以为单片机提供瞬间的电流补偿，减少电源噪声，确保程序运转稳定。电源电路如图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11</w:t>
      </w:r>
      <w:r w:rsidR="0031732C" w:rsidRPr="00607453">
        <w:rPr>
          <w:sz w:val="24"/>
        </w:rPr>
        <w:fldChar w:fldCharType="end"/>
      </w:r>
      <w:r w:rsidR="00DE350F" w:rsidRPr="00DE350F">
        <w:rPr>
          <w:rFonts w:hint="eastAsia"/>
          <w:sz w:val="24"/>
        </w:rPr>
        <w:t>所示。</w:t>
      </w:r>
    </w:p>
    <w:p w14:paraId="46E1F1DE" w14:textId="3251EB8F" w:rsidR="00DE350F" w:rsidRPr="00A715CE" w:rsidRDefault="00DE350F" w:rsidP="006621DD">
      <w:pPr>
        <w:wordWrap w:val="0"/>
        <w:spacing w:line="360" w:lineRule="auto"/>
        <w:jc w:val="center"/>
        <w:rPr>
          <w:rFonts w:ascii="黑体" w:eastAsia="黑体" w:hAnsi="黑体" w:cs="黑体" w:hint="eastAsia"/>
        </w:rPr>
      </w:pPr>
      <w:r w:rsidRPr="00A715CE">
        <w:rPr>
          <w:rFonts w:ascii="黑体" w:eastAsia="黑体" w:hAnsi="黑体" w:cs="黑体"/>
          <w:noProof/>
        </w:rPr>
        <w:lastRenderedPageBreak/>
        <w:drawing>
          <wp:inline distT="0" distB="0" distL="0" distR="0" wp14:anchorId="652C2C2F" wp14:editId="19683527">
            <wp:extent cx="3528204" cy="1236617"/>
            <wp:effectExtent l="0" t="0" r="0" b="190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2199" cy="1241522"/>
                    </a:xfrm>
                    <a:prstGeom prst="rect">
                      <a:avLst/>
                    </a:prstGeom>
                    <a:noFill/>
                    <a:ln>
                      <a:noFill/>
                    </a:ln>
                  </pic:spPr>
                </pic:pic>
              </a:graphicData>
            </a:graphic>
          </wp:inline>
        </w:drawing>
      </w:r>
    </w:p>
    <w:p w14:paraId="47171AA9" w14:textId="779FF638" w:rsidR="00A50F43" w:rsidRPr="004C6C42" w:rsidRDefault="00DE350F"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9614EE">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9614EE">
        <w:rPr>
          <w:noProof/>
          <w:szCs w:val="21"/>
        </w:rPr>
        <w:t>11</w:t>
      </w:r>
      <w:r w:rsidR="00A16CFD">
        <w:rPr>
          <w:szCs w:val="21"/>
        </w:rPr>
        <w:fldChar w:fldCharType="end"/>
      </w:r>
      <w:r w:rsidRPr="004C6C42">
        <w:rPr>
          <w:rFonts w:eastAsia="黑体" w:hint="eastAsia"/>
          <w:szCs w:val="21"/>
        </w:rPr>
        <w:t>电源电路</w:t>
      </w:r>
    </w:p>
    <w:p w14:paraId="3EF5433F" w14:textId="2620B25E" w:rsidR="00C511F8" w:rsidRDefault="00AF702B" w:rsidP="006621DD">
      <w:pPr>
        <w:wordWrap w:val="0"/>
        <w:spacing w:beforeLines="50" w:before="156" w:afterLines="50" w:after="156" w:line="360" w:lineRule="auto"/>
        <w:outlineLvl w:val="1"/>
        <w:rPr>
          <w:rFonts w:eastAsia="黑体"/>
          <w:sz w:val="24"/>
        </w:rPr>
      </w:pPr>
      <w:bookmarkStart w:id="59" w:name="_Toc70791436"/>
      <w:bookmarkStart w:id="60" w:name="_Toc71660328"/>
      <w:bookmarkStart w:id="61" w:name="_Toc70791698"/>
      <w:bookmarkStart w:id="62" w:name="_Toc70791174"/>
      <w:bookmarkStart w:id="63" w:name="_Toc197360088"/>
      <w:r w:rsidRPr="00CD6AF6">
        <w:rPr>
          <w:rFonts w:eastAsia="黑体" w:hint="eastAsia"/>
          <w:sz w:val="28"/>
          <w:szCs w:val="28"/>
        </w:rPr>
        <w:t>3</w:t>
      </w:r>
      <w:r>
        <w:rPr>
          <w:rFonts w:eastAsia="黑体" w:hint="eastAsia"/>
          <w:sz w:val="28"/>
          <w:szCs w:val="28"/>
        </w:rPr>
        <w:t>.</w:t>
      </w:r>
      <w:r w:rsidRPr="00CD6AF6">
        <w:rPr>
          <w:rFonts w:eastAsia="黑体" w:hint="eastAsia"/>
          <w:sz w:val="28"/>
          <w:szCs w:val="28"/>
        </w:rPr>
        <w:t>3</w:t>
      </w:r>
      <w:bookmarkEnd w:id="59"/>
      <w:bookmarkEnd w:id="60"/>
      <w:bookmarkEnd w:id="61"/>
      <w:bookmarkEnd w:id="62"/>
      <w:r>
        <w:rPr>
          <w:rFonts w:eastAsia="黑体" w:hint="eastAsia"/>
          <w:sz w:val="28"/>
          <w:szCs w:val="28"/>
        </w:rPr>
        <w:t xml:space="preserve">　</w:t>
      </w:r>
      <w:r w:rsidR="00D50451">
        <w:rPr>
          <w:rFonts w:eastAsia="黑体" w:hint="eastAsia"/>
          <w:sz w:val="28"/>
          <w:szCs w:val="28"/>
        </w:rPr>
        <w:t>烟雾</w:t>
      </w:r>
      <w:r>
        <w:rPr>
          <w:rFonts w:eastAsia="黑体" w:hint="eastAsia"/>
          <w:sz w:val="28"/>
          <w:szCs w:val="28"/>
        </w:rPr>
        <w:t>检测模块</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63"/>
    </w:p>
    <w:p w14:paraId="6373F28E" w14:textId="676467CF" w:rsidR="00C511F8" w:rsidRPr="00607453" w:rsidRDefault="00D50451" w:rsidP="007C528A">
      <w:pPr>
        <w:pStyle w:val="ad"/>
        <w:shd w:val="clear" w:color="auto" w:fill="FFFFFF"/>
        <w:spacing w:before="0" w:beforeAutospacing="0" w:after="0" w:afterAutospacing="0" w:line="360" w:lineRule="auto"/>
        <w:ind w:firstLine="482"/>
        <w:jc w:val="both"/>
        <w:textAlignment w:val="baseline"/>
        <w:rPr>
          <w:rFonts w:ascii="Times New Roman" w:hAnsi="Times New Roman" w:cs="Times New Roman"/>
          <w:kern w:val="2"/>
        </w:rPr>
      </w:pP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传感器可以在一定程度上检测到烟雾。当烟雾中的颗粒物或气态污染物与传感器表面的金属氧化物接触时，它们可以引起传感器的电阻变化，从而触发警报或检测反应</w:t>
      </w:r>
      <w:r>
        <w:rPr>
          <w:rFonts w:ascii="Times New Roman" w:hAnsi="Times New Roman" w:cs="Times New Roman" w:hint="eastAsia"/>
        </w:rPr>
        <w:t>。</w:t>
      </w:r>
      <w:r w:rsidR="004A2466">
        <w:rPr>
          <w:rFonts w:ascii="Times New Roman" w:hAnsi="Times New Roman" w:cs="Times New Roman" w:hint="eastAsia"/>
        </w:rPr>
        <w:t>实际</w:t>
      </w:r>
      <w:r w:rsidR="00294E32">
        <w:rPr>
          <w:rFonts w:ascii="Times New Roman" w:hAnsi="Times New Roman" w:cs="Times New Roman" w:hint="eastAsia"/>
        </w:rPr>
        <w:t>系统采用</w:t>
      </w:r>
      <w:r w:rsidR="00294E32" w:rsidRPr="00CD6AF6">
        <w:rPr>
          <w:rFonts w:ascii="Times New Roman" w:hAnsi="Times New Roman" w:cs="Times New Roman" w:hint="eastAsia"/>
        </w:rPr>
        <w:t>5</w:t>
      </w:r>
      <w:r w:rsidR="00294E32">
        <w:rPr>
          <w:rFonts w:ascii="Times New Roman" w:hAnsi="Times New Roman" w:cs="Times New Roman" w:hint="eastAsia"/>
        </w:rPr>
        <w:t>路烟雾传感器</w:t>
      </w:r>
      <w:r w:rsidR="00982816">
        <w:rPr>
          <w:rFonts w:ascii="Times New Roman" w:hAnsi="Times New Roman" w:cs="Times New Roman" w:hint="eastAsia"/>
        </w:rPr>
        <w:t>，它们输出端</w:t>
      </w:r>
      <w:r w:rsidR="00B1541A">
        <w:rPr>
          <w:rFonts w:ascii="Times New Roman" w:hAnsi="Times New Roman" w:cs="Times New Roman" w:hint="eastAsia"/>
        </w:rPr>
        <w:t>分别与单片机的</w:t>
      </w:r>
      <w:r w:rsidR="00CB453F">
        <w:rPr>
          <w:rFonts w:ascii="Times New Roman" w:hAnsi="Times New Roman" w:cs="Times New Roman" w:hint="eastAsia"/>
        </w:rPr>
        <w:t>PD10</w:t>
      </w:r>
      <w:r w:rsidR="00CB453F">
        <w:rPr>
          <w:rFonts w:ascii="Times New Roman" w:hAnsi="Times New Roman" w:cs="Times New Roman" w:hint="eastAsia"/>
        </w:rPr>
        <w:t>、</w:t>
      </w:r>
      <w:r w:rsidR="00CB453F">
        <w:rPr>
          <w:rFonts w:ascii="Times New Roman" w:hAnsi="Times New Roman" w:cs="Times New Roman" w:hint="eastAsia"/>
        </w:rPr>
        <w:t>PD11</w:t>
      </w:r>
      <w:r w:rsidR="00CB453F">
        <w:rPr>
          <w:rFonts w:ascii="Times New Roman" w:hAnsi="Times New Roman" w:cs="Times New Roman" w:hint="eastAsia"/>
        </w:rPr>
        <w:t>、</w:t>
      </w:r>
      <w:r w:rsidR="00CB453F">
        <w:rPr>
          <w:rFonts w:ascii="Times New Roman" w:hAnsi="Times New Roman" w:cs="Times New Roman" w:hint="eastAsia"/>
        </w:rPr>
        <w:t>PD12</w:t>
      </w:r>
      <w:r w:rsidR="00CB453F">
        <w:rPr>
          <w:rFonts w:ascii="Times New Roman" w:hAnsi="Times New Roman" w:cs="Times New Roman" w:hint="eastAsia"/>
        </w:rPr>
        <w:t>、</w:t>
      </w:r>
      <w:r w:rsidR="00CB453F">
        <w:rPr>
          <w:rFonts w:ascii="Times New Roman" w:hAnsi="Times New Roman" w:cs="Times New Roman" w:hint="eastAsia"/>
        </w:rPr>
        <w:t>PD13</w:t>
      </w:r>
      <w:r w:rsidR="00CB453F">
        <w:rPr>
          <w:rFonts w:ascii="Times New Roman" w:hAnsi="Times New Roman" w:cs="Times New Roman" w:hint="eastAsia"/>
        </w:rPr>
        <w:t>、</w:t>
      </w:r>
      <w:r w:rsidR="00CB453F">
        <w:rPr>
          <w:rFonts w:ascii="Times New Roman" w:hAnsi="Times New Roman" w:cs="Times New Roman" w:hint="eastAsia"/>
        </w:rPr>
        <w:t>PD14</w:t>
      </w:r>
      <w:r w:rsidR="00B1541A">
        <w:rPr>
          <w:rFonts w:ascii="Times New Roman" w:hAnsi="Times New Roman" w:cs="Times New Roman" w:hint="eastAsia"/>
        </w:rPr>
        <w:t>相连</w:t>
      </w:r>
      <w:r w:rsidR="007D4587">
        <w:rPr>
          <w:rFonts w:ascii="Times New Roman" w:hAnsi="Times New Roman" w:cs="Times New Roman" w:hint="eastAsia"/>
        </w:rPr>
        <w:t>，接口电路如图</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eq \c</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9614EE">
        <w:rPr>
          <w:rFonts w:ascii="Times New Roman" w:hAnsi="Times New Roman" w:cs="Times New Roman"/>
          <w:noProof/>
          <w:kern w:val="2"/>
        </w:rPr>
        <w:t>3</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txt</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9614EE">
        <w:rPr>
          <w:rFonts w:ascii="Times New Roman" w:hAnsi="Times New Roman" w:cs="Times New Roman"/>
          <w:noProof/>
          <w:kern w:val="2"/>
        </w:rPr>
        <w:t>12</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所示</w:t>
      </w:r>
      <w:r w:rsidR="00B1541A">
        <w:rPr>
          <w:rFonts w:ascii="Times New Roman" w:hAnsi="Times New Roman" w:cs="Times New Roman" w:hint="eastAsia"/>
        </w:rPr>
        <w:t>。</w:t>
      </w:r>
      <w:r w:rsidR="004A2466">
        <w:rPr>
          <w:rFonts w:ascii="Times New Roman" w:hAnsi="Times New Roman" w:cs="Times New Roman" w:hint="eastAsia"/>
        </w:rPr>
        <w:t>走廊</w:t>
      </w:r>
      <w:r w:rsidR="004A2466" w:rsidRPr="00CD6AF6">
        <w:rPr>
          <w:rFonts w:ascii="Times New Roman" w:hAnsi="Times New Roman" w:cs="Times New Roman" w:hint="eastAsia"/>
        </w:rPr>
        <w:t>1</w:t>
      </w:r>
      <w:r w:rsidR="004A2466">
        <w:rPr>
          <w:rFonts w:ascii="Times New Roman" w:hAnsi="Times New Roman" w:cs="Times New Roman" w:hint="eastAsia"/>
        </w:rPr>
        <w:t>区域</w:t>
      </w:r>
      <w:r w:rsidR="00F36AD2">
        <w:rPr>
          <w:rFonts w:ascii="Times New Roman" w:hAnsi="Times New Roman" w:cs="Times New Roman" w:hint="eastAsia"/>
        </w:rPr>
        <w:t>烟雾</w:t>
      </w:r>
      <w:r w:rsidRPr="00D50451">
        <w:rPr>
          <w:rFonts w:hint="eastAsia"/>
        </w:rPr>
        <w:t>传感器</w:t>
      </w:r>
      <w:r w:rsidR="005F33BD">
        <w:rPr>
          <w:rFonts w:hint="eastAsia"/>
        </w:rPr>
        <w:t>内部</w:t>
      </w:r>
      <w:r w:rsidRPr="00D50451">
        <w:rPr>
          <w:rFonts w:hint="eastAsia"/>
        </w:rPr>
        <w:t>电</w:t>
      </w:r>
      <w:r w:rsidRPr="00607453">
        <w:rPr>
          <w:rFonts w:ascii="Times New Roman" w:hAnsi="Times New Roman" w:cs="Times New Roman" w:hint="eastAsia"/>
          <w:kern w:val="2"/>
        </w:rPr>
        <w:t>路</w:t>
      </w:r>
      <w:r w:rsidR="00AF702B" w:rsidRPr="00607453">
        <w:rPr>
          <w:rFonts w:ascii="Times New Roman" w:hAnsi="Times New Roman" w:cs="Times New Roman" w:hint="eastAsia"/>
          <w:kern w:val="2"/>
        </w:rPr>
        <w:t>如图</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eq \c</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9614EE">
        <w:rPr>
          <w:rFonts w:ascii="Times New Roman" w:hAnsi="Times New Roman" w:cs="Times New Roman"/>
          <w:noProof/>
          <w:kern w:val="2"/>
        </w:rPr>
        <w:t>3</w:t>
      </w:r>
      <w:r w:rsidR="0031732C" w:rsidRPr="00607453">
        <w:rPr>
          <w:rFonts w:ascii="Times New Roman" w:hAnsi="Times New Roman" w:cs="Times New Roman"/>
          <w:kern w:val="2"/>
        </w:rPr>
        <w:fldChar w:fldCharType="end"/>
      </w:r>
      <w:r w:rsidR="0031732C" w:rsidRPr="00607453">
        <w:rPr>
          <w:rFonts w:ascii="Times New Roman" w:hAnsi="Times New Roman" w:cs="Times New Roman" w:hint="eastAsia"/>
          <w:kern w:val="2"/>
        </w:rPr>
        <w:t>.</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txt</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9614EE">
        <w:rPr>
          <w:rFonts w:ascii="Times New Roman" w:hAnsi="Times New Roman" w:cs="Times New Roman"/>
          <w:noProof/>
          <w:kern w:val="2"/>
        </w:rPr>
        <w:t>13</w:t>
      </w:r>
      <w:r w:rsidR="0031732C" w:rsidRPr="00607453">
        <w:rPr>
          <w:rFonts w:ascii="Times New Roman" w:hAnsi="Times New Roman" w:cs="Times New Roman"/>
          <w:kern w:val="2"/>
        </w:rPr>
        <w:fldChar w:fldCharType="end"/>
      </w:r>
      <w:r w:rsidR="00AF702B" w:rsidRPr="00607453">
        <w:rPr>
          <w:rFonts w:ascii="Times New Roman" w:hAnsi="Times New Roman" w:cs="Times New Roman" w:hint="eastAsia"/>
          <w:kern w:val="2"/>
        </w:rPr>
        <w:t>所示。</w:t>
      </w:r>
    </w:p>
    <w:p w14:paraId="722D1038" w14:textId="1A9683EB" w:rsidR="00C511F8" w:rsidRDefault="00FD6AD2" w:rsidP="006621DD">
      <w:pPr>
        <w:wordWrap w:val="0"/>
        <w:spacing w:line="360" w:lineRule="auto"/>
        <w:jc w:val="center"/>
        <w:rPr>
          <w:sz w:val="24"/>
        </w:rPr>
      </w:pPr>
      <w:r>
        <w:rPr>
          <w:noProof/>
          <w:sz w:val="24"/>
        </w:rPr>
        <w:drawing>
          <wp:inline distT="0" distB="0" distL="0" distR="0" wp14:anchorId="766183AA" wp14:editId="15B3704C">
            <wp:extent cx="4666891" cy="1338542"/>
            <wp:effectExtent l="0" t="0" r="635" b="0"/>
            <wp:docPr id="19771554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1381" cy="1345566"/>
                    </a:xfrm>
                    <a:prstGeom prst="rect">
                      <a:avLst/>
                    </a:prstGeom>
                    <a:noFill/>
                    <a:ln>
                      <a:noFill/>
                    </a:ln>
                  </pic:spPr>
                </pic:pic>
              </a:graphicData>
            </a:graphic>
          </wp:inline>
        </w:drawing>
      </w:r>
    </w:p>
    <w:p w14:paraId="45D41DFE" w14:textId="049652F1"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lastRenderedPageBreak/>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12</w:t>
      </w:r>
      <w:r w:rsidR="00A16CFD">
        <w:rPr>
          <w:rFonts w:ascii="Times New Roman" w:hAnsi="Times New Roman"/>
          <w:sz w:val="21"/>
          <w:szCs w:val="21"/>
        </w:rPr>
        <w:fldChar w:fldCharType="end"/>
      </w:r>
      <w:r w:rsidR="007D4587">
        <w:rPr>
          <w:rFonts w:ascii="Times New Roman" w:hAnsi="Times New Roman" w:hint="eastAsia"/>
          <w:sz w:val="21"/>
          <w:szCs w:val="21"/>
        </w:rPr>
        <w:t xml:space="preserve">  </w:t>
      </w:r>
      <w:r w:rsidR="007D4587" w:rsidRPr="00CD6AF6">
        <w:rPr>
          <w:rFonts w:ascii="Times New Roman" w:hAnsi="Times New Roman" w:hint="eastAsia"/>
        </w:rPr>
        <w:t>5</w:t>
      </w:r>
      <w:r w:rsidR="007D4587">
        <w:rPr>
          <w:rFonts w:ascii="Times New Roman" w:hAnsi="Times New Roman" w:hint="eastAsia"/>
        </w:rPr>
        <w:t>路烟雾传感器接口电路</w:t>
      </w:r>
    </w:p>
    <w:p w14:paraId="7F4C727A" w14:textId="77777777" w:rsidR="007D4587" w:rsidRDefault="007D4587" w:rsidP="006621DD">
      <w:pPr>
        <w:wordWrap w:val="0"/>
        <w:spacing w:line="360" w:lineRule="auto"/>
        <w:jc w:val="center"/>
        <w:rPr>
          <w:sz w:val="24"/>
        </w:rPr>
      </w:pPr>
      <w:r>
        <w:rPr>
          <w:rFonts w:hint="eastAsia"/>
          <w:noProof/>
          <w:sz w:val="24"/>
        </w:rPr>
        <w:drawing>
          <wp:inline distT="0" distB="0" distL="0" distR="0" wp14:anchorId="0B776F31" wp14:editId="0DD34C02">
            <wp:extent cx="4630039" cy="1958196"/>
            <wp:effectExtent l="0" t="0" r="0" b="4445"/>
            <wp:docPr id="19640414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50638" cy="1966908"/>
                    </a:xfrm>
                    <a:prstGeom prst="rect">
                      <a:avLst/>
                    </a:prstGeom>
                    <a:noFill/>
                    <a:ln>
                      <a:noFill/>
                    </a:ln>
                  </pic:spPr>
                </pic:pic>
              </a:graphicData>
            </a:graphic>
          </wp:inline>
        </w:drawing>
      </w:r>
    </w:p>
    <w:p w14:paraId="7F970265" w14:textId="454BAD27" w:rsidR="007D4587" w:rsidRPr="00FD6AD2" w:rsidRDefault="007D4587"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13</w:t>
      </w:r>
      <w:r>
        <w:rPr>
          <w:rFonts w:ascii="Times New Roman" w:hAnsi="Times New Roman"/>
          <w:sz w:val="21"/>
          <w:szCs w:val="21"/>
        </w:rPr>
        <w:fldChar w:fldCharType="end"/>
      </w:r>
      <w:r w:rsidRPr="004C6C42">
        <w:rPr>
          <w:rFonts w:ascii="Times New Roman" w:hAnsi="Times New Roman" w:hint="eastAsia"/>
          <w:sz w:val="21"/>
          <w:szCs w:val="21"/>
        </w:rPr>
        <w:t>烟雾检测模块</w:t>
      </w:r>
    </w:p>
    <w:p w14:paraId="5796293B" w14:textId="7DB319F8" w:rsidR="00C511F8" w:rsidRPr="003A263E" w:rsidRDefault="006127C4" w:rsidP="006621DD">
      <w:pPr>
        <w:wordWrap w:val="0"/>
        <w:spacing w:line="360" w:lineRule="auto"/>
        <w:ind w:firstLineChars="200" w:firstLine="480"/>
        <w:rPr>
          <w:color w:val="FF0000"/>
          <w:kern w:val="0"/>
          <w:sz w:val="24"/>
        </w:rPr>
      </w:pPr>
      <w:r w:rsidRPr="00802AA2">
        <w:rPr>
          <w:kern w:val="0"/>
          <w:sz w:val="24"/>
        </w:rPr>
        <w:t>MQ</w:t>
      </w:r>
      <w:r w:rsidRPr="006127C4">
        <w:rPr>
          <w:kern w:val="0"/>
          <w:sz w:val="24"/>
        </w:rPr>
        <w:t>-</w:t>
      </w:r>
      <w:r w:rsidRPr="00CD6AF6">
        <w:rPr>
          <w:kern w:val="0"/>
          <w:sz w:val="24"/>
        </w:rPr>
        <w:t>2</w:t>
      </w:r>
      <w:r w:rsidRPr="006127C4">
        <w:rPr>
          <w:kern w:val="0"/>
          <w:sz w:val="24"/>
        </w:rPr>
        <w:t>气敏传感器由一个加热丝和一对电极组成。加热丝负责将传感器内部的金属氧化物加热到一定温度（通常在</w:t>
      </w:r>
      <w:r w:rsidRPr="00CD6AF6">
        <w:rPr>
          <w:kern w:val="0"/>
          <w:sz w:val="24"/>
        </w:rPr>
        <w:t>200</w:t>
      </w:r>
      <w:r w:rsidRPr="006127C4">
        <w:rPr>
          <w:kern w:val="0"/>
          <w:sz w:val="24"/>
        </w:rPr>
        <w:t>°</w:t>
      </w:r>
      <w:r w:rsidRPr="00802AA2">
        <w:rPr>
          <w:kern w:val="0"/>
          <w:sz w:val="24"/>
        </w:rPr>
        <w:t>C</w:t>
      </w:r>
      <w:r w:rsidR="00292D21">
        <w:rPr>
          <w:rFonts w:hint="eastAsia"/>
          <w:kern w:val="0"/>
          <w:sz w:val="24"/>
        </w:rPr>
        <w:t>~</w:t>
      </w:r>
      <w:r w:rsidRPr="00CD6AF6">
        <w:rPr>
          <w:kern w:val="0"/>
          <w:sz w:val="24"/>
        </w:rPr>
        <w:t>300</w:t>
      </w:r>
      <w:r w:rsidRPr="006127C4">
        <w:rPr>
          <w:kern w:val="0"/>
          <w:sz w:val="24"/>
        </w:rPr>
        <w:t>°</w:t>
      </w:r>
      <w:r w:rsidRPr="00802AA2">
        <w:rPr>
          <w:kern w:val="0"/>
          <w:sz w:val="24"/>
        </w:rPr>
        <w:t>C</w:t>
      </w:r>
      <w:r w:rsidRPr="006127C4">
        <w:rPr>
          <w:kern w:val="0"/>
          <w:sz w:val="24"/>
        </w:rPr>
        <w:t>之间），以便使其能够有效地检测周围的气体。当可燃气体进入传感器并与加热的金属氧化物接触时，会</w:t>
      </w:r>
      <w:r w:rsidRPr="003A263E">
        <w:rPr>
          <w:color w:val="FF0000"/>
          <w:kern w:val="0"/>
          <w:sz w:val="24"/>
        </w:rPr>
        <w:t>导致氧化物的</w:t>
      </w:r>
      <w:r w:rsidR="007440E5" w:rsidRPr="003A263E">
        <w:rPr>
          <w:rFonts w:hint="eastAsia"/>
          <w:color w:val="FF0000"/>
          <w:kern w:val="0"/>
          <w:sz w:val="24"/>
        </w:rPr>
        <w:t>电阻</w:t>
      </w:r>
      <w:r w:rsidR="006D00A4" w:rsidRPr="003A263E">
        <w:rPr>
          <w:rFonts w:hint="eastAsia"/>
          <w:color w:val="FF0000"/>
          <w:kern w:val="0"/>
          <w:sz w:val="24"/>
        </w:rPr>
        <w:t>降低</w:t>
      </w:r>
      <w:r w:rsidR="00644B62" w:rsidRPr="003A263E">
        <w:rPr>
          <w:rFonts w:hint="eastAsia"/>
          <w:color w:val="FF0000"/>
          <w:kern w:val="0"/>
          <w:sz w:val="24"/>
        </w:rPr>
        <w:t>，</w:t>
      </w:r>
      <w:r w:rsidR="00DF46B6">
        <w:rPr>
          <w:rFonts w:hint="eastAsia"/>
          <w:color w:val="FF0000"/>
          <w:kern w:val="0"/>
          <w:sz w:val="24"/>
        </w:rPr>
        <w:t>输出端</w:t>
      </w:r>
      <w:r w:rsidR="003A263E" w:rsidRPr="003A263E">
        <w:rPr>
          <w:rFonts w:hint="eastAsia"/>
          <w:color w:val="FF0000"/>
          <w:kern w:val="0"/>
          <w:sz w:val="24"/>
        </w:rPr>
        <w:t>电压升高，超过滑动变阻器设定的阈值输出低电平。反之输出高电平</w:t>
      </w:r>
      <w:r w:rsidR="00644B62" w:rsidRPr="003A263E">
        <w:rPr>
          <w:rFonts w:hint="eastAsia"/>
          <w:color w:val="FF0000"/>
          <w:kern w:val="0"/>
          <w:sz w:val="24"/>
        </w:rPr>
        <w:t>（参考文献：物联网传感器技术在智能家居中的应用）</w:t>
      </w:r>
    </w:p>
    <w:p w14:paraId="36B8AF13" w14:textId="13705F4A" w:rsidR="00C511F8" w:rsidRDefault="00AF702B" w:rsidP="006621DD">
      <w:pPr>
        <w:wordWrap w:val="0"/>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6127C4">
        <w:rPr>
          <w:rFonts w:hint="eastAsia"/>
          <w:color w:val="000000" w:themeColor="text1"/>
          <w:sz w:val="24"/>
          <w:shd w:val="clear" w:color="auto" w:fill="FFFFFF"/>
        </w:rPr>
        <w:t>特性参数</w:t>
      </w:r>
      <w:r>
        <w:rPr>
          <w:color w:val="000000" w:themeColor="text1"/>
          <w:sz w:val="24"/>
          <w:shd w:val="clear" w:color="auto" w:fill="FFFFFF"/>
        </w:rPr>
        <w:t>如表</w:t>
      </w:r>
      <w:r w:rsidRPr="00CD6AF6">
        <w:rPr>
          <w:color w:val="000000" w:themeColor="text1"/>
          <w:sz w:val="24"/>
          <w:shd w:val="clear" w:color="auto" w:fill="FFFFFF"/>
        </w:rPr>
        <w:t>3</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6621424B" w14:textId="34DF85CC" w:rsidR="00C511F8" w:rsidRDefault="00AF702B"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sidRPr="00CD6AF6">
        <w:rPr>
          <w:rFonts w:hint="eastAsia"/>
          <w:b/>
          <w:bCs/>
          <w:sz w:val="21"/>
          <w:szCs w:val="21"/>
        </w:rPr>
        <w:t>1</w:t>
      </w:r>
      <w:r w:rsidR="007914AB">
        <w:rPr>
          <w:rFonts w:hint="eastAsia"/>
          <w:b/>
          <w:bCs/>
          <w:sz w:val="21"/>
          <w:szCs w:val="21"/>
        </w:rPr>
        <w:t xml:space="preserve"> </w:t>
      </w:r>
      <w:r w:rsidR="006127C4" w:rsidRPr="00802AA2">
        <w:rPr>
          <w:rFonts w:cs="Arial"/>
          <w:b/>
          <w:bCs/>
          <w:color w:val="000000" w:themeColor="text1"/>
          <w:sz w:val="21"/>
          <w:szCs w:val="21"/>
          <w:shd w:val="clear" w:color="auto" w:fill="FFFFFF"/>
        </w:rPr>
        <w:t>MQ</w:t>
      </w:r>
      <w:r w:rsidR="006127C4">
        <w:rPr>
          <w:rFonts w:cs="Arial"/>
          <w:b/>
          <w:bCs/>
          <w:color w:val="000000" w:themeColor="text1"/>
          <w:sz w:val="21"/>
          <w:szCs w:val="21"/>
          <w:shd w:val="clear" w:color="auto" w:fill="FFFFFF"/>
        </w:rPr>
        <w:t>-</w:t>
      </w:r>
      <w:r w:rsidR="006127C4" w:rsidRPr="00CD6AF6">
        <w:rPr>
          <w:rFonts w:cs="Arial"/>
          <w:b/>
          <w:bCs/>
          <w:color w:val="000000" w:themeColor="text1"/>
          <w:sz w:val="21"/>
          <w:szCs w:val="21"/>
          <w:shd w:val="clear" w:color="auto" w:fill="FFFFFF"/>
        </w:rPr>
        <w:t>2</w:t>
      </w:r>
      <w:r w:rsidR="006127C4">
        <w:rPr>
          <w:rFonts w:cs="Arial" w:hint="eastAsia"/>
          <w:b/>
          <w:bCs/>
          <w:color w:val="000000" w:themeColor="text1"/>
          <w:sz w:val="21"/>
          <w:szCs w:val="21"/>
          <w:shd w:val="clear" w:color="auto" w:fill="FFFFFF"/>
        </w:rPr>
        <w:t>传感器参数</w:t>
      </w:r>
    </w:p>
    <w:tbl>
      <w:tblPr>
        <w:tblW w:w="8961" w:type="dxa"/>
        <w:tblInd w:w="-30" w:type="dxa"/>
        <w:tblLayout w:type="fixed"/>
        <w:tblLook w:val="0000" w:firstRow="0" w:lastRow="0" w:firstColumn="0" w:lastColumn="0" w:noHBand="0" w:noVBand="0"/>
      </w:tblPr>
      <w:tblGrid>
        <w:gridCol w:w="2157"/>
        <w:gridCol w:w="116"/>
        <w:gridCol w:w="6688"/>
      </w:tblGrid>
      <w:tr w:rsidR="008174B3" w14:paraId="339C363C" w14:textId="77777777" w:rsidTr="004B6265">
        <w:trPr>
          <w:trHeight w:val="245"/>
        </w:trPr>
        <w:tc>
          <w:tcPr>
            <w:tcW w:w="2157" w:type="dxa"/>
            <w:tcBorders>
              <w:top w:val="single" w:sz="18" w:space="0" w:color="auto"/>
              <w:left w:val="nil"/>
              <w:bottom w:val="single" w:sz="6" w:space="0" w:color="auto"/>
              <w:right w:val="nil"/>
            </w:tcBorders>
          </w:tcPr>
          <w:p w14:paraId="2BD857AA" w14:textId="77777777" w:rsidR="008174B3" w:rsidRDefault="008174B3" w:rsidP="006621DD">
            <w:pPr>
              <w:wordWrap w:val="0"/>
              <w:autoSpaceDE w:val="0"/>
              <w:autoSpaceDN w:val="0"/>
              <w:adjustRightInd w:val="0"/>
              <w:ind w:rightChars="-119" w:right="-250"/>
              <w:jc w:val="center"/>
              <w:rPr>
                <w:rFonts w:ascii="宋体" w:cs="宋体"/>
                <w:color w:val="000000"/>
                <w:kern w:val="0"/>
                <w:sz w:val="22"/>
                <w:szCs w:val="22"/>
              </w:rPr>
            </w:pPr>
            <w:r>
              <w:rPr>
                <w:rFonts w:ascii="宋体" w:cs="宋体" w:hint="eastAsia"/>
                <w:color w:val="000000"/>
                <w:kern w:val="0"/>
                <w:sz w:val="22"/>
                <w:szCs w:val="22"/>
              </w:rPr>
              <w:t>参数</w:t>
            </w:r>
          </w:p>
        </w:tc>
        <w:tc>
          <w:tcPr>
            <w:tcW w:w="6804" w:type="dxa"/>
            <w:gridSpan w:val="2"/>
            <w:tcBorders>
              <w:top w:val="single" w:sz="18" w:space="0" w:color="auto"/>
              <w:left w:val="nil"/>
              <w:bottom w:val="single" w:sz="6" w:space="0" w:color="auto"/>
              <w:right w:val="nil"/>
            </w:tcBorders>
          </w:tcPr>
          <w:p w14:paraId="25A7DB7E"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描述</w:t>
            </w:r>
          </w:p>
        </w:tc>
      </w:tr>
      <w:tr w:rsidR="008174B3" w14:paraId="4CD72183" w14:textId="77777777" w:rsidTr="004B6265">
        <w:trPr>
          <w:trHeight w:val="257"/>
        </w:trPr>
        <w:tc>
          <w:tcPr>
            <w:tcW w:w="2157" w:type="dxa"/>
            <w:tcBorders>
              <w:top w:val="single" w:sz="6" w:space="0" w:color="auto"/>
              <w:left w:val="nil"/>
              <w:bottom w:val="nil"/>
              <w:right w:val="nil"/>
            </w:tcBorders>
          </w:tcPr>
          <w:p w14:paraId="0AD95DE3"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供电电压</w:t>
            </w:r>
          </w:p>
        </w:tc>
        <w:tc>
          <w:tcPr>
            <w:tcW w:w="6804" w:type="dxa"/>
            <w:gridSpan w:val="2"/>
            <w:tcBorders>
              <w:top w:val="single" w:sz="6" w:space="0" w:color="auto"/>
              <w:left w:val="nil"/>
              <w:bottom w:val="nil"/>
              <w:right w:val="nil"/>
            </w:tcBorders>
          </w:tcPr>
          <w:p w14:paraId="4FF388E2"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通常为</w:t>
            </w:r>
            <w:r w:rsidRPr="00CD6AF6">
              <w:rPr>
                <w:color w:val="000000"/>
                <w:kern w:val="0"/>
                <w:sz w:val="22"/>
                <w:szCs w:val="22"/>
              </w:rPr>
              <w:t>5</w:t>
            </w:r>
            <w:r w:rsidRPr="00802AA2">
              <w:rPr>
                <w:color w:val="000000"/>
                <w:kern w:val="0"/>
                <w:sz w:val="22"/>
                <w:szCs w:val="22"/>
              </w:rPr>
              <w:t>V</w:t>
            </w:r>
            <w:r>
              <w:rPr>
                <w:color w:val="000000"/>
                <w:kern w:val="0"/>
                <w:sz w:val="22"/>
                <w:szCs w:val="22"/>
              </w:rPr>
              <w:t xml:space="preserve"> </w:t>
            </w:r>
            <w:r w:rsidRPr="00802AA2">
              <w:rPr>
                <w:color w:val="000000"/>
                <w:kern w:val="0"/>
                <w:sz w:val="22"/>
                <w:szCs w:val="22"/>
              </w:rPr>
              <w:t>DC</w:t>
            </w:r>
            <w:r>
              <w:rPr>
                <w:rFonts w:ascii="宋体" w:cs="宋体" w:hint="eastAsia"/>
                <w:color w:val="000000"/>
                <w:kern w:val="0"/>
                <w:sz w:val="22"/>
                <w:szCs w:val="22"/>
              </w:rPr>
              <w:t>。</w:t>
            </w:r>
          </w:p>
        </w:tc>
      </w:tr>
      <w:tr w:rsidR="008174B3" w14:paraId="4C3AB7B7" w14:textId="77777777" w:rsidTr="004B6265">
        <w:trPr>
          <w:trHeight w:val="257"/>
        </w:trPr>
        <w:tc>
          <w:tcPr>
            <w:tcW w:w="2273" w:type="dxa"/>
            <w:gridSpan w:val="2"/>
            <w:tcBorders>
              <w:top w:val="nil"/>
              <w:left w:val="nil"/>
              <w:bottom w:val="nil"/>
              <w:right w:val="nil"/>
            </w:tcBorders>
          </w:tcPr>
          <w:p w14:paraId="742D8F81"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加热功率</w:t>
            </w:r>
          </w:p>
        </w:tc>
        <w:tc>
          <w:tcPr>
            <w:tcW w:w="6688" w:type="dxa"/>
            <w:tcBorders>
              <w:top w:val="nil"/>
              <w:left w:val="nil"/>
              <w:bottom w:val="nil"/>
              <w:right w:val="nil"/>
            </w:tcBorders>
          </w:tcPr>
          <w:p w14:paraId="12E73DCE" w14:textId="77777777" w:rsidR="008174B3" w:rsidRDefault="008174B3" w:rsidP="006621DD">
            <w:pPr>
              <w:wordWrap w:val="0"/>
              <w:autoSpaceDE w:val="0"/>
              <w:autoSpaceDN w:val="0"/>
              <w:adjustRightInd w:val="0"/>
              <w:ind w:leftChars="-53" w:left="-111" w:firstLineChars="389" w:firstLine="856"/>
              <w:jc w:val="center"/>
              <w:rPr>
                <w:rFonts w:ascii="宋体" w:cs="宋体"/>
                <w:color w:val="000000"/>
                <w:kern w:val="0"/>
                <w:sz w:val="22"/>
                <w:szCs w:val="22"/>
              </w:rPr>
            </w:pPr>
            <w:r>
              <w:rPr>
                <w:rFonts w:ascii="宋体" w:cs="宋体" w:hint="eastAsia"/>
                <w:color w:val="000000"/>
                <w:kern w:val="0"/>
                <w:sz w:val="22"/>
                <w:szCs w:val="22"/>
              </w:rPr>
              <w:t>大约</w:t>
            </w:r>
            <w:r w:rsidRPr="00CD6AF6">
              <w:rPr>
                <w:color w:val="000000"/>
                <w:kern w:val="0"/>
                <w:sz w:val="22"/>
                <w:szCs w:val="22"/>
              </w:rPr>
              <w:t>700</w:t>
            </w:r>
            <w:r w:rsidRPr="00802AA2">
              <w:rPr>
                <w:color w:val="000000"/>
                <w:kern w:val="0"/>
                <w:sz w:val="22"/>
                <w:szCs w:val="22"/>
              </w:rPr>
              <w:t>mW</w:t>
            </w:r>
            <w:r>
              <w:rPr>
                <w:rFonts w:ascii="宋体" w:cs="宋体" w:hint="eastAsia"/>
                <w:color w:val="000000"/>
                <w:kern w:val="0"/>
                <w:sz w:val="22"/>
                <w:szCs w:val="22"/>
              </w:rPr>
              <w:t>。</w:t>
            </w:r>
          </w:p>
        </w:tc>
      </w:tr>
      <w:tr w:rsidR="008174B3" w14:paraId="3A4A5A6E" w14:textId="77777777" w:rsidTr="004B6265">
        <w:trPr>
          <w:trHeight w:val="257"/>
        </w:trPr>
        <w:tc>
          <w:tcPr>
            <w:tcW w:w="2157" w:type="dxa"/>
            <w:tcBorders>
              <w:top w:val="nil"/>
              <w:left w:val="nil"/>
              <w:bottom w:val="nil"/>
              <w:right w:val="nil"/>
            </w:tcBorders>
          </w:tcPr>
          <w:p w14:paraId="03A6C3F2"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响应时间</w:t>
            </w:r>
          </w:p>
        </w:tc>
        <w:tc>
          <w:tcPr>
            <w:tcW w:w="6804" w:type="dxa"/>
            <w:gridSpan w:val="2"/>
            <w:tcBorders>
              <w:top w:val="nil"/>
              <w:left w:val="nil"/>
              <w:bottom w:val="nil"/>
              <w:right w:val="nil"/>
            </w:tcBorders>
          </w:tcPr>
          <w:p w14:paraId="2FB7D3F0"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10</w:t>
            </w:r>
            <w:r>
              <w:rPr>
                <w:rFonts w:ascii="宋体" w:cs="宋体" w:hint="eastAsia"/>
                <w:color w:val="000000"/>
                <w:kern w:val="0"/>
                <w:sz w:val="22"/>
                <w:szCs w:val="22"/>
              </w:rPr>
              <w:t>秒。</w:t>
            </w:r>
          </w:p>
        </w:tc>
      </w:tr>
      <w:tr w:rsidR="008174B3" w14:paraId="526C4BA5" w14:textId="77777777" w:rsidTr="004B6265">
        <w:trPr>
          <w:trHeight w:val="257"/>
        </w:trPr>
        <w:tc>
          <w:tcPr>
            <w:tcW w:w="2157" w:type="dxa"/>
            <w:tcBorders>
              <w:top w:val="nil"/>
              <w:left w:val="nil"/>
              <w:bottom w:val="nil"/>
              <w:right w:val="nil"/>
            </w:tcBorders>
          </w:tcPr>
          <w:p w14:paraId="517C094C"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恢复时间</w:t>
            </w:r>
          </w:p>
        </w:tc>
        <w:tc>
          <w:tcPr>
            <w:tcW w:w="6804" w:type="dxa"/>
            <w:gridSpan w:val="2"/>
            <w:tcBorders>
              <w:top w:val="nil"/>
              <w:left w:val="nil"/>
              <w:bottom w:val="nil"/>
              <w:right w:val="nil"/>
            </w:tcBorders>
          </w:tcPr>
          <w:p w14:paraId="1E7D928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30</w:t>
            </w:r>
            <w:r>
              <w:rPr>
                <w:rFonts w:ascii="宋体" w:cs="宋体" w:hint="eastAsia"/>
                <w:color w:val="000000"/>
                <w:kern w:val="0"/>
                <w:sz w:val="22"/>
                <w:szCs w:val="22"/>
              </w:rPr>
              <w:t>秒。</w:t>
            </w:r>
          </w:p>
        </w:tc>
      </w:tr>
      <w:tr w:rsidR="008174B3" w14:paraId="653CF3EB" w14:textId="77777777" w:rsidTr="004B6265">
        <w:trPr>
          <w:trHeight w:val="257"/>
        </w:trPr>
        <w:tc>
          <w:tcPr>
            <w:tcW w:w="2157" w:type="dxa"/>
            <w:tcBorders>
              <w:top w:val="nil"/>
              <w:left w:val="nil"/>
              <w:bottom w:val="nil"/>
              <w:right w:val="nil"/>
            </w:tcBorders>
          </w:tcPr>
          <w:p w14:paraId="1F9ECEA9"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灵敏度</w:t>
            </w:r>
          </w:p>
        </w:tc>
        <w:tc>
          <w:tcPr>
            <w:tcW w:w="6804" w:type="dxa"/>
            <w:gridSpan w:val="2"/>
            <w:tcBorders>
              <w:top w:val="nil"/>
              <w:left w:val="nil"/>
              <w:bottom w:val="nil"/>
              <w:right w:val="nil"/>
            </w:tcBorders>
          </w:tcPr>
          <w:p w14:paraId="2A6AFB71" w14:textId="3ACF1233"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对于不同的可燃气体，其灵敏度会有所不同</w:t>
            </w:r>
          </w:p>
        </w:tc>
      </w:tr>
      <w:tr w:rsidR="008174B3" w14:paraId="4427984F" w14:textId="77777777" w:rsidTr="004B6265">
        <w:trPr>
          <w:trHeight w:val="269"/>
        </w:trPr>
        <w:tc>
          <w:tcPr>
            <w:tcW w:w="2157" w:type="dxa"/>
            <w:tcBorders>
              <w:top w:val="nil"/>
              <w:left w:val="nil"/>
              <w:bottom w:val="single" w:sz="18" w:space="0" w:color="auto"/>
              <w:right w:val="nil"/>
            </w:tcBorders>
          </w:tcPr>
          <w:p w14:paraId="6E665E5A"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使用寿命</w:t>
            </w:r>
          </w:p>
        </w:tc>
        <w:tc>
          <w:tcPr>
            <w:tcW w:w="6804" w:type="dxa"/>
            <w:gridSpan w:val="2"/>
            <w:tcBorders>
              <w:top w:val="nil"/>
              <w:left w:val="nil"/>
              <w:bottom w:val="single" w:sz="18" w:space="0" w:color="auto"/>
              <w:right w:val="nil"/>
            </w:tcBorders>
          </w:tcPr>
          <w:p w14:paraId="683E96A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在正常操作条件下，</w:t>
            </w:r>
            <w:r w:rsidRPr="00802AA2">
              <w:rPr>
                <w:color w:val="000000"/>
                <w:kern w:val="0"/>
                <w:sz w:val="22"/>
                <w:szCs w:val="22"/>
              </w:rPr>
              <w:t>MQ</w:t>
            </w:r>
            <w:r>
              <w:rPr>
                <w:color w:val="000000"/>
                <w:kern w:val="0"/>
                <w:sz w:val="22"/>
                <w:szCs w:val="22"/>
              </w:rPr>
              <w:t>-</w:t>
            </w:r>
            <w:r w:rsidRPr="00CD6AF6">
              <w:rPr>
                <w:color w:val="000000"/>
                <w:kern w:val="0"/>
                <w:sz w:val="22"/>
                <w:szCs w:val="22"/>
              </w:rPr>
              <w:t>2</w:t>
            </w:r>
            <w:r>
              <w:rPr>
                <w:rFonts w:ascii="宋体" w:cs="宋体" w:hint="eastAsia"/>
                <w:color w:val="000000"/>
                <w:kern w:val="0"/>
                <w:sz w:val="22"/>
                <w:szCs w:val="22"/>
              </w:rPr>
              <w:t>气敏传感器的使用寿命通常可以达到几年。</w:t>
            </w:r>
          </w:p>
        </w:tc>
      </w:tr>
    </w:tbl>
    <w:p w14:paraId="2667035D" w14:textId="7E274ABF" w:rsidR="00853D55" w:rsidRDefault="00853D55" w:rsidP="006621DD">
      <w:pPr>
        <w:wordWrap w:val="0"/>
        <w:spacing w:beforeLines="50" w:before="156" w:afterLines="50" w:after="156" w:line="360" w:lineRule="auto"/>
        <w:outlineLvl w:val="1"/>
        <w:rPr>
          <w:rFonts w:eastAsia="黑体"/>
          <w:sz w:val="24"/>
        </w:rPr>
      </w:pPr>
      <w:bookmarkStart w:id="64" w:name="_Toc197360089"/>
      <w:bookmarkStart w:id="65" w:name="_Toc71660329"/>
      <w:bookmarkStart w:id="66" w:name="_Toc70791699"/>
      <w:bookmarkStart w:id="67" w:name="_Toc70791437"/>
      <w:bookmarkStart w:id="68" w:name="_Toc70791175"/>
      <w:r w:rsidRPr="00CD6AF6">
        <w:rPr>
          <w:rFonts w:eastAsia="黑体" w:hint="eastAsia"/>
          <w:sz w:val="28"/>
          <w:szCs w:val="28"/>
        </w:rPr>
        <w:lastRenderedPageBreak/>
        <w:t>3</w:t>
      </w:r>
      <w:r>
        <w:rPr>
          <w:rFonts w:eastAsia="黑体" w:hint="eastAsia"/>
          <w:sz w:val="28"/>
          <w:szCs w:val="28"/>
        </w:rPr>
        <w:t>.</w:t>
      </w:r>
      <w:r w:rsidR="001E3FE2" w:rsidRPr="00CD6AF6">
        <w:rPr>
          <w:rFonts w:eastAsia="黑体" w:hint="eastAsia"/>
          <w:sz w:val="28"/>
          <w:szCs w:val="28"/>
        </w:rPr>
        <w:t>4</w:t>
      </w:r>
      <w:r>
        <w:rPr>
          <w:rFonts w:eastAsia="黑体" w:hint="eastAsia"/>
          <w:sz w:val="28"/>
          <w:szCs w:val="28"/>
        </w:rPr>
        <w:t xml:space="preserve">　</w:t>
      </w:r>
      <w:r w:rsidR="003E3201">
        <w:rPr>
          <w:rFonts w:eastAsia="黑体" w:hint="eastAsia"/>
          <w:sz w:val="28"/>
          <w:szCs w:val="28"/>
        </w:rPr>
        <w:t>火焰传感器检测模块</w:t>
      </w:r>
      <w:r w:rsidR="008F2C12">
        <w:rPr>
          <w:rFonts w:eastAsia="黑体" w:hint="eastAsia"/>
          <w:sz w:val="28"/>
          <w:szCs w:val="28"/>
        </w:rPr>
        <w:t>（</w:t>
      </w:r>
      <w:r w:rsidR="008F2C12" w:rsidRPr="00802AA2">
        <w:rPr>
          <w:rFonts w:eastAsia="黑体" w:hint="eastAsia"/>
          <w:sz w:val="28"/>
          <w:szCs w:val="28"/>
        </w:rPr>
        <w:t>g</w:t>
      </w:r>
      <w:r w:rsidR="008F2C12">
        <w:rPr>
          <w:rFonts w:eastAsia="黑体" w:hint="eastAsia"/>
          <w:sz w:val="28"/>
          <w:szCs w:val="28"/>
        </w:rPr>
        <w:t>）</w:t>
      </w:r>
      <w:bookmarkEnd w:id="64"/>
    </w:p>
    <w:p w14:paraId="58F8D083" w14:textId="1CF950DC" w:rsidR="00853D55" w:rsidRDefault="00E61F34" w:rsidP="006621DD">
      <w:pPr>
        <w:wordWrap w:val="0"/>
        <w:spacing w:line="360" w:lineRule="auto"/>
        <w:ind w:firstLineChars="200" w:firstLine="480"/>
        <w:rPr>
          <w:sz w:val="24"/>
        </w:rPr>
      </w:pPr>
      <w:r w:rsidRPr="00E61F34">
        <w:rPr>
          <w:rFonts w:hint="eastAsia"/>
          <w:sz w:val="24"/>
        </w:rPr>
        <w:t>火焰传感器的工作原理是通过红外接收管接</w:t>
      </w:r>
      <w:r w:rsidR="004B6265">
        <w:rPr>
          <w:rFonts w:hint="eastAsia"/>
          <w:sz w:val="24"/>
        </w:rPr>
        <w:t>收</w:t>
      </w:r>
      <w:r w:rsidRPr="00E61F34">
        <w:rPr>
          <w:rFonts w:hint="eastAsia"/>
          <w:sz w:val="24"/>
        </w:rPr>
        <w:t>火焰发出的红外线波，</w:t>
      </w:r>
      <w:r w:rsidR="00F84C57" w:rsidRPr="00F84C57">
        <w:rPr>
          <w:sz w:val="24"/>
        </w:rPr>
        <w:t>电路采用</w:t>
      </w:r>
      <w:r w:rsidR="00F84C57" w:rsidRPr="00802AA2">
        <w:rPr>
          <w:sz w:val="24"/>
        </w:rPr>
        <w:t>LM</w:t>
      </w:r>
      <w:r w:rsidR="00F84C57" w:rsidRPr="00CD6AF6">
        <w:rPr>
          <w:sz w:val="24"/>
        </w:rPr>
        <w:t>393</w:t>
      </w:r>
      <w:r w:rsidR="00F84C57" w:rsidRPr="00F84C57">
        <w:rPr>
          <w:sz w:val="24"/>
        </w:rPr>
        <w:t>作为比较器，通过红外检测管</w:t>
      </w:r>
      <w:r w:rsidR="00F84C57" w:rsidRPr="00802AA2">
        <w:rPr>
          <w:sz w:val="24"/>
        </w:rPr>
        <w:t>CGQ</w:t>
      </w:r>
      <w:r w:rsidR="00F84C57" w:rsidRPr="00CD6AF6">
        <w:rPr>
          <w:sz w:val="24"/>
        </w:rPr>
        <w:t>1</w:t>
      </w:r>
      <w:r w:rsidR="00F84C57" w:rsidRPr="00F84C57">
        <w:rPr>
          <w:sz w:val="24"/>
        </w:rPr>
        <w:t>接收火焰的红外辐射信号，转换为电信号后输入比较器。比较器另一端接</w:t>
      </w:r>
      <w:r w:rsidR="004B6265">
        <w:rPr>
          <w:rFonts w:hint="eastAsia"/>
          <w:sz w:val="24"/>
        </w:rPr>
        <w:t>收</w:t>
      </w:r>
      <w:r w:rsidR="00F84C57" w:rsidRPr="00F84C57">
        <w:rPr>
          <w:sz w:val="24"/>
        </w:rPr>
        <w:t>来自分压电路的参考电压</w:t>
      </w:r>
      <w:r w:rsidR="00FA7D3F">
        <w:rPr>
          <w:rFonts w:hint="eastAsia"/>
          <w:sz w:val="24"/>
        </w:rPr>
        <w:t>，参考电压通过滑动变阻器调节</w:t>
      </w:r>
      <w:r w:rsidR="00250019">
        <w:rPr>
          <w:rFonts w:hint="eastAsia"/>
          <w:sz w:val="24"/>
        </w:rPr>
        <w:t>到合适位置</w:t>
      </w:r>
      <w:r w:rsidR="00F84C57" w:rsidRPr="00F84C57">
        <w:rPr>
          <w:sz w:val="24"/>
        </w:rPr>
        <w:t>。当检测信号超过参考电压时，比较器输出</w:t>
      </w:r>
      <w:r w:rsidR="005A443D">
        <w:rPr>
          <w:rFonts w:hint="eastAsia"/>
          <w:sz w:val="24"/>
        </w:rPr>
        <w:t>低</w:t>
      </w:r>
      <w:r w:rsidR="00F84C57" w:rsidRPr="00F84C57">
        <w:rPr>
          <w:sz w:val="24"/>
        </w:rPr>
        <w:t>电平</w:t>
      </w:r>
      <w:r w:rsidR="00EB0373">
        <w:rPr>
          <w:rFonts w:hint="eastAsia"/>
          <w:sz w:val="24"/>
        </w:rPr>
        <w:t>。</w:t>
      </w:r>
      <w:r w:rsidR="00A44017">
        <w:rPr>
          <w:rFonts w:hint="eastAsia"/>
          <w:sz w:val="24"/>
        </w:rPr>
        <w:t>系统采用</w:t>
      </w:r>
      <w:r w:rsidR="00A44017" w:rsidRPr="00CD6AF6">
        <w:rPr>
          <w:rFonts w:hint="eastAsia"/>
          <w:sz w:val="24"/>
        </w:rPr>
        <w:t>5</w:t>
      </w:r>
      <w:r w:rsidR="00A44017">
        <w:rPr>
          <w:rFonts w:hint="eastAsia"/>
          <w:sz w:val="24"/>
        </w:rPr>
        <w:t>个</w:t>
      </w:r>
      <w:r w:rsidR="001E2605">
        <w:rPr>
          <w:rFonts w:hint="eastAsia"/>
          <w:sz w:val="24"/>
        </w:rPr>
        <w:t>火焰传感器</w:t>
      </w:r>
      <w:r w:rsidR="00A44017">
        <w:rPr>
          <w:rFonts w:hint="eastAsia"/>
          <w:sz w:val="24"/>
        </w:rPr>
        <w:t>分别检测</w:t>
      </w:r>
      <w:r w:rsidR="00A44017" w:rsidRPr="00CD6AF6">
        <w:rPr>
          <w:rFonts w:hint="eastAsia"/>
          <w:sz w:val="24"/>
        </w:rPr>
        <w:t>5</w:t>
      </w:r>
      <w:r w:rsidR="00A44017">
        <w:rPr>
          <w:rFonts w:hint="eastAsia"/>
          <w:sz w:val="24"/>
        </w:rPr>
        <w:t>个不同区域的火灾情况</w:t>
      </w:r>
      <w:r w:rsidR="001A15E4">
        <w:rPr>
          <w:rFonts w:hint="eastAsia"/>
          <w:sz w:val="24"/>
        </w:rPr>
        <w:t>，</w:t>
      </w:r>
      <w:r w:rsidR="00452AB5">
        <w:rPr>
          <w:rFonts w:hint="eastAsia"/>
          <w:sz w:val="24"/>
        </w:rPr>
        <w:t>他们的输出端分别与单片机的引脚</w:t>
      </w:r>
      <w:r w:rsidR="00452AB5">
        <w:rPr>
          <w:rFonts w:hint="eastAsia"/>
          <w:sz w:val="24"/>
        </w:rPr>
        <w:t>PC9</w:t>
      </w:r>
      <w:r w:rsidR="00452AB5">
        <w:rPr>
          <w:rFonts w:hint="eastAsia"/>
          <w:sz w:val="24"/>
        </w:rPr>
        <w:t>、</w:t>
      </w:r>
      <w:r w:rsidR="00567D72">
        <w:rPr>
          <w:rFonts w:hint="eastAsia"/>
          <w:sz w:val="24"/>
        </w:rPr>
        <w:t>PC8</w:t>
      </w:r>
      <w:r w:rsidR="00961083">
        <w:rPr>
          <w:rFonts w:hint="eastAsia"/>
          <w:sz w:val="24"/>
        </w:rPr>
        <w:t>、</w:t>
      </w:r>
      <w:r w:rsidR="00567D72">
        <w:rPr>
          <w:rFonts w:hint="eastAsia"/>
          <w:sz w:val="24"/>
        </w:rPr>
        <w:t>PC7</w:t>
      </w:r>
      <w:r w:rsidR="00961083">
        <w:rPr>
          <w:rFonts w:hint="eastAsia"/>
          <w:sz w:val="24"/>
        </w:rPr>
        <w:t>、</w:t>
      </w:r>
      <w:r w:rsidR="00567D72">
        <w:rPr>
          <w:rFonts w:hint="eastAsia"/>
          <w:sz w:val="24"/>
        </w:rPr>
        <w:t>PC6</w:t>
      </w:r>
      <w:r w:rsidR="00961083">
        <w:rPr>
          <w:rFonts w:hint="eastAsia"/>
          <w:sz w:val="24"/>
        </w:rPr>
        <w:t>、</w:t>
      </w:r>
      <w:r w:rsidR="00567D72">
        <w:rPr>
          <w:rFonts w:hint="eastAsia"/>
          <w:sz w:val="24"/>
        </w:rPr>
        <w:t>PD15</w:t>
      </w:r>
      <w:r w:rsidR="00452AB5">
        <w:rPr>
          <w:rFonts w:hint="eastAsia"/>
          <w:sz w:val="24"/>
        </w:rPr>
        <w:t>相连</w:t>
      </w:r>
      <w:r w:rsidR="00961083">
        <w:rPr>
          <w:rFonts w:hint="eastAsia"/>
          <w:sz w:val="24"/>
        </w:rPr>
        <w:t>，接口电路如图</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eq \c</w:instrText>
      </w:r>
      <w:r w:rsidR="00961083" w:rsidRPr="00607453">
        <w:rPr>
          <w:sz w:val="24"/>
        </w:rPr>
        <w:instrText xml:space="preserve"> </w:instrText>
      </w:r>
      <w:r w:rsidR="00961083" w:rsidRPr="00607453">
        <w:rPr>
          <w:sz w:val="24"/>
        </w:rPr>
        <w:fldChar w:fldCharType="separate"/>
      </w:r>
      <w:r w:rsidR="009614EE">
        <w:rPr>
          <w:noProof/>
          <w:sz w:val="24"/>
        </w:rPr>
        <w:t>3</w:t>
      </w:r>
      <w:r w:rsidR="00961083" w:rsidRPr="00607453">
        <w:rPr>
          <w:sz w:val="24"/>
        </w:rPr>
        <w:fldChar w:fldCharType="end"/>
      </w:r>
      <w:r w:rsidR="00961083" w:rsidRPr="00607453">
        <w:rPr>
          <w:rFonts w:hint="eastAsia"/>
          <w:sz w:val="24"/>
        </w:rPr>
        <w:t>.</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txt</w:instrText>
      </w:r>
      <w:r w:rsidR="00961083" w:rsidRPr="00607453">
        <w:rPr>
          <w:sz w:val="24"/>
        </w:rPr>
        <w:instrText xml:space="preserve"> </w:instrText>
      </w:r>
      <w:r w:rsidR="00961083" w:rsidRPr="00607453">
        <w:rPr>
          <w:sz w:val="24"/>
        </w:rPr>
        <w:fldChar w:fldCharType="separate"/>
      </w:r>
      <w:r w:rsidR="009614EE">
        <w:rPr>
          <w:noProof/>
          <w:sz w:val="24"/>
        </w:rPr>
        <w:t>14</w:t>
      </w:r>
      <w:r w:rsidR="00961083" w:rsidRPr="00607453">
        <w:rPr>
          <w:sz w:val="24"/>
        </w:rPr>
        <w:fldChar w:fldCharType="end"/>
      </w:r>
      <w:r w:rsidR="00961083" w:rsidRPr="00F36AD2">
        <w:rPr>
          <w:rFonts w:hint="eastAsia"/>
          <w:sz w:val="24"/>
        </w:rPr>
        <w:t>所示</w:t>
      </w:r>
      <w:r w:rsidR="00452AB5">
        <w:rPr>
          <w:rFonts w:hint="eastAsia"/>
          <w:sz w:val="24"/>
        </w:rPr>
        <w:t>。</w:t>
      </w:r>
      <w:r w:rsidR="00961083">
        <w:rPr>
          <w:rFonts w:hint="eastAsia"/>
          <w:sz w:val="24"/>
        </w:rPr>
        <w:t>走廊</w:t>
      </w:r>
      <w:r w:rsidR="00961083" w:rsidRPr="00CD6AF6">
        <w:rPr>
          <w:rFonts w:hint="eastAsia"/>
          <w:sz w:val="24"/>
        </w:rPr>
        <w:t>1</w:t>
      </w:r>
      <w:r w:rsidR="00961083">
        <w:rPr>
          <w:rFonts w:hint="eastAsia"/>
          <w:sz w:val="24"/>
        </w:rPr>
        <w:t>区域的</w:t>
      </w:r>
      <w:r w:rsidR="001A15E4">
        <w:rPr>
          <w:rFonts w:hint="eastAsia"/>
          <w:sz w:val="24"/>
        </w:rPr>
        <w:t>模块内部</w:t>
      </w:r>
      <w:r w:rsidR="00F36AD2" w:rsidRPr="00F36AD2">
        <w:rPr>
          <w:rFonts w:hint="eastAsia"/>
          <w:sz w:val="24"/>
        </w:rPr>
        <w:t>电路</w:t>
      </w:r>
      <w:r w:rsidR="001A15E4">
        <w:rPr>
          <w:rFonts w:hint="eastAsia"/>
          <w:sz w:val="24"/>
        </w:rPr>
        <w:t>及接口电路</w:t>
      </w:r>
      <w:r w:rsidR="00F36AD2" w:rsidRPr="00F36AD2">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15</w:t>
      </w:r>
      <w:r w:rsidR="0031732C" w:rsidRPr="00607453">
        <w:rPr>
          <w:sz w:val="24"/>
        </w:rPr>
        <w:fldChar w:fldCharType="end"/>
      </w:r>
      <w:r w:rsidR="00F36AD2" w:rsidRPr="00F36AD2">
        <w:rPr>
          <w:rFonts w:hint="eastAsia"/>
          <w:sz w:val="24"/>
        </w:rPr>
        <w:t>所示</w:t>
      </w:r>
      <w:r w:rsidR="001A15E4">
        <w:rPr>
          <w:rFonts w:hint="eastAsia"/>
          <w:sz w:val="24"/>
        </w:rPr>
        <w:t>。</w:t>
      </w:r>
    </w:p>
    <w:p w14:paraId="5A6A2755" w14:textId="252A2090" w:rsidR="00A715CE" w:rsidRDefault="00F35891" w:rsidP="006621DD">
      <w:pPr>
        <w:wordWrap w:val="0"/>
        <w:spacing w:line="360" w:lineRule="auto"/>
        <w:jc w:val="center"/>
        <w:rPr>
          <w:sz w:val="24"/>
        </w:rPr>
      </w:pPr>
      <w:r>
        <w:rPr>
          <w:noProof/>
          <w:sz w:val="24"/>
        </w:rPr>
        <w:drawing>
          <wp:inline distT="0" distB="0" distL="0" distR="0" wp14:anchorId="793A71BF" wp14:editId="709F2A64">
            <wp:extent cx="5753735" cy="1544320"/>
            <wp:effectExtent l="0" t="0" r="0" b="0"/>
            <wp:docPr id="13683817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735" cy="1544320"/>
                    </a:xfrm>
                    <a:prstGeom prst="rect">
                      <a:avLst/>
                    </a:prstGeom>
                    <a:noFill/>
                    <a:ln>
                      <a:noFill/>
                    </a:ln>
                  </pic:spPr>
                </pic:pic>
              </a:graphicData>
            </a:graphic>
          </wp:inline>
        </w:drawing>
      </w:r>
    </w:p>
    <w:p w14:paraId="7B5149AF" w14:textId="77B8B9EF" w:rsidR="00F36AD2" w:rsidRDefault="00A715CE"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9614EE">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9614EE">
        <w:rPr>
          <w:noProof/>
          <w:szCs w:val="21"/>
        </w:rPr>
        <w:t>14</w:t>
      </w:r>
      <w:r w:rsidR="00A16CFD">
        <w:rPr>
          <w:szCs w:val="21"/>
        </w:rPr>
        <w:fldChar w:fldCharType="end"/>
      </w:r>
      <w:r w:rsidRPr="004C6C42">
        <w:rPr>
          <w:rFonts w:eastAsia="黑体" w:hint="eastAsia"/>
          <w:szCs w:val="21"/>
        </w:rPr>
        <w:t>火焰传感器模块</w:t>
      </w:r>
    </w:p>
    <w:p w14:paraId="706890F0" w14:textId="77777777" w:rsidR="00961083" w:rsidRDefault="00961083" w:rsidP="006621DD">
      <w:pPr>
        <w:wordWrap w:val="0"/>
        <w:spacing w:line="360" w:lineRule="auto"/>
        <w:jc w:val="center"/>
        <w:rPr>
          <w:sz w:val="24"/>
        </w:rPr>
      </w:pPr>
      <w:r>
        <w:rPr>
          <w:noProof/>
          <w:sz w:val="24"/>
        </w:rPr>
        <w:drawing>
          <wp:inline distT="0" distB="0" distL="0" distR="0" wp14:anchorId="23F024FA" wp14:editId="4EC74065">
            <wp:extent cx="4914199" cy="2112758"/>
            <wp:effectExtent l="0" t="0" r="1270" b="1905"/>
            <wp:docPr id="18410702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23405" cy="2116716"/>
                    </a:xfrm>
                    <a:prstGeom prst="rect">
                      <a:avLst/>
                    </a:prstGeom>
                    <a:noFill/>
                    <a:ln>
                      <a:noFill/>
                    </a:ln>
                  </pic:spPr>
                </pic:pic>
              </a:graphicData>
            </a:graphic>
          </wp:inline>
        </w:drawing>
      </w:r>
    </w:p>
    <w:p w14:paraId="768D407E" w14:textId="4F16745D" w:rsidR="00961083" w:rsidRPr="004C6C42" w:rsidRDefault="00961083" w:rsidP="006621DD">
      <w:pPr>
        <w:wordWrap w:val="0"/>
        <w:spacing w:line="360" w:lineRule="auto"/>
        <w:jc w:val="center"/>
        <w:rPr>
          <w:rFonts w:eastAsia="黑体"/>
          <w:szCs w:val="21"/>
        </w:rPr>
      </w:pPr>
      <w:r w:rsidRPr="004C6C42">
        <w:rPr>
          <w:rFonts w:eastAsia="黑体" w:hint="eastAsia"/>
          <w:szCs w:val="21"/>
        </w:rPr>
        <w:lastRenderedPageBreak/>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9614EE">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9614EE">
        <w:rPr>
          <w:noProof/>
          <w:szCs w:val="21"/>
        </w:rPr>
        <w:t>15</w:t>
      </w:r>
      <w:r>
        <w:rPr>
          <w:szCs w:val="21"/>
        </w:rPr>
        <w:fldChar w:fldCharType="end"/>
      </w:r>
      <w:r w:rsidRPr="004C6C42">
        <w:rPr>
          <w:rFonts w:eastAsia="黑体" w:hint="eastAsia"/>
          <w:szCs w:val="21"/>
        </w:rPr>
        <w:t>火焰传感器模块</w:t>
      </w:r>
    </w:p>
    <w:p w14:paraId="7F15EE87" w14:textId="77777777" w:rsidR="00961083" w:rsidRPr="004C6C42" w:rsidRDefault="00961083" w:rsidP="006621DD">
      <w:pPr>
        <w:wordWrap w:val="0"/>
        <w:spacing w:line="360" w:lineRule="auto"/>
        <w:jc w:val="center"/>
        <w:rPr>
          <w:rFonts w:eastAsia="黑体"/>
          <w:szCs w:val="21"/>
        </w:rPr>
      </w:pPr>
    </w:p>
    <w:p w14:paraId="5C64279A" w14:textId="00910E90" w:rsidR="00853D55" w:rsidRDefault="00853D55" w:rsidP="006621DD">
      <w:pPr>
        <w:wordWrap w:val="0"/>
        <w:spacing w:beforeLines="50" w:before="156" w:afterLines="50" w:after="156" w:line="360" w:lineRule="auto"/>
        <w:outlineLvl w:val="1"/>
        <w:rPr>
          <w:rFonts w:eastAsia="黑体"/>
          <w:sz w:val="24"/>
        </w:rPr>
      </w:pPr>
      <w:bookmarkStart w:id="69" w:name="_Toc197360090"/>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5</w:t>
      </w:r>
      <w:r>
        <w:rPr>
          <w:rFonts w:eastAsia="黑体" w:hint="eastAsia"/>
          <w:sz w:val="28"/>
          <w:szCs w:val="28"/>
        </w:rPr>
        <w:t xml:space="preserve">　</w:t>
      </w:r>
      <w:r w:rsidR="003E3201">
        <w:rPr>
          <w:rFonts w:eastAsia="黑体" w:hint="eastAsia"/>
          <w:sz w:val="28"/>
          <w:szCs w:val="28"/>
        </w:rPr>
        <w:t>红外热释电传感器</w:t>
      </w:r>
      <w:r w:rsidR="00C44C32">
        <w:rPr>
          <w:rFonts w:eastAsia="黑体" w:hint="eastAsia"/>
          <w:sz w:val="28"/>
          <w:szCs w:val="28"/>
        </w:rPr>
        <w:t>（</w:t>
      </w:r>
      <w:r w:rsidR="00C44C32" w:rsidRPr="00802AA2">
        <w:rPr>
          <w:rFonts w:eastAsia="黑体" w:hint="eastAsia"/>
          <w:sz w:val="28"/>
          <w:szCs w:val="28"/>
        </w:rPr>
        <w:t>g</w:t>
      </w:r>
      <w:r w:rsidR="00C44C32">
        <w:rPr>
          <w:rFonts w:eastAsia="黑体" w:hint="eastAsia"/>
          <w:sz w:val="28"/>
          <w:szCs w:val="28"/>
        </w:rPr>
        <w:t>）</w:t>
      </w:r>
      <w:bookmarkEnd w:id="69"/>
    </w:p>
    <w:p w14:paraId="3BA7319F" w14:textId="14266387" w:rsidR="00355CB7" w:rsidRPr="00355CB7" w:rsidRDefault="00472321" w:rsidP="006621DD">
      <w:pPr>
        <w:wordWrap w:val="0"/>
        <w:spacing w:line="360" w:lineRule="auto"/>
        <w:ind w:firstLineChars="200" w:firstLine="480"/>
        <w:rPr>
          <w:sz w:val="24"/>
        </w:rPr>
      </w:pPr>
      <w:r w:rsidRPr="00327B8C">
        <w:rPr>
          <w:rFonts w:hint="eastAsia"/>
          <w:color w:val="FF0000"/>
          <w:sz w:val="24"/>
        </w:rPr>
        <w:t>PIR</w:t>
      </w:r>
      <w:r w:rsidR="00355CB7" w:rsidRPr="00327B8C">
        <w:rPr>
          <w:rFonts w:hint="eastAsia"/>
          <w:color w:val="FF0000"/>
          <w:sz w:val="24"/>
        </w:rPr>
        <w:t>红外热释电传感器是一种能够检测人体辐射红外线的设备</w:t>
      </w:r>
      <w:r w:rsidR="00327B8C" w:rsidRPr="00327B8C">
        <w:rPr>
          <w:rFonts w:hint="eastAsia"/>
          <w:color w:val="FF0000"/>
          <w:sz w:val="24"/>
        </w:rPr>
        <w:t>(</w:t>
      </w:r>
      <w:r w:rsidR="00327B8C" w:rsidRPr="00327B8C">
        <w:rPr>
          <w:rFonts w:hint="eastAsia"/>
          <w:color w:val="FF0000"/>
          <w:sz w:val="24"/>
        </w:rPr>
        <w:t>参考文献：基于物联网技术的楼宇智能化综合安防监控系统设计</w:t>
      </w:r>
      <w:r w:rsidR="00327B8C" w:rsidRPr="00327B8C">
        <w:rPr>
          <w:rFonts w:hint="eastAsia"/>
          <w:color w:val="FF0000"/>
          <w:sz w:val="24"/>
        </w:rPr>
        <w:t>)</w:t>
      </w:r>
      <w:r w:rsidR="00355CB7" w:rsidRPr="00327B8C">
        <w:rPr>
          <w:rFonts w:hint="eastAsia"/>
          <w:color w:val="FF0000"/>
          <w:sz w:val="24"/>
        </w:rPr>
        <w:t>，</w:t>
      </w:r>
      <w:r w:rsidR="00355CB7" w:rsidRPr="00355CB7">
        <w:rPr>
          <w:rFonts w:hint="eastAsia"/>
          <w:sz w:val="24"/>
        </w:rPr>
        <w:t>当人体进入传感器探测范围后，红外线被传感器接收转化为电信号，输送到</w:t>
      </w:r>
      <w:r w:rsidR="00355CB7" w:rsidRPr="00802AA2">
        <w:rPr>
          <w:rFonts w:hint="eastAsia"/>
          <w:sz w:val="24"/>
        </w:rPr>
        <w:t>EG</w:t>
      </w:r>
      <w:r w:rsidR="00355CB7" w:rsidRPr="00CD6AF6">
        <w:rPr>
          <w:rFonts w:hint="eastAsia"/>
          <w:sz w:val="24"/>
        </w:rPr>
        <w:t>4001</w:t>
      </w:r>
      <w:r w:rsidR="00355CB7" w:rsidRPr="00355CB7">
        <w:rPr>
          <w:rFonts w:hint="eastAsia"/>
          <w:sz w:val="24"/>
        </w:rPr>
        <w:t>芯片中。</w:t>
      </w:r>
    </w:p>
    <w:p w14:paraId="614F4321" w14:textId="2C228EAD" w:rsidR="00853D55" w:rsidRDefault="00355CB7" w:rsidP="006621DD">
      <w:pPr>
        <w:wordWrap w:val="0"/>
        <w:spacing w:line="360" w:lineRule="auto"/>
        <w:ind w:firstLineChars="200" w:firstLine="480"/>
        <w:rPr>
          <w:sz w:val="24"/>
        </w:rPr>
      </w:pPr>
      <w:r w:rsidRPr="00802AA2">
        <w:rPr>
          <w:rFonts w:hint="eastAsia"/>
          <w:sz w:val="24"/>
        </w:rPr>
        <w:t>EG</w:t>
      </w:r>
      <w:r w:rsidRPr="00CD6AF6">
        <w:rPr>
          <w:rFonts w:hint="eastAsia"/>
          <w:sz w:val="24"/>
        </w:rPr>
        <w:t>4001</w:t>
      </w:r>
      <w:r w:rsidRPr="00355CB7">
        <w:rPr>
          <w:rFonts w:hint="eastAsia"/>
          <w:sz w:val="24"/>
        </w:rPr>
        <w:t>是一款信号放大及处理的数模专用芯片，内部集成了运算放大器、电压比较器、参考电压源和延时定时器等控制器。专门用于防盗报警和人体控制照明等场合。工作电压为</w:t>
      </w:r>
      <w:r w:rsidR="009853D9" w:rsidRPr="009853D9">
        <w:rPr>
          <w:rFonts w:hint="eastAsia"/>
          <w:sz w:val="24"/>
        </w:rPr>
        <w:t>3v</w:t>
      </w:r>
      <w:r w:rsidR="009853D9" w:rsidRPr="009853D9">
        <w:rPr>
          <w:rFonts w:hint="eastAsia"/>
          <w:sz w:val="24"/>
        </w:rPr>
        <w:t>～</w:t>
      </w:r>
      <w:r w:rsidR="009853D9" w:rsidRPr="009853D9">
        <w:rPr>
          <w:rFonts w:hint="eastAsia"/>
          <w:sz w:val="24"/>
        </w:rPr>
        <w:t>6v</w:t>
      </w:r>
      <w:r w:rsidRPr="00355CB7">
        <w:rPr>
          <w:rFonts w:hint="eastAsia"/>
          <w:sz w:val="24"/>
        </w:rPr>
        <w:t>，采用</w:t>
      </w:r>
      <w:r w:rsidRPr="00802AA2">
        <w:rPr>
          <w:rFonts w:hint="eastAsia"/>
          <w:sz w:val="24"/>
        </w:rPr>
        <w:t>CMOS</w:t>
      </w:r>
      <w:r w:rsidRPr="00355CB7">
        <w:rPr>
          <w:rFonts w:hint="eastAsia"/>
          <w:sz w:val="24"/>
        </w:rPr>
        <w:t>工艺降低了外围电路元件数和成本，提高了稳定性。</w:t>
      </w:r>
      <w:r w:rsidR="002A64D5">
        <w:rPr>
          <w:rFonts w:hint="eastAsia"/>
          <w:sz w:val="24"/>
        </w:rPr>
        <w:t>系统中采用</w:t>
      </w:r>
      <w:r w:rsidR="002A64D5" w:rsidRPr="00CD6AF6">
        <w:rPr>
          <w:rFonts w:hint="eastAsia"/>
          <w:sz w:val="24"/>
        </w:rPr>
        <w:t>4</w:t>
      </w:r>
      <w:r w:rsidR="002A64D5">
        <w:rPr>
          <w:rFonts w:hint="eastAsia"/>
          <w:sz w:val="24"/>
        </w:rPr>
        <w:t>个红外热释电传感器充当走廊和办公区域的</w:t>
      </w:r>
      <w:r w:rsidR="00FB7883">
        <w:rPr>
          <w:rFonts w:hint="eastAsia"/>
          <w:sz w:val="24"/>
        </w:rPr>
        <w:t>行人检测器，</w:t>
      </w:r>
      <w:r w:rsidR="000B53D2">
        <w:rPr>
          <w:rFonts w:hint="eastAsia"/>
          <w:sz w:val="24"/>
        </w:rPr>
        <w:t>他们的</w:t>
      </w:r>
      <w:r w:rsidR="000B53D2" w:rsidRPr="00505E74">
        <w:rPr>
          <w:rFonts w:hint="eastAsia"/>
          <w:sz w:val="24"/>
        </w:rPr>
        <w:t>输出端分别</w:t>
      </w:r>
      <w:r w:rsidR="000B53D2">
        <w:rPr>
          <w:rFonts w:hint="eastAsia"/>
          <w:sz w:val="24"/>
        </w:rPr>
        <w:t>与</w:t>
      </w:r>
      <w:r w:rsidR="000B53D2" w:rsidRPr="00505E74">
        <w:rPr>
          <w:rFonts w:hint="eastAsia"/>
          <w:sz w:val="24"/>
        </w:rPr>
        <w:t>单片机的引脚</w:t>
      </w:r>
      <w:r w:rsidR="000B53D2" w:rsidRPr="00505E74">
        <w:rPr>
          <w:rFonts w:hint="eastAsia"/>
          <w:sz w:val="24"/>
        </w:rPr>
        <w:t>P</w:t>
      </w:r>
      <w:r w:rsidR="000B53D2">
        <w:rPr>
          <w:rFonts w:hint="eastAsia"/>
          <w:sz w:val="24"/>
        </w:rPr>
        <w:t>D</w:t>
      </w:r>
      <w:r w:rsidR="000B53D2" w:rsidRPr="00505E74">
        <w:rPr>
          <w:rFonts w:hint="eastAsia"/>
          <w:sz w:val="24"/>
        </w:rPr>
        <w:t>9</w:t>
      </w:r>
      <w:r w:rsidR="000B53D2" w:rsidRPr="00505E74">
        <w:rPr>
          <w:rFonts w:hint="eastAsia"/>
          <w:sz w:val="24"/>
        </w:rPr>
        <w:t>、</w:t>
      </w:r>
      <w:r w:rsidR="000A0AB1">
        <w:rPr>
          <w:rFonts w:hint="eastAsia"/>
          <w:sz w:val="24"/>
        </w:rPr>
        <w:t>PD8</w:t>
      </w:r>
      <w:r w:rsidR="000A0AB1">
        <w:rPr>
          <w:rFonts w:hint="eastAsia"/>
          <w:sz w:val="24"/>
        </w:rPr>
        <w:t>、</w:t>
      </w:r>
      <w:r w:rsidR="000A0AB1">
        <w:rPr>
          <w:rFonts w:hint="eastAsia"/>
          <w:sz w:val="24"/>
        </w:rPr>
        <w:t>PB15</w:t>
      </w:r>
      <w:r w:rsidR="000A0AB1">
        <w:rPr>
          <w:rFonts w:hint="eastAsia"/>
          <w:sz w:val="24"/>
        </w:rPr>
        <w:t>、</w:t>
      </w:r>
      <w:r w:rsidR="000A0AB1">
        <w:rPr>
          <w:rFonts w:hint="eastAsia"/>
          <w:sz w:val="24"/>
        </w:rPr>
        <w:t>PB14</w:t>
      </w:r>
      <w:r w:rsidR="000B53D2" w:rsidRPr="00505E74">
        <w:rPr>
          <w:rFonts w:hint="eastAsia"/>
          <w:sz w:val="24"/>
        </w:rPr>
        <w:t>相连</w:t>
      </w:r>
      <w:r w:rsidR="000B53D2">
        <w:rPr>
          <w:rFonts w:hint="eastAsia"/>
          <w:sz w:val="24"/>
        </w:rPr>
        <w:t>，</w:t>
      </w:r>
      <w:r w:rsidR="00FB7883">
        <w:rPr>
          <w:rFonts w:hint="eastAsia"/>
          <w:sz w:val="24"/>
        </w:rPr>
        <w:t>其</w:t>
      </w:r>
      <w:r w:rsidR="000A0AB1">
        <w:rPr>
          <w:rFonts w:hint="eastAsia"/>
          <w:sz w:val="24"/>
        </w:rPr>
        <w:t>接口电路如图</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eq \c</w:instrText>
      </w:r>
      <w:r w:rsidR="000A0AB1" w:rsidRPr="00607453">
        <w:rPr>
          <w:sz w:val="24"/>
        </w:rPr>
        <w:instrText xml:space="preserve"> </w:instrText>
      </w:r>
      <w:r w:rsidR="000A0AB1" w:rsidRPr="00607453">
        <w:rPr>
          <w:sz w:val="24"/>
        </w:rPr>
        <w:fldChar w:fldCharType="separate"/>
      </w:r>
      <w:r w:rsidR="009614EE">
        <w:rPr>
          <w:noProof/>
          <w:sz w:val="24"/>
        </w:rPr>
        <w:t>3</w:t>
      </w:r>
      <w:r w:rsidR="000A0AB1" w:rsidRPr="00607453">
        <w:rPr>
          <w:sz w:val="24"/>
        </w:rPr>
        <w:fldChar w:fldCharType="end"/>
      </w:r>
      <w:r w:rsidR="000A0AB1" w:rsidRPr="00607453">
        <w:rPr>
          <w:rFonts w:hint="eastAsia"/>
          <w:sz w:val="24"/>
        </w:rPr>
        <w:t>.</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txt</w:instrText>
      </w:r>
      <w:r w:rsidR="000A0AB1" w:rsidRPr="00607453">
        <w:rPr>
          <w:sz w:val="24"/>
        </w:rPr>
        <w:instrText xml:space="preserve"> </w:instrText>
      </w:r>
      <w:r w:rsidR="000A0AB1" w:rsidRPr="00607453">
        <w:rPr>
          <w:sz w:val="24"/>
        </w:rPr>
        <w:fldChar w:fldCharType="separate"/>
      </w:r>
      <w:r w:rsidR="009614EE">
        <w:rPr>
          <w:noProof/>
          <w:sz w:val="24"/>
        </w:rPr>
        <w:t>16</w:t>
      </w:r>
      <w:r w:rsidR="000A0AB1" w:rsidRPr="00607453">
        <w:rPr>
          <w:sz w:val="24"/>
        </w:rPr>
        <w:fldChar w:fldCharType="end"/>
      </w:r>
      <w:r w:rsidR="000A0AB1">
        <w:rPr>
          <w:rFonts w:hint="eastAsia"/>
          <w:sz w:val="24"/>
        </w:rPr>
        <w:t>所示。内部</w:t>
      </w:r>
      <w:r w:rsidR="00A74552">
        <w:rPr>
          <w:rFonts w:hint="eastAsia"/>
          <w:sz w:val="24"/>
        </w:rPr>
        <w:t>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9614EE">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9614EE">
        <w:rPr>
          <w:noProof/>
          <w:sz w:val="24"/>
        </w:rPr>
        <w:t>17</w:t>
      </w:r>
      <w:r w:rsidR="0031732C" w:rsidRPr="00607453">
        <w:rPr>
          <w:sz w:val="24"/>
        </w:rPr>
        <w:fldChar w:fldCharType="end"/>
      </w:r>
      <w:r w:rsidR="00A74552">
        <w:rPr>
          <w:rFonts w:hint="eastAsia"/>
          <w:sz w:val="24"/>
        </w:rPr>
        <w:t>所示</w:t>
      </w:r>
      <w:r w:rsidR="009853D9">
        <w:rPr>
          <w:rFonts w:hint="eastAsia"/>
          <w:sz w:val="24"/>
        </w:rPr>
        <w:t>。</w:t>
      </w:r>
    </w:p>
    <w:p w14:paraId="6BD420FB" w14:textId="09FE1C02" w:rsidR="00360220" w:rsidRDefault="0029397F" w:rsidP="006621DD">
      <w:pPr>
        <w:wordWrap w:val="0"/>
        <w:spacing w:line="360" w:lineRule="auto"/>
        <w:jc w:val="center"/>
        <w:rPr>
          <w:sz w:val="24"/>
        </w:rPr>
      </w:pPr>
      <w:r>
        <w:rPr>
          <w:noProof/>
          <w:sz w:val="24"/>
        </w:rPr>
        <w:drawing>
          <wp:inline distT="0" distB="0" distL="0" distR="0" wp14:anchorId="570E3434" wp14:editId="598CCF6B">
            <wp:extent cx="5756910" cy="1701800"/>
            <wp:effectExtent l="0" t="0" r="0" b="0"/>
            <wp:docPr id="1256215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910" cy="1701800"/>
                    </a:xfrm>
                    <a:prstGeom prst="rect">
                      <a:avLst/>
                    </a:prstGeom>
                    <a:noFill/>
                    <a:ln>
                      <a:noFill/>
                    </a:ln>
                  </pic:spPr>
                </pic:pic>
              </a:graphicData>
            </a:graphic>
          </wp:inline>
        </w:drawing>
      </w:r>
    </w:p>
    <w:p w14:paraId="44022EDA" w14:textId="4D1EDA69" w:rsidR="00360220" w:rsidRDefault="00360220" w:rsidP="006621DD">
      <w:pPr>
        <w:wordWrap w:val="0"/>
        <w:spacing w:line="360" w:lineRule="auto"/>
        <w:jc w:val="center"/>
        <w:rPr>
          <w:rFonts w:ascii="Cambria" w:eastAsia="黑体" w:hAnsi="Cambria"/>
          <w:szCs w:val="21"/>
        </w:rPr>
      </w:pPr>
      <w:r w:rsidRPr="007914AB">
        <w:rPr>
          <w:rFonts w:ascii="Cambria" w:eastAsia="黑体" w:hAnsi="Cambria" w:hint="eastAsia"/>
          <w:szCs w:val="21"/>
        </w:rPr>
        <w:lastRenderedPageBreak/>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9614EE">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9614EE">
        <w:rPr>
          <w:noProof/>
          <w:szCs w:val="21"/>
        </w:rPr>
        <w:t>16</w:t>
      </w:r>
      <w:r w:rsidR="00A16CFD">
        <w:rPr>
          <w:szCs w:val="21"/>
        </w:rPr>
        <w:fldChar w:fldCharType="end"/>
      </w:r>
      <w:r w:rsidR="005E327A" w:rsidRPr="007914AB">
        <w:rPr>
          <w:rFonts w:ascii="Cambria" w:eastAsia="黑体" w:hAnsi="Cambria" w:hint="eastAsia"/>
          <w:szCs w:val="21"/>
        </w:rPr>
        <w:t>红外热释电</w:t>
      </w:r>
      <w:r w:rsidRPr="007914AB">
        <w:rPr>
          <w:rFonts w:ascii="Cambria" w:eastAsia="黑体" w:hAnsi="Cambria" w:hint="eastAsia"/>
          <w:szCs w:val="21"/>
        </w:rPr>
        <w:t>传感器模块</w:t>
      </w:r>
    </w:p>
    <w:p w14:paraId="5E16B9B3" w14:textId="77777777" w:rsidR="000A0AB1" w:rsidRDefault="000A0AB1" w:rsidP="006621DD">
      <w:pPr>
        <w:wordWrap w:val="0"/>
        <w:spacing w:line="360" w:lineRule="auto"/>
        <w:jc w:val="center"/>
        <w:rPr>
          <w:sz w:val="24"/>
        </w:rPr>
      </w:pPr>
      <w:r>
        <w:rPr>
          <w:noProof/>
          <w:sz w:val="24"/>
        </w:rPr>
        <w:drawing>
          <wp:inline distT="0" distB="0" distL="0" distR="0" wp14:anchorId="0E939963" wp14:editId="4F701932">
            <wp:extent cx="5749925" cy="1694180"/>
            <wp:effectExtent l="0" t="0" r="3175" b="1270"/>
            <wp:docPr id="15819893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9925" cy="1694180"/>
                    </a:xfrm>
                    <a:prstGeom prst="rect">
                      <a:avLst/>
                    </a:prstGeom>
                    <a:noFill/>
                    <a:ln>
                      <a:noFill/>
                    </a:ln>
                  </pic:spPr>
                </pic:pic>
              </a:graphicData>
            </a:graphic>
          </wp:inline>
        </w:drawing>
      </w:r>
    </w:p>
    <w:p w14:paraId="7EFD7FA4" w14:textId="4FF4B426" w:rsidR="000A0AB1" w:rsidRPr="000A0AB1" w:rsidRDefault="000A0AB1"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9614EE">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9614EE">
        <w:rPr>
          <w:noProof/>
          <w:szCs w:val="21"/>
        </w:rPr>
        <w:t>17</w:t>
      </w:r>
      <w:r>
        <w:rPr>
          <w:szCs w:val="21"/>
        </w:rPr>
        <w:fldChar w:fldCharType="end"/>
      </w:r>
      <w:r w:rsidRPr="007914AB">
        <w:rPr>
          <w:rFonts w:ascii="Cambria" w:eastAsia="黑体" w:hAnsi="Cambria" w:hint="eastAsia"/>
          <w:szCs w:val="21"/>
        </w:rPr>
        <w:t>红外热释电传感器模块</w:t>
      </w:r>
    </w:p>
    <w:p w14:paraId="0989A3B7" w14:textId="1CEDBCD9" w:rsidR="0090283D" w:rsidRPr="00EA73E1" w:rsidRDefault="00F129E8" w:rsidP="006621DD">
      <w:pPr>
        <w:wordWrap w:val="0"/>
        <w:spacing w:line="360" w:lineRule="auto"/>
        <w:ind w:firstLineChars="200" w:firstLine="480"/>
        <w:jc w:val="left"/>
        <w:rPr>
          <w:sz w:val="24"/>
        </w:rPr>
      </w:pPr>
      <w:bookmarkStart w:id="70" w:name="_Toc197360091"/>
      <w:r w:rsidRPr="00820E64">
        <w:rPr>
          <w:rFonts w:hint="eastAsia"/>
          <w:sz w:val="24"/>
        </w:rPr>
        <w:t>在实际电路中采用的型号为</w:t>
      </w:r>
      <w:r w:rsidRPr="00802AA2">
        <w:rPr>
          <w:rFonts w:hint="eastAsia"/>
          <w:sz w:val="24"/>
        </w:rPr>
        <w:t>EG</w:t>
      </w:r>
      <w:r w:rsidRPr="00CD6AF6">
        <w:rPr>
          <w:rFonts w:hint="eastAsia"/>
          <w:sz w:val="24"/>
        </w:rPr>
        <w:t>4001</w:t>
      </w:r>
      <w:r w:rsidRPr="00802AA2">
        <w:rPr>
          <w:rFonts w:hint="eastAsia"/>
          <w:sz w:val="24"/>
        </w:rPr>
        <w:t>A</w:t>
      </w:r>
      <w:r w:rsidRPr="00820E64">
        <w:rPr>
          <w:rFonts w:hint="eastAsia"/>
          <w:sz w:val="24"/>
        </w:rPr>
        <w:t>，它仅需要一个外接电容</w:t>
      </w:r>
      <w:r w:rsidRPr="00802AA2">
        <w:rPr>
          <w:rFonts w:hint="eastAsia"/>
          <w:sz w:val="24"/>
        </w:rPr>
        <w:t>CT</w:t>
      </w:r>
      <w:r w:rsidRPr="00820E64">
        <w:rPr>
          <w:rFonts w:hint="eastAsia"/>
          <w:sz w:val="24"/>
        </w:rPr>
        <w:t>和一个上拉电阻</w:t>
      </w:r>
      <w:r w:rsidRPr="00802AA2">
        <w:rPr>
          <w:rFonts w:hint="eastAsia"/>
          <w:sz w:val="24"/>
        </w:rPr>
        <w:t>RT</w:t>
      </w:r>
      <w:r w:rsidRPr="00820E64">
        <w:rPr>
          <w:rFonts w:hint="eastAsia"/>
          <w:sz w:val="24"/>
        </w:rPr>
        <w:t>即可设置振荡器的工作频率</w:t>
      </w:r>
      <w:r w:rsidR="005B7803" w:rsidRPr="00770CE1">
        <w:rPr>
          <w:rFonts w:hint="eastAsia"/>
          <w:sz w:val="24"/>
        </w:rPr>
        <w:t>Tosc</w:t>
      </w:r>
      <w:r w:rsidR="00D80E80">
        <w:rPr>
          <w:rFonts w:hint="eastAsia"/>
          <w:sz w:val="24"/>
        </w:rPr>
        <w:t>，</w:t>
      </w:r>
      <w:r w:rsidR="008A11A9" w:rsidRPr="008A11A9">
        <w:rPr>
          <w:sz w:val="24"/>
        </w:rPr>
        <w:t>它为芯片提供稳定的时钟基准，确保内部操作按照预设时序进行。此外，振荡器的频率直接影响</w:t>
      </w:r>
      <w:r w:rsidR="00B6189B">
        <w:rPr>
          <w:rFonts w:hint="eastAsia"/>
          <w:sz w:val="24"/>
        </w:rPr>
        <w:t>OUT</w:t>
      </w:r>
      <w:r w:rsidR="008A11A9" w:rsidRPr="008A11A9">
        <w:rPr>
          <w:sz w:val="24"/>
        </w:rPr>
        <w:t>引脚输出高电平信号的持续时间，这对于实现延迟关闭或其他时间控制功能至关重要</w:t>
      </w:r>
      <w:r w:rsidR="005B7803">
        <w:rPr>
          <w:rFonts w:hint="eastAsia"/>
          <w:sz w:val="24"/>
        </w:rPr>
        <w:t>。</w:t>
      </w:r>
      <w:r w:rsidR="00A616A2">
        <w:rPr>
          <w:rFonts w:hint="eastAsia"/>
          <w:sz w:val="24"/>
        </w:rPr>
        <w:t>工作频率</w:t>
      </w:r>
      <w:r w:rsidR="005B7803" w:rsidRPr="00770CE1">
        <w:rPr>
          <w:rFonts w:hint="eastAsia"/>
          <w:sz w:val="24"/>
        </w:rPr>
        <w:t>Tosc</w:t>
      </w:r>
      <w:r w:rsidR="005B7803">
        <w:rPr>
          <w:rFonts w:hint="eastAsia"/>
          <w:sz w:val="24"/>
        </w:rPr>
        <w:t>的</w:t>
      </w:r>
      <w:r w:rsidR="00D80E80">
        <w:rPr>
          <w:rFonts w:hint="eastAsia"/>
          <w:sz w:val="24"/>
        </w:rPr>
        <w:t>计算</w:t>
      </w:r>
      <w:r w:rsidR="00EA73E1">
        <w:rPr>
          <w:rFonts w:hint="eastAsia"/>
          <w:sz w:val="24"/>
        </w:rPr>
        <w:t>公式</w:t>
      </w:r>
      <w:r>
        <w:rPr>
          <w:rFonts w:hint="eastAsia"/>
          <w:sz w:val="24"/>
        </w:rPr>
        <w:t>见式</w:t>
      </w:r>
      <w:r w:rsidR="00E334A9">
        <w:rPr>
          <w:rFonts w:hint="eastAsia"/>
          <w:sz w:val="24"/>
        </w:rPr>
        <w:t>（</w:t>
      </w:r>
      <w:r>
        <w:rPr>
          <w:rFonts w:hint="eastAsia"/>
          <w:sz w:val="24"/>
        </w:rPr>
        <w:t>3.1</w:t>
      </w:r>
      <w:r w:rsidR="00E334A9">
        <w:rPr>
          <w:rFonts w:hint="eastAsia"/>
          <w:sz w:val="24"/>
        </w:rPr>
        <w:t>）</w:t>
      </w:r>
      <w:r>
        <w:rPr>
          <w:rFonts w:hint="eastAsia"/>
          <w:sz w:val="24"/>
        </w:rPr>
        <w:t>。</w:t>
      </w:r>
      <m:oMath>
        <m:eqArr>
          <m:eqArrPr>
            <m:maxDist m:val="1"/>
            <m:ctrlPr>
              <w:rPr>
                <w:rFonts w:ascii="Cambria Math" w:hAnsi="Cambria Math"/>
                <w:sz w:val="24"/>
              </w:rPr>
            </m:ctrlPr>
          </m:eqArrPr>
          <m:e>
            <m:r>
              <m:rPr>
                <m:sty m:val="p"/>
              </m:rPr>
              <w:rPr>
                <w:rFonts w:ascii="Cambria Math" w:hAnsi="Cambria Math"/>
                <w:sz w:val="24"/>
              </w:rPr>
              <m:t xml:space="preserve">                                                Tosc=0.4</m:t>
            </m:r>
            <m:r>
              <m:rPr>
                <m:sty m:val="p"/>
              </m:rPr>
              <w:rPr>
                <w:rFonts w:ascii="Cambria Math" w:hAnsi="Cambria Math" w:cs="Cambria Math"/>
                <w:sz w:val="24"/>
              </w:rPr>
              <m:t>*</m:t>
            </m:r>
            <m:r>
              <m:rPr>
                <m:sty m:val="p"/>
              </m:rPr>
              <w:rPr>
                <w:rFonts w:ascii="Cambria Math" w:hAnsi="Cambria Math"/>
                <w:sz w:val="24"/>
              </w:rPr>
              <m:t>RT</m:t>
            </m:r>
            <m:r>
              <m:rPr>
                <m:sty m:val="p"/>
              </m:rPr>
              <w:rPr>
                <w:rFonts w:ascii="Cambria Math" w:hAnsi="Cambria Math" w:cs="Cambria Math"/>
                <w:sz w:val="24"/>
              </w:rPr>
              <m:t>*</m:t>
            </m:r>
            <m:r>
              <m:rPr>
                <m:sty m:val="p"/>
              </m:rPr>
              <w:rPr>
                <w:rFonts w:ascii="Cambria Math" w:hAnsi="Cambria Math"/>
                <w:sz w:val="24"/>
              </w:rPr>
              <m:t>CT</m:t>
            </m:r>
            <m:f>
              <m:fPr>
                <m:ctrlPr>
                  <w:rPr>
                    <w:rFonts w:ascii="Cambria Math" w:hAnsi="Cambria Math"/>
                    <w:sz w:val="24"/>
                  </w:rPr>
                </m:ctrlPr>
              </m:fPr>
              <m:num>
                <m:r>
                  <m:rPr>
                    <m:sty m:val="p"/>
                  </m:rPr>
                  <w:rPr>
                    <w:rFonts w:ascii="Cambria Math" w:hAnsi="Cambria Math"/>
                    <w:sz w:val="24"/>
                  </w:rPr>
                  <m:t>RT</m:t>
                </m:r>
              </m:num>
              <m:den>
                <m:r>
                  <m:rPr>
                    <m:sty m:val="p"/>
                  </m:rPr>
                  <w:rPr>
                    <w:rFonts w:ascii="Cambria Math" w:hAnsi="Cambria Math"/>
                    <w:sz w:val="24"/>
                  </w:rPr>
                  <m:t>RT-20K</m:t>
                </m:r>
              </m:den>
            </m:f>
            <m:r>
              <m:rPr>
                <m:sty m:val="p"/>
              </m:rPr>
              <w:rPr>
                <w:rFonts w:ascii="Cambria Math" w:hAnsi="Cambria Math"/>
                <w:sz w:val="24"/>
              </w:rPr>
              <m:t xml:space="preserve">                                                            </m:t>
            </m:r>
            <m:d>
              <m:dPr>
                <m:ctrlPr>
                  <w:rPr>
                    <w:rFonts w:ascii="Cambria Math" w:hAnsi="Cambria Math"/>
                    <w:sz w:val="24"/>
                  </w:rPr>
                </m:ctrlPr>
              </m:dPr>
              <m:e>
                <m:r>
                  <m:rPr>
                    <m:sty m:val="p"/>
                  </m:rPr>
                  <w:rPr>
                    <w:rFonts w:ascii="Cambria Math" w:hAnsi="Cambria Math"/>
                    <w:sz w:val="24"/>
                  </w:rPr>
                  <w:fldChar w:fldCharType="begin"/>
                </m:r>
                <m:r>
                  <m:rPr>
                    <m:sty m:val="p"/>
                  </m:rPr>
                  <w:rPr>
                    <w:rFonts w:ascii="Cambria Math" w:hAnsi="Cambria Math"/>
                    <w:sz w:val="24"/>
                  </w:rPr>
                  <m:t xml:space="preserve"> Seq eq \c </m:t>
                </m:r>
                <m:r>
                  <m:rPr>
                    <m:sty m:val="p"/>
                  </m:rPr>
                  <w:rPr>
                    <w:rFonts w:ascii="Cambria Math" w:hAnsi="Cambria Math"/>
                    <w:sz w:val="24"/>
                  </w:rPr>
                  <w:fldChar w:fldCharType="separate"/>
                </m:r>
                <m:r>
                  <m:rPr>
                    <m:sty m:val="p"/>
                  </m:rPr>
                  <w:rPr>
                    <w:rFonts w:ascii="Cambria Math" w:hAnsi="Cambria Math"/>
                    <w:noProof/>
                    <w:sz w:val="24"/>
                  </w:rPr>
                  <m:t>3</m:t>
                </m:r>
                <m:r>
                  <m:rPr>
                    <m:sty m:val="p"/>
                  </m:rPr>
                  <w:rPr>
                    <w:rFonts w:ascii="Cambria Math" w:hAnsi="Cambria Math"/>
                    <w:sz w:val="24"/>
                  </w:rPr>
                  <w:fldChar w:fldCharType="end"/>
                </m:r>
                <m:r>
                  <m:rPr>
                    <m:sty m:val="p"/>
                  </m:rPr>
                  <w:rPr>
                    <w:rFonts w:ascii="Cambria Math" w:hAnsi="Cambria Math"/>
                    <w:sz w:val="24"/>
                  </w:rPr>
                  <m:t>.</m:t>
                </m:r>
                <m:r>
                  <m:rPr>
                    <m:sty m:val="p"/>
                  </m:rPr>
                  <w:rPr>
                    <w:rFonts w:ascii="Cambria Math" w:hAnsi="Cambria Math"/>
                    <w:sz w:val="24"/>
                  </w:rPr>
                  <w:fldChar w:fldCharType="begin"/>
                </m:r>
                <m:r>
                  <m:rPr>
                    <m:sty m:val="p"/>
                  </m:rPr>
                  <w:rPr>
                    <w:rFonts w:ascii="Cambria Math" w:hAnsi="Cambria Math"/>
                    <w:sz w:val="24"/>
                  </w:rPr>
                  <m:t xml:space="preserve"> Seq list </m:t>
                </m:r>
                <m:r>
                  <m:rPr>
                    <m:sty m:val="p"/>
                  </m:rPr>
                  <w:rPr>
                    <w:rFonts w:ascii="Cambria Math" w:hAnsi="Cambria Math"/>
                    <w:sz w:val="24"/>
                  </w:rPr>
                  <w:fldChar w:fldCharType="separate"/>
                </m:r>
                <m:r>
                  <m:rPr>
                    <m:sty m:val="p"/>
                  </m:rPr>
                  <w:rPr>
                    <w:rFonts w:ascii="Cambria Math" w:hAnsi="Cambria Math"/>
                    <w:noProof/>
                    <w:sz w:val="24"/>
                  </w:rPr>
                  <m:t>1</m:t>
                </m:r>
                <m:r>
                  <m:rPr>
                    <m:sty m:val="p"/>
                  </m:rPr>
                  <w:rPr>
                    <w:rFonts w:ascii="Cambria Math" w:hAnsi="Cambria Math"/>
                    <w:sz w:val="24"/>
                  </w:rPr>
                  <w:fldChar w:fldCharType="end"/>
                </m:r>
              </m:e>
            </m:d>
          </m:e>
        </m:eqArr>
      </m:oMath>
    </w:p>
    <w:p w14:paraId="695395A9" w14:textId="1A96202F" w:rsidR="00F129E8" w:rsidRDefault="00770CE1" w:rsidP="006621DD">
      <w:pPr>
        <w:wordWrap w:val="0"/>
        <w:spacing w:line="360" w:lineRule="auto"/>
        <w:ind w:firstLineChars="200" w:firstLine="480"/>
        <w:jc w:val="left"/>
        <w:rPr>
          <w:sz w:val="24"/>
        </w:rPr>
      </w:pPr>
      <w:r w:rsidRPr="00770CE1">
        <w:rPr>
          <w:rFonts w:hint="eastAsia"/>
          <w:sz w:val="24"/>
        </w:rPr>
        <w:t>通过接入一个</w:t>
      </w:r>
      <w:r w:rsidRPr="00770CE1">
        <w:rPr>
          <w:rFonts w:hint="eastAsia"/>
          <w:sz w:val="24"/>
        </w:rPr>
        <w:t>100K</w:t>
      </w:r>
      <w:r w:rsidRPr="00770CE1">
        <w:rPr>
          <w:rFonts w:hint="eastAsia"/>
          <w:sz w:val="24"/>
        </w:rPr>
        <w:t>的电阻（</w:t>
      </w:r>
      <w:r w:rsidRPr="00770CE1">
        <w:rPr>
          <w:rFonts w:hint="eastAsia"/>
          <w:sz w:val="24"/>
        </w:rPr>
        <w:t>RT</w:t>
      </w:r>
      <w:r w:rsidRPr="00770CE1">
        <w:rPr>
          <w:rFonts w:hint="eastAsia"/>
          <w:sz w:val="24"/>
        </w:rPr>
        <w:t>）和</w:t>
      </w:r>
      <w:r w:rsidRPr="00770CE1">
        <w:rPr>
          <w:rFonts w:hint="eastAsia"/>
          <w:sz w:val="24"/>
        </w:rPr>
        <w:t>2nF</w:t>
      </w:r>
      <w:r w:rsidRPr="00770CE1">
        <w:rPr>
          <w:rFonts w:hint="eastAsia"/>
          <w:sz w:val="24"/>
        </w:rPr>
        <w:t>的外接电容（</w:t>
      </w:r>
      <w:r w:rsidRPr="00770CE1">
        <w:rPr>
          <w:rFonts w:hint="eastAsia"/>
          <w:sz w:val="24"/>
        </w:rPr>
        <w:t>CT</w:t>
      </w:r>
      <w:r w:rsidRPr="00770CE1">
        <w:rPr>
          <w:rFonts w:hint="eastAsia"/>
          <w:sz w:val="24"/>
        </w:rPr>
        <w:t>），可以设置振荡器的工作频率。在这个电路中，上拉电阻</w:t>
      </w:r>
      <w:r w:rsidRPr="00770CE1">
        <w:rPr>
          <w:rFonts w:hint="eastAsia"/>
          <w:sz w:val="24"/>
        </w:rPr>
        <w:t>RT</w:t>
      </w:r>
      <w:r w:rsidRPr="00770CE1">
        <w:rPr>
          <w:rFonts w:hint="eastAsia"/>
          <w:sz w:val="24"/>
        </w:rPr>
        <w:t>的作用是提供必要的偏置电流，而外接电容</w:t>
      </w:r>
      <w:r w:rsidRPr="00770CE1">
        <w:rPr>
          <w:rFonts w:hint="eastAsia"/>
          <w:sz w:val="24"/>
        </w:rPr>
        <w:t>CT</w:t>
      </w:r>
      <w:r w:rsidRPr="00770CE1">
        <w:rPr>
          <w:rFonts w:hint="eastAsia"/>
          <w:sz w:val="24"/>
        </w:rPr>
        <w:t>则用于确定振荡器的充放电时间常数。根据公式</w:t>
      </w:r>
      <w:r>
        <w:rPr>
          <w:rFonts w:hint="eastAsia"/>
          <w:sz w:val="24"/>
        </w:rPr>
        <w:t>（</w:t>
      </w:r>
      <w:r>
        <w:rPr>
          <w:rFonts w:hint="eastAsia"/>
          <w:sz w:val="24"/>
        </w:rPr>
        <w:t>3.1</w:t>
      </w:r>
      <w:r>
        <w:rPr>
          <w:rFonts w:hint="eastAsia"/>
          <w:sz w:val="24"/>
        </w:rPr>
        <w:t>）</w:t>
      </w:r>
      <w:r w:rsidRPr="00770CE1">
        <w:rPr>
          <w:rFonts w:hint="eastAsia"/>
          <w:sz w:val="24"/>
        </w:rPr>
        <w:t>计算得出振荡器的工作周期</w:t>
      </w:r>
      <w:r w:rsidRPr="00770CE1">
        <w:rPr>
          <w:rFonts w:hint="eastAsia"/>
          <w:sz w:val="24"/>
        </w:rPr>
        <w:t>Tosc</w:t>
      </w:r>
      <w:r w:rsidRPr="00770CE1">
        <w:rPr>
          <w:rFonts w:hint="eastAsia"/>
          <w:sz w:val="24"/>
        </w:rPr>
        <w:t>为</w:t>
      </w:r>
      <w:r w:rsidRPr="00770CE1">
        <w:rPr>
          <w:rFonts w:hint="eastAsia"/>
          <w:sz w:val="24"/>
        </w:rPr>
        <w:t>100</w:t>
      </w:r>
      <w:r w:rsidRPr="00770CE1">
        <w:rPr>
          <w:rFonts w:hint="eastAsia"/>
          <w:sz w:val="24"/>
        </w:rPr>
        <w:t>微秒。进一步地，根据芯片的延时时间公式</w:t>
      </w:r>
      <w:r>
        <w:rPr>
          <w:rFonts w:hint="eastAsia"/>
          <w:sz w:val="24"/>
        </w:rPr>
        <w:t>（</w:t>
      </w:r>
      <w:r>
        <w:rPr>
          <w:rFonts w:hint="eastAsia"/>
          <w:sz w:val="24"/>
        </w:rPr>
        <w:t>3.2</w:t>
      </w:r>
      <w:r>
        <w:rPr>
          <w:rFonts w:hint="eastAsia"/>
          <w:sz w:val="24"/>
        </w:rPr>
        <w:t>）</w:t>
      </w:r>
      <w:r w:rsidRPr="00770CE1">
        <w:rPr>
          <w:rFonts w:hint="eastAsia"/>
          <w:sz w:val="24"/>
        </w:rPr>
        <w:t>，可以计算出当热释电传感器检测到信号后，会持续发出</w:t>
      </w:r>
      <w:r w:rsidRPr="00770CE1">
        <w:rPr>
          <w:rFonts w:hint="eastAsia"/>
          <w:sz w:val="24"/>
        </w:rPr>
        <w:t>10</w:t>
      </w:r>
      <w:r w:rsidR="006C2CF4">
        <w:rPr>
          <w:rFonts w:hint="eastAsia"/>
          <w:sz w:val="24"/>
        </w:rPr>
        <w:t>s</w:t>
      </w:r>
      <w:r w:rsidRPr="00770CE1">
        <w:rPr>
          <w:rFonts w:hint="eastAsia"/>
          <w:sz w:val="24"/>
        </w:rPr>
        <w:t>（即</w:t>
      </w:r>
      <w:r w:rsidRPr="00770CE1">
        <w:rPr>
          <w:rFonts w:hint="eastAsia"/>
          <w:sz w:val="24"/>
        </w:rPr>
        <w:lastRenderedPageBreak/>
        <w:t>10000000</w:t>
      </w:r>
      <w:r w:rsidR="00C37008" w:rsidRPr="00C37008">
        <w:rPr>
          <w:sz w:val="24"/>
        </w:rPr>
        <w:t>µs</w:t>
      </w:r>
      <w:r w:rsidRPr="00770CE1">
        <w:rPr>
          <w:rFonts w:hint="eastAsia"/>
          <w:sz w:val="24"/>
        </w:rPr>
        <w:t>）的高电平信号。即使人离开检测区域，</w:t>
      </w:r>
      <w:r w:rsidR="00C91779">
        <w:rPr>
          <w:rFonts w:hint="eastAsia"/>
          <w:sz w:val="24"/>
        </w:rPr>
        <w:t>灯光</w:t>
      </w:r>
      <w:r w:rsidR="006C2CF4">
        <w:rPr>
          <w:rFonts w:hint="eastAsia"/>
          <w:sz w:val="24"/>
        </w:rPr>
        <w:t>会延迟</w:t>
      </w:r>
      <w:r w:rsidR="006C2CF4">
        <w:rPr>
          <w:rFonts w:hint="eastAsia"/>
          <w:sz w:val="24"/>
        </w:rPr>
        <w:t>10</w:t>
      </w:r>
      <w:r w:rsidR="006C2CF4" w:rsidRPr="00C37008">
        <w:rPr>
          <w:rFonts w:hint="eastAsia"/>
          <w:sz w:val="28"/>
          <w:szCs w:val="28"/>
        </w:rPr>
        <w:t>s</w:t>
      </w:r>
      <w:r w:rsidRPr="00770CE1">
        <w:rPr>
          <w:rFonts w:hint="eastAsia"/>
          <w:sz w:val="24"/>
        </w:rPr>
        <w:t>关闭。</w:t>
      </w:r>
    </w:p>
    <w:p w14:paraId="50CFDDEC" w14:textId="3BC21228" w:rsidR="005B7803" w:rsidRPr="00853D55" w:rsidRDefault="00355221" w:rsidP="006621DD">
      <w:pPr>
        <w:wordWrap w:val="0"/>
        <w:spacing w:line="360" w:lineRule="auto"/>
        <w:ind w:firstLineChars="200" w:firstLine="480"/>
        <w:rPr>
          <w:sz w:val="24"/>
        </w:rPr>
      </w:pPr>
      <m:oMathPara>
        <m:oMath>
          <m:eqArr>
            <m:eqArrPr>
              <m:maxDist m:val="1"/>
              <m:ctrlPr>
                <w:rPr>
                  <w:rFonts w:ascii="Cambria Math" w:eastAsia="黑体" w:hAnsi="Cambria Math" w:cs="宋体"/>
                  <w:sz w:val="24"/>
                </w:rPr>
              </m:ctrlPr>
            </m:eqArrPr>
            <m:e>
              <m:r>
                <m:rPr>
                  <m:sty m:val="p"/>
                </m:rPr>
                <w:rPr>
                  <w:rFonts w:ascii="Cambria Math" w:hAnsi="Cambria Math" w:hint="eastAsia"/>
                  <w:sz w:val="24"/>
                </w:rPr>
                <m:t>Tx=100000</m:t>
              </m:r>
              <m:r>
                <m:rPr>
                  <m:sty m:val="p"/>
                </m:rPr>
                <w:rPr>
                  <w:rFonts w:ascii="Cambria Math" w:hAnsi="Cambria Math" w:cs="Cambria Math"/>
                  <w:sz w:val="24"/>
                </w:rPr>
                <m:t>*</m:t>
              </m:r>
              <m:r>
                <m:rPr>
                  <m:sty m:val="p"/>
                </m:rPr>
                <w:rPr>
                  <w:rFonts w:ascii="Cambria Math" w:hAnsi="Cambria Math" w:hint="eastAsia"/>
                  <w:sz w:val="24"/>
                </w:rPr>
                <m:t>Tosc</m:t>
              </m:r>
              <m:r>
                <w:rPr>
                  <w:rFonts w:ascii="Cambria Math" w:eastAsia="黑体" w:hAnsi="Cambria Math"/>
                  <w:sz w:val="24"/>
                </w:rPr>
                <m:t>#</m:t>
              </m:r>
              <m:d>
                <m:dPr>
                  <m:ctrlPr>
                    <w:rPr>
                      <w:rFonts w:ascii="Cambria Math" w:eastAsia="黑体" w:hAnsi="Cambria Math" w:cs="宋体"/>
                      <w:sz w:val="24"/>
                    </w:rPr>
                  </m:ctrlPr>
                </m:dPr>
                <m:e>
                  <m:r>
                    <w:rPr>
                      <w:rFonts w:ascii="Cambria Math" w:eastAsia="黑体" w:hAnsi="Cambria Math" w:cs="宋体"/>
                      <w:i/>
                      <w:sz w:val="24"/>
                    </w:rPr>
                    <w:fldChar w:fldCharType="begin"/>
                  </m:r>
                  <m:r>
                    <m:rPr>
                      <m:sty m:val="p"/>
                    </m:rPr>
                    <w:rPr>
                      <w:rFonts w:ascii="Cambria Math" w:eastAsia="黑体" w:hAnsi="Cambria Math" w:cs="宋体"/>
                      <w:sz w:val="24"/>
                    </w:rPr>
                    <m:t xml:space="preserve"> Seq eq \c </m:t>
                  </m:r>
                  <m:r>
                    <w:rPr>
                      <w:rFonts w:ascii="Cambria Math" w:eastAsia="黑体" w:hAnsi="Cambria Math" w:cs="宋体"/>
                      <w:i/>
                      <w:sz w:val="24"/>
                    </w:rPr>
                    <w:fldChar w:fldCharType="separate"/>
                  </m:r>
                  <m:r>
                    <m:rPr>
                      <m:sty m:val="p"/>
                    </m:rPr>
                    <w:rPr>
                      <w:rFonts w:ascii="Cambria Math" w:eastAsia="黑体" w:hAnsi="Cambria Math" w:cs="宋体"/>
                      <w:noProof/>
                      <w:sz w:val="24"/>
                    </w:rPr>
                    <m:t>3</m:t>
                  </m:r>
                  <m:r>
                    <w:rPr>
                      <w:rFonts w:ascii="Cambria Math" w:eastAsia="黑体" w:hAnsi="Cambria Math" w:cs="宋体"/>
                      <w:i/>
                      <w:sz w:val="24"/>
                    </w:rPr>
                    <w:fldChar w:fldCharType="end"/>
                  </m:r>
                  <m:r>
                    <w:rPr>
                      <w:rFonts w:ascii="Cambria Math" w:eastAsia="黑体" w:hAnsi="Cambria Math" w:cs="宋体"/>
                      <w:sz w:val="24"/>
                    </w:rPr>
                    <m:t>.</m:t>
                  </m:r>
                  <m:r>
                    <w:rPr>
                      <w:rFonts w:ascii="Cambria Math" w:eastAsia="黑体" w:hAnsi="Cambria Math" w:cs="宋体"/>
                      <w:i/>
                      <w:sz w:val="24"/>
                    </w:rPr>
                    <w:fldChar w:fldCharType="begin"/>
                  </m:r>
                  <m:r>
                    <m:rPr>
                      <m:sty m:val="p"/>
                    </m:rPr>
                    <w:rPr>
                      <w:rFonts w:ascii="Cambria Math" w:eastAsia="黑体" w:hAnsi="Cambria Math" w:cs="宋体"/>
                      <w:sz w:val="24"/>
                    </w:rPr>
                    <m:t xml:space="preserve"> Seq list </m:t>
                  </m:r>
                  <m:r>
                    <w:rPr>
                      <w:rFonts w:ascii="Cambria Math" w:eastAsia="黑体" w:hAnsi="Cambria Math" w:cs="宋体"/>
                      <w:i/>
                      <w:sz w:val="24"/>
                    </w:rPr>
                    <w:fldChar w:fldCharType="separate"/>
                  </m:r>
                  <m:r>
                    <m:rPr>
                      <m:sty m:val="p"/>
                    </m:rPr>
                    <w:rPr>
                      <w:rFonts w:ascii="Cambria Math" w:eastAsia="黑体" w:hAnsi="Cambria Math" w:cs="宋体"/>
                      <w:noProof/>
                      <w:sz w:val="24"/>
                    </w:rPr>
                    <m:t>2</m:t>
                  </m:r>
                  <m:r>
                    <w:rPr>
                      <w:rFonts w:ascii="Cambria Math" w:eastAsia="黑体" w:hAnsi="Cambria Math" w:cs="宋体"/>
                      <w:i/>
                      <w:sz w:val="24"/>
                    </w:rPr>
                    <w:fldChar w:fldCharType="end"/>
                  </m:r>
                </m:e>
              </m:d>
              <m:ctrlPr>
                <w:rPr>
                  <w:rFonts w:ascii="Cambria Math" w:eastAsia="黑体" w:hAnsi="Cambria Math"/>
                  <w:i/>
                  <w:sz w:val="24"/>
                </w:rPr>
              </m:ctrlPr>
            </m:e>
          </m:eqArr>
        </m:oMath>
      </m:oMathPara>
    </w:p>
    <w:p w14:paraId="38CF30FD" w14:textId="46556A74" w:rsidR="00853D55" w:rsidRDefault="00853D55"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bookmarkEnd w:id="65"/>
      <w:bookmarkEnd w:id="66"/>
      <w:bookmarkEnd w:id="67"/>
      <w:bookmarkEnd w:id="68"/>
      <w:r w:rsidR="001E3FE2" w:rsidRPr="00CD6AF6">
        <w:rPr>
          <w:rFonts w:eastAsia="黑体" w:hint="eastAsia"/>
          <w:sz w:val="28"/>
          <w:szCs w:val="28"/>
        </w:rPr>
        <w:t>6</w:t>
      </w:r>
      <w:r>
        <w:rPr>
          <w:rFonts w:eastAsia="黑体" w:hint="eastAsia"/>
          <w:sz w:val="28"/>
          <w:szCs w:val="28"/>
        </w:rPr>
        <w:t xml:space="preserve">　</w:t>
      </w:r>
      <w:r w:rsidRPr="00802AA2">
        <w:rPr>
          <w:rFonts w:eastAsia="黑体" w:hint="eastAsia"/>
          <w:sz w:val="28"/>
          <w:szCs w:val="28"/>
        </w:rPr>
        <w:t>OLED</w:t>
      </w:r>
      <w:r>
        <w:rPr>
          <w:rFonts w:eastAsia="黑体" w:hint="eastAsia"/>
          <w:sz w:val="28"/>
          <w:szCs w:val="28"/>
        </w:rPr>
        <w:t>显示模块（</w:t>
      </w:r>
      <w:r w:rsidRPr="00802AA2">
        <w:rPr>
          <w:rFonts w:eastAsia="黑体" w:hint="eastAsia"/>
          <w:sz w:val="28"/>
          <w:szCs w:val="28"/>
        </w:rPr>
        <w:t>g</w:t>
      </w:r>
      <w:r>
        <w:rPr>
          <w:rFonts w:eastAsia="黑体" w:hint="eastAsia"/>
          <w:sz w:val="28"/>
          <w:szCs w:val="28"/>
        </w:rPr>
        <w:t>）</w:t>
      </w:r>
      <w:bookmarkEnd w:id="70"/>
    </w:p>
    <w:p w14:paraId="65964BE3" w14:textId="093E682F" w:rsidR="00894C72" w:rsidRDefault="000572E3" w:rsidP="00982037">
      <w:pPr>
        <w:wordWrap w:val="0"/>
        <w:spacing w:line="360" w:lineRule="auto"/>
        <w:ind w:firstLineChars="200" w:firstLine="480"/>
        <w:rPr>
          <w:sz w:val="24"/>
        </w:rPr>
      </w:pPr>
      <w:r w:rsidRPr="00802AA2">
        <w:rPr>
          <w:rFonts w:hint="eastAsia"/>
          <w:sz w:val="24"/>
        </w:rPr>
        <w:t>OLED</w:t>
      </w:r>
      <w:r w:rsidRPr="000572E3">
        <w:rPr>
          <w:rFonts w:hint="eastAsia"/>
          <w:sz w:val="24"/>
        </w:rPr>
        <w:t>模块是一种，高效节能的显示技术。它是由</w:t>
      </w:r>
      <w:r w:rsidRPr="00802AA2">
        <w:rPr>
          <w:rFonts w:hint="eastAsia"/>
          <w:sz w:val="24"/>
        </w:rPr>
        <w:t>SSD</w:t>
      </w:r>
      <w:r w:rsidRPr="00CD6AF6">
        <w:rPr>
          <w:rFonts w:hint="eastAsia"/>
          <w:sz w:val="24"/>
        </w:rPr>
        <w:t>1306</w:t>
      </w:r>
      <w:r w:rsidRPr="000572E3">
        <w:rPr>
          <w:rFonts w:hint="eastAsia"/>
          <w:sz w:val="24"/>
        </w:rPr>
        <w:t>驱动的其自发光特性使得每个像素点都能够独立发光，正因如此，它的对比度显示效果非常好，并且无需背光。且只有活跃的像素点消耗电能，因此比</w:t>
      </w:r>
      <w:r w:rsidRPr="00802AA2">
        <w:rPr>
          <w:rFonts w:hint="eastAsia"/>
          <w:sz w:val="24"/>
        </w:rPr>
        <w:t>LCD</w:t>
      </w:r>
      <w:r w:rsidRPr="000572E3">
        <w:rPr>
          <w:rFonts w:hint="eastAsia"/>
          <w:sz w:val="24"/>
        </w:rPr>
        <w:t>更节能。本系统采用</w:t>
      </w:r>
      <w:r w:rsidRPr="00CD6AF6">
        <w:rPr>
          <w:rFonts w:hint="eastAsia"/>
          <w:sz w:val="24"/>
        </w:rPr>
        <w:t>0</w:t>
      </w:r>
      <w:r w:rsidRPr="000572E3">
        <w:rPr>
          <w:rFonts w:hint="eastAsia"/>
          <w:sz w:val="24"/>
        </w:rPr>
        <w:t>.</w:t>
      </w:r>
      <w:r w:rsidRPr="00CD6AF6">
        <w:rPr>
          <w:rFonts w:hint="eastAsia"/>
          <w:sz w:val="24"/>
        </w:rPr>
        <w:t>96</w:t>
      </w:r>
      <w:r w:rsidRPr="000572E3">
        <w:rPr>
          <w:rFonts w:hint="eastAsia"/>
          <w:sz w:val="24"/>
        </w:rPr>
        <w:t xml:space="preserve"> </w:t>
      </w:r>
      <w:r w:rsidRPr="00802AA2">
        <w:rPr>
          <w:rFonts w:hint="eastAsia"/>
          <w:sz w:val="24"/>
        </w:rPr>
        <w:t>OLED</w:t>
      </w:r>
      <w:r w:rsidRPr="000572E3">
        <w:rPr>
          <w:rFonts w:hint="eastAsia"/>
          <w:sz w:val="24"/>
        </w:rPr>
        <w:t>作为显示</w:t>
      </w:r>
      <w:r w:rsidR="009D7D3F">
        <w:rPr>
          <w:rFonts w:hint="eastAsia"/>
          <w:sz w:val="24"/>
        </w:rPr>
        <w:t>。</w:t>
      </w:r>
      <w:r w:rsidR="003316E8" w:rsidRPr="00802AA2">
        <w:rPr>
          <w:rFonts w:hint="eastAsia"/>
          <w:sz w:val="24"/>
        </w:rPr>
        <w:t>OLED</w:t>
      </w:r>
      <w:r w:rsidR="001D5345">
        <w:rPr>
          <w:rFonts w:hint="eastAsia"/>
          <w:sz w:val="24"/>
        </w:rPr>
        <w:t>模块</w:t>
      </w:r>
      <w:r w:rsidR="003316E8">
        <w:rPr>
          <w:rFonts w:hint="eastAsia"/>
          <w:sz w:val="24"/>
        </w:rPr>
        <w:t>内部电路如图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18</w:t>
      </w:r>
      <w:r w:rsidR="00607453" w:rsidRPr="00607453">
        <w:rPr>
          <w:sz w:val="24"/>
        </w:rPr>
        <w:fldChar w:fldCharType="end"/>
      </w:r>
      <w:r w:rsidR="003316E8">
        <w:rPr>
          <w:rFonts w:hint="eastAsia"/>
          <w:sz w:val="24"/>
        </w:rPr>
        <w:t>所示。</w:t>
      </w:r>
    </w:p>
    <w:p w14:paraId="2DAD336C" w14:textId="65BBE6DE" w:rsidR="003316E8" w:rsidRDefault="00A74007" w:rsidP="006621DD">
      <w:pPr>
        <w:wordWrap w:val="0"/>
        <w:spacing w:line="360" w:lineRule="auto"/>
        <w:jc w:val="center"/>
        <w:rPr>
          <w:sz w:val="24"/>
        </w:rPr>
      </w:pPr>
      <w:r>
        <w:rPr>
          <w:noProof/>
          <w:sz w:val="24"/>
        </w:rPr>
        <w:drawing>
          <wp:inline distT="0" distB="0" distL="0" distR="0" wp14:anchorId="35FB3B97" wp14:editId="3106A75D">
            <wp:extent cx="5379814" cy="2734764"/>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0720" cy="2740308"/>
                    </a:xfrm>
                    <a:prstGeom prst="rect">
                      <a:avLst/>
                    </a:prstGeom>
                    <a:noFill/>
                    <a:ln>
                      <a:noFill/>
                    </a:ln>
                  </pic:spPr>
                </pic:pic>
              </a:graphicData>
            </a:graphic>
          </wp:inline>
        </w:drawing>
      </w:r>
    </w:p>
    <w:p w14:paraId="67D81CE5" w14:textId="2D62949D" w:rsidR="003316E8" w:rsidRPr="003316E8" w:rsidRDefault="003316E8" w:rsidP="006621DD">
      <w:pPr>
        <w:pStyle w:val="a5"/>
        <w:wordWrap w:val="0"/>
        <w:spacing w:line="360" w:lineRule="auto"/>
        <w:ind w:firstLine="422"/>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18</w:t>
      </w:r>
      <w:r w:rsidR="00A16CFD">
        <w:rPr>
          <w:rFonts w:ascii="Times New Roman" w:hAnsi="Times New Roman"/>
          <w:sz w:val="21"/>
          <w:szCs w:val="21"/>
        </w:rPr>
        <w:fldChar w:fldCharType="end"/>
      </w:r>
      <w:r w:rsidR="007914AB">
        <w:rPr>
          <w:rFonts w:ascii="Times New Roman" w:hAnsi="Times New Roman" w:hint="eastAsia"/>
          <w:sz w:val="21"/>
          <w:szCs w:val="21"/>
        </w:rPr>
        <w:t xml:space="preserve"> </w:t>
      </w:r>
      <w:r w:rsidRPr="00802AA2">
        <w:rPr>
          <w:rFonts w:ascii="Times New Roman" w:hAnsi="Times New Roman"/>
          <w:sz w:val="21"/>
          <w:szCs w:val="21"/>
        </w:rPr>
        <w:t>OLED</w:t>
      </w:r>
      <w:r>
        <w:rPr>
          <w:rFonts w:hint="eastAsia"/>
          <w:sz w:val="21"/>
          <w:szCs w:val="21"/>
        </w:rPr>
        <w:t>模块</w:t>
      </w:r>
      <w:r w:rsidR="001D5345">
        <w:rPr>
          <w:rFonts w:hint="eastAsia"/>
          <w:sz w:val="21"/>
          <w:szCs w:val="21"/>
        </w:rPr>
        <w:t>内部电路</w:t>
      </w:r>
    </w:p>
    <w:p w14:paraId="3BC523A4" w14:textId="6E6E7DAB" w:rsidR="00C511F8" w:rsidRDefault="00AF702B" w:rsidP="006621DD">
      <w:pPr>
        <w:wordWrap w:val="0"/>
        <w:spacing w:line="360" w:lineRule="auto"/>
        <w:ind w:firstLineChars="200" w:firstLine="480"/>
        <w:rPr>
          <w:sz w:val="24"/>
        </w:rPr>
      </w:pPr>
      <w:r>
        <w:rPr>
          <w:rFonts w:hint="eastAsia"/>
          <w:sz w:val="24"/>
        </w:rPr>
        <w:t>系统使用</w:t>
      </w:r>
      <w:r w:rsidRPr="00802AA2">
        <w:rPr>
          <w:rFonts w:hint="eastAsia"/>
          <w:sz w:val="24"/>
        </w:rPr>
        <w:t>STM</w:t>
      </w:r>
      <w:r w:rsidRPr="00CD6AF6">
        <w:rPr>
          <w:rFonts w:hint="eastAsia"/>
          <w:sz w:val="24"/>
        </w:rPr>
        <w:t>32</w:t>
      </w:r>
      <w:r>
        <w:rPr>
          <w:rFonts w:hint="eastAsia"/>
          <w:sz w:val="24"/>
        </w:rPr>
        <w:t>的</w:t>
      </w:r>
      <w:r w:rsidRPr="00802AA2">
        <w:rPr>
          <w:rFonts w:hint="eastAsia"/>
          <w:sz w:val="24"/>
        </w:rPr>
        <w:t>PB</w:t>
      </w:r>
      <w:r w:rsidR="00CD5893" w:rsidRPr="00CD6AF6">
        <w:rPr>
          <w:rFonts w:hint="eastAsia"/>
          <w:sz w:val="24"/>
        </w:rPr>
        <w:t>6</w:t>
      </w:r>
      <w:r>
        <w:rPr>
          <w:rFonts w:hint="eastAsia"/>
          <w:sz w:val="24"/>
        </w:rPr>
        <w:t>和</w:t>
      </w:r>
      <w:r w:rsidRPr="00802AA2">
        <w:rPr>
          <w:rFonts w:hint="eastAsia"/>
          <w:sz w:val="24"/>
        </w:rPr>
        <w:t>PB</w:t>
      </w:r>
      <w:r w:rsidR="00CD5893" w:rsidRPr="00CD6AF6">
        <w:rPr>
          <w:rFonts w:hint="eastAsia"/>
          <w:sz w:val="24"/>
        </w:rPr>
        <w:t>7</w:t>
      </w:r>
      <w:r w:rsidR="00CD5893">
        <w:rPr>
          <w:rFonts w:hint="eastAsia"/>
          <w:sz w:val="24"/>
        </w:rPr>
        <w:t>与</w:t>
      </w:r>
      <w:r w:rsidRPr="00802AA2">
        <w:rPr>
          <w:rFonts w:hint="eastAsia"/>
          <w:sz w:val="24"/>
        </w:rPr>
        <w:t>OLED</w:t>
      </w:r>
      <w:r w:rsidR="000E2AAF">
        <w:rPr>
          <w:rFonts w:hint="eastAsia"/>
          <w:sz w:val="24"/>
        </w:rPr>
        <w:t>的</w:t>
      </w:r>
      <w:r w:rsidR="00E47485">
        <w:rPr>
          <w:rFonts w:hint="eastAsia"/>
          <w:sz w:val="24"/>
        </w:rPr>
        <w:t>SCL</w:t>
      </w:r>
      <w:r w:rsidR="00E47485">
        <w:rPr>
          <w:rFonts w:hint="eastAsia"/>
          <w:sz w:val="24"/>
        </w:rPr>
        <w:t>和</w:t>
      </w:r>
      <w:r w:rsidR="00E47485">
        <w:rPr>
          <w:rFonts w:hint="eastAsia"/>
          <w:sz w:val="24"/>
        </w:rPr>
        <w:t>SDA</w:t>
      </w:r>
      <w:r w:rsidR="00CD5893">
        <w:rPr>
          <w:rFonts w:hint="eastAsia"/>
          <w:sz w:val="24"/>
        </w:rPr>
        <w:t>连接</w:t>
      </w:r>
      <w:r>
        <w:rPr>
          <w:rFonts w:hint="eastAsia"/>
          <w:sz w:val="24"/>
        </w:rPr>
        <w:t>，具体电路连接如图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19</w:t>
      </w:r>
      <w:r w:rsidR="00607453" w:rsidRPr="00607453">
        <w:rPr>
          <w:sz w:val="24"/>
        </w:rPr>
        <w:fldChar w:fldCharType="end"/>
      </w:r>
      <w:r>
        <w:rPr>
          <w:rFonts w:hint="eastAsia"/>
          <w:sz w:val="24"/>
        </w:rPr>
        <w:t>所示。</w:t>
      </w:r>
    </w:p>
    <w:p w14:paraId="14F52279" w14:textId="6A4669F7" w:rsidR="00C511F8" w:rsidRDefault="004F7117" w:rsidP="006621DD">
      <w:pPr>
        <w:wordWrap w:val="0"/>
        <w:spacing w:line="360" w:lineRule="auto"/>
        <w:jc w:val="center"/>
        <w:rPr>
          <w:sz w:val="24"/>
        </w:rPr>
      </w:pPr>
      <w:r>
        <w:rPr>
          <w:noProof/>
          <w:sz w:val="24"/>
        </w:rPr>
        <w:lastRenderedPageBreak/>
        <w:drawing>
          <wp:inline distT="0" distB="0" distL="0" distR="0" wp14:anchorId="6764F4DD" wp14:editId="4203A9E7">
            <wp:extent cx="1567543" cy="1521714"/>
            <wp:effectExtent l="0" t="0" r="0" b="254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549" cy="1573171"/>
                    </a:xfrm>
                    <a:prstGeom prst="rect">
                      <a:avLst/>
                    </a:prstGeom>
                    <a:noFill/>
                    <a:ln>
                      <a:noFill/>
                    </a:ln>
                  </pic:spPr>
                </pic:pic>
              </a:graphicData>
            </a:graphic>
          </wp:inline>
        </w:drawing>
      </w:r>
    </w:p>
    <w:p w14:paraId="1B3831E8" w14:textId="773A7021" w:rsidR="00C511F8" w:rsidRDefault="00AF702B" w:rsidP="006621DD">
      <w:pPr>
        <w:pStyle w:val="a5"/>
        <w:wordWrap w:val="0"/>
        <w:spacing w:line="360" w:lineRule="auto"/>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19</w:t>
      </w:r>
      <w:r w:rsidR="00A16CFD">
        <w:rPr>
          <w:rFonts w:ascii="Times New Roman" w:hAnsi="Times New Roman"/>
          <w:sz w:val="21"/>
          <w:szCs w:val="21"/>
        </w:rPr>
        <w:fldChar w:fldCharType="end"/>
      </w:r>
      <w:r w:rsidRPr="00802AA2">
        <w:rPr>
          <w:rFonts w:ascii="Times New Roman" w:hAnsi="Times New Roman"/>
          <w:sz w:val="21"/>
          <w:szCs w:val="21"/>
        </w:rPr>
        <w:t>OLED</w:t>
      </w:r>
      <w:r>
        <w:rPr>
          <w:rFonts w:hint="eastAsia"/>
          <w:sz w:val="21"/>
          <w:szCs w:val="21"/>
        </w:rPr>
        <w:t>模块</w:t>
      </w:r>
      <w:r w:rsidR="001D5345">
        <w:rPr>
          <w:rFonts w:hint="eastAsia"/>
          <w:sz w:val="21"/>
          <w:szCs w:val="21"/>
        </w:rPr>
        <w:t>与</w:t>
      </w:r>
      <w:r w:rsidR="00E22968">
        <w:rPr>
          <w:rFonts w:hint="eastAsia"/>
          <w:sz w:val="21"/>
          <w:szCs w:val="21"/>
        </w:rPr>
        <w:t>主控连接图</w:t>
      </w:r>
    </w:p>
    <w:p w14:paraId="55DF62BA" w14:textId="7B0F9206" w:rsidR="00C511F8" w:rsidRDefault="00AF702B" w:rsidP="006621DD">
      <w:pPr>
        <w:wordWrap w:val="0"/>
        <w:spacing w:beforeLines="50" w:before="156" w:afterLines="50" w:after="156" w:line="360" w:lineRule="auto"/>
        <w:outlineLvl w:val="1"/>
        <w:rPr>
          <w:rFonts w:eastAsia="黑体"/>
          <w:sz w:val="24"/>
        </w:rPr>
      </w:pPr>
      <w:bookmarkStart w:id="71" w:name="_Toc71660330"/>
      <w:bookmarkStart w:id="72" w:name="_Toc197360092"/>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7</w:t>
      </w:r>
      <w:r>
        <w:rPr>
          <w:rFonts w:eastAsia="黑体" w:hint="eastAsia"/>
          <w:sz w:val="28"/>
          <w:szCs w:val="28"/>
        </w:rPr>
        <w:t xml:space="preserve">　</w:t>
      </w:r>
      <w:bookmarkEnd w:id="71"/>
      <w:r w:rsidR="000572E3" w:rsidRPr="00802AA2">
        <w:rPr>
          <w:rFonts w:eastAsia="黑体" w:hint="eastAsia"/>
          <w:sz w:val="28"/>
          <w:szCs w:val="28"/>
        </w:rPr>
        <w:t>DHT</w:t>
      </w:r>
      <w:r w:rsidR="000572E3" w:rsidRPr="00CD6AF6">
        <w:rPr>
          <w:rFonts w:eastAsia="黑体" w:hint="eastAsia"/>
          <w:sz w:val="28"/>
          <w:szCs w:val="28"/>
        </w:rPr>
        <w:t>11</w:t>
      </w:r>
      <w:r w:rsidR="000572E3">
        <w:rPr>
          <w:rFonts w:eastAsia="黑体" w:hint="eastAsia"/>
          <w:sz w:val="28"/>
          <w:szCs w:val="28"/>
        </w:rPr>
        <w:t>温湿度检测</w:t>
      </w:r>
      <w:r>
        <w:rPr>
          <w:rFonts w:eastAsia="黑体" w:hint="eastAsia"/>
          <w:sz w:val="28"/>
          <w:szCs w:val="28"/>
        </w:rPr>
        <w:t>模块</w:t>
      </w:r>
      <w:r w:rsidR="00D33427">
        <w:rPr>
          <w:rFonts w:eastAsia="黑体" w:hint="eastAsia"/>
          <w:sz w:val="28"/>
          <w:szCs w:val="28"/>
        </w:rPr>
        <w:t>（</w:t>
      </w:r>
      <w:r w:rsidR="00D33427" w:rsidRPr="00802AA2">
        <w:rPr>
          <w:rFonts w:eastAsia="黑体" w:hint="eastAsia"/>
          <w:sz w:val="28"/>
          <w:szCs w:val="28"/>
        </w:rPr>
        <w:t>g</w:t>
      </w:r>
      <w:r w:rsidR="00D6247F">
        <w:rPr>
          <w:rFonts w:eastAsia="黑体" w:hint="eastAsia"/>
          <w:sz w:val="28"/>
          <w:szCs w:val="28"/>
        </w:rPr>
        <w:t>.5</w:t>
      </w:r>
      <w:r w:rsidR="00D33427">
        <w:rPr>
          <w:rFonts w:eastAsia="黑体" w:hint="eastAsia"/>
          <w:sz w:val="28"/>
          <w:szCs w:val="28"/>
        </w:rPr>
        <w:t>）</w:t>
      </w:r>
      <w:bookmarkEnd w:id="72"/>
    </w:p>
    <w:p w14:paraId="359786A2" w14:textId="68079077" w:rsidR="002F3466" w:rsidRDefault="00605BE7" w:rsidP="006621DD">
      <w:pPr>
        <w:pStyle w:val="af7"/>
        <w:wordWrap w:val="0"/>
        <w:spacing w:line="360" w:lineRule="auto"/>
        <w:ind w:firstLine="480"/>
      </w:pPr>
      <w:r w:rsidRPr="00802AA2">
        <w:rPr>
          <w:rFonts w:hint="eastAsia"/>
        </w:rPr>
        <w:t>DHT</w:t>
      </w:r>
      <w:r w:rsidRPr="00CD6AF6">
        <w:rPr>
          <w:rFonts w:hint="eastAsia"/>
        </w:rPr>
        <w:t>11</w:t>
      </w:r>
      <w:r w:rsidRPr="00605BE7">
        <w:rPr>
          <w:rFonts w:hint="eastAsia"/>
        </w:rPr>
        <w:t>是一款常用的温湿度传感器，它的内部结合了湿敏电阻和热敏电阻测量技术，数据通过单总线接口进行传输。主控芯片发送起始信号后，</w:t>
      </w:r>
      <w:r w:rsidRPr="00802AA2">
        <w:rPr>
          <w:rFonts w:hint="eastAsia"/>
        </w:rPr>
        <w:t>DHT</w:t>
      </w:r>
      <w:r w:rsidRPr="00605BE7">
        <w:rPr>
          <w:rFonts w:hint="eastAsia"/>
        </w:rPr>
        <w:t>传输</w:t>
      </w:r>
      <w:r w:rsidRPr="00CD6AF6">
        <w:rPr>
          <w:rFonts w:hint="eastAsia"/>
        </w:rPr>
        <w:t>40</w:t>
      </w:r>
      <w:r w:rsidRPr="00605BE7">
        <w:rPr>
          <w:rFonts w:hint="eastAsia"/>
        </w:rPr>
        <w:t>位数据包，包括湿度和温度的整数和小数部分，以及校验</w:t>
      </w:r>
      <w:r w:rsidR="00B9163D">
        <w:rPr>
          <w:rFonts w:hint="eastAsia"/>
        </w:rPr>
        <w:t>和</w:t>
      </w:r>
      <w:r w:rsidRPr="00605BE7">
        <w:rPr>
          <w:rFonts w:hint="eastAsia"/>
        </w:rPr>
        <w:t>，单片机接收解析还原出测量的温度和湿度。</w:t>
      </w:r>
    </w:p>
    <w:p w14:paraId="75DB646A" w14:textId="0C3DD114" w:rsidR="00C511F8" w:rsidRDefault="002F3466" w:rsidP="006621DD">
      <w:pPr>
        <w:pStyle w:val="af7"/>
        <w:wordWrap w:val="0"/>
        <w:spacing w:line="360" w:lineRule="auto"/>
        <w:ind w:firstLine="480"/>
      </w:pPr>
      <w:r>
        <w:rPr>
          <w:rFonts w:hint="eastAsia"/>
        </w:rPr>
        <w:t>在该系统中采用两个</w:t>
      </w:r>
      <w:r w:rsidRPr="00802AA2">
        <w:rPr>
          <w:rFonts w:hint="eastAsia"/>
        </w:rPr>
        <w:t>DHT</w:t>
      </w:r>
      <w:r w:rsidRPr="00CD6AF6">
        <w:rPr>
          <w:rFonts w:hint="eastAsia"/>
        </w:rPr>
        <w:t>11</w:t>
      </w:r>
      <w:r>
        <w:rPr>
          <w:rFonts w:hint="eastAsia"/>
        </w:rPr>
        <w:t>温湿度模块来检测室内外的温湿度，</w:t>
      </w:r>
      <w:r w:rsidR="0013406F">
        <w:rPr>
          <w:rFonts w:hint="eastAsia"/>
        </w:rPr>
        <w:t>室内</w:t>
      </w:r>
      <w:r w:rsidR="00B9163D">
        <w:rPr>
          <w:rFonts w:hint="eastAsia"/>
        </w:rPr>
        <w:t>温湿度模块连接到单片机</w:t>
      </w:r>
      <w:r w:rsidR="00B9163D" w:rsidRPr="00802AA2">
        <w:rPr>
          <w:rFonts w:hint="eastAsia"/>
        </w:rPr>
        <w:t>PA</w:t>
      </w:r>
      <w:r w:rsidR="0013406F">
        <w:rPr>
          <w:rFonts w:hint="eastAsia"/>
        </w:rPr>
        <w:t>5</w:t>
      </w:r>
      <w:r w:rsidR="00B9163D">
        <w:rPr>
          <w:rFonts w:hint="eastAsia"/>
        </w:rPr>
        <w:t>引脚</w:t>
      </w:r>
      <w:r w:rsidR="00B45C92">
        <w:rPr>
          <w:rFonts w:hint="eastAsia"/>
        </w:rPr>
        <w:t>，</w:t>
      </w:r>
      <w:r>
        <w:rPr>
          <w:rFonts w:hint="eastAsia"/>
        </w:rPr>
        <w:t>户外温湿度模块连接到单片机</w:t>
      </w:r>
      <w:r w:rsidRPr="00802AA2">
        <w:rPr>
          <w:rFonts w:hint="eastAsia"/>
        </w:rPr>
        <w:t>PA</w:t>
      </w:r>
      <w:r w:rsidRPr="00CD6AF6">
        <w:rPr>
          <w:rFonts w:hint="eastAsia"/>
        </w:rPr>
        <w:t>6</w:t>
      </w:r>
      <w:r>
        <w:rPr>
          <w:rFonts w:hint="eastAsia"/>
        </w:rPr>
        <w:t>引脚。</w:t>
      </w:r>
      <w:r w:rsidR="00AF702B">
        <w:rPr>
          <w:rFonts w:hint="eastAsia"/>
        </w:rPr>
        <w:t>电路图如图</w:t>
      </w:r>
      <w:r w:rsidR="00607453" w:rsidRPr="00607453">
        <w:fldChar w:fldCharType="begin"/>
      </w:r>
      <w:r w:rsidR="00607453" w:rsidRPr="00607453">
        <w:instrText xml:space="preserve"> </w:instrText>
      </w:r>
      <w:r w:rsidR="00607453" w:rsidRPr="00607453">
        <w:rPr>
          <w:rFonts w:hint="eastAsia"/>
        </w:rPr>
        <w:instrText>Seq eq \c</w:instrText>
      </w:r>
      <w:r w:rsidR="00607453" w:rsidRPr="00607453">
        <w:instrText xml:space="preserve"> </w:instrText>
      </w:r>
      <w:r w:rsidR="00607453" w:rsidRPr="00607453">
        <w:fldChar w:fldCharType="separate"/>
      </w:r>
      <w:r w:rsidR="009614EE">
        <w:rPr>
          <w:noProof/>
        </w:rPr>
        <w:t>3</w:t>
      </w:r>
      <w:r w:rsidR="00607453" w:rsidRPr="00607453">
        <w:fldChar w:fldCharType="end"/>
      </w:r>
      <w:r w:rsidR="00607453" w:rsidRPr="00607453">
        <w:rPr>
          <w:rFonts w:hint="eastAsia"/>
        </w:rPr>
        <w:t>.</w:t>
      </w:r>
      <w:r w:rsidR="00607453" w:rsidRPr="00607453">
        <w:fldChar w:fldCharType="begin"/>
      </w:r>
      <w:r w:rsidR="00607453" w:rsidRPr="00607453">
        <w:instrText xml:space="preserve"> </w:instrText>
      </w:r>
      <w:r w:rsidR="00607453" w:rsidRPr="00607453">
        <w:rPr>
          <w:rFonts w:hint="eastAsia"/>
        </w:rPr>
        <w:instrText>Seq txt</w:instrText>
      </w:r>
      <w:r w:rsidR="00607453" w:rsidRPr="00607453">
        <w:instrText xml:space="preserve"> </w:instrText>
      </w:r>
      <w:r w:rsidR="00607453" w:rsidRPr="00607453">
        <w:fldChar w:fldCharType="separate"/>
      </w:r>
      <w:r w:rsidR="009614EE">
        <w:rPr>
          <w:noProof/>
        </w:rPr>
        <w:t>20</w:t>
      </w:r>
      <w:r w:rsidR="00607453" w:rsidRPr="00607453">
        <w:fldChar w:fldCharType="end"/>
      </w:r>
      <w:r w:rsidR="00AF702B">
        <w:rPr>
          <w:rFonts w:hint="eastAsia"/>
        </w:rPr>
        <w:t>所示。</w:t>
      </w:r>
    </w:p>
    <w:p w14:paraId="7CA83775" w14:textId="6EE15790" w:rsidR="00C511F8" w:rsidRDefault="009B3C34" w:rsidP="006621DD">
      <w:pPr>
        <w:wordWrap w:val="0"/>
        <w:spacing w:line="360" w:lineRule="auto"/>
        <w:jc w:val="center"/>
        <w:rPr>
          <w:sz w:val="24"/>
        </w:rPr>
      </w:pPr>
      <w:r>
        <w:rPr>
          <w:noProof/>
          <w:sz w:val="24"/>
        </w:rPr>
        <w:lastRenderedPageBreak/>
        <w:drawing>
          <wp:inline distT="0" distB="0" distL="0" distR="0" wp14:anchorId="1CB2665B" wp14:editId="0C3CDBBE">
            <wp:extent cx="2562046" cy="2749514"/>
            <wp:effectExtent l="0" t="0" r="0" b="0"/>
            <wp:docPr id="418735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5284" cy="2763721"/>
                    </a:xfrm>
                    <a:prstGeom prst="rect">
                      <a:avLst/>
                    </a:prstGeom>
                    <a:noFill/>
                    <a:ln>
                      <a:noFill/>
                    </a:ln>
                  </pic:spPr>
                </pic:pic>
              </a:graphicData>
            </a:graphic>
          </wp:inline>
        </w:drawing>
      </w:r>
    </w:p>
    <w:p w14:paraId="5C647492" w14:textId="0D6D95CD" w:rsidR="00C511F8" w:rsidRDefault="00AF702B" w:rsidP="006621DD">
      <w:pPr>
        <w:pStyle w:val="a5"/>
        <w:wordWrap w:val="0"/>
        <w:spacing w:line="360" w:lineRule="auto"/>
        <w:jc w:val="cente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20</w:t>
      </w:r>
      <w:r w:rsidR="00A16CFD">
        <w:rPr>
          <w:rFonts w:ascii="Times New Roman" w:hAnsi="Times New Roman"/>
          <w:sz w:val="21"/>
          <w:szCs w:val="21"/>
        </w:rPr>
        <w:fldChar w:fldCharType="end"/>
      </w:r>
      <w:r w:rsidR="00E74B51">
        <w:rPr>
          <w:rFonts w:ascii="Times New Roman" w:hAnsi="Times New Roman" w:hint="eastAsia"/>
          <w:sz w:val="21"/>
          <w:szCs w:val="21"/>
        </w:rPr>
        <w:t xml:space="preserve"> </w:t>
      </w:r>
      <w:r w:rsidR="0044643B" w:rsidRPr="00802AA2">
        <w:rPr>
          <w:rFonts w:ascii="Times New Roman" w:hAnsi="Times New Roman" w:hint="eastAsia"/>
          <w:sz w:val="21"/>
          <w:szCs w:val="21"/>
        </w:rPr>
        <w:t>DHT</w:t>
      </w:r>
      <w:r w:rsidR="0044643B">
        <w:rPr>
          <w:rFonts w:hint="eastAsia"/>
          <w:sz w:val="21"/>
          <w:szCs w:val="21"/>
        </w:rPr>
        <w:t>11</w:t>
      </w:r>
      <w:r w:rsidR="0044643B">
        <w:rPr>
          <w:rFonts w:hint="eastAsia"/>
          <w:sz w:val="21"/>
          <w:szCs w:val="21"/>
        </w:rPr>
        <w:t>温湿度</w:t>
      </w:r>
      <w:r>
        <w:rPr>
          <w:rFonts w:hint="eastAsia"/>
          <w:sz w:val="21"/>
          <w:szCs w:val="21"/>
        </w:rPr>
        <w:t>检测模块</w:t>
      </w:r>
    </w:p>
    <w:p w14:paraId="14D8E2A1" w14:textId="64CF7AC4" w:rsidR="00C511F8" w:rsidRDefault="00AF702B" w:rsidP="006621DD">
      <w:pPr>
        <w:wordWrap w:val="0"/>
        <w:spacing w:beforeLines="50" w:before="156" w:afterLines="50" w:after="156" w:line="360" w:lineRule="auto"/>
        <w:outlineLvl w:val="1"/>
        <w:rPr>
          <w:rFonts w:eastAsia="黑体"/>
          <w:sz w:val="24"/>
        </w:rPr>
      </w:pPr>
      <w:bookmarkStart w:id="73" w:name="_Toc71660331"/>
      <w:bookmarkStart w:id="74" w:name="_Toc197360093"/>
      <w:r w:rsidRPr="00CD6AF6">
        <w:rPr>
          <w:rFonts w:eastAsia="黑体" w:hint="eastAsia"/>
          <w:sz w:val="28"/>
          <w:szCs w:val="28"/>
        </w:rPr>
        <w:t>3</w:t>
      </w:r>
      <w:r>
        <w:rPr>
          <w:rFonts w:eastAsia="黑体" w:hint="eastAsia"/>
          <w:sz w:val="28"/>
          <w:szCs w:val="28"/>
        </w:rPr>
        <w:t>.</w:t>
      </w:r>
      <w:bookmarkEnd w:id="73"/>
      <w:r w:rsidR="00D25B12">
        <w:rPr>
          <w:rFonts w:eastAsia="黑体" w:hint="eastAsia"/>
          <w:sz w:val="28"/>
          <w:szCs w:val="28"/>
        </w:rPr>
        <w:t>8</w:t>
      </w:r>
      <w:r>
        <w:rPr>
          <w:rFonts w:eastAsia="黑体" w:hint="eastAsia"/>
          <w:sz w:val="28"/>
          <w:szCs w:val="28"/>
        </w:rPr>
        <w:t xml:space="preserve">　</w:t>
      </w:r>
      <w:r w:rsidR="00D33427">
        <w:rPr>
          <w:rFonts w:eastAsia="黑体" w:hint="eastAsia"/>
          <w:sz w:val="28"/>
          <w:szCs w:val="28"/>
        </w:rPr>
        <w:t>继电器</w:t>
      </w:r>
      <w:r>
        <w:rPr>
          <w:rFonts w:eastAsia="黑体" w:hint="eastAsia"/>
          <w:sz w:val="28"/>
          <w:szCs w:val="28"/>
        </w:rPr>
        <w:t>模块</w:t>
      </w:r>
      <w:r w:rsidR="00CE7EA1">
        <w:rPr>
          <w:rFonts w:eastAsia="黑体" w:hint="eastAsia"/>
          <w:sz w:val="28"/>
          <w:szCs w:val="28"/>
        </w:rPr>
        <w:t>（</w:t>
      </w:r>
      <w:r w:rsidR="00CE7EA1" w:rsidRPr="00802AA2">
        <w:rPr>
          <w:rFonts w:eastAsia="黑体" w:hint="eastAsia"/>
          <w:sz w:val="28"/>
          <w:szCs w:val="28"/>
        </w:rPr>
        <w:t>g</w:t>
      </w:r>
      <w:r w:rsidR="00CE7EA1">
        <w:rPr>
          <w:rFonts w:eastAsia="黑体" w:hint="eastAsia"/>
          <w:sz w:val="28"/>
          <w:szCs w:val="28"/>
        </w:rPr>
        <w:t>）</w:t>
      </w:r>
      <w:bookmarkEnd w:id="74"/>
    </w:p>
    <w:p w14:paraId="5F7AE8F1" w14:textId="0A740F81" w:rsidR="00C511F8" w:rsidRPr="00BF7C9E" w:rsidRDefault="00D75BD6"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D75BD6">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w:t>
      </w:r>
      <w:r w:rsidRPr="00BF7C9E">
        <w:rPr>
          <w:rFonts w:hint="eastAsia"/>
          <w:sz w:val="24"/>
        </w:rPr>
        <w:t>合。</w:t>
      </w:r>
      <w:r w:rsidR="00AF702B" w:rsidRPr="00BF7C9E">
        <w:rPr>
          <w:rFonts w:hint="eastAsia"/>
          <w:sz w:val="24"/>
        </w:rPr>
        <w:t>如图</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eq \c</w:instrText>
      </w:r>
      <w:r w:rsidR="00607453" w:rsidRPr="00BF7C9E">
        <w:rPr>
          <w:sz w:val="24"/>
        </w:rPr>
        <w:instrText xml:space="preserve"> </w:instrText>
      </w:r>
      <w:r w:rsidR="00607453" w:rsidRPr="00BF7C9E">
        <w:rPr>
          <w:sz w:val="24"/>
        </w:rPr>
        <w:fldChar w:fldCharType="separate"/>
      </w:r>
      <w:r w:rsidR="009614EE">
        <w:rPr>
          <w:noProof/>
          <w:sz w:val="24"/>
        </w:rPr>
        <w:t>3</w:t>
      </w:r>
      <w:r w:rsidR="00607453" w:rsidRPr="00BF7C9E">
        <w:rPr>
          <w:sz w:val="24"/>
        </w:rPr>
        <w:fldChar w:fldCharType="end"/>
      </w:r>
      <w:r w:rsidR="00607453" w:rsidRPr="00BF7C9E">
        <w:rPr>
          <w:rFonts w:hint="eastAsia"/>
          <w:sz w:val="24"/>
        </w:rPr>
        <w:t>.</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txt</w:instrText>
      </w:r>
      <w:r w:rsidR="00607453" w:rsidRPr="00BF7C9E">
        <w:rPr>
          <w:sz w:val="24"/>
        </w:rPr>
        <w:instrText xml:space="preserve"> </w:instrText>
      </w:r>
      <w:r w:rsidR="00607453" w:rsidRPr="00BF7C9E">
        <w:rPr>
          <w:sz w:val="24"/>
        </w:rPr>
        <w:fldChar w:fldCharType="separate"/>
      </w:r>
      <w:r w:rsidR="009614EE">
        <w:rPr>
          <w:noProof/>
          <w:sz w:val="24"/>
        </w:rPr>
        <w:t>21</w:t>
      </w:r>
      <w:r w:rsidR="00607453" w:rsidRPr="00BF7C9E">
        <w:rPr>
          <w:sz w:val="24"/>
        </w:rPr>
        <w:fldChar w:fldCharType="end"/>
      </w:r>
      <w:r w:rsidR="00AF702B" w:rsidRPr="00BF7C9E">
        <w:rPr>
          <w:rFonts w:hint="eastAsia"/>
          <w:sz w:val="24"/>
        </w:rPr>
        <w:t>为</w:t>
      </w:r>
      <w:r w:rsidR="008C0229" w:rsidRPr="00BF7C9E">
        <w:rPr>
          <w:rFonts w:hint="eastAsia"/>
          <w:sz w:val="24"/>
        </w:rPr>
        <w:t>单个继电器模块</w:t>
      </w:r>
      <w:r w:rsidR="00AF702B" w:rsidRPr="00BF7C9E">
        <w:rPr>
          <w:rFonts w:hint="eastAsia"/>
          <w:sz w:val="24"/>
        </w:rPr>
        <w:t>的原理图</w:t>
      </w:r>
      <w:r w:rsidR="00643475" w:rsidRPr="00BF7C9E">
        <w:rPr>
          <w:sz w:val="24"/>
        </w:rPr>
        <w:t>，</w:t>
      </w:r>
      <w:r w:rsidR="00D132F7" w:rsidRPr="00BF7C9E">
        <w:rPr>
          <w:rFonts w:hint="eastAsia"/>
          <w:sz w:val="24"/>
        </w:rPr>
        <w:t>PC817</w:t>
      </w:r>
      <w:r w:rsidR="00A569F7" w:rsidRPr="00BF7C9E">
        <w:rPr>
          <w:rFonts w:hint="eastAsia"/>
          <w:sz w:val="24"/>
        </w:rPr>
        <w:t>光耦实际相当于一个</w:t>
      </w:r>
      <w:r w:rsidR="00D132F7" w:rsidRPr="00BF7C9E">
        <w:rPr>
          <w:rFonts w:hint="eastAsia"/>
          <w:sz w:val="24"/>
        </w:rPr>
        <w:t>LED</w:t>
      </w:r>
      <w:r w:rsidR="00D132F7" w:rsidRPr="00BF7C9E">
        <w:rPr>
          <w:rFonts w:hint="eastAsia"/>
          <w:sz w:val="24"/>
        </w:rPr>
        <w:t>和一个光敏传感器，</w:t>
      </w:r>
      <w:r w:rsidR="00460826" w:rsidRPr="00BF7C9E">
        <w:rPr>
          <w:rFonts w:hint="eastAsia"/>
          <w:sz w:val="24"/>
        </w:rPr>
        <w:t>光耦的</w:t>
      </w:r>
      <w:r w:rsidR="00460826" w:rsidRPr="00BF7C9E">
        <w:rPr>
          <w:rFonts w:hint="eastAsia"/>
          <w:sz w:val="24"/>
        </w:rPr>
        <w:t>1</w:t>
      </w:r>
      <w:r w:rsidR="00460826" w:rsidRPr="00BF7C9E">
        <w:rPr>
          <w:rFonts w:hint="eastAsia"/>
          <w:sz w:val="24"/>
        </w:rPr>
        <w:t>引脚是高电平，当</w:t>
      </w:r>
      <w:r w:rsidR="00C5732C" w:rsidRPr="00BF7C9E">
        <w:rPr>
          <w:rFonts w:hint="eastAsia"/>
          <w:sz w:val="24"/>
        </w:rPr>
        <w:t>单片机的</w:t>
      </w:r>
      <w:r w:rsidR="00C5732C" w:rsidRPr="00BF7C9E">
        <w:rPr>
          <w:rFonts w:hint="eastAsia"/>
          <w:sz w:val="24"/>
        </w:rPr>
        <w:t>PD4</w:t>
      </w:r>
      <w:r w:rsidR="00091EF3" w:rsidRPr="00BF7C9E">
        <w:rPr>
          <w:rFonts w:hint="eastAsia"/>
          <w:sz w:val="24"/>
        </w:rPr>
        <w:t>引脚给与低电平时，光耦内部的</w:t>
      </w:r>
      <w:r w:rsidR="00091EF3" w:rsidRPr="00BF7C9E">
        <w:rPr>
          <w:rFonts w:hint="eastAsia"/>
          <w:sz w:val="24"/>
        </w:rPr>
        <w:t>LED</w:t>
      </w:r>
      <w:r w:rsidR="00091EF3" w:rsidRPr="00BF7C9E">
        <w:rPr>
          <w:rFonts w:hint="eastAsia"/>
          <w:sz w:val="24"/>
        </w:rPr>
        <w:t>发光，</w:t>
      </w:r>
      <w:r w:rsidR="00946E66" w:rsidRPr="00BF7C9E">
        <w:rPr>
          <w:rFonts w:hint="eastAsia"/>
          <w:sz w:val="24"/>
        </w:rPr>
        <w:t>内部</w:t>
      </w:r>
      <w:r w:rsidR="00091EF3" w:rsidRPr="00BF7C9E">
        <w:rPr>
          <w:rFonts w:hint="eastAsia"/>
          <w:sz w:val="24"/>
        </w:rPr>
        <w:t>的</w:t>
      </w:r>
      <w:r w:rsidR="00C4181D" w:rsidRPr="00BF7C9E">
        <w:rPr>
          <w:rFonts w:hint="eastAsia"/>
          <w:sz w:val="24"/>
        </w:rPr>
        <w:t>光敏传感器电阻下降，电路导通，</w:t>
      </w:r>
      <w:r w:rsidR="00946E66" w:rsidRPr="00BF7C9E">
        <w:rPr>
          <w:rFonts w:hint="eastAsia"/>
          <w:sz w:val="24"/>
        </w:rPr>
        <w:t>使得</w:t>
      </w:r>
      <w:r w:rsidR="00C4181D" w:rsidRPr="00BF7C9E">
        <w:rPr>
          <w:rFonts w:hint="eastAsia"/>
          <w:sz w:val="24"/>
        </w:rPr>
        <w:t>5V</w:t>
      </w:r>
      <w:r w:rsidR="00C4181D" w:rsidRPr="00BF7C9E">
        <w:rPr>
          <w:rFonts w:hint="eastAsia"/>
          <w:sz w:val="24"/>
        </w:rPr>
        <w:t>电压加在</w:t>
      </w:r>
      <w:r w:rsidR="00C4181D" w:rsidRPr="00BF7C9E">
        <w:rPr>
          <w:rFonts w:hint="eastAsia"/>
          <w:sz w:val="24"/>
        </w:rPr>
        <w:t>NPN</w:t>
      </w:r>
      <w:r w:rsidR="00C4181D" w:rsidRPr="00BF7C9E">
        <w:rPr>
          <w:rFonts w:hint="eastAsia"/>
          <w:sz w:val="24"/>
        </w:rPr>
        <w:t>三极管的基极</w:t>
      </w:r>
      <w:r w:rsidR="00946E66" w:rsidRPr="00BF7C9E">
        <w:rPr>
          <w:rFonts w:hint="eastAsia"/>
          <w:sz w:val="24"/>
        </w:rPr>
        <w:t>，由于</w:t>
      </w:r>
      <w:r w:rsidR="00946E66" w:rsidRPr="00BF7C9E">
        <w:rPr>
          <w:rFonts w:hint="eastAsia"/>
          <w:sz w:val="24"/>
        </w:rPr>
        <w:t>NPN</w:t>
      </w:r>
      <w:r w:rsidR="00946E66" w:rsidRPr="00BF7C9E">
        <w:rPr>
          <w:rFonts w:hint="eastAsia"/>
          <w:sz w:val="24"/>
        </w:rPr>
        <w:t>三极管的基极电压高于发射极</w:t>
      </w:r>
      <w:r w:rsidR="00DF026D" w:rsidRPr="00BF7C9E">
        <w:rPr>
          <w:rFonts w:hint="eastAsia"/>
          <w:sz w:val="24"/>
        </w:rPr>
        <w:t>即会导通，所</w:t>
      </w:r>
      <w:r w:rsidR="00DF026D" w:rsidRPr="00BF7C9E">
        <w:rPr>
          <w:rFonts w:hint="eastAsia"/>
          <w:sz w:val="24"/>
        </w:rPr>
        <w:lastRenderedPageBreak/>
        <w:t>以电路接通，</w:t>
      </w:r>
      <w:r w:rsidR="00B92BEF" w:rsidRPr="00BF7C9E">
        <w:rPr>
          <w:rFonts w:hint="eastAsia"/>
          <w:sz w:val="24"/>
        </w:rPr>
        <w:t>线圈通电，衔铁吸合</w:t>
      </w:r>
      <w:r w:rsidR="00D132F7" w:rsidRPr="00BF7C9E">
        <w:rPr>
          <w:rFonts w:hint="eastAsia"/>
          <w:sz w:val="24"/>
        </w:rPr>
        <w:t>。</w:t>
      </w:r>
    </w:p>
    <w:p w14:paraId="10E40823" w14:textId="4F8F3955" w:rsidR="00C511F8" w:rsidRDefault="00D132F7" w:rsidP="006621DD">
      <w:pPr>
        <w:wordWrap w:val="0"/>
        <w:spacing w:line="360" w:lineRule="auto"/>
        <w:jc w:val="center"/>
        <w:rPr>
          <w:sz w:val="24"/>
        </w:rPr>
      </w:pPr>
      <w:r>
        <w:rPr>
          <w:noProof/>
          <w:sz w:val="24"/>
        </w:rPr>
        <w:drawing>
          <wp:inline distT="0" distB="0" distL="0" distR="0" wp14:anchorId="159D57E3" wp14:editId="4B74813F">
            <wp:extent cx="5753735" cy="2355215"/>
            <wp:effectExtent l="0" t="0" r="0" b="6985"/>
            <wp:docPr id="20691362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735" cy="2355215"/>
                    </a:xfrm>
                    <a:prstGeom prst="rect">
                      <a:avLst/>
                    </a:prstGeom>
                    <a:noFill/>
                    <a:ln>
                      <a:noFill/>
                    </a:ln>
                  </pic:spPr>
                </pic:pic>
              </a:graphicData>
            </a:graphic>
          </wp:inline>
        </w:drawing>
      </w:r>
    </w:p>
    <w:p w14:paraId="1718DBD8" w14:textId="3450E11C"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21</w:t>
      </w:r>
      <w:r w:rsidR="00A16CFD">
        <w:rPr>
          <w:rFonts w:ascii="Times New Roman" w:hAnsi="Times New Roman"/>
          <w:sz w:val="21"/>
          <w:szCs w:val="21"/>
        </w:rPr>
        <w:fldChar w:fldCharType="end"/>
      </w:r>
      <w:r w:rsidR="005557DD" w:rsidRPr="004C6C42">
        <w:rPr>
          <w:rFonts w:ascii="Times New Roman" w:hAnsi="Times New Roman"/>
          <w:sz w:val="21"/>
          <w:szCs w:val="21"/>
        </w:rPr>
        <w:t>单个继电器模块</w:t>
      </w:r>
    </w:p>
    <w:p w14:paraId="237E56AA" w14:textId="533E43EC" w:rsidR="00E657BC" w:rsidRPr="00E657BC" w:rsidRDefault="00E657BC" w:rsidP="00E657BC">
      <w:pPr>
        <w:wordWrap w:val="0"/>
        <w:spacing w:line="360" w:lineRule="auto"/>
        <w:ind w:firstLineChars="200" w:firstLine="480"/>
        <w:rPr>
          <w:sz w:val="24"/>
        </w:rPr>
      </w:pPr>
      <w:r>
        <w:rPr>
          <w:rFonts w:hint="eastAsia"/>
          <w:sz w:val="24"/>
        </w:rPr>
        <w:t>图</w:t>
      </w:r>
      <w:r w:rsidRPr="00607453">
        <w:rPr>
          <w:sz w:val="24"/>
        </w:rPr>
        <w:fldChar w:fldCharType="begin"/>
      </w:r>
      <w:r w:rsidRPr="00607453">
        <w:rPr>
          <w:sz w:val="24"/>
        </w:rPr>
        <w:instrText xml:space="preserve"> </w:instrText>
      </w:r>
      <w:r w:rsidRPr="00607453">
        <w:rPr>
          <w:rFonts w:hint="eastAsia"/>
          <w:sz w:val="24"/>
        </w:rPr>
        <w:instrText>Seq eq \c</w:instrText>
      </w:r>
      <w:r w:rsidRPr="00607453">
        <w:rPr>
          <w:sz w:val="24"/>
        </w:rPr>
        <w:instrText xml:space="preserve"> </w:instrText>
      </w:r>
      <w:r w:rsidRPr="00607453">
        <w:rPr>
          <w:sz w:val="24"/>
        </w:rPr>
        <w:fldChar w:fldCharType="separate"/>
      </w:r>
      <w:r w:rsidR="009614EE">
        <w:rPr>
          <w:noProof/>
          <w:sz w:val="24"/>
        </w:rPr>
        <w:t>3</w:t>
      </w:r>
      <w:r w:rsidRPr="00607453">
        <w:rPr>
          <w:sz w:val="24"/>
        </w:rPr>
        <w:fldChar w:fldCharType="end"/>
      </w:r>
      <w:r w:rsidRPr="00607453">
        <w:rPr>
          <w:rFonts w:hint="eastAsia"/>
          <w:sz w:val="24"/>
        </w:rPr>
        <w:t>.</w:t>
      </w:r>
      <w:r w:rsidRPr="00607453">
        <w:rPr>
          <w:sz w:val="24"/>
        </w:rPr>
        <w:fldChar w:fldCharType="begin"/>
      </w:r>
      <w:r w:rsidRPr="00607453">
        <w:rPr>
          <w:sz w:val="24"/>
        </w:rPr>
        <w:instrText xml:space="preserve"> </w:instrText>
      </w:r>
      <w:r w:rsidRPr="00607453">
        <w:rPr>
          <w:rFonts w:hint="eastAsia"/>
          <w:sz w:val="24"/>
        </w:rPr>
        <w:instrText>Seq txt</w:instrText>
      </w:r>
      <w:r w:rsidRPr="00607453">
        <w:rPr>
          <w:sz w:val="24"/>
        </w:rPr>
        <w:instrText xml:space="preserve"> </w:instrText>
      </w:r>
      <w:r w:rsidRPr="00607453">
        <w:rPr>
          <w:sz w:val="24"/>
        </w:rPr>
        <w:fldChar w:fldCharType="separate"/>
      </w:r>
      <w:r w:rsidR="009614EE">
        <w:rPr>
          <w:noProof/>
          <w:sz w:val="24"/>
        </w:rPr>
        <w:t>22</w:t>
      </w:r>
      <w:r w:rsidRPr="00607453">
        <w:rPr>
          <w:sz w:val="24"/>
        </w:rPr>
        <w:fldChar w:fldCharType="end"/>
      </w:r>
      <w:r>
        <w:rPr>
          <w:rFonts w:hint="eastAsia"/>
          <w:sz w:val="24"/>
        </w:rPr>
        <w:t>为本系统</w:t>
      </w:r>
      <w:r w:rsidR="0036006B">
        <w:rPr>
          <w:rFonts w:hint="eastAsia"/>
          <w:sz w:val="24"/>
        </w:rPr>
        <w:t>部分</w:t>
      </w:r>
      <w:r>
        <w:rPr>
          <w:rFonts w:hint="eastAsia"/>
          <w:sz w:val="24"/>
        </w:rPr>
        <w:t>继电器连接图和接口电路。</w:t>
      </w:r>
    </w:p>
    <w:p w14:paraId="2FB698A1" w14:textId="2EF7B678" w:rsidR="00C511F8" w:rsidRDefault="00E611B8" w:rsidP="006621DD">
      <w:pPr>
        <w:wordWrap w:val="0"/>
        <w:spacing w:line="360" w:lineRule="auto"/>
        <w:jc w:val="center"/>
        <w:rPr>
          <w:sz w:val="24"/>
        </w:rPr>
      </w:pPr>
      <w:r>
        <w:rPr>
          <w:noProof/>
          <w:sz w:val="24"/>
        </w:rPr>
        <w:lastRenderedPageBreak/>
        <w:drawing>
          <wp:inline distT="0" distB="0" distL="0" distR="0" wp14:anchorId="023A19CA" wp14:editId="08B3B1CB">
            <wp:extent cx="3959524" cy="7112363"/>
            <wp:effectExtent l="0" t="0" r="3175" b="0"/>
            <wp:docPr id="14467652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5306" cy="7122750"/>
                    </a:xfrm>
                    <a:prstGeom prst="rect">
                      <a:avLst/>
                    </a:prstGeom>
                    <a:noFill/>
                    <a:ln>
                      <a:noFill/>
                    </a:ln>
                  </pic:spPr>
                </pic:pic>
              </a:graphicData>
            </a:graphic>
          </wp:inline>
        </w:drawing>
      </w:r>
    </w:p>
    <w:p w14:paraId="0B0A23F2" w14:textId="0A11C35A"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22</w:t>
      </w:r>
      <w:r w:rsidR="00A16CFD">
        <w:rPr>
          <w:rFonts w:ascii="Times New Roman" w:hAnsi="Times New Roman"/>
          <w:sz w:val="21"/>
          <w:szCs w:val="21"/>
        </w:rPr>
        <w:fldChar w:fldCharType="end"/>
      </w:r>
      <w:r w:rsidR="00B005DE" w:rsidRPr="004C6C42">
        <w:rPr>
          <w:rFonts w:ascii="Times New Roman" w:hAnsi="Times New Roman" w:hint="eastAsia"/>
          <w:sz w:val="21"/>
          <w:szCs w:val="21"/>
        </w:rPr>
        <w:t>部分继电器连接</w:t>
      </w:r>
      <w:r w:rsidR="005A2978" w:rsidRPr="004C6C42">
        <w:rPr>
          <w:rFonts w:ascii="Times New Roman" w:hAnsi="Times New Roman" w:hint="eastAsia"/>
          <w:sz w:val="21"/>
          <w:szCs w:val="21"/>
        </w:rPr>
        <w:t>图和接口电路</w:t>
      </w:r>
    </w:p>
    <w:p w14:paraId="03B85EA8" w14:textId="4679D6ED" w:rsidR="007B418E" w:rsidRDefault="007B418E" w:rsidP="006621DD">
      <w:pPr>
        <w:wordWrap w:val="0"/>
        <w:spacing w:line="360" w:lineRule="auto"/>
        <w:ind w:firstLineChars="200" w:firstLine="480"/>
        <w:rPr>
          <w:sz w:val="24"/>
        </w:rPr>
      </w:pPr>
      <w:r w:rsidRPr="007B418E">
        <w:rPr>
          <w:rFonts w:hint="eastAsia"/>
          <w:sz w:val="24"/>
        </w:rPr>
        <w:t>实际</w:t>
      </w:r>
      <w:r w:rsidR="00850159">
        <w:rPr>
          <w:rFonts w:hint="eastAsia"/>
          <w:sz w:val="24"/>
        </w:rPr>
        <w:t>核心板控制器工作过程中，</w:t>
      </w:r>
      <w:r w:rsidR="009A4E44">
        <w:rPr>
          <w:rFonts w:hint="eastAsia"/>
          <w:sz w:val="24"/>
        </w:rPr>
        <w:t>空调</w:t>
      </w:r>
      <w:r w:rsidR="00EB17E8">
        <w:rPr>
          <w:rFonts w:hint="eastAsia"/>
          <w:sz w:val="24"/>
        </w:rPr>
        <w:t>制</w:t>
      </w:r>
      <w:r w:rsidR="009A4E44">
        <w:rPr>
          <w:rFonts w:hint="eastAsia"/>
          <w:sz w:val="24"/>
        </w:rPr>
        <w:t>冷压缩机</w:t>
      </w:r>
      <w:r w:rsidR="00EB17E8">
        <w:rPr>
          <w:rFonts w:hint="eastAsia"/>
          <w:sz w:val="24"/>
        </w:rPr>
        <w:t>、泵阀</w:t>
      </w:r>
      <w:r w:rsidR="009A4E44">
        <w:rPr>
          <w:rFonts w:hint="eastAsia"/>
          <w:sz w:val="24"/>
        </w:rPr>
        <w:t>均需要用</w:t>
      </w:r>
      <w:r w:rsidR="00EB17E8">
        <w:rPr>
          <w:rFonts w:hint="eastAsia"/>
          <w:sz w:val="24"/>
        </w:rPr>
        <w:t>继电器控制，</w:t>
      </w:r>
      <w:r w:rsidR="00C939D3">
        <w:rPr>
          <w:rFonts w:hint="eastAsia"/>
          <w:sz w:val="24"/>
        </w:rPr>
        <w:t>其中核心板</w:t>
      </w:r>
      <w:r w:rsidR="00C939D3">
        <w:rPr>
          <w:rFonts w:hint="eastAsia"/>
          <w:sz w:val="24"/>
        </w:rPr>
        <w:t>PC10</w:t>
      </w:r>
      <w:r w:rsidR="00C939D3">
        <w:rPr>
          <w:rFonts w:hint="eastAsia"/>
          <w:sz w:val="24"/>
        </w:rPr>
        <w:t>和</w:t>
      </w:r>
      <w:r w:rsidR="00C939D3">
        <w:rPr>
          <w:rFonts w:hint="eastAsia"/>
          <w:sz w:val="24"/>
        </w:rPr>
        <w:t>PC11</w:t>
      </w:r>
      <w:r w:rsidR="00C939D3">
        <w:rPr>
          <w:rFonts w:hint="eastAsia"/>
          <w:sz w:val="24"/>
        </w:rPr>
        <w:t>负</w:t>
      </w:r>
      <w:r w:rsidR="00C939D3">
        <w:rPr>
          <w:rFonts w:hint="eastAsia"/>
          <w:sz w:val="24"/>
        </w:rPr>
        <w:lastRenderedPageBreak/>
        <w:t>责空调风扇的运转，</w:t>
      </w:r>
      <w:r w:rsidR="00C939D3">
        <w:rPr>
          <w:rFonts w:hint="eastAsia"/>
          <w:sz w:val="24"/>
        </w:rPr>
        <w:t>PC12</w:t>
      </w:r>
      <w:r w:rsidR="00523F36">
        <w:rPr>
          <w:rFonts w:hint="eastAsia"/>
          <w:sz w:val="24"/>
        </w:rPr>
        <w:t>负责制冷压缩机的运转。</w:t>
      </w:r>
      <w:r w:rsidR="003B4C47">
        <w:rPr>
          <w:rFonts w:hint="eastAsia"/>
          <w:sz w:val="24"/>
        </w:rPr>
        <w:t>PD</w:t>
      </w:r>
      <w:r w:rsidR="003175F2">
        <w:rPr>
          <w:rFonts w:hint="eastAsia"/>
          <w:sz w:val="24"/>
        </w:rPr>
        <w:t>0~</w:t>
      </w:r>
      <w:r w:rsidR="003B4C47">
        <w:rPr>
          <w:rFonts w:hint="eastAsia"/>
          <w:sz w:val="24"/>
        </w:rPr>
        <w:t>PD4</w:t>
      </w:r>
      <w:r w:rsidR="00624623">
        <w:rPr>
          <w:rFonts w:hint="eastAsia"/>
          <w:sz w:val="24"/>
        </w:rPr>
        <w:t>负责</w:t>
      </w:r>
      <w:r w:rsidR="00A73833">
        <w:rPr>
          <w:rFonts w:hint="eastAsia"/>
          <w:sz w:val="24"/>
        </w:rPr>
        <w:t>在火灾发生时泵阀的开启。控制器接口电路如图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23</w:t>
      </w:r>
      <w:r w:rsidR="00607453" w:rsidRPr="00607453">
        <w:rPr>
          <w:sz w:val="24"/>
        </w:rPr>
        <w:fldChar w:fldCharType="end"/>
      </w:r>
      <w:r w:rsidR="00A73833">
        <w:rPr>
          <w:rFonts w:hint="eastAsia"/>
          <w:sz w:val="24"/>
        </w:rPr>
        <w:t>所示。</w:t>
      </w:r>
    </w:p>
    <w:p w14:paraId="7C84D849" w14:textId="1AAF1B9A" w:rsidR="00A73833" w:rsidRDefault="00576F8E" w:rsidP="006621DD">
      <w:pPr>
        <w:wordWrap w:val="0"/>
        <w:spacing w:line="360" w:lineRule="auto"/>
        <w:jc w:val="center"/>
        <w:rPr>
          <w:sz w:val="24"/>
        </w:rPr>
      </w:pPr>
      <w:r>
        <w:rPr>
          <w:noProof/>
          <w:sz w:val="24"/>
        </w:rPr>
        <w:drawing>
          <wp:inline distT="0" distB="0" distL="0" distR="0" wp14:anchorId="052E8CE6" wp14:editId="60A3D438">
            <wp:extent cx="2813050" cy="1637376"/>
            <wp:effectExtent l="0" t="0" r="6350" b="1270"/>
            <wp:docPr id="7543520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3793" cy="1643629"/>
                    </a:xfrm>
                    <a:prstGeom prst="rect">
                      <a:avLst/>
                    </a:prstGeom>
                    <a:noFill/>
                    <a:ln>
                      <a:noFill/>
                    </a:ln>
                  </pic:spPr>
                </pic:pic>
              </a:graphicData>
            </a:graphic>
          </wp:inline>
        </w:drawing>
      </w:r>
    </w:p>
    <w:p w14:paraId="0678370F" w14:textId="6F8AEC85" w:rsidR="00A73833" w:rsidRPr="00A73833" w:rsidRDefault="00A73833"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23</w:t>
      </w:r>
      <w:r w:rsidR="00A16CFD">
        <w:rPr>
          <w:rFonts w:ascii="Times New Roman" w:hAnsi="Times New Roman"/>
          <w:sz w:val="21"/>
          <w:szCs w:val="21"/>
        </w:rPr>
        <w:fldChar w:fldCharType="end"/>
      </w:r>
      <w:r w:rsidRPr="004C6C42">
        <w:rPr>
          <w:rFonts w:ascii="Times New Roman" w:hAnsi="Times New Roman" w:hint="eastAsia"/>
          <w:sz w:val="21"/>
          <w:szCs w:val="21"/>
        </w:rPr>
        <w:t>部分继电器连接图和接口电路</w:t>
      </w:r>
    </w:p>
    <w:p w14:paraId="1F11AB05" w14:textId="18F9297B" w:rsidR="00C511F8" w:rsidRDefault="00AF702B" w:rsidP="006621DD">
      <w:pPr>
        <w:wordWrap w:val="0"/>
        <w:spacing w:beforeLines="50" w:before="156" w:afterLines="50" w:after="156" w:line="360" w:lineRule="auto"/>
        <w:outlineLvl w:val="1"/>
        <w:rPr>
          <w:rFonts w:eastAsia="黑体"/>
          <w:sz w:val="24"/>
        </w:rPr>
      </w:pPr>
      <w:bookmarkStart w:id="75" w:name="_Toc197360094"/>
      <w:r w:rsidRPr="00CD6AF6">
        <w:rPr>
          <w:rFonts w:eastAsia="黑体" w:hint="eastAsia"/>
          <w:sz w:val="28"/>
          <w:szCs w:val="28"/>
        </w:rPr>
        <w:t>3</w:t>
      </w:r>
      <w:r>
        <w:rPr>
          <w:rFonts w:eastAsia="黑体" w:hint="eastAsia"/>
          <w:sz w:val="28"/>
          <w:szCs w:val="28"/>
        </w:rPr>
        <w:t>.</w:t>
      </w:r>
      <w:r w:rsidR="00D25B12">
        <w:rPr>
          <w:rFonts w:eastAsia="黑体" w:hint="eastAsia"/>
          <w:sz w:val="28"/>
          <w:szCs w:val="28"/>
        </w:rPr>
        <w:t>9</w:t>
      </w:r>
      <w:r>
        <w:rPr>
          <w:rFonts w:eastAsia="黑体" w:hint="eastAsia"/>
          <w:sz w:val="28"/>
          <w:szCs w:val="28"/>
        </w:rPr>
        <w:t xml:space="preserve">　</w:t>
      </w:r>
      <w:r w:rsidR="00CE7EA1">
        <w:rPr>
          <w:rFonts w:eastAsia="黑体" w:hint="eastAsia"/>
          <w:sz w:val="28"/>
          <w:szCs w:val="28"/>
        </w:rPr>
        <w:t>水泵电机驱动</w:t>
      </w:r>
      <w:r>
        <w:rPr>
          <w:rFonts w:eastAsia="黑体" w:hint="eastAsia"/>
          <w:sz w:val="28"/>
          <w:szCs w:val="28"/>
        </w:rPr>
        <w:t>模块</w:t>
      </w:r>
      <w:r w:rsidR="001008DB">
        <w:rPr>
          <w:rFonts w:eastAsia="黑体" w:hint="eastAsia"/>
          <w:sz w:val="28"/>
          <w:szCs w:val="28"/>
        </w:rPr>
        <w:t>（</w:t>
      </w:r>
      <w:r w:rsidR="001008DB" w:rsidRPr="00802AA2">
        <w:rPr>
          <w:rFonts w:eastAsia="黑体" w:hint="eastAsia"/>
          <w:sz w:val="28"/>
          <w:szCs w:val="28"/>
        </w:rPr>
        <w:t>g</w:t>
      </w:r>
      <w:r w:rsidR="001008DB">
        <w:rPr>
          <w:rFonts w:eastAsia="黑体" w:hint="eastAsia"/>
          <w:sz w:val="28"/>
          <w:szCs w:val="28"/>
        </w:rPr>
        <w:t>）</w:t>
      </w:r>
      <w:bookmarkEnd w:id="75"/>
    </w:p>
    <w:p w14:paraId="03DAA9D3" w14:textId="2945C823" w:rsidR="00C511F8" w:rsidRDefault="004611E5" w:rsidP="006621DD">
      <w:pPr>
        <w:wordWrap w:val="0"/>
        <w:spacing w:line="360" w:lineRule="auto"/>
        <w:ind w:firstLineChars="200" w:firstLine="480"/>
        <w:rPr>
          <w:sz w:val="24"/>
        </w:rPr>
      </w:pP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是一款常用的电机驱动模块，它带有两路输出，能够同时驱动两个直流电机，并且控制方向和速度。它的工作原理是通过两个使能端和一个</w:t>
      </w:r>
      <w:r w:rsidR="007D0A80">
        <w:rPr>
          <w:rFonts w:hint="eastAsia"/>
          <w:sz w:val="24"/>
        </w:rPr>
        <w:t>PWM</w:t>
      </w:r>
      <w:r w:rsidRPr="004611E5">
        <w:rPr>
          <w:rFonts w:hint="eastAsia"/>
          <w:sz w:val="24"/>
        </w:rPr>
        <w:t>输入口来控制电机的正反转和调速。本系统采用的水泵电机是</w:t>
      </w:r>
      <w:r w:rsidRPr="00CD6AF6">
        <w:rPr>
          <w:rFonts w:hint="eastAsia"/>
          <w:sz w:val="24"/>
        </w:rPr>
        <w:t>12</w:t>
      </w:r>
      <w:r w:rsidR="007D0A80">
        <w:rPr>
          <w:rFonts w:hint="eastAsia"/>
          <w:sz w:val="24"/>
        </w:rPr>
        <w:t>V</w:t>
      </w:r>
      <w:r w:rsidRPr="004611E5">
        <w:rPr>
          <w:rFonts w:hint="eastAsia"/>
          <w:sz w:val="24"/>
        </w:rPr>
        <w:t>直流电机，使用</w:t>
      </w: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满足性能需求。</w:t>
      </w:r>
      <w:r w:rsidR="00B21B15">
        <w:rPr>
          <w:rFonts w:hint="eastAsia"/>
          <w:sz w:val="24"/>
        </w:rPr>
        <w:t>核心控制器的</w:t>
      </w:r>
      <w:r w:rsidR="00B21B15">
        <w:rPr>
          <w:rFonts w:hint="eastAsia"/>
          <w:sz w:val="24"/>
        </w:rPr>
        <w:t>PD5</w:t>
      </w:r>
      <w:r w:rsidR="00B21B15">
        <w:rPr>
          <w:rFonts w:hint="eastAsia"/>
          <w:sz w:val="24"/>
        </w:rPr>
        <w:t>和</w:t>
      </w:r>
      <w:r w:rsidR="00B21B15">
        <w:rPr>
          <w:rFonts w:hint="eastAsia"/>
          <w:sz w:val="24"/>
        </w:rPr>
        <w:t>PD6</w:t>
      </w:r>
      <w:r w:rsidR="00771DE6">
        <w:rPr>
          <w:rFonts w:hint="eastAsia"/>
          <w:sz w:val="24"/>
        </w:rPr>
        <w:t>连接到</w:t>
      </w:r>
      <w:r w:rsidRPr="00802AA2">
        <w:rPr>
          <w:rFonts w:hint="eastAsia"/>
          <w:sz w:val="24"/>
        </w:rPr>
        <w:t>L</w:t>
      </w:r>
      <w:r w:rsidRPr="00CD6AF6">
        <w:rPr>
          <w:rFonts w:hint="eastAsia"/>
          <w:sz w:val="24"/>
        </w:rPr>
        <w:t>298</w:t>
      </w:r>
      <w:r w:rsidRPr="00802AA2">
        <w:rPr>
          <w:rFonts w:hint="eastAsia"/>
          <w:sz w:val="24"/>
        </w:rPr>
        <w:t>N</w:t>
      </w:r>
      <w:r w:rsidR="00771DE6">
        <w:rPr>
          <w:rFonts w:hint="eastAsia"/>
          <w:sz w:val="24"/>
        </w:rPr>
        <w:t>的</w:t>
      </w:r>
      <w:r w:rsidR="00771DE6">
        <w:rPr>
          <w:rFonts w:hint="eastAsia"/>
          <w:sz w:val="24"/>
        </w:rPr>
        <w:t>INPUT1</w:t>
      </w:r>
      <w:r w:rsidR="00771DE6">
        <w:rPr>
          <w:rFonts w:hint="eastAsia"/>
          <w:sz w:val="24"/>
        </w:rPr>
        <w:t>和</w:t>
      </w:r>
      <w:r w:rsidR="00771DE6">
        <w:rPr>
          <w:rFonts w:hint="eastAsia"/>
          <w:sz w:val="24"/>
        </w:rPr>
        <w:t>INPUT2</w:t>
      </w:r>
      <w:r w:rsidR="00771DE6">
        <w:rPr>
          <w:rFonts w:hint="eastAsia"/>
          <w:sz w:val="24"/>
        </w:rPr>
        <w:t>引脚上</w:t>
      </w:r>
      <w:r w:rsidR="00424C5C">
        <w:rPr>
          <w:rFonts w:hint="eastAsia"/>
          <w:sz w:val="24"/>
        </w:rPr>
        <w:t>，</w:t>
      </w:r>
      <w:r w:rsidR="00424C5C">
        <w:rPr>
          <w:rFonts w:hint="eastAsia"/>
          <w:sz w:val="24"/>
        </w:rPr>
        <w:t>PE9</w:t>
      </w:r>
      <w:r w:rsidR="00424C5C">
        <w:rPr>
          <w:rFonts w:hint="eastAsia"/>
          <w:sz w:val="24"/>
        </w:rPr>
        <w:t>可以产生</w:t>
      </w:r>
      <w:r w:rsidR="00424C5C">
        <w:rPr>
          <w:rFonts w:hint="eastAsia"/>
          <w:sz w:val="24"/>
        </w:rPr>
        <w:t>PWM</w:t>
      </w:r>
      <w:r w:rsidR="00424C5C">
        <w:rPr>
          <w:rFonts w:hint="eastAsia"/>
          <w:sz w:val="24"/>
        </w:rPr>
        <w:t>脉冲</w:t>
      </w:r>
      <w:r w:rsidR="008E6E29">
        <w:rPr>
          <w:rFonts w:hint="eastAsia"/>
          <w:sz w:val="24"/>
        </w:rPr>
        <w:t>连接到</w:t>
      </w:r>
      <w:r w:rsidR="008E6E29">
        <w:rPr>
          <w:rFonts w:hint="eastAsia"/>
          <w:sz w:val="24"/>
        </w:rPr>
        <w:t>ENA</w:t>
      </w:r>
      <w:r w:rsidR="00424C5C">
        <w:rPr>
          <w:rFonts w:hint="eastAsia"/>
          <w:sz w:val="24"/>
        </w:rPr>
        <w:t>，用于调速</w:t>
      </w:r>
      <w:r w:rsidR="008E6E29">
        <w:rPr>
          <w:rFonts w:hint="eastAsia"/>
          <w:sz w:val="24"/>
        </w:rPr>
        <w:t>，防止水泵压力过大</w:t>
      </w:r>
      <w:r w:rsidR="00850159">
        <w:rPr>
          <w:rFonts w:hint="eastAsia"/>
          <w:sz w:val="24"/>
        </w:rPr>
        <w:t>造成崩管。</w:t>
      </w:r>
      <w:r w:rsidRPr="004611E5">
        <w:rPr>
          <w:rFonts w:hint="eastAsia"/>
          <w:sz w:val="24"/>
        </w:rPr>
        <w:t>电机驱动模块的内部电路图如图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24</w:t>
      </w:r>
      <w:r w:rsidR="00607453" w:rsidRPr="00607453">
        <w:rPr>
          <w:sz w:val="24"/>
        </w:rPr>
        <w:fldChar w:fldCharType="end"/>
      </w:r>
      <w:r w:rsidR="00AF702B">
        <w:rPr>
          <w:rFonts w:hint="eastAsia"/>
          <w:sz w:val="24"/>
        </w:rPr>
        <w:t>所示</w:t>
      </w:r>
      <w:r>
        <w:rPr>
          <w:rFonts w:hint="eastAsia"/>
          <w:sz w:val="24"/>
        </w:rPr>
        <w:t>。</w:t>
      </w:r>
    </w:p>
    <w:p w14:paraId="76B1B04E" w14:textId="64A085A4" w:rsidR="00C511F8" w:rsidRPr="00102B8D" w:rsidRDefault="00102B8D" w:rsidP="006621DD">
      <w:pPr>
        <w:wordWrap w:val="0"/>
        <w:spacing w:line="360" w:lineRule="auto"/>
        <w:jc w:val="center"/>
        <w:rPr>
          <w:b/>
          <w:bCs/>
          <w:sz w:val="24"/>
        </w:rPr>
      </w:pPr>
      <w:r>
        <w:rPr>
          <w:b/>
          <w:bCs/>
          <w:noProof/>
          <w:sz w:val="24"/>
        </w:rPr>
        <w:lastRenderedPageBreak/>
        <w:drawing>
          <wp:inline distT="0" distB="0" distL="0" distR="0" wp14:anchorId="51A144E9" wp14:editId="133557C0">
            <wp:extent cx="4580626" cy="3653480"/>
            <wp:effectExtent l="0" t="0" r="0" b="4445"/>
            <wp:docPr id="814768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5215" cy="3657140"/>
                    </a:xfrm>
                    <a:prstGeom prst="rect">
                      <a:avLst/>
                    </a:prstGeom>
                    <a:noFill/>
                    <a:ln>
                      <a:noFill/>
                    </a:ln>
                  </pic:spPr>
                </pic:pic>
              </a:graphicData>
            </a:graphic>
          </wp:inline>
        </w:drawing>
      </w:r>
    </w:p>
    <w:p w14:paraId="19C5AA6E" w14:textId="297E5F30"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24</w:t>
      </w:r>
      <w:r w:rsidR="00A16CFD">
        <w:rPr>
          <w:rFonts w:ascii="Times New Roman" w:hAnsi="Times New Roman"/>
          <w:sz w:val="21"/>
          <w:szCs w:val="21"/>
        </w:rPr>
        <w:fldChar w:fldCharType="end"/>
      </w:r>
      <w:r w:rsidR="004611E5" w:rsidRPr="004C6C42">
        <w:rPr>
          <w:rFonts w:ascii="Times New Roman" w:hAnsi="Times New Roman" w:hint="eastAsia"/>
          <w:sz w:val="21"/>
          <w:szCs w:val="21"/>
        </w:rPr>
        <w:t>电机驱动</w:t>
      </w:r>
      <w:r w:rsidRPr="004C6C42">
        <w:rPr>
          <w:rFonts w:ascii="Times New Roman" w:hAnsi="Times New Roman" w:hint="eastAsia"/>
          <w:sz w:val="21"/>
          <w:szCs w:val="21"/>
        </w:rPr>
        <w:t>模块</w:t>
      </w:r>
    </w:p>
    <w:p w14:paraId="4F280ECF" w14:textId="3B620F51" w:rsidR="00C511F8" w:rsidRDefault="00AF702B" w:rsidP="006621DD">
      <w:pPr>
        <w:wordWrap w:val="0"/>
        <w:spacing w:beforeLines="50" w:before="156" w:afterLines="50" w:after="156" w:line="360" w:lineRule="auto"/>
        <w:outlineLvl w:val="1"/>
        <w:rPr>
          <w:rFonts w:eastAsia="黑体"/>
          <w:sz w:val="24"/>
        </w:rPr>
      </w:pPr>
      <w:bookmarkStart w:id="76" w:name="_Toc197360095"/>
      <w:r w:rsidRPr="00CD6AF6">
        <w:rPr>
          <w:rFonts w:eastAsia="黑体" w:hint="eastAsia"/>
          <w:sz w:val="28"/>
          <w:szCs w:val="28"/>
        </w:rPr>
        <w:t>3</w:t>
      </w:r>
      <w:r>
        <w:rPr>
          <w:rFonts w:eastAsia="黑体" w:hint="eastAsia"/>
          <w:sz w:val="28"/>
          <w:szCs w:val="28"/>
        </w:rPr>
        <w:t>.</w:t>
      </w:r>
      <w:bookmarkStart w:id="77" w:name="_Hlk167652695"/>
      <w:r w:rsidR="00D25B12">
        <w:rPr>
          <w:rFonts w:eastAsia="黑体" w:hint="eastAsia"/>
          <w:sz w:val="28"/>
          <w:szCs w:val="28"/>
        </w:rPr>
        <w:t>10</w:t>
      </w:r>
      <w:r>
        <w:rPr>
          <w:rFonts w:eastAsia="黑体" w:hint="eastAsia"/>
          <w:sz w:val="28"/>
          <w:szCs w:val="28"/>
        </w:rPr>
        <w:t xml:space="preserve">　</w:t>
      </w:r>
      <w:r w:rsidR="000A2E2F">
        <w:rPr>
          <w:rFonts w:eastAsia="黑体" w:hint="eastAsia"/>
          <w:sz w:val="28"/>
          <w:szCs w:val="28"/>
        </w:rPr>
        <w:t>报警</w:t>
      </w:r>
      <w:r>
        <w:rPr>
          <w:rFonts w:eastAsia="黑体" w:hint="eastAsia"/>
          <w:sz w:val="28"/>
          <w:szCs w:val="28"/>
        </w:rPr>
        <w:t>模块</w:t>
      </w:r>
      <w:bookmarkEnd w:id="77"/>
      <w:r w:rsidR="001175DE">
        <w:rPr>
          <w:rFonts w:eastAsia="黑体" w:hint="eastAsia"/>
          <w:sz w:val="28"/>
          <w:szCs w:val="28"/>
        </w:rPr>
        <w:t>（</w:t>
      </w:r>
      <w:r w:rsidR="001175DE" w:rsidRPr="00802AA2">
        <w:rPr>
          <w:rFonts w:eastAsia="黑体" w:hint="eastAsia"/>
          <w:sz w:val="28"/>
          <w:szCs w:val="28"/>
        </w:rPr>
        <w:t>g</w:t>
      </w:r>
      <w:r w:rsidR="001175DE">
        <w:rPr>
          <w:rFonts w:eastAsia="黑体" w:hint="eastAsia"/>
          <w:sz w:val="28"/>
          <w:szCs w:val="28"/>
        </w:rPr>
        <w:t>）</w:t>
      </w:r>
      <w:bookmarkEnd w:id="76"/>
    </w:p>
    <w:p w14:paraId="3D986E1C" w14:textId="22FDFAE1" w:rsidR="00F73A14" w:rsidRDefault="00F73A14" w:rsidP="006621DD">
      <w:pPr>
        <w:wordWrap w:val="0"/>
        <w:spacing w:line="360" w:lineRule="auto"/>
        <w:ind w:firstLineChars="200" w:firstLine="480"/>
        <w:rPr>
          <w:sz w:val="24"/>
        </w:rPr>
      </w:pPr>
      <w:r w:rsidRPr="00F73A14">
        <w:rPr>
          <w:rFonts w:hint="eastAsia"/>
          <w:sz w:val="24"/>
        </w:rPr>
        <w:t>在楼宇发生危险时，系统会发出报警，报警使用的模块是</w:t>
      </w:r>
      <w:r w:rsidRPr="00802AA2">
        <w:rPr>
          <w:rFonts w:hint="eastAsia"/>
          <w:sz w:val="24"/>
        </w:rPr>
        <w:t>ISD</w:t>
      </w:r>
      <w:r w:rsidRPr="00CD6AF6">
        <w:rPr>
          <w:rFonts w:hint="eastAsia"/>
          <w:sz w:val="24"/>
        </w:rPr>
        <w:t>1820</w:t>
      </w:r>
      <w:r w:rsidRPr="00F73A14">
        <w:rPr>
          <w:rFonts w:hint="eastAsia"/>
          <w:sz w:val="24"/>
        </w:rPr>
        <w:t>。它是一款语音录制和播放的模块，内部带有内存，可以录制</w:t>
      </w:r>
      <w:r w:rsidRPr="00CD6AF6">
        <w:rPr>
          <w:rFonts w:hint="eastAsia"/>
          <w:sz w:val="24"/>
        </w:rPr>
        <w:t>8</w:t>
      </w:r>
      <w:r w:rsidR="00102B8D">
        <w:rPr>
          <w:rFonts w:hint="eastAsia"/>
          <w:sz w:val="24"/>
        </w:rPr>
        <w:t>~</w:t>
      </w:r>
      <w:r w:rsidRPr="00CD6AF6">
        <w:rPr>
          <w:rFonts w:hint="eastAsia"/>
          <w:sz w:val="24"/>
        </w:rPr>
        <w:t>20</w:t>
      </w:r>
      <w:r w:rsidR="007A5988">
        <w:rPr>
          <w:rFonts w:hint="eastAsia"/>
          <w:sz w:val="24"/>
        </w:rPr>
        <w:t>s</w:t>
      </w:r>
      <w:r w:rsidRPr="00F73A14">
        <w:rPr>
          <w:rFonts w:hint="eastAsia"/>
          <w:sz w:val="24"/>
        </w:rPr>
        <w:t>的语音</w:t>
      </w:r>
      <w:r w:rsidR="00477BBB">
        <w:rPr>
          <w:rFonts w:hint="eastAsia"/>
          <w:sz w:val="24"/>
        </w:rPr>
        <w:t>（取决于</w:t>
      </w:r>
      <w:r w:rsidR="00477BBB" w:rsidRPr="00802AA2">
        <w:rPr>
          <w:rFonts w:hint="eastAsia"/>
          <w:sz w:val="24"/>
        </w:rPr>
        <w:t>ROSE</w:t>
      </w:r>
      <w:r w:rsidR="00477BBB">
        <w:rPr>
          <w:rFonts w:hint="eastAsia"/>
          <w:sz w:val="24"/>
        </w:rPr>
        <w:t>引脚连接的电阻值）</w:t>
      </w:r>
      <w:r w:rsidRPr="00F73A14">
        <w:rPr>
          <w:rFonts w:hint="eastAsia"/>
          <w:sz w:val="24"/>
        </w:rPr>
        <w:t>。并且无需单片机即可实现录音功能，待机功耗几乎为零，只需要通过</w:t>
      </w:r>
      <w:r w:rsidRPr="00802AA2">
        <w:rPr>
          <w:rFonts w:hint="eastAsia"/>
          <w:sz w:val="24"/>
        </w:rPr>
        <w:t>GPIO</w:t>
      </w:r>
      <w:r w:rsidRPr="00F73A14">
        <w:rPr>
          <w:rFonts w:hint="eastAsia"/>
          <w:sz w:val="24"/>
        </w:rPr>
        <w:t>的引脚就可以实现播放控制。模块电路图如图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804E02">
        <w:rPr>
          <w:sz w:val="24"/>
        </w:rPr>
        <w:fldChar w:fldCharType="begin"/>
      </w:r>
      <w:r w:rsidR="00607453" w:rsidRPr="00804E02">
        <w:rPr>
          <w:sz w:val="24"/>
        </w:rPr>
        <w:instrText xml:space="preserve"> </w:instrText>
      </w:r>
      <w:r w:rsidR="00607453" w:rsidRPr="00804E02">
        <w:rPr>
          <w:rFonts w:hint="eastAsia"/>
          <w:sz w:val="24"/>
        </w:rPr>
        <w:instrText>Seq txt</w:instrText>
      </w:r>
      <w:r w:rsidR="00607453" w:rsidRPr="00804E02">
        <w:rPr>
          <w:sz w:val="24"/>
        </w:rPr>
        <w:instrText xml:space="preserve"> </w:instrText>
      </w:r>
      <w:r w:rsidR="00607453" w:rsidRPr="00804E02">
        <w:rPr>
          <w:sz w:val="24"/>
        </w:rPr>
        <w:fldChar w:fldCharType="separate"/>
      </w:r>
      <w:r w:rsidR="009614EE">
        <w:rPr>
          <w:noProof/>
          <w:sz w:val="24"/>
        </w:rPr>
        <w:t>25</w:t>
      </w:r>
      <w:r w:rsidR="00607453" w:rsidRPr="00804E02">
        <w:rPr>
          <w:sz w:val="24"/>
        </w:rPr>
        <w:fldChar w:fldCharType="end"/>
      </w:r>
      <w:r w:rsidR="00981623" w:rsidRPr="00804E02">
        <w:rPr>
          <w:rFonts w:hint="eastAsia"/>
          <w:sz w:val="24"/>
        </w:rPr>
        <w:t>所示</w:t>
      </w:r>
      <w:r w:rsidR="003175F2" w:rsidRPr="00804E02">
        <w:rPr>
          <w:rFonts w:hint="eastAsia"/>
          <w:sz w:val="24"/>
        </w:rPr>
        <w:t>。</w:t>
      </w:r>
      <w:r w:rsidR="00981623" w:rsidRPr="00804E02">
        <w:rPr>
          <w:rFonts w:hint="eastAsia"/>
          <w:sz w:val="24"/>
        </w:rPr>
        <w:t>ISD1820</w:t>
      </w:r>
      <w:r w:rsidR="00981623" w:rsidRPr="00804E02">
        <w:rPr>
          <w:rFonts w:hint="eastAsia"/>
          <w:sz w:val="24"/>
        </w:rPr>
        <w:t>上的</w:t>
      </w:r>
      <w:r w:rsidR="00981623" w:rsidRPr="00804E02">
        <w:rPr>
          <w:rFonts w:hint="eastAsia"/>
          <w:sz w:val="24"/>
        </w:rPr>
        <w:t>1</w:t>
      </w:r>
      <w:r w:rsidR="00981623" w:rsidRPr="00804E02">
        <w:rPr>
          <w:rFonts w:hint="eastAsia"/>
          <w:sz w:val="24"/>
        </w:rPr>
        <w:t>、</w:t>
      </w:r>
      <w:r w:rsidR="00981623" w:rsidRPr="00804E02">
        <w:rPr>
          <w:rFonts w:hint="eastAsia"/>
          <w:sz w:val="24"/>
        </w:rPr>
        <w:t>2</w:t>
      </w:r>
      <w:r w:rsidR="00981623" w:rsidRPr="00804E02">
        <w:rPr>
          <w:rFonts w:hint="eastAsia"/>
          <w:sz w:val="24"/>
        </w:rPr>
        <w:t>、</w:t>
      </w:r>
      <w:r w:rsidR="00981623" w:rsidRPr="00804E02">
        <w:rPr>
          <w:rFonts w:hint="eastAsia"/>
          <w:sz w:val="24"/>
        </w:rPr>
        <w:t>3</w:t>
      </w:r>
      <w:r w:rsidR="00981623" w:rsidRPr="00804E02">
        <w:rPr>
          <w:rFonts w:hint="eastAsia"/>
          <w:sz w:val="24"/>
        </w:rPr>
        <w:t>接口负责录音和播放控制，当按下</w:t>
      </w:r>
      <w:r w:rsidR="00981623" w:rsidRPr="00804E02">
        <w:rPr>
          <w:rFonts w:hint="eastAsia"/>
          <w:sz w:val="24"/>
        </w:rPr>
        <w:t>KEY3</w:t>
      </w:r>
      <w:r w:rsidR="00981623" w:rsidRPr="00804E02">
        <w:rPr>
          <w:rFonts w:hint="eastAsia"/>
          <w:sz w:val="24"/>
        </w:rPr>
        <w:t>时，</w:t>
      </w:r>
      <w:r w:rsidR="00981623" w:rsidRPr="00804E02">
        <w:rPr>
          <w:rFonts w:hint="eastAsia"/>
          <w:sz w:val="24"/>
        </w:rPr>
        <w:t>1</w:t>
      </w:r>
      <w:r w:rsidR="00981623" w:rsidRPr="00804E02">
        <w:rPr>
          <w:rFonts w:hint="eastAsia"/>
          <w:sz w:val="24"/>
        </w:rPr>
        <w:t>引脚</w:t>
      </w:r>
      <w:r w:rsidR="00981623" w:rsidRPr="00804E02">
        <w:rPr>
          <w:rFonts w:hint="eastAsia"/>
          <w:sz w:val="24"/>
        </w:rPr>
        <w:t>REC</w:t>
      </w:r>
      <w:r w:rsidR="00981623" w:rsidRPr="00804E02">
        <w:rPr>
          <w:rFonts w:hint="eastAsia"/>
          <w:sz w:val="24"/>
        </w:rPr>
        <w:t>被接入高电平，此时启动录音模式</w:t>
      </w:r>
      <w:r w:rsidR="00184A9A" w:rsidRPr="00804E02">
        <w:rPr>
          <w:rFonts w:hint="eastAsia"/>
          <w:sz w:val="24"/>
        </w:rPr>
        <w:t>，</w:t>
      </w:r>
      <w:r w:rsidR="00981623" w:rsidRPr="00804E02">
        <w:rPr>
          <w:rFonts w:hint="eastAsia"/>
          <w:sz w:val="24"/>
        </w:rPr>
        <w:t>可以通过</w:t>
      </w:r>
      <w:r w:rsidR="00981623" w:rsidRPr="00804E02">
        <w:rPr>
          <w:rFonts w:hint="eastAsia"/>
          <w:sz w:val="24"/>
        </w:rPr>
        <w:t>MIC1</w:t>
      </w:r>
      <w:r w:rsidR="00981623" w:rsidRPr="00804E02">
        <w:rPr>
          <w:rFonts w:hint="eastAsia"/>
          <w:sz w:val="24"/>
        </w:rPr>
        <w:t>录制警报的音频。当按下</w:t>
      </w:r>
      <w:r w:rsidR="00981623" w:rsidRPr="00804E02">
        <w:rPr>
          <w:rFonts w:hint="eastAsia"/>
          <w:sz w:val="24"/>
        </w:rPr>
        <w:t>KEY1</w:t>
      </w:r>
      <w:r w:rsidR="00981623" w:rsidRPr="00804E02">
        <w:rPr>
          <w:rFonts w:hint="eastAsia"/>
          <w:sz w:val="24"/>
        </w:rPr>
        <w:t>时，</w:t>
      </w:r>
      <w:r w:rsidR="00981623" w:rsidRPr="00804E02">
        <w:rPr>
          <w:rFonts w:hint="eastAsia"/>
          <w:sz w:val="24"/>
        </w:rPr>
        <w:t>2</w:t>
      </w:r>
      <w:r w:rsidR="00981623" w:rsidRPr="00804E02">
        <w:rPr>
          <w:rFonts w:hint="eastAsia"/>
          <w:sz w:val="24"/>
        </w:rPr>
        <w:t>引脚</w:t>
      </w:r>
      <w:r w:rsidR="00981623" w:rsidRPr="00804E02">
        <w:rPr>
          <w:rFonts w:hint="eastAsia"/>
          <w:sz w:val="24"/>
        </w:rPr>
        <w:t>P</w:t>
      </w:r>
      <w:r w:rsidR="00981623" w:rsidRPr="00804E02">
        <w:rPr>
          <w:rFonts w:hint="eastAsia"/>
          <w:sz w:val="24"/>
        </w:rPr>
        <w:lastRenderedPageBreak/>
        <w:t>LAYE</w:t>
      </w:r>
      <w:r w:rsidR="00981623" w:rsidRPr="00804E02">
        <w:rPr>
          <w:rFonts w:hint="eastAsia"/>
          <w:sz w:val="24"/>
        </w:rPr>
        <w:t>被接入高电平，开始播放储存的录音，音频完整播放结束后会自动停止。当按下</w:t>
      </w:r>
      <w:r w:rsidR="00981623" w:rsidRPr="00804E02">
        <w:rPr>
          <w:rFonts w:hint="eastAsia"/>
          <w:sz w:val="24"/>
        </w:rPr>
        <w:t>KEY2</w:t>
      </w:r>
      <w:r w:rsidR="00981623" w:rsidRPr="00804E02">
        <w:rPr>
          <w:rFonts w:hint="eastAsia"/>
          <w:sz w:val="24"/>
        </w:rPr>
        <w:t>时，</w:t>
      </w:r>
      <w:r w:rsidR="00981623" w:rsidRPr="00804E02">
        <w:rPr>
          <w:rFonts w:hint="eastAsia"/>
          <w:sz w:val="24"/>
        </w:rPr>
        <w:t>3</w:t>
      </w:r>
      <w:r w:rsidR="00981623" w:rsidRPr="00804E02">
        <w:rPr>
          <w:rFonts w:hint="eastAsia"/>
          <w:sz w:val="24"/>
        </w:rPr>
        <w:t>引脚</w:t>
      </w:r>
      <w:r w:rsidR="00981623" w:rsidRPr="00804E02">
        <w:rPr>
          <w:rFonts w:hint="eastAsia"/>
          <w:sz w:val="24"/>
        </w:rPr>
        <w:t>PLAYL</w:t>
      </w:r>
      <w:r w:rsidR="00981623" w:rsidRPr="00804E02">
        <w:rPr>
          <w:rFonts w:hint="eastAsia"/>
          <w:sz w:val="24"/>
        </w:rPr>
        <w:t>被接入高电平，开始播放储存录音，但</w:t>
      </w:r>
      <w:r w:rsidR="00981623" w:rsidRPr="00804E02">
        <w:rPr>
          <w:rFonts w:hint="eastAsia"/>
          <w:sz w:val="24"/>
        </w:rPr>
        <w:t>KEY2</w:t>
      </w:r>
      <w:r w:rsidR="00981623" w:rsidRPr="00804E02">
        <w:rPr>
          <w:rFonts w:hint="eastAsia"/>
          <w:sz w:val="24"/>
        </w:rPr>
        <w:t>松开时</w:t>
      </w:r>
      <w:r w:rsidR="00804482" w:rsidRPr="00804E02">
        <w:rPr>
          <w:rFonts w:hint="eastAsia"/>
          <w:sz w:val="24"/>
        </w:rPr>
        <w:t>会关闭放音，属于点动播放</w:t>
      </w:r>
      <w:r w:rsidR="00981623" w:rsidRPr="00804E02">
        <w:rPr>
          <w:rFonts w:hint="eastAsia"/>
          <w:sz w:val="24"/>
        </w:rPr>
        <w:t>。</w:t>
      </w:r>
    </w:p>
    <w:p w14:paraId="38AD835F" w14:textId="7C54C6B6" w:rsidR="00F73A14" w:rsidRDefault="0043742F" w:rsidP="006621DD">
      <w:pPr>
        <w:wordWrap w:val="0"/>
        <w:spacing w:line="360" w:lineRule="auto"/>
        <w:jc w:val="center"/>
        <w:rPr>
          <w:sz w:val="24"/>
        </w:rPr>
      </w:pPr>
      <w:r w:rsidRPr="0043742F">
        <w:rPr>
          <w:noProof/>
          <w:sz w:val="24"/>
        </w:rPr>
        <w:drawing>
          <wp:inline distT="0" distB="0" distL="0" distR="0" wp14:anchorId="5B582808" wp14:editId="5F966580">
            <wp:extent cx="5161030" cy="2568568"/>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
                    <pic:cNvPicPr/>
                  </pic:nvPicPr>
                  <pic:blipFill>
                    <a:blip r:embed="rId43"/>
                    <a:stretch>
                      <a:fillRect/>
                    </a:stretch>
                  </pic:blipFill>
                  <pic:spPr>
                    <a:xfrm>
                      <a:off x="0" y="0"/>
                      <a:ext cx="5173233" cy="2574641"/>
                    </a:xfrm>
                    <a:prstGeom prst="rect">
                      <a:avLst/>
                    </a:prstGeom>
                  </pic:spPr>
                </pic:pic>
              </a:graphicData>
            </a:graphic>
          </wp:inline>
        </w:drawing>
      </w:r>
    </w:p>
    <w:p w14:paraId="09B67B86" w14:textId="092B94AF" w:rsidR="00F73A14" w:rsidRPr="004C6C42" w:rsidRDefault="00F73A14"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25</w:t>
      </w:r>
      <w:r w:rsidR="00A16CFD">
        <w:rPr>
          <w:rFonts w:ascii="Times New Roman" w:hAnsi="Times New Roman"/>
          <w:sz w:val="21"/>
          <w:szCs w:val="21"/>
        </w:rPr>
        <w:fldChar w:fldCharType="end"/>
      </w:r>
      <w:r w:rsidR="0044643B" w:rsidRPr="004C6C42">
        <w:rPr>
          <w:rFonts w:ascii="Times New Roman" w:hAnsi="Times New Roman" w:hint="eastAsia"/>
          <w:sz w:val="21"/>
          <w:szCs w:val="21"/>
        </w:rPr>
        <w:t xml:space="preserve"> </w:t>
      </w:r>
      <w:r w:rsidRPr="00802AA2">
        <w:rPr>
          <w:rFonts w:ascii="Times New Roman" w:hAnsi="Times New Roman" w:hint="eastAsia"/>
          <w:sz w:val="21"/>
          <w:szCs w:val="21"/>
        </w:rPr>
        <w:t>ISD</w:t>
      </w:r>
      <w:r w:rsidRPr="004C6C42">
        <w:rPr>
          <w:rFonts w:ascii="Times New Roman" w:hAnsi="Times New Roman" w:hint="eastAsia"/>
          <w:sz w:val="21"/>
          <w:szCs w:val="21"/>
        </w:rPr>
        <w:t>1820</w:t>
      </w:r>
      <w:r w:rsidRPr="004C6C42">
        <w:rPr>
          <w:rFonts w:ascii="Times New Roman" w:hAnsi="Times New Roman" w:hint="eastAsia"/>
          <w:sz w:val="21"/>
          <w:szCs w:val="21"/>
        </w:rPr>
        <w:t>录音播放模块</w:t>
      </w:r>
    </w:p>
    <w:p w14:paraId="27D2F2F4" w14:textId="3B87283A" w:rsidR="00C511F8" w:rsidRDefault="00F73A14" w:rsidP="006621DD">
      <w:pPr>
        <w:wordWrap w:val="0"/>
        <w:spacing w:line="360" w:lineRule="auto"/>
        <w:ind w:firstLineChars="200" w:firstLine="480"/>
        <w:rPr>
          <w:sz w:val="24"/>
        </w:rPr>
      </w:pPr>
      <w:r w:rsidRPr="00F73A14">
        <w:rPr>
          <w:rFonts w:hint="eastAsia"/>
          <w:sz w:val="24"/>
        </w:rPr>
        <w:t>实际使用的过程中，由于</w:t>
      </w:r>
      <w:r w:rsidRPr="00802AA2">
        <w:rPr>
          <w:rFonts w:hint="eastAsia"/>
          <w:sz w:val="24"/>
        </w:rPr>
        <w:t>ISD</w:t>
      </w:r>
      <w:r w:rsidRPr="00CD6AF6">
        <w:rPr>
          <w:rFonts w:hint="eastAsia"/>
          <w:sz w:val="24"/>
        </w:rPr>
        <w:t>1820</w:t>
      </w:r>
      <w:r w:rsidRPr="00F73A14">
        <w:rPr>
          <w:rFonts w:hint="eastAsia"/>
          <w:sz w:val="24"/>
        </w:rPr>
        <w:t>语音芯片驱动能力差，需要在输出口串接一个</w:t>
      </w:r>
      <w:r w:rsidRPr="00802AA2">
        <w:rPr>
          <w:rFonts w:hint="eastAsia"/>
          <w:sz w:val="24"/>
        </w:rPr>
        <w:t>LM</w:t>
      </w:r>
      <w:r w:rsidRPr="00CD6AF6">
        <w:rPr>
          <w:rFonts w:hint="eastAsia"/>
          <w:sz w:val="24"/>
        </w:rPr>
        <w:t>386</w:t>
      </w:r>
      <w:r w:rsidRPr="00F73A14">
        <w:rPr>
          <w:rFonts w:hint="eastAsia"/>
          <w:sz w:val="24"/>
        </w:rPr>
        <w:t>放大芯片，它是一款低功耗音频功率放大器，集成电路可以将输出的声音放大，通过调节滑动变阻器即可实现增益调节。并且不需要外部耦合电容，使用非常方便。放大电路如图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26</w:t>
      </w:r>
      <w:r w:rsidR="00607453" w:rsidRPr="00607453">
        <w:rPr>
          <w:sz w:val="24"/>
        </w:rPr>
        <w:fldChar w:fldCharType="end"/>
      </w:r>
      <w:r w:rsidR="000D5C63">
        <w:rPr>
          <w:rFonts w:hint="eastAsia"/>
          <w:sz w:val="24"/>
        </w:rPr>
        <w:t>所示。</w:t>
      </w:r>
      <w:r w:rsidR="000D5C63">
        <w:rPr>
          <w:sz w:val="24"/>
        </w:rPr>
        <w:t xml:space="preserve"> </w:t>
      </w:r>
    </w:p>
    <w:p w14:paraId="62BF4245" w14:textId="09FF67E1" w:rsidR="00C511F8" w:rsidRDefault="002E1AFF" w:rsidP="006621DD">
      <w:pPr>
        <w:wordWrap w:val="0"/>
        <w:spacing w:line="360" w:lineRule="auto"/>
        <w:jc w:val="center"/>
        <w:rPr>
          <w:sz w:val="24"/>
        </w:rPr>
      </w:pPr>
      <w:r>
        <w:rPr>
          <w:noProof/>
          <w:sz w:val="24"/>
        </w:rPr>
        <w:lastRenderedPageBreak/>
        <w:drawing>
          <wp:inline distT="0" distB="0" distL="0" distR="0" wp14:anchorId="7309A3F2" wp14:editId="1E307CD0">
            <wp:extent cx="4830792" cy="1919308"/>
            <wp:effectExtent l="0" t="0" r="8255" b="5080"/>
            <wp:docPr id="15224046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52520" cy="1927941"/>
                    </a:xfrm>
                    <a:prstGeom prst="rect">
                      <a:avLst/>
                    </a:prstGeom>
                    <a:noFill/>
                    <a:ln>
                      <a:noFill/>
                    </a:ln>
                  </pic:spPr>
                </pic:pic>
              </a:graphicData>
            </a:graphic>
          </wp:inline>
        </w:drawing>
      </w:r>
    </w:p>
    <w:p w14:paraId="5E5E43C8" w14:textId="250B52C8"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26</w:t>
      </w:r>
      <w:r w:rsidR="00A16CFD">
        <w:rPr>
          <w:rFonts w:ascii="Times New Roman" w:hAnsi="Times New Roman"/>
          <w:sz w:val="21"/>
          <w:szCs w:val="21"/>
        </w:rPr>
        <w:fldChar w:fldCharType="end"/>
      </w:r>
      <w:r w:rsidR="0044643B">
        <w:rPr>
          <w:rFonts w:ascii="Times New Roman" w:hAnsi="Times New Roman" w:hint="eastAsia"/>
          <w:sz w:val="21"/>
          <w:szCs w:val="21"/>
        </w:rPr>
        <w:t xml:space="preserve"> </w:t>
      </w:r>
      <w:r w:rsidR="00252B05" w:rsidRPr="00802AA2">
        <w:rPr>
          <w:rFonts w:ascii="Times New Roman" w:hAnsi="Times New Roman" w:hint="eastAsia"/>
          <w:sz w:val="21"/>
          <w:szCs w:val="21"/>
        </w:rPr>
        <w:t>LM</w:t>
      </w:r>
      <w:r w:rsidR="00252B05" w:rsidRPr="004C6C42">
        <w:rPr>
          <w:rFonts w:ascii="Times New Roman" w:hAnsi="Times New Roman" w:hint="eastAsia"/>
          <w:sz w:val="21"/>
          <w:szCs w:val="21"/>
        </w:rPr>
        <w:t>386</w:t>
      </w:r>
      <w:r w:rsidR="00252B05" w:rsidRPr="004C6C42">
        <w:rPr>
          <w:rFonts w:ascii="Times New Roman" w:hAnsi="Times New Roman" w:hint="eastAsia"/>
          <w:sz w:val="21"/>
          <w:szCs w:val="21"/>
        </w:rPr>
        <w:t>音频增益</w:t>
      </w:r>
      <w:r w:rsidRPr="004C6C42">
        <w:rPr>
          <w:rFonts w:ascii="Times New Roman" w:hAnsi="Times New Roman" w:hint="eastAsia"/>
          <w:sz w:val="21"/>
          <w:szCs w:val="21"/>
        </w:rPr>
        <w:t>模块</w:t>
      </w:r>
    </w:p>
    <w:p w14:paraId="6080401F" w14:textId="7E970DB7" w:rsidR="00137A4E" w:rsidRPr="00137A4E" w:rsidRDefault="00137A4E" w:rsidP="006621DD">
      <w:pPr>
        <w:wordWrap w:val="0"/>
        <w:spacing w:line="360" w:lineRule="auto"/>
        <w:ind w:firstLineChars="200" w:firstLine="480"/>
        <w:rPr>
          <w:sz w:val="24"/>
        </w:rPr>
      </w:pPr>
      <w:r w:rsidRPr="00802AA2">
        <w:rPr>
          <w:rFonts w:hint="eastAsia"/>
          <w:sz w:val="24"/>
        </w:rPr>
        <w:t>ISD</w:t>
      </w:r>
      <w:r w:rsidRPr="00CD6AF6">
        <w:rPr>
          <w:rFonts w:hint="eastAsia"/>
          <w:sz w:val="24"/>
        </w:rPr>
        <w:t>1820</w:t>
      </w:r>
      <w:r w:rsidRPr="00137A4E">
        <w:rPr>
          <w:rFonts w:hint="eastAsia"/>
          <w:sz w:val="24"/>
        </w:rPr>
        <w:t>芯片播放语音有两种方式</w:t>
      </w:r>
      <w:r>
        <w:rPr>
          <w:rFonts w:hint="eastAsia"/>
          <w:sz w:val="24"/>
        </w:rPr>
        <w:t>：</w:t>
      </w:r>
    </w:p>
    <w:p w14:paraId="3328CD43" w14:textId="154B1300" w:rsidR="00137A4E" w:rsidRPr="00137A4E" w:rsidRDefault="00137A4E" w:rsidP="006621DD">
      <w:pPr>
        <w:wordWrap w:val="0"/>
        <w:spacing w:line="360" w:lineRule="auto"/>
        <w:ind w:firstLineChars="200" w:firstLine="480"/>
        <w:rPr>
          <w:sz w:val="24"/>
        </w:rPr>
      </w:pPr>
      <w:r w:rsidRPr="00CD6AF6">
        <w:rPr>
          <w:rFonts w:hint="eastAsia"/>
          <w:sz w:val="24"/>
        </w:rPr>
        <w:t>1</w:t>
      </w:r>
      <w:r w:rsidR="00EB5528">
        <w:rPr>
          <w:rFonts w:hint="eastAsia"/>
          <w:sz w:val="24"/>
        </w:rPr>
        <w:t>、</w:t>
      </w:r>
      <w:r w:rsidRPr="00137A4E">
        <w:rPr>
          <w:rFonts w:hint="eastAsia"/>
          <w:sz w:val="24"/>
        </w:rPr>
        <w:t>当</w:t>
      </w:r>
      <w:r w:rsidRPr="00802AA2">
        <w:rPr>
          <w:rFonts w:hint="eastAsia"/>
          <w:sz w:val="24"/>
        </w:rPr>
        <w:t>PLAYL</w:t>
      </w:r>
      <w:r w:rsidRPr="00137A4E">
        <w:rPr>
          <w:rFonts w:hint="eastAsia"/>
          <w:sz w:val="24"/>
        </w:rPr>
        <w:t>引脚给予高电平即可实现播放声音，当高电平消失时，放音结束。</w:t>
      </w:r>
    </w:p>
    <w:p w14:paraId="3F5761AD" w14:textId="7191E539" w:rsidR="00137A4E" w:rsidRPr="00137A4E" w:rsidRDefault="00EB5528" w:rsidP="006621DD">
      <w:pPr>
        <w:wordWrap w:val="0"/>
        <w:spacing w:line="360" w:lineRule="auto"/>
        <w:ind w:firstLineChars="200" w:firstLine="480"/>
        <w:rPr>
          <w:sz w:val="24"/>
        </w:rPr>
      </w:pPr>
      <w:r w:rsidRPr="00CD6AF6">
        <w:rPr>
          <w:rFonts w:hint="eastAsia"/>
          <w:sz w:val="24"/>
        </w:rPr>
        <w:t>2</w:t>
      </w:r>
      <w:r>
        <w:rPr>
          <w:rFonts w:hint="eastAsia"/>
          <w:sz w:val="24"/>
        </w:rPr>
        <w:t>、</w:t>
      </w:r>
      <w:r w:rsidR="00137A4E" w:rsidRPr="00137A4E">
        <w:rPr>
          <w:rFonts w:hint="eastAsia"/>
          <w:sz w:val="24"/>
        </w:rPr>
        <w:t>当</w:t>
      </w:r>
      <w:r w:rsidR="00137A4E" w:rsidRPr="00802AA2">
        <w:rPr>
          <w:rFonts w:hint="eastAsia"/>
          <w:sz w:val="24"/>
        </w:rPr>
        <w:t>PLAYE</w:t>
      </w:r>
      <w:r w:rsidR="00137A4E" w:rsidRPr="00137A4E">
        <w:rPr>
          <w:rFonts w:hint="eastAsia"/>
          <w:sz w:val="24"/>
        </w:rPr>
        <w:t>引脚给予高电平脉冲即可播放音乐，持续到音乐结束。如果将</w:t>
      </w:r>
      <w:r w:rsidR="00137A4E" w:rsidRPr="00802AA2">
        <w:rPr>
          <w:rFonts w:hint="eastAsia"/>
          <w:sz w:val="24"/>
        </w:rPr>
        <w:t>PLAYE</w:t>
      </w:r>
      <w:r w:rsidR="00137A4E" w:rsidRPr="00137A4E">
        <w:rPr>
          <w:rFonts w:hint="eastAsia"/>
          <w:sz w:val="24"/>
        </w:rPr>
        <w:t>和</w:t>
      </w:r>
      <w:r w:rsidR="00137A4E" w:rsidRPr="00802AA2">
        <w:rPr>
          <w:rFonts w:hint="eastAsia"/>
          <w:sz w:val="24"/>
        </w:rPr>
        <w:t>RECLED</w:t>
      </w:r>
      <w:r w:rsidR="00137A4E" w:rsidRPr="00137A4E">
        <w:rPr>
          <w:rFonts w:hint="eastAsia"/>
          <w:sz w:val="24"/>
        </w:rPr>
        <w:t>引脚连接，就可以实现循环播放报警。</w:t>
      </w:r>
    </w:p>
    <w:p w14:paraId="553D820C" w14:textId="5F5C339C" w:rsidR="00137A4E" w:rsidRDefault="00137A4E" w:rsidP="006621DD">
      <w:pPr>
        <w:wordWrap w:val="0"/>
        <w:spacing w:line="360" w:lineRule="auto"/>
        <w:ind w:firstLineChars="200" w:firstLine="480"/>
        <w:rPr>
          <w:sz w:val="24"/>
        </w:rPr>
      </w:pPr>
      <w:r w:rsidRPr="00137A4E">
        <w:rPr>
          <w:rFonts w:hint="eastAsia"/>
          <w:sz w:val="24"/>
        </w:rPr>
        <w:t>实际系统电路设计中，采用继电器将</w:t>
      </w:r>
      <w:r w:rsidRPr="00802AA2">
        <w:rPr>
          <w:rFonts w:hint="eastAsia"/>
          <w:sz w:val="24"/>
        </w:rPr>
        <w:t>PLAYE</w:t>
      </w:r>
      <w:r w:rsidRPr="00137A4E">
        <w:rPr>
          <w:rFonts w:hint="eastAsia"/>
          <w:sz w:val="24"/>
        </w:rPr>
        <w:t>和</w:t>
      </w:r>
      <w:r w:rsidRPr="00802AA2">
        <w:rPr>
          <w:rFonts w:hint="eastAsia"/>
          <w:sz w:val="24"/>
        </w:rPr>
        <w:t>LED</w:t>
      </w:r>
      <w:r w:rsidRPr="00137A4E">
        <w:rPr>
          <w:rFonts w:hint="eastAsia"/>
          <w:sz w:val="24"/>
        </w:rPr>
        <w:t>引脚连接在一起，继电器</w:t>
      </w:r>
      <w:r w:rsidR="006A124D">
        <w:rPr>
          <w:rFonts w:hint="eastAsia"/>
          <w:sz w:val="24"/>
        </w:rPr>
        <w:t>使用</w:t>
      </w:r>
      <w:r w:rsidR="00D468B9">
        <w:rPr>
          <w:rFonts w:hint="eastAsia"/>
          <w:sz w:val="24"/>
        </w:rPr>
        <w:t>单片机</w:t>
      </w:r>
      <w:r w:rsidR="00D468B9" w:rsidRPr="00802AA2">
        <w:rPr>
          <w:rFonts w:hint="eastAsia"/>
          <w:sz w:val="24"/>
        </w:rPr>
        <w:t>PD</w:t>
      </w:r>
      <w:r w:rsidR="00D468B9" w:rsidRPr="00CD6AF6">
        <w:rPr>
          <w:rFonts w:hint="eastAsia"/>
          <w:sz w:val="24"/>
        </w:rPr>
        <w:t>7</w:t>
      </w:r>
      <w:r w:rsidR="00D468B9">
        <w:rPr>
          <w:rFonts w:hint="eastAsia"/>
          <w:sz w:val="24"/>
        </w:rPr>
        <w:t>引脚进行控制。</w:t>
      </w:r>
      <w:r w:rsidRPr="00137A4E">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27</w:t>
      </w:r>
      <w:r w:rsidR="00607453" w:rsidRPr="00607453">
        <w:rPr>
          <w:sz w:val="24"/>
        </w:rPr>
        <w:fldChar w:fldCharType="end"/>
      </w:r>
      <w:r w:rsidRPr="00137A4E">
        <w:rPr>
          <w:rFonts w:hint="eastAsia"/>
          <w:sz w:val="24"/>
        </w:rPr>
        <w:t>所示</w:t>
      </w:r>
      <w:r w:rsidR="00EB5528">
        <w:rPr>
          <w:rFonts w:hint="eastAsia"/>
          <w:sz w:val="24"/>
        </w:rPr>
        <w:t>：</w:t>
      </w:r>
    </w:p>
    <w:p w14:paraId="15AD1960" w14:textId="1F894F42" w:rsidR="00D468B9" w:rsidRDefault="003E45C9" w:rsidP="006621DD">
      <w:pPr>
        <w:wordWrap w:val="0"/>
        <w:spacing w:line="360" w:lineRule="auto"/>
        <w:jc w:val="center"/>
        <w:rPr>
          <w:sz w:val="24"/>
        </w:rPr>
      </w:pPr>
      <w:r>
        <w:rPr>
          <w:noProof/>
          <w:sz w:val="24"/>
        </w:rPr>
        <w:drawing>
          <wp:inline distT="0" distB="0" distL="0" distR="0" wp14:anchorId="55F1031C" wp14:editId="4D53DA19">
            <wp:extent cx="4977441" cy="2179175"/>
            <wp:effectExtent l="0" t="0" r="0" b="0"/>
            <wp:docPr id="17568746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86120" cy="2182975"/>
                    </a:xfrm>
                    <a:prstGeom prst="rect">
                      <a:avLst/>
                    </a:prstGeom>
                    <a:noFill/>
                    <a:ln>
                      <a:noFill/>
                    </a:ln>
                  </pic:spPr>
                </pic:pic>
              </a:graphicData>
            </a:graphic>
          </wp:inline>
        </w:drawing>
      </w:r>
    </w:p>
    <w:p w14:paraId="665686A1" w14:textId="078BF41F" w:rsidR="00EB5528" w:rsidRPr="004C6C42" w:rsidRDefault="00D468B9"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27</w:t>
      </w:r>
      <w:r w:rsidR="00A16CFD">
        <w:rPr>
          <w:rFonts w:ascii="Times New Roman" w:hAnsi="Times New Roman"/>
          <w:sz w:val="21"/>
          <w:szCs w:val="21"/>
        </w:rPr>
        <w:fldChar w:fldCharType="end"/>
      </w:r>
      <w:r w:rsidR="0096422A">
        <w:rPr>
          <w:rFonts w:ascii="Times New Roman" w:hAnsi="Times New Roman" w:hint="eastAsia"/>
          <w:sz w:val="21"/>
          <w:szCs w:val="21"/>
        </w:rPr>
        <w:t xml:space="preserve"> </w:t>
      </w:r>
      <w:r>
        <w:rPr>
          <w:rFonts w:ascii="Times New Roman" w:hAnsi="Times New Roman" w:hint="eastAsia"/>
          <w:sz w:val="21"/>
          <w:szCs w:val="21"/>
        </w:rPr>
        <w:t>报警</w:t>
      </w:r>
      <w:r w:rsidRPr="004C6C42">
        <w:rPr>
          <w:rFonts w:ascii="Times New Roman" w:hAnsi="Times New Roman" w:hint="eastAsia"/>
          <w:sz w:val="21"/>
          <w:szCs w:val="21"/>
        </w:rPr>
        <w:t>继电器电路</w:t>
      </w:r>
    </w:p>
    <w:p w14:paraId="079DE3DA" w14:textId="4013ECAE" w:rsidR="00411EF2" w:rsidRDefault="00411EF2" w:rsidP="006621DD">
      <w:pPr>
        <w:wordWrap w:val="0"/>
        <w:spacing w:beforeLines="50" w:before="156" w:afterLines="50" w:after="156" w:line="360" w:lineRule="auto"/>
        <w:outlineLvl w:val="1"/>
        <w:rPr>
          <w:rFonts w:eastAsia="黑体"/>
          <w:sz w:val="24"/>
        </w:rPr>
      </w:pPr>
      <w:bookmarkStart w:id="78" w:name="_Toc197360096"/>
      <w:r w:rsidRPr="00CD6AF6">
        <w:rPr>
          <w:rFonts w:eastAsia="黑体" w:hint="eastAsia"/>
          <w:sz w:val="28"/>
          <w:szCs w:val="28"/>
        </w:rPr>
        <w:lastRenderedPageBreak/>
        <w:t>3</w:t>
      </w:r>
      <w:r>
        <w:rPr>
          <w:rFonts w:eastAsia="黑体" w:hint="eastAsia"/>
          <w:sz w:val="28"/>
          <w:szCs w:val="28"/>
        </w:rPr>
        <w:t>.11</w:t>
      </w:r>
      <w:r>
        <w:rPr>
          <w:rFonts w:eastAsia="黑体" w:hint="eastAsia"/>
          <w:sz w:val="28"/>
          <w:szCs w:val="28"/>
        </w:rPr>
        <w:t xml:space="preserve">　</w:t>
      </w:r>
      <w:r>
        <w:rPr>
          <w:rFonts w:eastAsia="黑体" w:hint="eastAsia"/>
          <w:sz w:val="28"/>
          <w:szCs w:val="28"/>
        </w:rPr>
        <w:t>AT24C02</w:t>
      </w:r>
      <w:r>
        <w:rPr>
          <w:rFonts w:eastAsia="黑体" w:hint="eastAsia"/>
          <w:sz w:val="28"/>
          <w:szCs w:val="28"/>
        </w:rPr>
        <w:t>存储模块</w:t>
      </w:r>
      <w:r w:rsidR="00041F1A">
        <w:rPr>
          <w:rFonts w:eastAsia="黑体" w:hint="eastAsia"/>
          <w:sz w:val="28"/>
          <w:szCs w:val="28"/>
        </w:rPr>
        <w:t>（</w:t>
      </w:r>
      <w:r w:rsidR="00041F1A">
        <w:rPr>
          <w:rFonts w:eastAsia="黑体" w:hint="eastAsia"/>
          <w:sz w:val="28"/>
          <w:szCs w:val="28"/>
        </w:rPr>
        <w:t>g</w:t>
      </w:r>
      <w:r>
        <w:rPr>
          <w:rFonts w:eastAsia="黑体" w:hint="eastAsia"/>
          <w:sz w:val="28"/>
          <w:szCs w:val="28"/>
        </w:rPr>
        <w:t>）</w:t>
      </w:r>
      <w:bookmarkEnd w:id="78"/>
    </w:p>
    <w:p w14:paraId="31A2D6CF" w14:textId="0D632CC5"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系统工作过程中会产生一些数据，比如系统设置的温度，发电量等数据。</w:t>
      </w:r>
      <w:r w:rsidRPr="009C0F3E">
        <w:rPr>
          <w:rFonts w:cs="宋体" w:hint="eastAsia"/>
          <w:color w:val="000000"/>
          <w:kern w:val="0"/>
          <w:sz w:val="24"/>
          <w:lang w:bidi="ar"/>
        </w:rPr>
        <w:t>STM32</w:t>
      </w:r>
      <w:r w:rsidRPr="009C0F3E">
        <w:rPr>
          <w:rFonts w:cs="宋体" w:hint="eastAsia"/>
          <w:color w:val="000000"/>
          <w:kern w:val="0"/>
          <w:sz w:val="24"/>
          <w:lang w:bidi="ar"/>
        </w:rPr>
        <w:t>内部有</w:t>
      </w:r>
      <w:r w:rsidRPr="009C0F3E">
        <w:rPr>
          <w:rFonts w:cs="宋体" w:hint="eastAsia"/>
          <w:color w:val="000000"/>
          <w:kern w:val="0"/>
          <w:sz w:val="24"/>
          <w:lang w:bidi="ar"/>
        </w:rPr>
        <w:t>FLASH</w:t>
      </w:r>
      <w:r w:rsidRPr="009C0F3E">
        <w:rPr>
          <w:rFonts w:cs="宋体" w:hint="eastAsia"/>
          <w:color w:val="000000"/>
          <w:kern w:val="0"/>
          <w:sz w:val="24"/>
          <w:lang w:bidi="ar"/>
        </w:rPr>
        <w:t>区域，也可以储存数据，它访问速度快，但擦写次数有限，长期使用容易造成芯片报废，这对系统的稳定性是致命的问题。</w:t>
      </w:r>
    </w:p>
    <w:p w14:paraId="4F1780A4" w14:textId="69DC7EB1"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AT24C02</w:t>
      </w:r>
      <w:r w:rsidRPr="009C0F3E">
        <w:rPr>
          <w:rFonts w:cs="宋体" w:hint="eastAsia"/>
          <w:color w:val="000000"/>
          <w:kern w:val="0"/>
          <w:sz w:val="24"/>
          <w:lang w:bidi="ar"/>
        </w:rPr>
        <w:t>是一款</w:t>
      </w:r>
      <w:r w:rsidRPr="009C0F3E">
        <w:rPr>
          <w:rFonts w:cs="宋体" w:hint="eastAsia"/>
          <w:color w:val="000000"/>
          <w:kern w:val="0"/>
          <w:sz w:val="24"/>
          <w:lang w:bidi="ar"/>
        </w:rPr>
        <w:t>I2C</w:t>
      </w:r>
      <w:r w:rsidRPr="009C0F3E">
        <w:rPr>
          <w:rFonts w:cs="宋体" w:hint="eastAsia"/>
          <w:color w:val="000000"/>
          <w:kern w:val="0"/>
          <w:sz w:val="24"/>
          <w:lang w:bidi="ar"/>
        </w:rPr>
        <w:t>通讯的</w:t>
      </w:r>
      <w:r w:rsidRPr="009C0F3E">
        <w:rPr>
          <w:rFonts w:cs="宋体" w:hint="eastAsia"/>
          <w:color w:val="000000"/>
          <w:kern w:val="0"/>
          <w:sz w:val="24"/>
          <w:lang w:bidi="ar"/>
        </w:rPr>
        <w:t>EEPROM</w:t>
      </w:r>
      <w:r w:rsidRPr="009C0F3E">
        <w:rPr>
          <w:rFonts w:cs="宋体" w:hint="eastAsia"/>
          <w:color w:val="000000"/>
          <w:kern w:val="0"/>
          <w:sz w:val="24"/>
          <w:lang w:bidi="ar"/>
        </w:rPr>
        <w:t>，可以储存</w:t>
      </w:r>
      <w:r w:rsidRPr="009C0F3E">
        <w:rPr>
          <w:rFonts w:cs="宋体" w:hint="eastAsia"/>
          <w:color w:val="000000"/>
          <w:kern w:val="0"/>
          <w:sz w:val="24"/>
          <w:lang w:bidi="ar"/>
        </w:rPr>
        <w:t>256B</w:t>
      </w:r>
      <w:r w:rsidRPr="009C0F3E">
        <w:rPr>
          <w:rFonts w:cs="宋体" w:hint="eastAsia"/>
          <w:color w:val="000000"/>
          <w:kern w:val="0"/>
          <w:sz w:val="24"/>
          <w:lang w:bidi="ar"/>
        </w:rPr>
        <w:t>的数据，具有至少</w:t>
      </w:r>
      <w:r w:rsidRPr="009C0F3E">
        <w:rPr>
          <w:rFonts w:cs="宋体" w:hint="eastAsia"/>
          <w:color w:val="000000"/>
          <w:kern w:val="0"/>
          <w:sz w:val="24"/>
          <w:lang w:bidi="ar"/>
        </w:rPr>
        <w:t>100</w:t>
      </w:r>
      <w:r w:rsidRPr="009C0F3E">
        <w:rPr>
          <w:rFonts w:cs="宋体" w:hint="eastAsia"/>
          <w:color w:val="000000"/>
          <w:kern w:val="0"/>
          <w:sz w:val="24"/>
          <w:lang w:bidi="ar"/>
        </w:rPr>
        <w:t>万次的擦写周期，并且可以储存至少</w:t>
      </w:r>
      <w:r w:rsidRPr="009C0F3E">
        <w:rPr>
          <w:rFonts w:cs="宋体" w:hint="eastAsia"/>
          <w:color w:val="000000"/>
          <w:kern w:val="0"/>
          <w:sz w:val="24"/>
          <w:lang w:bidi="ar"/>
        </w:rPr>
        <w:t>100</w:t>
      </w:r>
      <w:r w:rsidRPr="009C0F3E">
        <w:rPr>
          <w:rFonts w:cs="宋体" w:hint="eastAsia"/>
          <w:color w:val="000000"/>
          <w:kern w:val="0"/>
          <w:sz w:val="24"/>
          <w:lang w:bidi="ar"/>
        </w:rPr>
        <w:t>年，稳定可靠。旗下还有其</w:t>
      </w:r>
      <w:r w:rsidR="00AB507C">
        <w:rPr>
          <w:rFonts w:cs="宋体" w:hint="eastAsia"/>
          <w:color w:val="000000"/>
          <w:kern w:val="0"/>
          <w:sz w:val="24"/>
          <w:lang w:bidi="ar"/>
        </w:rPr>
        <w:t>它</w:t>
      </w:r>
      <w:r w:rsidRPr="009C0F3E">
        <w:rPr>
          <w:rFonts w:cs="宋体" w:hint="eastAsia"/>
          <w:color w:val="000000"/>
          <w:kern w:val="0"/>
          <w:sz w:val="24"/>
          <w:lang w:bidi="ar"/>
        </w:rPr>
        <w:t>系列的容量，如</w:t>
      </w:r>
      <w:r w:rsidRPr="009C0F3E">
        <w:rPr>
          <w:rFonts w:cs="宋体" w:hint="eastAsia"/>
          <w:color w:val="000000"/>
          <w:kern w:val="0"/>
          <w:sz w:val="24"/>
          <w:lang w:bidi="ar"/>
        </w:rPr>
        <w:t>AT24C32</w:t>
      </w:r>
      <w:r w:rsidRPr="009C0F3E">
        <w:rPr>
          <w:rFonts w:cs="宋体" w:hint="eastAsia"/>
          <w:color w:val="000000"/>
          <w:kern w:val="0"/>
          <w:sz w:val="24"/>
          <w:lang w:bidi="ar"/>
        </w:rPr>
        <w:t>内部具有</w:t>
      </w:r>
      <w:r w:rsidRPr="009C0F3E">
        <w:rPr>
          <w:rFonts w:cs="宋体" w:hint="eastAsia"/>
          <w:color w:val="000000"/>
          <w:kern w:val="0"/>
          <w:sz w:val="24"/>
          <w:lang w:bidi="ar"/>
        </w:rPr>
        <w:t>4KB</w:t>
      </w:r>
      <w:r w:rsidRPr="009C0F3E">
        <w:rPr>
          <w:rFonts w:cs="宋体" w:hint="eastAsia"/>
          <w:color w:val="000000"/>
          <w:kern w:val="0"/>
          <w:sz w:val="24"/>
          <w:lang w:bidi="ar"/>
        </w:rPr>
        <w:t>（</w:t>
      </w:r>
      <w:r w:rsidRPr="009C0F3E">
        <w:rPr>
          <w:rFonts w:cs="宋体" w:hint="eastAsia"/>
          <w:color w:val="000000"/>
          <w:kern w:val="0"/>
          <w:sz w:val="24"/>
          <w:lang w:bidi="ar"/>
        </w:rPr>
        <w:t>4096</w:t>
      </w:r>
      <w:r w:rsidRPr="00804E02">
        <w:rPr>
          <w:rFonts w:cs="宋体" w:hint="eastAsia"/>
          <w:color w:val="000000"/>
          <w:kern w:val="0"/>
          <w:sz w:val="24"/>
          <w:lang w:bidi="ar"/>
        </w:rPr>
        <w:t>×</w:t>
      </w:r>
      <w:r w:rsidRPr="009C0F3E">
        <w:rPr>
          <w:rFonts w:cs="宋体" w:hint="eastAsia"/>
          <w:color w:val="000000"/>
          <w:kern w:val="0"/>
          <w:sz w:val="24"/>
          <w:lang w:bidi="ar"/>
        </w:rPr>
        <w:t>8</w:t>
      </w:r>
      <w:r w:rsidR="00B2513E">
        <w:rPr>
          <w:rFonts w:cs="宋体" w:hint="eastAsia"/>
          <w:color w:val="000000"/>
          <w:kern w:val="0"/>
          <w:sz w:val="24"/>
          <w:lang w:bidi="ar"/>
        </w:rPr>
        <w:t>bit</w:t>
      </w:r>
      <w:r w:rsidRPr="009C0F3E">
        <w:rPr>
          <w:rFonts w:cs="宋体" w:hint="eastAsia"/>
          <w:color w:val="000000"/>
          <w:kern w:val="0"/>
          <w:sz w:val="24"/>
          <w:lang w:bidi="ar"/>
        </w:rPr>
        <w:t>）空间。</w:t>
      </w:r>
    </w:p>
    <w:p w14:paraId="4F3AD85E" w14:textId="11393622" w:rsidR="00411EF2" w:rsidRPr="00804E02"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所以本系统采用外挂一个</w:t>
      </w:r>
      <w:r w:rsidRPr="009C0F3E">
        <w:rPr>
          <w:rFonts w:cs="宋体" w:hint="eastAsia"/>
          <w:color w:val="000000"/>
          <w:kern w:val="0"/>
          <w:sz w:val="24"/>
          <w:lang w:bidi="ar"/>
        </w:rPr>
        <w:t>AT24C02</w:t>
      </w:r>
      <w:r w:rsidRPr="009C0F3E">
        <w:rPr>
          <w:rFonts w:cs="宋体" w:hint="eastAsia"/>
          <w:color w:val="000000"/>
          <w:kern w:val="0"/>
          <w:sz w:val="24"/>
          <w:lang w:bidi="ar"/>
        </w:rPr>
        <w:t>存储模块的方式来进行数据存储。它与</w:t>
      </w:r>
      <w:r w:rsidRPr="009C0F3E">
        <w:rPr>
          <w:rFonts w:cs="宋体" w:hint="eastAsia"/>
          <w:color w:val="000000"/>
          <w:kern w:val="0"/>
          <w:sz w:val="24"/>
          <w:lang w:bidi="ar"/>
        </w:rPr>
        <w:t>OLED</w:t>
      </w:r>
      <w:r w:rsidRPr="009C0F3E">
        <w:rPr>
          <w:rFonts w:cs="宋体" w:hint="eastAsia"/>
          <w:color w:val="000000"/>
          <w:kern w:val="0"/>
          <w:sz w:val="24"/>
          <w:lang w:bidi="ar"/>
        </w:rPr>
        <w:t>显示屏使用同一路</w:t>
      </w:r>
      <w:r w:rsidRPr="009C0F3E">
        <w:rPr>
          <w:rFonts w:cs="宋体" w:hint="eastAsia"/>
          <w:color w:val="000000"/>
          <w:kern w:val="0"/>
          <w:sz w:val="24"/>
          <w:lang w:bidi="ar"/>
        </w:rPr>
        <w:t>I2C</w:t>
      </w:r>
      <w:r w:rsidRPr="009C0F3E">
        <w:rPr>
          <w:rFonts w:cs="宋体" w:hint="eastAsia"/>
          <w:color w:val="000000"/>
          <w:kern w:val="0"/>
          <w:sz w:val="24"/>
          <w:lang w:bidi="ar"/>
        </w:rPr>
        <w:t>通讯，使用不同的从机地址区分设备型号。电路图如图</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eq \c</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9614EE">
        <w:rPr>
          <w:rFonts w:cs="宋体"/>
          <w:noProof/>
          <w:color w:val="000000"/>
          <w:kern w:val="0"/>
          <w:sz w:val="24"/>
          <w:lang w:bidi="ar"/>
        </w:rPr>
        <w:t>3</w:t>
      </w:r>
      <w:r w:rsidR="00607453" w:rsidRPr="00804E02">
        <w:rPr>
          <w:rFonts w:cs="宋体"/>
          <w:color w:val="000000"/>
          <w:kern w:val="0"/>
          <w:sz w:val="24"/>
          <w:lang w:bidi="ar"/>
        </w:rPr>
        <w:fldChar w:fldCharType="end"/>
      </w:r>
      <w:r w:rsidR="00607453" w:rsidRPr="00804E02">
        <w:rPr>
          <w:rFonts w:cs="宋体" w:hint="eastAsia"/>
          <w:color w:val="000000"/>
          <w:kern w:val="0"/>
          <w:sz w:val="24"/>
          <w:lang w:bidi="ar"/>
        </w:rPr>
        <w:t>.</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txt</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9614EE">
        <w:rPr>
          <w:rFonts w:cs="宋体"/>
          <w:noProof/>
          <w:color w:val="000000"/>
          <w:kern w:val="0"/>
          <w:sz w:val="24"/>
          <w:lang w:bidi="ar"/>
        </w:rPr>
        <w:t>28</w:t>
      </w:r>
      <w:r w:rsidR="00607453" w:rsidRPr="00804E02">
        <w:rPr>
          <w:rFonts w:cs="宋体"/>
          <w:color w:val="000000"/>
          <w:kern w:val="0"/>
          <w:sz w:val="24"/>
          <w:lang w:bidi="ar"/>
        </w:rPr>
        <w:fldChar w:fldCharType="end"/>
      </w:r>
      <w:r w:rsidRPr="009C0F3E">
        <w:rPr>
          <w:rFonts w:cs="宋体" w:hint="eastAsia"/>
          <w:color w:val="000000"/>
          <w:kern w:val="0"/>
          <w:sz w:val="24"/>
          <w:lang w:bidi="ar"/>
        </w:rPr>
        <w:t>所示</w:t>
      </w:r>
      <w:r w:rsidRPr="00804E02">
        <w:rPr>
          <w:rFonts w:cs="宋体" w:hint="eastAsia"/>
          <w:color w:val="000000"/>
          <w:kern w:val="0"/>
          <w:sz w:val="24"/>
          <w:lang w:bidi="ar"/>
        </w:rPr>
        <w:t>。</w:t>
      </w:r>
      <w:r w:rsidR="006C6ED4" w:rsidRPr="00804E02">
        <w:rPr>
          <w:rFonts w:cs="宋体" w:hint="eastAsia"/>
          <w:color w:val="000000"/>
          <w:kern w:val="0"/>
          <w:sz w:val="24"/>
          <w:lang w:bidi="ar"/>
        </w:rPr>
        <w:t>核心板的</w:t>
      </w:r>
      <w:r w:rsidR="006C6ED4" w:rsidRPr="00804E02">
        <w:rPr>
          <w:rFonts w:cs="宋体" w:hint="eastAsia"/>
          <w:color w:val="000000"/>
          <w:kern w:val="0"/>
          <w:sz w:val="24"/>
          <w:lang w:bidi="ar"/>
        </w:rPr>
        <w:t>PB6</w:t>
      </w:r>
      <w:r w:rsidR="006C6ED4" w:rsidRPr="00804E02">
        <w:rPr>
          <w:rFonts w:cs="宋体" w:hint="eastAsia"/>
          <w:color w:val="000000"/>
          <w:kern w:val="0"/>
          <w:sz w:val="24"/>
          <w:lang w:bidi="ar"/>
        </w:rPr>
        <w:t>与</w:t>
      </w:r>
      <w:r w:rsidR="00BA4B0A" w:rsidRPr="00804E02">
        <w:rPr>
          <w:rFonts w:cs="宋体" w:hint="eastAsia"/>
          <w:color w:val="000000"/>
          <w:kern w:val="0"/>
          <w:sz w:val="24"/>
          <w:lang w:bidi="ar"/>
        </w:rPr>
        <w:t>AT24C02</w:t>
      </w:r>
      <w:r w:rsidR="00BA4B0A" w:rsidRPr="00804E02">
        <w:rPr>
          <w:rFonts w:cs="宋体" w:hint="eastAsia"/>
          <w:color w:val="000000"/>
          <w:kern w:val="0"/>
          <w:sz w:val="24"/>
          <w:lang w:bidi="ar"/>
        </w:rPr>
        <w:t>的</w:t>
      </w:r>
      <w:r w:rsidR="00BA4B0A" w:rsidRPr="00804E02">
        <w:rPr>
          <w:rFonts w:cs="宋体" w:hint="eastAsia"/>
          <w:color w:val="000000"/>
          <w:kern w:val="0"/>
          <w:sz w:val="24"/>
          <w:lang w:bidi="ar"/>
        </w:rPr>
        <w:t>SCL</w:t>
      </w:r>
      <w:r w:rsidR="00BA4B0A" w:rsidRPr="00804E02">
        <w:rPr>
          <w:rFonts w:cs="宋体" w:hint="eastAsia"/>
          <w:color w:val="000000"/>
          <w:kern w:val="0"/>
          <w:sz w:val="24"/>
          <w:lang w:bidi="ar"/>
        </w:rPr>
        <w:t>连接，</w:t>
      </w:r>
      <w:r w:rsidR="00BA4B0A" w:rsidRPr="00804E02">
        <w:rPr>
          <w:rFonts w:cs="宋体" w:hint="eastAsia"/>
          <w:color w:val="000000"/>
          <w:kern w:val="0"/>
          <w:sz w:val="24"/>
          <w:lang w:bidi="ar"/>
        </w:rPr>
        <w:t>PB7</w:t>
      </w:r>
      <w:r w:rsidR="00BA4B0A" w:rsidRPr="00804E02">
        <w:rPr>
          <w:rFonts w:cs="宋体" w:hint="eastAsia"/>
          <w:color w:val="000000"/>
          <w:kern w:val="0"/>
          <w:sz w:val="24"/>
          <w:lang w:bidi="ar"/>
        </w:rPr>
        <w:t>与</w:t>
      </w:r>
      <w:r w:rsidR="001141DD" w:rsidRPr="00804E02">
        <w:rPr>
          <w:rFonts w:cs="宋体" w:hint="eastAsia"/>
          <w:color w:val="000000"/>
          <w:kern w:val="0"/>
          <w:sz w:val="24"/>
          <w:lang w:bidi="ar"/>
        </w:rPr>
        <w:t>其</w:t>
      </w:r>
      <w:r w:rsidR="00BA4B0A" w:rsidRPr="00804E02">
        <w:rPr>
          <w:rFonts w:cs="宋体" w:hint="eastAsia"/>
          <w:color w:val="000000"/>
          <w:kern w:val="0"/>
          <w:sz w:val="24"/>
          <w:lang w:bidi="ar"/>
        </w:rPr>
        <w:t>SDA</w:t>
      </w:r>
      <w:r w:rsidR="00BA4B0A" w:rsidRPr="00804E02">
        <w:rPr>
          <w:rFonts w:cs="宋体" w:hint="eastAsia"/>
          <w:color w:val="000000"/>
          <w:kern w:val="0"/>
          <w:sz w:val="24"/>
          <w:lang w:bidi="ar"/>
        </w:rPr>
        <w:t>连接。</w:t>
      </w:r>
    </w:p>
    <w:p w14:paraId="65FE9C19" w14:textId="2398A58C" w:rsidR="004870BA" w:rsidRDefault="006C6ED4" w:rsidP="006621DD">
      <w:pPr>
        <w:wordWrap w:val="0"/>
        <w:spacing w:line="360" w:lineRule="auto"/>
        <w:jc w:val="center"/>
        <w:rPr>
          <w:sz w:val="24"/>
        </w:rPr>
      </w:pPr>
      <w:r>
        <w:rPr>
          <w:noProof/>
          <w:sz w:val="24"/>
        </w:rPr>
        <w:drawing>
          <wp:inline distT="0" distB="0" distL="0" distR="0" wp14:anchorId="17E56103" wp14:editId="5EDB715B">
            <wp:extent cx="2343150" cy="1727200"/>
            <wp:effectExtent l="0" t="0" r="0" b="6350"/>
            <wp:docPr id="11749372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43150" cy="1727200"/>
                    </a:xfrm>
                    <a:prstGeom prst="rect">
                      <a:avLst/>
                    </a:prstGeom>
                    <a:noFill/>
                    <a:ln>
                      <a:noFill/>
                    </a:ln>
                  </pic:spPr>
                </pic:pic>
              </a:graphicData>
            </a:graphic>
          </wp:inline>
        </w:drawing>
      </w:r>
    </w:p>
    <w:p w14:paraId="63E6026A" w14:textId="5A97513D" w:rsidR="004870BA" w:rsidRPr="004870BA" w:rsidRDefault="004870BA"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28</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1141DD">
        <w:rPr>
          <w:rFonts w:ascii="Times New Roman" w:hAnsi="Times New Roman" w:hint="eastAsia"/>
          <w:sz w:val="21"/>
          <w:szCs w:val="21"/>
        </w:rPr>
        <w:t>AT24C02</w:t>
      </w:r>
      <w:r w:rsidRPr="004C6C42">
        <w:rPr>
          <w:rFonts w:ascii="Times New Roman" w:hAnsi="Times New Roman" w:hint="eastAsia"/>
          <w:sz w:val="21"/>
          <w:szCs w:val="21"/>
        </w:rPr>
        <w:t>电路</w:t>
      </w:r>
    </w:p>
    <w:p w14:paraId="028B4F58" w14:textId="5ADBEE55" w:rsidR="00622490" w:rsidRDefault="00622490" w:rsidP="006621DD">
      <w:pPr>
        <w:wordWrap w:val="0"/>
        <w:spacing w:beforeLines="50" w:before="156" w:afterLines="50" w:after="156" w:line="360" w:lineRule="auto"/>
        <w:outlineLvl w:val="1"/>
        <w:rPr>
          <w:rFonts w:eastAsia="黑体"/>
          <w:sz w:val="24"/>
        </w:rPr>
      </w:pPr>
      <w:bookmarkStart w:id="79" w:name="_Toc197360097"/>
      <w:r w:rsidRPr="00CD6AF6">
        <w:rPr>
          <w:rFonts w:eastAsia="黑体" w:hint="eastAsia"/>
          <w:sz w:val="28"/>
          <w:szCs w:val="28"/>
        </w:rPr>
        <w:lastRenderedPageBreak/>
        <w:t>3</w:t>
      </w:r>
      <w:r>
        <w:rPr>
          <w:rFonts w:eastAsia="黑体" w:hint="eastAsia"/>
          <w:sz w:val="28"/>
          <w:szCs w:val="28"/>
        </w:rPr>
        <w:t>.</w:t>
      </w:r>
      <w:r w:rsidR="00D25B12">
        <w:rPr>
          <w:rFonts w:eastAsia="黑体" w:hint="eastAsia"/>
          <w:sz w:val="28"/>
          <w:szCs w:val="28"/>
        </w:rPr>
        <w:t>1</w:t>
      </w:r>
      <w:r w:rsidR="00EC3F8B">
        <w:rPr>
          <w:rFonts w:eastAsia="黑体" w:hint="eastAsia"/>
          <w:sz w:val="28"/>
          <w:szCs w:val="28"/>
        </w:rPr>
        <w:t>2</w:t>
      </w:r>
      <w:r>
        <w:rPr>
          <w:rFonts w:eastAsia="黑体" w:hint="eastAsia"/>
          <w:sz w:val="28"/>
          <w:szCs w:val="28"/>
        </w:rPr>
        <w:t xml:space="preserve">　</w:t>
      </w:r>
      <w:r w:rsidR="003C3C17" w:rsidRPr="003C3C17">
        <w:rPr>
          <w:rFonts w:eastAsia="黑体" w:hint="eastAsia"/>
          <w:sz w:val="28"/>
          <w:szCs w:val="28"/>
        </w:rPr>
        <w:t>楼宇人员信息检测系统控制器</w:t>
      </w:r>
      <w:r>
        <w:rPr>
          <w:rFonts w:eastAsia="黑体" w:hint="eastAsia"/>
          <w:sz w:val="28"/>
          <w:szCs w:val="28"/>
        </w:rPr>
        <w:t>（</w:t>
      </w:r>
      <w:r w:rsidRPr="00802AA2">
        <w:rPr>
          <w:rFonts w:eastAsia="黑体" w:hint="eastAsia"/>
          <w:sz w:val="28"/>
          <w:szCs w:val="28"/>
        </w:rPr>
        <w:t>g</w:t>
      </w:r>
      <w:r>
        <w:rPr>
          <w:rFonts w:eastAsia="黑体" w:hint="eastAsia"/>
          <w:sz w:val="28"/>
          <w:szCs w:val="28"/>
        </w:rPr>
        <w:t>）</w:t>
      </w:r>
      <w:bookmarkEnd w:id="79"/>
    </w:p>
    <w:p w14:paraId="5985F16A" w14:textId="2D7D2548" w:rsidR="00622490" w:rsidRDefault="00754672" w:rsidP="002A7229">
      <w:pPr>
        <w:wordWrap w:val="0"/>
        <w:spacing w:line="360" w:lineRule="auto"/>
        <w:ind w:firstLineChars="200" w:firstLine="480"/>
        <w:rPr>
          <w:color w:val="000000"/>
          <w:sz w:val="24"/>
        </w:rPr>
      </w:pPr>
      <w:r>
        <w:rPr>
          <w:rFonts w:cs="宋体" w:hint="eastAsia"/>
          <w:color w:val="000000"/>
          <w:kern w:val="0"/>
          <w:sz w:val="24"/>
          <w:lang w:bidi="ar"/>
        </w:rPr>
        <w:t>系统的楼宇人员信息检测系统也有一个主控</w:t>
      </w:r>
      <w:r w:rsidRPr="00802AA2">
        <w:rPr>
          <w:rFonts w:cs="宋体" w:hint="eastAsia"/>
          <w:color w:val="000000"/>
          <w:kern w:val="0"/>
          <w:sz w:val="24"/>
          <w:lang w:bidi="ar"/>
        </w:rPr>
        <w:t>MCU</w:t>
      </w:r>
      <w:r>
        <w:rPr>
          <w:rFonts w:cs="宋体" w:hint="eastAsia"/>
          <w:color w:val="000000"/>
          <w:kern w:val="0"/>
          <w:sz w:val="24"/>
          <w:lang w:bidi="ar"/>
        </w:rPr>
        <w:t>，采用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103</w:t>
      </w:r>
      <w:r w:rsidRPr="00802AA2">
        <w:rPr>
          <w:rFonts w:cs="宋体" w:hint="eastAsia"/>
          <w:color w:val="000000"/>
          <w:kern w:val="0"/>
          <w:sz w:val="24"/>
          <w:lang w:bidi="ar"/>
        </w:rPr>
        <w:t>C</w:t>
      </w:r>
      <w:r w:rsidRPr="00CD6AF6">
        <w:rPr>
          <w:rFonts w:cs="宋体" w:hint="eastAsia"/>
          <w:color w:val="000000"/>
          <w:kern w:val="0"/>
          <w:sz w:val="24"/>
          <w:lang w:bidi="ar"/>
        </w:rPr>
        <w:t>8</w:t>
      </w:r>
      <w:r w:rsidRPr="00802AA2">
        <w:rPr>
          <w:rFonts w:cs="宋体" w:hint="eastAsia"/>
          <w:color w:val="000000"/>
          <w:kern w:val="0"/>
          <w:sz w:val="24"/>
          <w:lang w:bidi="ar"/>
        </w:rPr>
        <w:t>T</w:t>
      </w:r>
      <w:r w:rsidRPr="00CD6AF6">
        <w:rPr>
          <w:rFonts w:cs="宋体" w:hint="eastAsia"/>
          <w:color w:val="000000"/>
          <w:kern w:val="0"/>
          <w:sz w:val="24"/>
          <w:lang w:bidi="ar"/>
        </w:rPr>
        <w:t>6</w:t>
      </w:r>
      <w:r>
        <w:rPr>
          <w:rFonts w:cs="宋体" w:hint="eastAsia"/>
          <w:color w:val="000000"/>
          <w:kern w:val="0"/>
          <w:sz w:val="24"/>
          <w:lang w:bidi="ar"/>
        </w:rPr>
        <w:t>与外设相连，</w:t>
      </w:r>
      <w:r w:rsidR="00D003A0">
        <w:rPr>
          <w:rFonts w:cs="宋体" w:hint="eastAsia"/>
          <w:color w:val="000000"/>
          <w:kern w:val="0"/>
          <w:sz w:val="24"/>
          <w:lang w:bidi="ar"/>
        </w:rPr>
        <w:t>负责刷卡认证、指纹识别</w:t>
      </w:r>
      <w:r w:rsidR="0003262C">
        <w:rPr>
          <w:rFonts w:cs="宋体" w:hint="eastAsia"/>
          <w:color w:val="000000"/>
          <w:kern w:val="0"/>
          <w:sz w:val="24"/>
          <w:lang w:bidi="ar"/>
        </w:rPr>
        <w:t>、驱动舵机开关</w:t>
      </w:r>
      <w:r w:rsidR="00AF1613">
        <w:rPr>
          <w:rFonts w:cs="宋体" w:hint="eastAsia"/>
          <w:color w:val="000000"/>
          <w:kern w:val="0"/>
          <w:sz w:val="24"/>
          <w:lang w:bidi="ar"/>
        </w:rPr>
        <w:t>闸机等，</w:t>
      </w:r>
      <w:r w:rsidR="009B28B3">
        <w:rPr>
          <w:rFonts w:cs="宋体" w:hint="eastAsia"/>
          <w:color w:val="000000"/>
          <w:kern w:val="0"/>
          <w:sz w:val="24"/>
          <w:lang w:bidi="ar"/>
        </w:rPr>
        <w:t>电路同样包含</w:t>
      </w:r>
      <w:r w:rsidR="00C1776B">
        <w:rPr>
          <w:rFonts w:cs="宋体" w:hint="eastAsia"/>
          <w:color w:val="000000"/>
          <w:kern w:val="0"/>
          <w:sz w:val="24"/>
          <w:lang w:bidi="ar"/>
        </w:rPr>
        <w:t>晶振电路、复位电路、电源电路等。</w:t>
      </w:r>
      <w:r w:rsidR="000B0B18">
        <w:rPr>
          <w:rFonts w:hint="eastAsia"/>
          <w:color w:val="000000"/>
          <w:sz w:val="24"/>
        </w:rPr>
        <w:t>芯片连接引脚图如图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29</w:t>
      </w:r>
      <w:r w:rsidR="00607453" w:rsidRPr="00607453">
        <w:rPr>
          <w:sz w:val="24"/>
        </w:rPr>
        <w:fldChar w:fldCharType="end"/>
      </w:r>
      <w:r w:rsidR="000B0B18">
        <w:rPr>
          <w:rFonts w:hint="eastAsia"/>
          <w:color w:val="000000"/>
          <w:sz w:val="24"/>
        </w:rPr>
        <w:t>所示。</w:t>
      </w:r>
      <w:r w:rsidR="00B83490">
        <w:rPr>
          <w:rFonts w:hint="eastAsia"/>
          <w:color w:val="000000"/>
          <w:sz w:val="24"/>
        </w:rPr>
        <w:t>晶振电路</w:t>
      </w:r>
      <w:r w:rsidR="00154EEE">
        <w:rPr>
          <w:rFonts w:hint="eastAsia"/>
          <w:color w:val="000000"/>
          <w:sz w:val="24"/>
        </w:rPr>
        <w:t>、复位、电源电路如图</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eq \c</w:instrText>
      </w:r>
      <w:r w:rsidR="00154EEE" w:rsidRPr="00607453">
        <w:rPr>
          <w:sz w:val="24"/>
        </w:rPr>
        <w:instrText xml:space="preserve"> </w:instrText>
      </w:r>
      <w:r w:rsidR="00154EEE" w:rsidRPr="00607453">
        <w:rPr>
          <w:sz w:val="24"/>
        </w:rPr>
        <w:fldChar w:fldCharType="separate"/>
      </w:r>
      <w:r w:rsidR="009614EE">
        <w:rPr>
          <w:noProof/>
          <w:sz w:val="24"/>
        </w:rPr>
        <w:t>3</w:t>
      </w:r>
      <w:r w:rsidR="00154EEE" w:rsidRPr="00607453">
        <w:rPr>
          <w:sz w:val="24"/>
        </w:rPr>
        <w:fldChar w:fldCharType="end"/>
      </w:r>
      <w:r w:rsidR="00154EEE" w:rsidRPr="00607453">
        <w:rPr>
          <w:rFonts w:hint="eastAsia"/>
          <w:sz w:val="24"/>
        </w:rPr>
        <w:t>.</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txt</w:instrText>
      </w:r>
      <w:r w:rsidR="00154EEE" w:rsidRPr="00607453">
        <w:rPr>
          <w:sz w:val="24"/>
        </w:rPr>
        <w:instrText xml:space="preserve"> </w:instrText>
      </w:r>
      <w:r w:rsidR="00154EEE" w:rsidRPr="00607453">
        <w:rPr>
          <w:sz w:val="24"/>
        </w:rPr>
        <w:fldChar w:fldCharType="separate"/>
      </w:r>
      <w:r w:rsidR="009614EE">
        <w:rPr>
          <w:noProof/>
          <w:sz w:val="24"/>
        </w:rPr>
        <w:t>30</w:t>
      </w:r>
      <w:r w:rsidR="00154EEE" w:rsidRPr="00607453">
        <w:rPr>
          <w:sz w:val="24"/>
        </w:rPr>
        <w:fldChar w:fldCharType="end"/>
      </w:r>
      <w:r w:rsidR="00154EEE">
        <w:rPr>
          <w:rFonts w:hint="eastAsia"/>
          <w:color w:val="000000"/>
          <w:sz w:val="24"/>
        </w:rPr>
        <w:t>所示。</w:t>
      </w:r>
    </w:p>
    <w:p w14:paraId="02174328" w14:textId="54B152B2" w:rsidR="00B11AD8" w:rsidRDefault="00502920" w:rsidP="006621DD">
      <w:pPr>
        <w:wordWrap w:val="0"/>
        <w:spacing w:line="360" w:lineRule="auto"/>
        <w:jc w:val="center"/>
        <w:rPr>
          <w:sz w:val="24"/>
        </w:rPr>
      </w:pPr>
      <w:r>
        <w:rPr>
          <w:noProof/>
          <w:sz w:val="24"/>
        </w:rPr>
        <w:drawing>
          <wp:inline distT="0" distB="0" distL="0" distR="0" wp14:anchorId="329ADFF5" wp14:editId="2F7CB952">
            <wp:extent cx="4817660" cy="2463340"/>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6463" cy="2467841"/>
                    </a:xfrm>
                    <a:prstGeom prst="rect">
                      <a:avLst/>
                    </a:prstGeom>
                    <a:noFill/>
                    <a:ln>
                      <a:noFill/>
                    </a:ln>
                  </pic:spPr>
                </pic:pic>
              </a:graphicData>
            </a:graphic>
          </wp:inline>
        </w:drawing>
      </w:r>
    </w:p>
    <w:p w14:paraId="43195B83" w14:textId="783B92DD" w:rsidR="00B11AD8" w:rsidRDefault="00B11AD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9614EE">
        <w:rPr>
          <w:rFonts w:ascii="Times New Roman" w:hAnsi="Times New Roman"/>
          <w:noProof/>
          <w:sz w:val="21"/>
          <w:szCs w:val="21"/>
        </w:rPr>
        <w:t>29</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7079E3">
        <w:rPr>
          <w:rFonts w:ascii="Times New Roman" w:hAnsi="Times New Roman" w:hint="eastAsia"/>
          <w:sz w:val="21"/>
          <w:szCs w:val="21"/>
        </w:rPr>
        <w:t>楼宇人员信息检测系统主控</w:t>
      </w:r>
    </w:p>
    <w:p w14:paraId="56B02648" w14:textId="421DB436" w:rsidR="00154EEE" w:rsidRDefault="003C220E" w:rsidP="00154EEE">
      <w:pPr>
        <w:wordWrap w:val="0"/>
        <w:spacing w:line="360" w:lineRule="auto"/>
        <w:jc w:val="center"/>
        <w:rPr>
          <w:sz w:val="24"/>
        </w:rPr>
      </w:pPr>
      <w:r>
        <w:rPr>
          <w:noProof/>
          <w:sz w:val="24"/>
        </w:rPr>
        <w:drawing>
          <wp:inline distT="0" distB="0" distL="0" distR="0" wp14:anchorId="461E3404" wp14:editId="12F18941">
            <wp:extent cx="3518611" cy="2063282"/>
            <wp:effectExtent l="0" t="0" r="5715" b="0"/>
            <wp:docPr id="18534196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32901" cy="2071662"/>
                    </a:xfrm>
                    <a:prstGeom prst="rect">
                      <a:avLst/>
                    </a:prstGeom>
                    <a:noFill/>
                    <a:ln>
                      <a:noFill/>
                    </a:ln>
                  </pic:spPr>
                </pic:pic>
              </a:graphicData>
            </a:graphic>
          </wp:inline>
        </w:drawing>
      </w:r>
    </w:p>
    <w:p w14:paraId="3EB98EC5" w14:textId="385B5BB9" w:rsidR="00154EEE" w:rsidRPr="004C6C42" w:rsidRDefault="00154EEE" w:rsidP="00154EEE">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30</w:t>
      </w:r>
      <w:r>
        <w:rPr>
          <w:rFonts w:ascii="Times New Roman" w:hAnsi="Times New Roman"/>
          <w:sz w:val="21"/>
          <w:szCs w:val="21"/>
        </w:rPr>
        <w:fldChar w:fldCharType="end"/>
      </w:r>
      <w:r w:rsidR="00AC1AA2">
        <w:rPr>
          <w:rFonts w:ascii="Times New Roman" w:hAnsi="Times New Roman" w:hint="eastAsia"/>
          <w:sz w:val="21"/>
          <w:szCs w:val="21"/>
        </w:rPr>
        <w:t xml:space="preserve"> </w:t>
      </w:r>
      <w:r>
        <w:rPr>
          <w:rFonts w:ascii="Times New Roman" w:hAnsi="Times New Roman" w:hint="eastAsia"/>
          <w:sz w:val="21"/>
          <w:szCs w:val="21"/>
        </w:rPr>
        <w:t>楼宇人员信息检测系统晶振、复位、电源电路</w:t>
      </w:r>
    </w:p>
    <w:p w14:paraId="4809EDA1" w14:textId="0777BC62" w:rsidR="00622490" w:rsidRDefault="00622490" w:rsidP="006621DD">
      <w:pPr>
        <w:wordWrap w:val="0"/>
        <w:spacing w:beforeLines="50" w:before="156" w:afterLines="50" w:after="156" w:line="360" w:lineRule="auto"/>
        <w:outlineLvl w:val="1"/>
        <w:rPr>
          <w:rFonts w:eastAsia="黑体"/>
          <w:sz w:val="24"/>
        </w:rPr>
      </w:pPr>
      <w:bookmarkStart w:id="80" w:name="_Toc197360098"/>
      <w:r w:rsidRPr="00CD6AF6">
        <w:rPr>
          <w:rFonts w:eastAsia="黑体" w:hint="eastAsia"/>
          <w:sz w:val="28"/>
          <w:szCs w:val="28"/>
        </w:rPr>
        <w:t>3</w:t>
      </w:r>
      <w:r>
        <w:rPr>
          <w:rFonts w:eastAsia="黑体" w:hint="eastAsia"/>
          <w:sz w:val="28"/>
          <w:szCs w:val="28"/>
        </w:rPr>
        <w:t>.</w:t>
      </w:r>
      <w:r w:rsidR="00754672" w:rsidRPr="00CD6AF6">
        <w:rPr>
          <w:rFonts w:eastAsia="黑体" w:hint="eastAsia"/>
          <w:sz w:val="28"/>
          <w:szCs w:val="28"/>
        </w:rPr>
        <w:t>1</w:t>
      </w:r>
      <w:r w:rsidR="00EC3F8B">
        <w:rPr>
          <w:rFonts w:eastAsia="黑体" w:hint="eastAsia"/>
          <w:sz w:val="28"/>
          <w:szCs w:val="28"/>
        </w:rPr>
        <w:t>3</w:t>
      </w:r>
      <w:r>
        <w:rPr>
          <w:rFonts w:eastAsia="黑体" w:hint="eastAsia"/>
          <w:sz w:val="28"/>
          <w:szCs w:val="28"/>
        </w:rPr>
        <w:t xml:space="preserve">　</w:t>
      </w:r>
      <w:r w:rsidRPr="00802AA2">
        <w:rPr>
          <w:rFonts w:eastAsia="黑体" w:hint="eastAsia"/>
          <w:sz w:val="28"/>
          <w:szCs w:val="28"/>
        </w:rPr>
        <w:t>RFID</w:t>
      </w:r>
      <w:r>
        <w:rPr>
          <w:rFonts w:eastAsia="黑体" w:hint="eastAsia"/>
          <w:sz w:val="28"/>
          <w:szCs w:val="28"/>
        </w:rPr>
        <w:t xml:space="preserve"> </w:t>
      </w:r>
      <w:r w:rsidRPr="00802AA2">
        <w:rPr>
          <w:rFonts w:eastAsia="黑体" w:hint="eastAsia"/>
          <w:sz w:val="28"/>
          <w:szCs w:val="28"/>
        </w:rPr>
        <w:t>RC</w:t>
      </w:r>
      <w:r w:rsidRPr="00CD6AF6">
        <w:rPr>
          <w:rFonts w:eastAsia="黑体" w:hint="eastAsia"/>
          <w:sz w:val="28"/>
          <w:szCs w:val="28"/>
        </w:rPr>
        <w:t>522</w:t>
      </w:r>
      <w:r>
        <w:rPr>
          <w:rFonts w:eastAsia="黑体" w:hint="eastAsia"/>
          <w:sz w:val="28"/>
          <w:szCs w:val="28"/>
        </w:rPr>
        <w:t>刷卡模块（</w:t>
      </w:r>
      <w:r w:rsidRPr="00802AA2">
        <w:rPr>
          <w:rFonts w:eastAsia="黑体" w:hint="eastAsia"/>
          <w:sz w:val="28"/>
          <w:szCs w:val="28"/>
        </w:rPr>
        <w:t>g</w:t>
      </w:r>
      <w:r>
        <w:rPr>
          <w:rFonts w:eastAsia="黑体" w:hint="eastAsia"/>
          <w:sz w:val="28"/>
          <w:szCs w:val="28"/>
        </w:rPr>
        <w:t>.</w:t>
      </w:r>
      <w:r w:rsidRPr="00CD6AF6">
        <w:rPr>
          <w:rFonts w:eastAsia="黑体" w:hint="eastAsia"/>
          <w:sz w:val="28"/>
          <w:szCs w:val="28"/>
        </w:rPr>
        <w:t>5</w:t>
      </w:r>
      <w:r w:rsidR="002A6AC3">
        <w:rPr>
          <w:rFonts w:eastAsia="黑体" w:hint="eastAsia"/>
          <w:sz w:val="28"/>
          <w:szCs w:val="28"/>
        </w:rPr>
        <w:t>ck</w:t>
      </w:r>
      <w:r>
        <w:rPr>
          <w:rFonts w:eastAsia="黑体" w:hint="eastAsia"/>
          <w:sz w:val="28"/>
          <w:szCs w:val="28"/>
        </w:rPr>
        <w:t>）</w:t>
      </w:r>
      <w:bookmarkEnd w:id="80"/>
    </w:p>
    <w:p w14:paraId="3FEE19D9" w14:textId="36C4F25A" w:rsidR="00622490" w:rsidRDefault="00622490"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lastRenderedPageBreak/>
        <w:t>楼宇人员信息检测系统</w:t>
      </w:r>
      <w:r w:rsidRPr="00D477DF">
        <w:rPr>
          <w:rFonts w:cs="宋体" w:hint="eastAsia"/>
          <w:color w:val="000000"/>
          <w:kern w:val="0"/>
          <w:sz w:val="24"/>
          <w:lang w:bidi="ar"/>
        </w:rPr>
        <w:t>添加信息需要管理员认证，所以，采用一个</w:t>
      </w:r>
      <w:r w:rsidRPr="00802AA2">
        <w:rPr>
          <w:rFonts w:cs="宋体" w:hint="eastAsia"/>
          <w:color w:val="000000"/>
          <w:kern w:val="0"/>
          <w:sz w:val="24"/>
          <w:lang w:bidi="ar"/>
        </w:rPr>
        <w:t>RC</w:t>
      </w:r>
      <w:r w:rsidRPr="00CD6AF6">
        <w:rPr>
          <w:rFonts w:cs="宋体" w:hint="eastAsia"/>
          <w:color w:val="000000"/>
          <w:kern w:val="0"/>
          <w:sz w:val="24"/>
          <w:lang w:bidi="ar"/>
        </w:rPr>
        <w:t>522</w:t>
      </w:r>
      <w:r w:rsidRPr="00D477DF">
        <w:rPr>
          <w:rFonts w:cs="宋体" w:hint="eastAsia"/>
          <w:color w:val="000000"/>
          <w:kern w:val="0"/>
          <w:sz w:val="24"/>
          <w:lang w:bidi="ar"/>
        </w:rPr>
        <w:t>刷卡模块来进行管理员认证检测。它的核心是</w:t>
      </w:r>
      <w:r w:rsidRPr="00802AA2">
        <w:rPr>
          <w:rFonts w:cs="宋体" w:hint="eastAsia"/>
          <w:color w:val="000000"/>
          <w:kern w:val="0"/>
          <w:sz w:val="24"/>
          <w:lang w:bidi="ar"/>
        </w:rPr>
        <w:t>MFRC</w:t>
      </w:r>
      <w:r w:rsidRPr="00CD6AF6">
        <w:rPr>
          <w:rFonts w:cs="宋体" w:hint="eastAsia"/>
          <w:color w:val="000000"/>
          <w:kern w:val="0"/>
          <w:sz w:val="24"/>
          <w:lang w:bidi="ar"/>
        </w:rPr>
        <w:t>522</w:t>
      </w:r>
      <w:r w:rsidRPr="00D477DF">
        <w:rPr>
          <w:rFonts w:cs="宋体" w:hint="eastAsia"/>
          <w:color w:val="000000"/>
          <w:kern w:val="0"/>
          <w:sz w:val="24"/>
          <w:lang w:bidi="ar"/>
        </w:rPr>
        <w:t>芯片，通过外部天线发射</w:t>
      </w:r>
      <w:r w:rsidRPr="00CD6AF6">
        <w:rPr>
          <w:rFonts w:cs="宋体" w:hint="eastAsia"/>
          <w:color w:val="000000"/>
          <w:kern w:val="0"/>
          <w:sz w:val="24"/>
          <w:lang w:bidi="ar"/>
        </w:rPr>
        <w:t>13</w:t>
      </w:r>
      <w:r w:rsidRPr="00D477DF">
        <w:rPr>
          <w:rFonts w:cs="宋体" w:hint="eastAsia"/>
          <w:color w:val="000000"/>
          <w:kern w:val="0"/>
          <w:sz w:val="24"/>
          <w:lang w:bidi="ar"/>
        </w:rPr>
        <w:t>.</w:t>
      </w:r>
      <w:r w:rsidRPr="00CD6AF6">
        <w:rPr>
          <w:rFonts w:cs="宋体" w:hint="eastAsia"/>
          <w:color w:val="000000"/>
          <w:kern w:val="0"/>
          <w:sz w:val="24"/>
          <w:lang w:bidi="ar"/>
        </w:rPr>
        <w:t>56</w:t>
      </w:r>
      <w:r w:rsidRPr="00802AA2">
        <w:rPr>
          <w:rFonts w:cs="宋体" w:hint="eastAsia"/>
          <w:color w:val="000000"/>
          <w:kern w:val="0"/>
          <w:sz w:val="24"/>
          <w:lang w:bidi="ar"/>
        </w:rPr>
        <w:t>MHz</w:t>
      </w:r>
      <w:r w:rsidRPr="00D477DF">
        <w:rPr>
          <w:rFonts w:cs="宋体" w:hint="eastAsia"/>
          <w:color w:val="000000"/>
          <w:kern w:val="0"/>
          <w:sz w:val="24"/>
          <w:lang w:bidi="ar"/>
        </w:rPr>
        <w:t>的射频信号形</w:t>
      </w:r>
      <w:r w:rsidRPr="00AC1AA2">
        <w:rPr>
          <w:rFonts w:cs="宋体" w:hint="eastAsia"/>
          <w:kern w:val="0"/>
          <w:sz w:val="24"/>
          <w:lang w:bidi="ar"/>
        </w:rPr>
        <w:t>成电磁场，当</w:t>
      </w:r>
      <w:r w:rsidRPr="00AC1AA2">
        <w:rPr>
          <w:rFonts w:cs="宋体" w:hint="eastAsia"/>
          <w:kern w:val="0"/>
          <w:sz w:val="24"/>
          <w:lang w:bidi="ar"/>
        </w:rPr>
        <w:t>RFID</w:t>
      </w:r>
      <w:r w:rsidRPr="00AC1AA2">
        <w:rPr>
          <w:rFonts w:cs="宋体" w:hint="eastAsia"/>
          <w:kern w:val="0"/>
          <w:sz w:val="24"/>
          <w:lang w:bidi="ar"/>
        </w:rPr>
        <w:t>卡靠近该电磁场时（</w:t>
      </w:r>
      <w:r w:rsidRPr="00AC1AA2">
        <w:rPr>
          <w:rFonts w:cs="宋体"/>
          <w:kern w:val="0"/>
          <w:sz w:val="24"/>
          <w:lang w:bidi="ar"/>
        </w:rPr>
        <w:t>5</w:t>
      </w:r>
      <w:r w:rsidR="00CC7191" w:rsidRPr="00AC1AA2">
        <w:rPr>
          <w:rFonts w:cs="宋体" w:hint="eastAsia"/>
          <w:kern w:val="0"/>
          <w:sz w:val="24"/>
          <w:lang w:bidi="ar"/>
        </w:rPr>
        <w:t>~</w:t>
      </w:r>
      <w:r w:rsidRPr="00AC1AA2">
        <w:rPr>
          <w:rFonts w:cs="宋体"/>
          <w:kern w:val="0"/>
          <w:sz w:val="24"/>
          <w:lang w:bidi="ar"/>
        </w:rPr>
        <w:t>10</w:t>
      </w:r>
      <w:r w:rsidR="00CC7191" w:rsidRPr="00AC1AA2">
        <w:rPr>
          <w:rFonts w:cs="宋体" w:hint="eastAsia"/>
          <w:kern w:val="0"/>
          <w:sz w:val="24"/>
          <w:lang w:bidi="ar"/>
        </w:rPr>
        <w:t>cm</w:t>
      </w:r>
      <w:r w:rsidRPr="00AC1AA2">
        <w:rPr>
          <w:rFonts w:cs="宋体"/>
          <w:kern w:val="0"/>
          <w:sz w:val="24"/>
          <w:lang w:bidi="ar"/>
        </w:rPr>
        <w:t>之间</w:t>
      </w:r>
      <w:r w:rsidRPr="00AC1AA2">
        <w:rPr>
          <w:rFonts w:cs="宋体" w:hint="eastAsia"/>
          <w:kern w:val="0"/>
          <w:sz w:val="24"/>
          <w:lang w:bidi="ar"/>
        </w:rPr>
        <w:t>），卡内的线圈感应到电信号并激活卡内芯片，将数据（</w:t>
      </w:r>
      <w:r w:rsidR="00744F70" w:rsidRPr="00AC1AA2">
        <w:rPr>
          <w:rFonts w:cs="宋体" w:hint="eastAsia"/>
          <w:kern w:val="0"/>
          <w:sz w:val="24"/>
          <w:lang w:bidi="ar"/>
        </w:rPr>
        <w:t>四位</w:t>
      </w:r>
      <w:r w:rsidR="00744F70" w:rsidRPr="00AC1AA2">
        <w:rPr>
          <w:rFonts w:cs="宋体" w:hint="eastAsia"/>
          <w:kern w:val="0"/>
          <w:sz w:val="24"/>
          <w:lang w:bidi="ar"/>
        </w:rPr>
        <w:t>16</w:t>
      </w:r>
      <w:r w:rsidR="00744F70" w:rsidRPr="00AC1AA2">
        <w:rPr>
          <w:rFonts w:cs="宋体" w:hint="eastAsia"/>
          <w:kern w:val="0"/>
          <w:sz w:val="24"/>
          <w:lang w:bidi="ar"/>
        </w:rPr>
        <w:t>进制</w:t>
      </w:r>
      <w:r w:rsidRPr="00AC1AA2">
        <w:rPr>
          <w:rFonts w:cs="宋体" w:hint="eastAsia"/>
          <w:kern w:val="0"/>
          <w:sz w:val="24"/>
          <w:lang w:bidi="ar"/>
        </w:rPr>
        <w:t>UID</w:t>
      </w:r>
      <w:r w:rsidRPr="00AC1AA2">
        <w:rPr>
          <w:rFonts w:cs="宋体" w:hint="eastAsia"/>
          <w:kern w:val="0"/>
          <w:sz w:val="24"/>
          <w:lang w:bidi="ar"/>
        </w:rPr>
        <w:t>、加密数据等）发回</w:t>
      </w:r>
      <w:r w:rsidRPr="00AC1AA2">
        <w:rPr>
          <w:rFonts w:cs="宋体" w:hint="eastAsia"/>
          <w:kern w:val="0"/>
          <w:sz w:val="24"/>
          <w:lang w:bidi="ar"/>
        </w:rPr>
        <w:t>RC522</w:t>
      </w:r>
      <w:r w:rsidRPr="00AC1AA2">
        <w:rPr>
          <w:rFonts w:cs="宋体" w:hint="eastAsia"/>
          <w:kern w:val="0"/>
          <w:sz w:val="24"/>
          <w:lang w:bidi="ar"/>
        </w:rPr>
        <w:t>，</w:t>
      </w:r>
      <w:r w:rsidR="00F27FCA" w:rsidRPr="00AC1AA2">
        <w:rPr>
          <w:rFonts w:cs="宋体" w:hint="eastAsia"/>
          <w:kern w:val="0"/>
          <w:sz w:val="24"/>
          <w:lang w:bidi="ar"/>
        </w:rPr>
        <w:t>RC522</w:t>
      </w:r>
      <w:r w:rsidR="00F27FCA" w:rsidRPr="00AC1AA2">
        <w:rPr>
          <w:rFonts w:cs="宋体" w:hint="eastAsia"/>
          <w:kern w:val="0"/>
          <w:sz w:val="24"/>
          <w:lang w:bidi="ar"/>
        </w:rPr>
        <w:t>芯片</w:t>
      </w:r>
      <w:r w:rsidRPr="00AC1AA2">
        <w:rPr>
          <w:rFonts w:cs="宋体" w:hint="eastAsia"/>
          <w:kern w:val="0"/>
          <w:sz w:val="24"/>
          <w:lang w:bidi="ar"/>
        </w:rPr>
        <w:t>将其转换为数字信号并通过</w:t>
      </w:r>
      <w:r w:rsidRPr="00AC1AA2">
        <w:rPr>
          <w:rFonts w:cs="宋体" w:hint="eastAsia"/>
          <w:kern w:val="0"/>
          <w:sz w:val="24"/>
          <w:lang w:bidi="ar"/>
        </w:rPr>
        <w:t>SPI</w:t>
      </w:r>
      <w:r w:rsidRPr="00AC1AA2">
        <w:rPr>
          <w:rFonts w:cs="宋体" w:hint="eastAsia"/>
          <w:kern w:val="0"/>
          <w:sz w:val="24"/>
          <w:lang w:bidi="ar"/>
        </w:rPr>
        <w:t>接口传输给主控</w:t>
      </w:r>
      <w:r w:rsidRPr="00AC1AA2">
        <w:rPr>
          <w:rFonts w:cs="宋体" w:hint="eastAsia"/>
          <w:kern w:val="0"/>
          <w:sz w:val="24"/>
          <w:lang w:bidi="ar"/>
        </w:rPr>
        <w:t>MCU</w:t>
      </w:r>
      <w:r w:rsidRPr="00AC1AA2">
        <w:rPr>
          <w:rFonts w:cs="宋体" w:hint="eastAsia"/>
          <w:kern w:val="0"/>
          <w:sz w:val="24"/>
          <w:lang w:bidi="ar"/>
        </w:rPr>
        <w:t>。</w:t>
      </w:r>
      <w:r w:rsidR="00D62851" w:rsidRPr="00AC1AA2">
        <w:rPr>
          <w:rFonts w:cs="宋体" w:hint="eastAsia"/>
          <w:kern w:val="0"/>
          <w:sz w:val="24"/>
          <w:lang w:bidi="ar"/>
        </w:rPr>
        <w:t>主控</w:t>
      </w:r>
      <w:r w:rsidR="0003342A" w:rsidRPr="00AC1AA2">
        <w:rPr>
          <w:rFonts w:cs="宋体" w:hint="eastAsia"/>
          <w:kern w:val="0"/>
          <w:sz w:val="24"/>
          <w:lang w:bidi="ar"/>
        </w:rPr>
        <w:t>将</w:t>
      </w:r>
      <w:r w:rsidR="005A73A3" w:rsidRPr="00AC1AA2">
        <w:rPr>
          <w:rFonts w:cs="宋体" w:hint="eastAsia"/>
          <w:kern w:val="0"/>
          <w:sz w:val="24"/>
          <w:lang w:bidi="ar"/>
        </w:rPr>
        <w:t>4</w:t>
      </w:r>
      <w:r w:rsidR="005A73A3" w:rsidRPr="00AC1AA2">
        <w:rPr>
          <w:rFonts w:cs="宋体" w:hint="eastAsia"/>
          <w:kern w:val="0"/>
          <w:sz w:val="24"/>
          <w:lang w:bidi="ar"/>
        </w:rPr>
        <w:t>位</w:t>
      </w:r>
      <w:r w:rsidR="005A73A3" w:rsidRPr="00AC1AA2">
        <w:rPr>
          <w:rFonts w:cs="宋体" w:hint="eastAsia"/>
          <w:kern w:val="0"/>
          <w:sz w:val="24"/>
          <w:lang w:bidi="ar"/>
        </w:rPr>
        <w:t>16</w:t>
      </w:r>
      <w:r w:rsidR="005A73A3" w:rsidRPr="00AC1AA2">
        <w:rPr>
          <w:rFonts w:cs="宋体" w:hint="eastAsia"/>
          <w:kern w:val="0"/>
          <w:sz w:val="24"/>
          <w:lang w:bidi="ar"/>
        </w:rPr>
        <w:t>进制的</w:t>
      </w:r>
      <w:r w:rsidR="0003342A" w:rsidRPr="00AC1AA2">
        <w:rPr>
          <w:rFonts w:cs="宋体" w:hint="eastAsia"/>
          <w:kern w:val="0"/>
          <w:sz w:val="24"/>
          <w:lang w:bidi="ar"/>
        </w:rPr>
        <w:t>UID</w:t>
      </w:r>
      <w:r w:rsidR="0003342A" w:rsidRPr="00AC1AA2">
        <w:rPr>
          <w:rFonts w:cs="宋体" w:hint="eastAsia"/>
          <w:kern w:val="0"/>
          <w:sz w:val="24"/>
          <w:lang w:bidi="ar"/>
        </w:rPr>
        <w:t>与芯片内部储存的</w:t>
      </w:r>
      <w:r w:rsidR="00476326" w:rsidRPr="00AC1AA2">
        <w:rPr>
          <w:rFonts w:cs="宋体" w:hint="eastAsia"/>
          <w:kern w:val="0"/>
          <w:sz w:val="24"/>
          <w:lang w:bidi="ar"/>
        </w:rPr>
        <w:t>管理员</w:t>
      </w:r>
      <w:r w:rsidR="00CF7324" w:rsidRPr="00AC1AA2">
        <w:rPr>
          <w:rFonts w:cs="宋体" w:hint="eastAsia"/>
          <w:kern w:val="0"/>
          <w:sz w:val="24"/>
          <w:lang w:bidi="ar"/>
        </w:rPr>
        <w:t>UID</w:t>
      </w:r>
      <w:r w:rsidR="00476326" w:rsidRPr="00AC1AA2">
        <w:rPr>
          <w:rFonts w:cs="宋体" w:hint="eastAsia"/>
          <w:kern w:val="0"/>
          <w:sz w:val="24"/>
          <w:lang w:bidi="ar"/>
        </w:rPr>
        <w:t>进行对比，当对比成功后，允许</w:t>
      </w:r>
      <w:r w:rsidR="00D216C2" w:rsidRPr="00AC1AA2">
        <w:rPr>
          <w:rFonts w:cs="宋体" w:hint="eastAsia"/>
          <w:kern w:val="0"/>
          <w:sz w:val="24"/>
          <w:lang w:bidi="ar"/>
        </w:rPr>
        <w:t>用户</w:t>
      </w:r>
      <w:r w:rsidR="00476326" w:rsidRPr="00AC1AA2">
        <w:rPr>
          <w:rFonts w:cs="宋体" w:hint="eastAsia"/>
          <w:kern w:val="0"/>
          <w:sz w:val="24"/>
          <w:lang w:bidi="ar"/>
        </w:rPr>
        <w:t>启动管理员模式</w:t>
      </w:r>
      <w:r w:rsidR="00D216C2" w:rsidRPr="00AC1AA2">
        <w:rPr>
          <w:rFonts w:cs="宋体" w:hint="eastAsia"/>
          <w:kern w:val="0"/>
          <w:sz w:val="24"/>
          <w:lang w:bidi="ar"/>
        </w:rPr>
        <w:t>。</w:t>
      </w:r>
      <w:r w:rsidR="007C1D19" w:rsidRPr="00AC1AA2">
        <w:rPr>
          <w:rFonts w:cs="宋体" w:hint="eastAsia"/>
          <w:kern w:val="0"/>
          <w:sz w:val="24"/>
          <w:lang w:bidi="ar"/>
        </w:rPr>
        <w:t>读卡器电路包括三个部分：</w:t>
      </w:r>
      <w:r w:rsidR="007C1D19" w:rsidRPr="00AC1AA2">
        <w:rPr>
          <w:rFonts w:cs="宋体" w:hint="eastAsia"/>
          <w:kern w:val="0"/>
          <w:sz w:val="24"/>
          <w:lang w:bidi="ar"/>
        </w:rPr>
        <w:t>MF RC522</w:t>
      </w:r>
      <w:r w:rsidR="007C1D19" w:rsidRPr="00AC1AA2">
        <w:rPr>
          <w:rFonts w:cs="宋体" w:hint="eastAsia"/>
          <w:kern w:val="0"/>
          <w:sz w:val="24"/>
          <w:lang w:bidi="ar"/>
        </w:rPr>
        <w:t>、滤波匹配电路和天线。</w:t>
      </w:r>
      <w:r w:rsidRPr="00AC1AA2">
        <w:rPr>
          <w:rFonts w:cs="宋体" w:hint="eastAsia"/>
          <w:kern w:val="0"/>
          <w:sz w:val="24"/>
          <w:lang w:bidi="ar"/>
        </w:rPr>
        <w:t>电路图如图</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eq \c</w:instrText>
      </w:r>
      <w:r w:rsidR="00607453" w:rsidRPr="00AC1AA2">
        <w:rPr>
          <w:sz w:val="24"/>
        </w:rPr>
        <w:instrText xml:space="preserve"> </w:instrText>
      </w:r>
      <w:r w:rsidR="00607453" w:rsidRPr="00AC1AA2">
        <w:rPr>
          <w:sz w:val="24"/>
        </w:rPr>
        <w:fldChar w:fldCharType="separate"/>
      </w:r>
      <w:r w:rsidR="009614EE">
        <w:rPr>
          <w:noProof/>
          <w:sz w:val="24"/>
        </w:rPr>
        <w:t>3</w:t>
      </w:r>
      <w:r w:rsidR="00607453" w:rsidRPr="00AC1AA2">
        <w:rPr>
          <w:sz w:val="24"/>
        </w:rPr>
        <w:fldChar w:fldCharType="end"/>
      </w:r>
      <w:r w:rsidR="00607453" w:rsidRPr="00AC1AA2">
        <w:rPr>
          <w:rFonts w:hint="eastAsia"/>
          <w:sz w:val="24"/>
        </w:rPr>
        <w:t>.</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txt</w:instrText>
      </w:r>
      <w:r w:rsidR="00607453" w:rsidRPr="00AC1AA2">
        <w:rPr>
          <w:sz w:val="24"/>
        </w:rPr>
        <w:instrText xml:space="preserve"> </w:instrText>
      </w:r>
      <w:r w:rsidR="00607453" w:rsidRPr="00AC1AA2">
        <w:rPr>
          <w:sz w:val="24"/>
        </w:rPr>
        <w:fldChar w:fldCharType="separate"/>
      </w:r>
      <w:r w:rsidR="009614EE">
        <w:rPr>
          <w:noProof/>
          <w:sz w:val="24"/>
        </w:rPr>
        <w:t>31</w:t>
      </w:r>
      <w:r w:rsidR="00607453" w:rsidRPr="00AC1AA2">
        <w:rPr>
          <w:sz w:val="24"/>
        </w:rPr>
        <w:fldChar w:fldCharType="end"/>
      </w:r>
      <w:r w:rsidRPr="00AC1AA2">
        <w:rPr>
          <w:rFonts w:cs="宋体" w:hint="eastAsia"/>
          <w:kern w:val="0"/>
          <w:sz w:val="24"/>
          <w:lang w:bidi="ar"/>
        </w:rPr>
        <w:t>所示。</w:t>
      </w:r>
    </w:p>
    <w:p w14:paraId="2C6263F0" w14:textId="039DD622" w:rsidR="00622490" w:rsidRDefault="004F2558" w:rsidP="006621DD">
      <w:pPr>
        <w:wordWrap w:val="0"/>
        <w:spacing w:line="360" w:lineRule="auto"/>
        <w:jc w:val="center"/>
        <w:rPr>
          <w:sz w:val="24"/>
        </w:rPr>
      </w:pPr>
      <w:r>
        <w:rPr>
          <w:noProof/>
          <w:sz w:val="24"/>
        </w:rPr>
        <w:drawing>
          <wp:inline distT="0" distB="0" distL="0" distR="0" wp14:anchorId="72B0A5C9" wp14:editId="4160B5D0">
            <wp:extent cx="4681728" cy="2751646"/>
            <wp:effectExtent l="0" t="0" r="5080" b="0"/>
            <wp:docPr id="1909151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95537" cy="2759762"/>
                    </a:xfrm>
                    <a:prstGeom prst="rect">
                      <a:avLst/>
                    </a:prstGeom>
                    <a:noFill/>
                    <a:ln>
                      <a:noFill/>
                    </a:ln>
                  </pic:spPr>
                </pic:pic>
              </a:graphicData>
            </a:graphic>
          </wp:inline>
        </w:drawing>
      </w:r>
    </w:p>
    <w:p w14:paraId="55A0BA50" w14:textId="6529F6D8" w:rsidR="00622490" w:rsidRPr="00D468B9" w:rsidRDefault="0062249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31</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Pr="00802AA2">
        <w:rPr>
          <w:rFonts w:ascii="Times New Roman" w:hAnsi="Times New Roman" w:hint="eastAsia"/>
          <w:sz w:val="21"/>
          <w:szCs w:val="21"/>
        </w:rPr>
        <w:t>RC</w:t>
      </w:r>
      <w:r w:rsidRPr="00CD6AF6">
        <w:rPr>
          <w:rFonts w:ascii="Times New Roman" w:hAnsi="Times New Roman" w:hint="eastAsia"/>
          <w:sz w:val="21"/>
          <w:szCs w:val="21"/>
        </w:rPr>
        <w:t>522</w:t>
      </w:r>
      <w:r>
        <w:rPr>
          <w:rFonts w:ascii="Times New Roman" w:hAnsi="Times New Roman" w:hint="eastAsia"/>
          <w:sz w:val="21"/>
          <w:szCs w:val="21"/>
        </w:rPr>
        <w:t>刷卡模块</w:t>
      </w:r>
      <w:r>
        <w:rPr>
          <w:rFonts w:hint="eastAsia"/>
          <w:sz w:val="21"/>
          <w:szCs w:val="21"/>
        </w:rPr>
        <w:t>电路和接口电路</w:t>
      </w:r>
    </w:p>
    <w:p w14:paraId="12187DE2" w14:textId="25DD032C" w:rsidR="00622490" w:rsidRPr="00B92A0C" w:rsidRDefault="002A6AC3" w:rsidP="006621DD">
      <w:pPr>
        <w:widowControl/>
        <w:wordWrap w:val="0"/>
        <w:spacing w:line="360" w:lineRule="auto"/>
        <w:ind w:firstLineChars="177" w:firstLine="425"/>
        <w:rPr>
          <w:rFonts w:cs="宋体"/>
          <w:color w:val="000000"/>
          <w:kern w:val="0"/>
          <w:sz w:val="24"/>
          <w:lang w:bidi="ar"/>
        </w:rPr>
      </w:pPr>
      <w:r w:rsidRPr="002A6AC3">
        <w:rPr>
          <w:rFonts w:cs="宋体" w:hint="eastAsia"/>
          <w:color w:val="FF0000"/>
          <w:kern w:val="0"/>
          <w:sz w:val="24"/>
          <w:lang w:bidi="ar"/>
        </w:rPr>
        <w:lastRenderedPageBreak/>
        <w:t>RFID</w:t>
      </w:r>
      <w:r w:rsidRPr="002A6AC3">
        <w:rPr>
          <w:rFonts w:cs="宋体" w:hint="eastAsia"/>
          <w:color w:val="FF0000"/>
          <w:kern w:val="0"/>
          <w:sz w:val="24"/>
          <w:lang w:bidi="ar"/>
        </w:rPr>
        <w:t>技术是一种非接触式的自动识别技术，</w:t>
      </w:r>
      <w:r w:rsidR="00622490" w:rsidRPr="002A6AC3">
        <w:rPr>
          <w:rFonts w:cs="宋体" w:hint="eastAsia"/>
          <w:color w:val="FF0000"/>
          <w:kern w:val="0"/>
          <w:sz w:val="24"/>
          <w:lang w:bidi="ar"/>
        </w:rPr>
        <w:t>广泛应用于身份识别等领域</w:t>
      </w:r>
      <w:r w:rsidRPr="002A6AC3">
        <w:rPr>
          <w:rFonts w:cs="宋体" w:hint="eastAsia"/>
          <w:color w:val="FF0000"/>
          <w:kern w:val="0"/>
          <w:sz w:val="24"/>
          <w:lang w:bidi="ar"/>
        </w:rPr>
        <w:t>。</w:t>
      </w:r>
      <w:r w:rsidR="00622490" w:rsidRPr="002A6AC3">
        <w:rPr>
          <w:rFonts w:cs="宋体" w:hint="eastAsia"/>
          <w:color w:val="FF0000"/>
          <w:kern w:val="0"/>
          <w:sz w:val="24"/>
          <w:lang w:bidi="ar"/>
        </w:rPr>
        <w:t>（</w:t>
      </w:r>
      <w:r w:rsidR="00622490" w:rsidRPr="00B1692B">
        <w:rPr>
          <w:rFonts w:cs="宋体" w:hint="eastAsia"/>
          <w:color w:val="FF0000"/>
          <w:kern w:val="0"/>
          <w:sz w:val="24"/>
          <w:lang w:bidi="ar"/>
        </w:rPr>
        <w:t>参考文献</w:t>
      </w:r>
      <w:r w:rsidR="00622490">
        <w:rPr>
          <w:rFonts w:cs="宋体" w:hint="eastAsia"/>
          <w:color w:val="FF0000"/>
          <w:kern w:val="0"/>
          <w:sz w:val="24"/>
          <w:lang w:bidi="ar"/>
        </w:rPr>
        <w:t>：</w:t>
      </w:r>
      <w:r w:rsidR="00622490" w:rsidRPr="00CC13DB">
        <w:rPr>
          <w:rFonts w:cs="宋体" w:hint="eastAsia"/>
          <w:color w:val="FF0000"/>
          <w:kern w:val="0"/>
          <w:sz w:val="24"/>
          <w:lang w:bidi="ar"/>
        </w:rPr>
        <w:t>基于电子标签</w:t>
      </w:r>
      <w:r w:rsidR="00622490" w:rsidRPr="00CC13DB">
        <w:rPr>
          <w:rFonts w:cs="宋体" w:hint="eastAsia"/>
          <w:color w:val="FF0000"/>
          <w:kern w:val="0"/>
          <w:sz w:val="24"/>
          <w:lang w:bidi="ar"/>
        </w:rPr>
        <w:t>(</w:t>
      </w:r>
      <w:r w:rsidR="00622490" w:rsidRPr="00802AA2">
        <w:rPr>
          <w:rFonts w:cs="宋体" w:hint="eastAsia"/>
          <w:color w:val="FF0000"/>
          <w:kern w:val="0"/>
          <w:sz w:val="24"/>
          <w:lang w:bidi="ar"/>
        </w:rPr>
        <w:t>RFID</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的</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一体式无线仓位识别系统设计</w:t>
      </w:r>
      <w:r w:rsidR="00622490" w:rsidRPr="00CC13DB">
        <w:rPr>
          <w:rFonts w:cs="宋体" w:hint="eastAsia"/>
          <w:color w:val="FF0000"/>
          <w:kern w:val="0"/>
          <w:sz w:val="24"/>
          <w:lang w:bidi="ar"/>
        </w:rPr>
        <w:t>_</w:t>
      </w:r>
      <w:r w:rsidR="00622490" w:rsidRPr="00CC13DB">
        <w:rPr>
          <w:rFonts w:cs="宋体" w:hint="eastAsia"/>
          <w:color w:val="FF0000"/>
          <w:kern w:val="0"/>
          <w:sz w:val="24"/>
          <w:lang w:bidi="ar"/>
        </w:rPr>
        <w:t>黄昌盛</w:t>
      </w:r>
      <w:r w:rsidR="00622490" w:rsidRPr="00B1692B">
        <w:rPr>
          <w:rFonts w:cs="宋体" w:hint="eastAsia"/>
          <w:color w:val="FF0000"/>
          <w:kern w:val="0"/>
          <w:sz w:val="24"/>
          <w:lang w:bidi="ar"/>
        </w:rPr>
        <w:t>）</w:t>
      </w:r>
      <w:r w:rsidR="00622490">
        <w:rPr>
          <w:rFonts w:cs="宋体" w:hint="eastAsia"/>
          <w:color w:val="FF0000"/>
          <w:kern w:val="0"/>
          <w:sz w:val="24"/>
          <w:lang w:bidi="ar"/>
        </w:rPr>
        <w:t>。</w:t>
      </w:r>
      <w:r w:rsidR="00622490" w:rsidRPr="00B1692B">
        <w:rPr>
          <w:rFonts w:cs="宋体" w:hint="eastAsia"/>
          <w:color w:val="000000"/>
          <w:kern w:val="0"/>
          <w:sz w:val="24"/>
          <w:lang w:bidi="ar"/>
        </w:rPr>
        <w:t>目前现在基本上绝大多数的手机也带有</w:t>
      </w:r>
      <w:r w:rsidR="00622490" w:rsidRPr="00802AA2">
        <w:rPr>
          <w:rFonts w:cs="宋体" w:hint="eastAsia"/>
          <w:color w:val="000000"/>
          <w:kern w:val="0"/>
          <w:sz w:val="24"/>
          <w:lang w:bidi="ar"/>
        </w:rPr>
        <w:t>NFC</w:t>
      </w:r>
      <w:r w:rsidR="00622490" w:rsidRPr="00B1692B">
        <w:rPr>
          <w:rFonts w:cs="宋体" w:hint="eastAsia"/>
          <w:color w:val="000000"/>
          <w:kern w:val="0"/>
          <w:sz w:val="24"/>
          <w:lang w:bidi="ar"/>
        </w:rPr>
        <w:t>功能，同样可以被</w:t>
      </w:r>
      <w:r w:rsidR="00622490" w:rsidRPr="00802AA2">
        <w:rPr>
          <w:rFonts w:cs="宋体" w:hint="eastAsia"/>
          <w:color w:val="000000"/>
          <w:kern w:val="0"/>
          <w:sz w:val="24"/>
          <w:lang w:bidi="ar"/>
        </w:rPr>
        <w:t>RC</w:t>
      </w:r>
      <w:r w:rsidR="00622490" w:rsidRPr="00CD6AF6">
        <w:rPr>
          <w:rFonts w:cs="宋体" w:hint="eastAsia"/>
          <w:color w:val="000000"/>
          <w:kern w:val="0"/>
          <w:sz w:val="24"/>
          <w:lang w:bidi="ar"/>
        </w:rPr>
        <w:t>522</w:t>
      </w:r>
      <w:r w:rsidR="00622490" w:rsidRPr="00B1692B">
        <w:rPr>
          <w:rFonts w:cs="宋体" w:hint="eastAsia"/>
          <w:color w:val="000000"/>
          <w:kern w:val="0"/>
          <w:sz w:val="24"/>
          <w:lang w:bidi="ar"/>
        </w:rPr>
        <w:t>识别，所以管理员也可以用手机</w:t>
      </w:r>
      <w:r w:rsidR="00622490">
        <w:rPr>
          <w:rFonts w:cs="宋体" w:hint="eastAsia"/>
          <w:color w:val="000000"/>
          <w:kern w:val="0"/>
          <w:sz w:val="24"/>
          <w:lang w:bidi="ar"/>
        </w:rPr>
        <w:t>虚拟卡</w:t>
      </w:r>
      <w:r w:rsidR="00622490" w:rsidRPr="00B1692B">
        <w:rPr>
          <w:rFonts w:cs="宋体" w:hint="eastAsia"/>
          <w:color w:val="000000"/>
          <w:kern w:val="0"/>
          <w:sz w:val="24"/>
          <w:lang w:bidi="ar"/>
        </w:rPr>
        <w:t>来代替</w:t>
      </w:r>
      <w:r w:rsidR="00622490" w:rsidRPr="00802AA2">
        <w:rPr>
          <w:rFonts w:cs="宋体" w:hint="eastAsia"/>
          <w:color w:val="000000"/>
          <w:kern w:val="0"/>
          <w:sz w:val="24"/>
          <w:lang w:bidi="ar"/>
        </w:rPr>
        <w:t>RFID</w:t>
      </w:r>
      <w:r w:rsidR="00622490" w:rsidRPr="00B1692B">
        <w:rPr>
          <w:rFonts w:cs="宋体" w:hint="eastAsia"/>
          <w:color w:val="000000"/>
          <w:kern w:val="0"/>
          <w:sz w:val="24"/>
          <w:lang w:bidi="ar"/>
        </w:rPr>
        <w:t>卡，更方便。</w:t>
      </w:r>
    </w:p>
    <w:p w14:paraId="7D09F911" w14:textId="08EE41B0" w:rsidR="0027012F" w:rsidRDefault="0027012F" w:rsidP="006621DD">
      <w:pPr>
        <w:wordWrap w:val="0"/>
        <w:spacing w:beforeLines="50" w:before="156" w:afterLines="50" w:after="156" w:line="360" w:lineRule="auto"/>
        <w:outlineLvl w:val="1"/>
        <w:rPr>
          <w:rFonts w:eastAsia="黑体"/>
          <w:sz w:val="24"/>
        </w:rPr>
      </w:pPr>
      <w:bookmarkStart w:id="81" w:name="_Toc197360099"/>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4</w:t>
      </w:r>
      <w:r>
        <w:rPr>
          <w:rFonts w:eastAsia="黑体" w:hint="eastAsia"/>
          <w:sz w:val="28"/>
          <w:szCs w:val="28"/>
        </w:rPr>
        <w:t xml:space="preserve">　</w:t>
      </w:r>
      <w:r w:rsidR="00DE0996" w:rsidRPr="00802AA2">
        <w:rPr>
          <w:rFonts w:eastAsia="黑体" w:hint="eastAsia"/>
          <w:sz w:val="28"/>
          <w:szCs w:val="28"/>
        </w:rPr>
        <w:t>AS</w:t>
      </w:r>
      <w:r w:rsidR="00DE0996" w:rsidRPr="00CD6AF6">
        <w:rPr>
          <w:rFonts w:eastAsia="黑体" w:hint="eastAsia"/>
          <w:sz w:val="28"/>
          <w:szCs w:val="28"/>
        </w:rPr>
        <w:t>608</w:t>
      </w:r>
      <w:r w:rsidR="00DE0996">
        <w:rPr>
          <w:rFonts w:eastAsia="黑体" w:hint="eastAsia"/>
          <w:sz w:val="28"/>
          <w:szCs w:val="28"/>
        </w:rPr>
        <w:t>指纹</w:t>
      </w:r>
      <w:r>
        <w:rPr>
          <w:rFonts w:eastAsia="黑体" w:hint="eastAsia"/>
          <w:sz w:val="28"/>
          <w:szCs w:val="28"/>
        </w:rPr>
        <w:t>模块</w:t>
      </w:r>
      <w:r w:rsidR="009775CE">
        <w:rPr>
          <w:rFonts w:eastAsia="黑体" w:hint="eastAsia"/>
          <w:sz w:val="28"/>
          <w:szCs w:val="28"/>
        </w:rPr>
        <w:t>（</w:t>
      </w:r>
      <w:r w:rsidR="009775CE" w:rsidRPr="00802AA2">
        <w:rPr>
          <w:rFonts w:eastAsia="黑体" w:hint="eastAsia"/>
          <w:sz w:val="28"/>
          <w:szCs w:val="28"/>
        </w:rPr>
        <w:t>g</w:t>
      </w:r>
      <w:r w:rsidR="009775CE">
        <w:rPr>
          <w:rFonts w:eastAsia="黑体" w:hint="eastAsia"/>
          <w:sz w:val="28"/>
          <w:szCs w:val="28"/>
        </w:rPr>
        <w:t>）</w:t>
      </w:r>
      <w:bookmarkEnd w:id="81"/>
    </w:p>
    <w:p w14:paraId="02A4FDC9" w14:textId="3A285CC4" w:rsidR="0027012F" w:rsidRDefault="00D0307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人员进出楼宇可以</w:t>
      </w:r>
      <w:r w:rsidR="00474F50">
        <w:rPr>
          <w:rFonts w:cs="宋体" w:hint="eastAsia"/>
          <w:color w:val="000000"/>
          <w:kern w:val="0"/>
          <w:sz w:val="24"/>
          <w:lang w:bidi="ar"/>
        </w:rPr>
        <w:t>使用</w:t>
      </w:r>
      <w:r>
        <w:rPr>
          <w:rFonts w:cs="宋体" w:hint="eastAsia"/>
          <w:color w:val="000000"/>
          <w:kern w:val="0"/>
          <w:sz w:val="24"/>
          <w:lang w:bidi="ar"/>
        </w:rPr>
        <w:t>二种验证方式，</w:t>
      </w:r>
      <w:r w:rsidR="00474F50">
        <w:rPr>
          <w:rFonts w:cs="宋体" w:hint="eastAsia"/>
          <w:color w:val="000000"/>
          <w:kern w:val="0"/>
          <w:sz w:val="24"/>
          <w:lang w:bidi="ar"/>
        </w:rPr>
        <w:t>其中一种</w:t>
      </w:r>
      <w:r w:rsidR="00C94B54">
        <w:rPr>
          <w:rFonts w:cs="宋体" w:hint="eastAsia"/>
          <w:color w:val="000000"/>
          <w:kern w:val="0"/>
          <w:sz w:val="24"/>
          <w:lang w:bidi="ar"/>
        </w:rPr>
        <w:t>是使用</w:t>
      </w:r>
      <w:r w:rsidR="008D6C85">
        <w:rPr>
          <w:rFonts w:cs="宋体" w:hint="eastAsia"/>
          <w:color w:val="000000"/>
          <w:kern w:val="0"/>
          <w:sz w:val="24"/>
          <w:lang w:bidi="ar"/>
        </w:rPr>
        <w:t>指纹模块来进行身份认证。</w:t>
      </w:r>
      <w:r w:rsidR="003D68A3" w:rsidRPr="00802AA2">
        <w:rPr>
          <w:rFonts w:cs="宋体" w:hint="eastAsia"/>
          <w:color w:val="000000"/>
          <w:kern w:val="0"/>
          <w:sz w:val="24"/>
          <w:lang w:bidi="ar"/>
        </w:rPr>
        <w:t>AS</w:t>
      </w:r>
      <w:r w:rsidR="003D68A3" w:rsidRPr="00CD6AF6">
        <w:rPr>
          <w:rFonts w:cs="宋体" w:hint="eastAsia"/>
          <w:color w:val="000000"/>
          <w:kern w:val="0"/>
          <w:sz w:val="24"/>
          <w:lang w:bidi="ar"/>
        </w:rPr>
        <w:t>608</w:t>
      </w:r>
      <w:r w:rsidR="003D68A3" w:rsidRPr="003D68A3">
        <w:rPr>
          <w:rFonts w:cs="宋体" w:hint="eastAsia"/>
          <w:color w:val="000000"/>
          <w:kern w:val="0"/>
          <w:sz w:val="24"/>
          <w:lang w:bidi="ar"/>
        </w:rPr>
        <w:t>指纹模块通过光学采集指纹图像，光学传感器利用内置光源和摄像头捕捉反射光。然后提取指纹的</w:t>
      </w:r>
      <w:r w:rsidR="00FE21CE">
        <w:rPr>
          <w:rFonts w:cs="宋体" w:hint="eastAsia"/>
          <w:color w:val="000000"/>
          <w:kern w:val="0"/>
          <w:sz w:val="24"/>
          <w:lang w:bidi="ar"/>
        </w:rPr>
        <w:t>纹线、</w:t>
      </w:r>
      <w:r w:rsidR="003D68A3" w:rsidRPr="003D68A3">
        <w:rPr>
          <w:rFonts w:cs="宋体" w:hint="eastAsia"/>
          <w:color w:val="000000"/>
          <w:kern w:val="0"/>
          <w:sz w:val="24"/>
          <w:lang w:bidi="ar"/>
        </w:rPr>
        <w:t>端点</w:t>
      </w:r>
      <w:r w:rsidR="00FE21CE">
        <w:rPr>
          <w:rFonts w:cs="宋体" w:hint="eastAsia"/>
          <w:color w:val="000000"/>
          <w:kern w:val="0"/>
          <w:sz w:val="24"/>
          <w:lang w:bidi="ar"/>
        </w:rPr>
        <w:t>、</w:t>
      </w:r>
      <w:r w:rsidR="003D68A3" w:rsidRPr="003D68A3">
        <w:rPr>
          <w:rFonts w:cs="宋体" w:hint="eastAsia"/>
          <w:color w:val="000000"/>
          <w:kern w:val="0"/>
          <w:sz w:val="24"/>
          <w:lang w:bidi="ar"/>
        </w:rPr>
        <w:t>分叉等特征点，并将这些特征转化为数学向量</w:t>
      </w:r>
      <w:r w:rsidR="00FE21CE">
        <w:rPr>
          <w:rFonts w:cs="宋体" w:hint="eastAsia"/>
          <w:color w:val="000000"/>
          <w:kern w:val="0"/>
          <w:sz w:val="24"/>
          <w:lang w:bidi="ar"/>
        </w:rPr>
        <w:t>，</w:t>
      </w:r>
      <w:r w:rsidR="003D68A3" w:rsidRPr="003D68A3">
        <w:rPr>
          <w:rFonts w:cs="宋体" w:hint="eastAsia"/>
          <w:color w:val="000000"/>
          <w:kern w:val="0"/>
          <w:sz w:val="24"/>
          <w:lang w:bidi="ar"/>
        </w:rPr>
        <w:t>与模块内部数据库中的指纹特征进行对比，根据阈值判断是否为同一指纹，从而实现身份验证。</w:t>
      </w:r>
      <w:r w:rsidR="00FE21CE">
        <w:rPr>
          <w:rFonts w:cs="宋体" w:hint="eastAsia"/>
          <w:color w:val="000000"/>
          <w:kern w:val="0"/>
          <w:sz w:val="24"/>
          <w:lang w:bidi="ar"/>
        </w:rPr>
        <w:t>并将</w:t>
      </w:r>
      <w:r w:rsidR="006315EB">
        <w:rPr>
          <w:rFonts w:cs="宋体" w:hint="eastAsia"/>
          <w:color w:val="000000"/>
          <w:kern w:val="0"/>
          <w:sz w:val="24"/>
          <w:lang w:bidi="ar"/>
        </w:rPr>
        <w:t>信息</w:t>
      </w:r>
      <w:r w:rsidR="003D68A3" w:rsidRPr="003D68A3">
        <w:rPr>
          <w:rFonts w:cs="宋体" w:hint="eastAsia"/>
          <w:color w:val="000000"/>
          <w:kern w:val="0"/>
          <w:sz w:val="24"/>
          <w:lang w:bidi="ar"/>
        </w:rPr>
        <w:t>通过串口将认证信息发送到单片机</w:t>
      </w:r>
      <w:r w:rsidR="00D85A29" w:rsidRPr="00802AA2">
        <w:rPr>
          <w:rFonts w:cs="宋体" w:hint="eastAsia"/>
          <w:color w:val="000000"/>
          <w:kern w:val="0"/>
          <w:sz w:val="24"/>
          <w:lang w:bidi="ar"/>
        </w:rPr>
        <w:t>MCU</w:t>
      </w:r>
      <w:r w:rsidR="003D68A3" w:rsidRPr="003D68A3">
        <w:rPr>
          <w:rFonts w:cs="宋体" w:hint="eastAsia"/>
          <w:color w:val="000000"/>
          <w:kern w:val="0"/>
          <w:sz w:val="24"/>
          <w:lang w:bidi="ar"/>
        </w:rPr>
        <w:t>。指纹模块</w:t>
      </w:r>
      <w:r w:rsidR="00D21BBA">
        <w:rPr>
          <w:rFonts w:cs="宋体" w:hint="eastAsia"/>
          <w:color w:val="000000"/>
          <w:kern w:val="0"/>
          <w:sz w:val="24"/>
          <w:lang w:bidi="ar"/>
        </w:rPr>
        <w:t>接口</w:t>
      </w:r>
      <w:r w:rsidR="003D68A3" w:rsidRPr="003D68A3">
        <w:rPr>
          <w:rFonts w:cs="宋体" w:hint="eastAsia"/>
          <w:color w:val="000000"/>
          <w:kern w:val="0"/>
          <w:sz w:val="24"/>
          <w:lang w:bidi="ar"/>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32</w:t>
      </w:r>
      <w:r w:rsidR="00607453" w:rsidRPr="00607453">
        <w:rPr>
          <w:sz w:val="24"/>
        </w:rPr>
        <w:fldChar w:fldCharType="end"/>
      </w:r>
      <w:r w:rsidR="003D68A3" w:rsidRPr="003D68A3">
        <w:rPr>
          <w:rFonts w:cs="宋体" w:hint="eastAsia"/>
          <w:color w:val="000000"/>
          <w:kern w:val="0"/>
          <w:sz w:val="24"/>
          <w:lang w:bidi="ar"/>
        </w:rPr>
        <w:t>所示</w:t>
      </w:r>
      <w:r w:rsidR="0027012F" w:rsidRPr="00385E69">
        <w:rPr>
          <w:rFonts w:cs="宋体" w:hint="eastAsia"/>
          <w:color w:val="000000"/>
          <w:kern w:val="0"/>
          <w:sz w:val="24"/>
          <w:lang w:bidi="ar"/>
        </w:rPr>
        <w:t>，</w:t>
      </w:r>
      <w:r w:rsidR="008151E5">
        <w:rPr>
          <w:rFonts w:cs="宋体" w:hint="eastAsia"/>
          <w:color w:val="000000"/>
          <w:kern w:val="0"/>
          <w:sz w:val="24"/>
          <w:lang w:bidi="ar"/>
        </w:rPr>
        <w:t>模块的</w:t>
      </w:r>
      <w:r w:rsidR="00D53A75">
        <w:rPr>
          <w:rFonts w:cs="宋体" w:hint="eastAsia"/>
          <w:color w:val="000000"/>
          <w:kern w:val="0"/>
          <w:sz w:val="24"/>
          <w:lang w:bidi="ar"/>
        </w:rPr>
        <w:t>串口</w:t>
      </w:r>
      <w:r w:rsidR="00D53A75" w:rsidRPr="00802AA2">
        <w:rPr>
          <w:rFonts w:cs="宋体" w:hint="eastAsia"/>
          <w:color w:val="000000"/>
          <w:kern w:val="0"/>
          <w:sz w:val="24"/>
          <w:lang w:bidi="ar"/>
        </w:rPr>
        <w:t>TX</w:t>
      </w:r>
      <w:r w:rsidR="00D53A75">
        <w:rPr>
          <w:rFonts w:cs="宋体" w:hint="eastAsia"/>
          <w:color w:val="000000"/>
          <w:kern w:val="0"/>
          <w:sz w:val="24"/>
          <w:lang w:bidi="ar"/>
        </w:rPr>
        <w:t>连接主控</w:t>
      </w:r>
      <w:r w:rsidR="00D85A29" w:rsidRPr="00802AA2">
        <w:rPr>
          <w:rFonts w:cs="宋体" w:hint="eastAsia"/>
          <w:color w:val="000000"/>
          <w:kern w:val="0"/>
          <w:sz w:val="24"/>
          <w:lang w:bidi="ar"/>
        </w:rPr>
        <w:t>MCU</w:t>
      </w:r>
      <w:r w:rsidR="00D53A75">
        <w:rPr>
          <w:rFonts w:cs="宋体" w:hint="eastAsia"/>
          <w:color w:val="000000"/>
          <w:kern w:val="0"/>
          <w:sz w:val="24"/>
          <w:lang w:bidi="ar"/>
        </w:rPr>
        <w:t>的</w:t>
      </w:r>
      <w:r w:rsidR="00D53A75" w:rsidRPr="00802AA2">
        <w:rPr>
          <w:rFonts w:cs="宋体" w:hint="eastAsia"/>
          <w:color w:val="000000"/>
          <w:kern w:val="0"/>
          <w:sz w:val="24"/>
          <w:lang w:bidi="ar"/>
        </w:rPr>
        <w:t>PB</w:t>
      </w:r>
      <w:r w:rsidR="00D53A75" w:rsidRPr="00CD6AF6">
        <w:rPr>
          <w:rFonts w:cs="宋体" w:hint="eastAsia"/>
          <w:color w:val="000000"/>
          <w:kern w:val="0"/>
          <w:sz w:val="24"/>
          <w:lang w:bidi="ar"/>
        </w:rPr>
        <w:t>11</w:t>
      </w:r>
      <w:r w:rsidR="00BD6129">
        <w:rPr>
          <w:rFonts w:cs="宋体" w:hint="eastAsia"/>
          <w:color w:val="000000"/>
          <w:kern w:val="0"/>
          <w:sz w:val="24"/>
          <w:lang w:bidi="ar"/>
        </w:rPr>
        <w:t>，</w:t>
      </w:r>
      <w:r w:rsidR="00D53A75" w:rsidRPr="00802AA2">
        <w:rPr>
          <w:rFonts w:cs="宋体" w:hint="eastAsia"/>
          <w:color w:val="000000"/>
          <w:kern w:val="0"/>
          <w:sz w:val="24"/>
          <w:lang w:bidi="ar"/>
        </w:rPr>
        <w:t>RX</w:t>
      </w:r>
      <w:r w:rsidR="00D53A75">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12</w:t>
      </w:r>
      <w:r w:rsidR="00BD6129">
        <w:rPr>
          <w:rFonts w:cs="宋体" w:hint="eastAsia"/>
          <w:color w:val="000000"/>
          <w:kern w:val="0"/>
          <w:sz w:val="24"/>
          <w:lang w:bidi="ar"/>
        </w:rPr>
        <w:t>，</w:t>
      </w:r>
      <w:r w:rsidR="00BD6129" w:rsidRPr="00802AA2">
        <w:rPr>
          <w:rFonts w:cs="宋体" w:hint="eastAsia"/>
          <w:color w:val="000000"/>
          <w:kern w:val="0"/>
          <w:sz w:val="24"/>
          <w:lang w:bidi="ar"/>
        </w:rPr>
        <w:t>TCH</w:t>
      </w:r>
      <w:r w:rsidR="00BD6129">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7</w:t>
      </w:r>
      <w:r w:rsidR="00BD6129">
        <w:rPr>
          <w:rFonts w:cs="宋体" w:hint="eastAsia"/>
          <w:color w:val="000000"/>
          <w:kern w:val="0"/>
          <w:sz w:val="24"/>
          <w:lang w:bidi="ar"/>
        </w:rPr>
        <w:t>。</w:t>
      </w:r>
    </w:p>
    <w:p w14:paraId="25F5E2E9" w14:textId="1FC6AADA" w:rsidR="006315EB" w:rsidRDefault="00292360" w:rsidP="006621DD">
      <w:pPr>
        <w:wordWrap w:val="0"/>
        <w:spacing w:line="360" w:lineRule="auto"/>
        <w:jc w:val="center"/>
        <w:rPr>
          <w:sz w:val="24"/>
        </w:rPr>
      </w:pPr>
      <w:r>
        <w:rPr>
          <w:noProof/>
          <w:sz w:val="24"/>
        </w:rPr>
        <w:lastRenderedPageBreak/>
        <w:drawing>
          <wp:inline distT="0" distB="0" distL="0" distR="0" wp14:anchorId="255A45B2" wp14:editId="064D5E60">
            <wp:extent cx="2197289" cy="1246867"/>
            <wp:effectExtent l="0" t="0" r="0"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17506" cy="1258339"/>
                    </a:xfrm>
                    <a:prstGeom prst="rect">
                      <a:avLst/>
                    </a:prstGeom>
                    <a:noFill/>
                    <a:ln>
                      <a:noFill/>
                    </a:ln>
                  </pic:spPr>
                </pic:pic>
              </a:graphicData>
            </a:graphic>
          </wp:inline>
        </w:drawing>
      </w:r>
    </w:p>
    <w:p w14:paraId="4753DCA0" w14:textId="7D8A72E5" w:rsidR="006315EB" w:rsidRDefault="006315EB"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32</w:t>
      </w:r>
      <w:r w:rsidR="00672477">
        <w:rPr>
          <w:rFonts w:ascii="Times New Roman" w:hAnsi="Times New Roman"/>
          <w:sz w:val="21"/>
          <w:szCs w:val="21"/>
        </w:rPr>
        <w:fldChar w:fldCharType="end"/>
      </w:r>
      <w:r w:rsidR="00D1525D">
        <w:rPr>
          <w:rFonts w:ascii="Times New Roman" w:hAnsi="Times New Roman" w:hint="eastAsia"/>
          <w:sz w:val="21"/>
          <w:szCs w:val="21"/>
        </w:rPr>
        <w:t xml:space="preserve"> </w:t>
      </w:r>
      <w:r w:rsidR="009F5BC3" w:rsidRPr="00802AA2">
        <w:rPr>
          <w:rFonts w:ascii="Times New Roman" w:hAnsi="Times New Roman" w:hint="eastAsia"/>
          <w:sz w:val="21"/>
          <w:szCs w:val="21"/>
        </w:rPr>
        <w:t>AS</w:t>
      </w:r>
      <w:r w:rsidR="009F5BC3" w:rsidRPr="00CD6AF6">
        <w:rPr>
          <w:rFonts w:ascii="Times New Roman" w:hAnsi="Times New Roman" w:hint="eastAsia"/>
          <w:sz w:val="21"/>
          <w:szCs w:val="21"/>
        </w:rPr>
        <w:t>608</w:t>
      </w:r>
      <w:r w:rsidR="009F5BC3">
        <w:rPr>
          <w:rFonts w:ascii="Times New Roman" w:hAnsi="Times New Roman" w:hint="eastAsia"/>
          <w:sz w:val="21"/>
          <w:szCs w:val="21"/>
        </w:rPr>
        <w:t>指纹模块接口</w:t>
      </w:r>
      <w:r>
        <w:rPr>
          <w:rFonts w:hint="eastAsia"/>
          <w:sz w:val="21"/>
          <w:szCs w:val="21"/>
        </w:rPr>
        <w:t>电路</w:t>
      </w:r>
      <w:r w:rsidR="009F5BC3">
        <w:rPr>
          <w:rFonts w:hint="eastAsia"/>
          <w:sz w:val="21"/>
          <w:szCs w:val="21"/>
        </w:rPr>
        <w:t>图</w:t>
      </w:r>
    </w:p>
    <w:p w14:paraId="58C6A410" w14:textId="7F2973C6" w:rsidR="007C09CA" w:rsidRPr="00F33FB4" w:rsidRDefault="00B231F6" w:rsidP="00B231F6">
      <w:pPr>
        <w:widowControl/>
        <w:wordWrap w:val="0"/>
        <w:spacing w:line="360" w:lineRule="auto"/>
        <w:ind w:firstLineChars="200" w:firstLine="480"/>
        <w:rPr>
          <w:rFonts w:cs="宋体"/>
          <w:b/>
          <w:bCs/>
          <w:color w:val="000000"/>
          <w:kern w:val="0"/>
          <w:sz w:val="24"/>
          <w:lang w:bidi="ar"/>
        </w:rPr>
      </w:pPr>
      <w:r w:rsidRPr="00B231F6">
        <w:rPr>
          <w:rFonts w:cs="宋体" w:hint="eastAsia"/>
          <w:color w:val="000000"/>
          <w:kern w:val="0"/>
          <w:sz w:val="24"/>
          <w:lang w:bidi="ar"/>
        </w:rPr>
        <w:t>首次使用需要设定指纹，</w:t>
      </w:r>
      <w:r w:rsidR="00903F54">
        <w:rPr>
          <w:rFonts w:cs="宋体" w:hint="eastAsia"/>
          <w:color w:val="000000"/>
          <w:kern w:val="0"/>
          <w:sz w:val="24"/>
          <w:lang w:bidi="ar"/>
        </w:rPr>
        <w:t>使用独立</w:t>
      </w:r>
      <w:r w:rsidR="00392D45">
        <w:rPr>
          <w:rFonts w:cs="宋体" w:hint="eastAsia"/>
          <w:color w:val="000000"/>
          <w:kern w:val="0"/>
          <w:sz w:val="24"/>
          <w:lang w:bidi="ar"/>
        </w:rPr>
        <w:t>按键</w:t>
      </w:r>
      <w:r w:rsidR="00903F54">
        <w:rPr>
          <w:rFonts w:cs="宋体" w:hint="eastAsia"/>
          <w:color w:val="000000"/>
          <w:kern w:val="0"/>
          <w:sz w:val="24"/>
          <w:lang w:bidi="ar"/>
        </w:rPr>
        <w:t>KEY1</w:t>
      </w:r>
      <w:r w:rsidR="00392D45">
        <w:rPr>
          <w:rFonts w:cs="宋体" w:hint="eastAsia"/>
          <w:color w:val="000000"/>
          <w:kern w:val="0"/>
          <w:sz w:val="24"/>
          <w:lang w:bidi="ar"/>
        </w:rPr>
        <w:t>控制</w:t>
      </w:r>
      <w:r w:rsidRPr="00B231F6">
        <w:rPr>
          <w:rFonts w:cs="宋体" w:hint="eastAsia"/>
          <w:color w:val="000000"/>
          <w:kern w:val="0"/>
          <w:sz w:val="24"/>
          <w:lang w:bidi="ar"/>
        </w:rPr>
        <w:t>指纹模块开启识别模式，此时在</w:t>
      </w:r>
      <w:r w:rsidR="0096422A">
        <w:rPr>
          <w:rFonts w:cs="宋体" w:hint="eastAsia"/>
          <w:color w:val="000000"/>
          <w:kern w:val="0"/>
          <w:sz w:val="24"/>
          <w:lang w:bidi="ar"/>
        </w:rPr>
        <w:t>指纹</w:t>
      </w:r>
      <w:r w:rsidRPr="00B231F6">
        <w:rPr>
          <w:rFonts w:cs="宋体" w:hint="eastAsia"/>
          <w:color w:val="000000"/>
          <w:kern w:val="0"/>
          <w:sz w:val="24"/>
          <w:lang w:bidi="ar"/>
        </w:rPr>
        <w:t>传感器上按压手指，即可读取指纹照片。系统会自动读取两次，并且将两次的特征点进行比较，当检测合格后，</w:t>
      </w:r>
      <w:r w:rsidR="00F67E0F" w:rsidRPr="00B231F6">
        <w:rPr>
          <w:rFonts w:cs="宋体" w:hint="eastAsia"/>
          <w:color w:val="000000"/>
          <w:kern w:val="0"/>
          <w:sz w:val="24"/>
          <w:lang w:bidi="ar"/>
        </w:rPr>
        <w:t>模块会向</w:t>
      </w:r>
      <w:r w:rsidR="00F67E0F">
        <w:rPr>
          <w:rFonts w:cs="宋体" w:hint="eastAsia"/>
          <w:color w:val="000000"/>
          <w:kern w:val="0"/>
          <w:sz w:val="24"/>
          <w:lang w:bidi="ar"/>
        </w:rPr>
        <w:t>STM</w:t>
      </w:r>
      <w:r w:rsidR="00F67E0F" w:rsidRPr="00B231F6">
        <w:rPr>
          <w:rFonts w:cs="宋体" w:hint="eastAsia"/>
          <w:color w:val="000000"/>
          <w:kern w:val="0"/>
          <w:sz w:val="24"/>
          <w:lang w:bidi="ar"/>
        </w:rPr>
        <w:t>32</w:t>
      </w:r>
      <w:r w:rsidR="00F67E0F" w:rsidRPr="00B231F6">
        <w:rPr>
          <w:rFonts w:cs="宋体" w:hint="eastAsia"/>
          <w:color w:val="000000"/>
          <w:kern w:val="0"/>
          <w:sz w:val="24"/>
          <w:lang w:bidi="ar"/>
        </w:rPr>
        <w:t>发送</w:t>
      </w:r>
      <w:r w:rsidRPr="00B231F6">
        <w:rPr>
          <w:rFonts w:cs="宋体" w:hint="eastAsia"/>
          <w:color w:val="000000"/>
          <w:kern w:val="0"/>
          <w:sz w:val="24"/>
          <w:lang w:bidi="ar"/>
        </w:rPr>
        <w:t>指令</w:t>
      </w:r>
      <w:r w:rsidR="00560725" w:rsidRPr="00560725">
        <w:rPr>
          <w:rFonts w:cs="宋体"/>
          <w:color w:val="000000"/>
          <w:kern w:val="0"/>
          <w:sz w:val="24"/>
          <w:lang w:bidi="ar"/>
        </w:rPr>
        <w:t>0</w:t>
      </w:r>
      <w:r w:rsidR="00F67E0F">
        <w:rPr>
          <w:rFonts w:cs="宋体" w:hint="eastAsia"/>
          <w:color w:val="000000"/>
          <w:kern w:val="0"/>
          <w:sz w:val="24"/>
          <w:lang w:bidi="ar"/>
        </w:rPr>
        <w:t>X</w:t>
      </w:r>
      <w:r w:rsidR="00560725" w:rsidRPr="00560725">
        <w:rPr>
          <w:rFonts w:cs="宋体"/>
          <w:color w:val="000000"/>
          <w:kern w:val="0"/>
          <w:sz w:val="24"/>
          <w:lang w:bidi="ar"/>
        </w:rPr>
        <w:t>00</w:t>
      </w:r>
      <w:r w:rsidR="00560725">
        <w:rPr>
          <w:rFonts w:cs="宋体" w:hint="eastAsia"/>
          <w:color w:val="000000"/>
          <w:kern w:val="0"/>
          <w:sz w:val="24"/>
          <w:lang w:bidi="ar"/>
        </w:rPr>
        <w:t>，代表</w:t>
      </w:r>
      <w:r w:rsidR="00E30488">
        <w:rPr>
          <w:rFonts w:cs="宋体" w:hint="eastAsia"/>
          <w:color w:val="000000"/>
          <w:kern w:val="0"/>
          <w:sz w:val="24"/>
          <w:lang w:bidi="ar"/>
        </w:rPr>
        <w:t>OK</w:t>
      </w:r>
      <w:r w:rsidR="00E30488">
        <w:rPr>
          <w:rFonts w:cs="宋体" w:hint="eastAsia"/>
          <w:color w:val="000000"/>
          <w:kern w:val="0"/>
          <w:sz w:val="24"/>
          <w:lang w:bidi="ar"/>
        </w:rPr>
        <w:t>。</w:t>
      </w:r>
      <w:r w:rsidRPr="00B231F6">
        <w:rPr>
          <w:rFonts w:cs="宋体" w:hint="eastAsia"/>
          <w:color w:val="000000"/>
          <w:kern w:val="0"/>
          <w:sz w:val="24"/>
          <w:lang w:bidi="ar"/>
        </w:rPr>
        <w:t>单片机接收到后，跳转设置</w:t>
      </w:r>
      <w:r w:rsidRPr="00B231F6">
        <w:rPr>
          <w:rFonts w:cs="宋体" w:hint="eastAsia"/>
          <w:color w:val="000000"/>
          <w:kern w:val="0"/>
          <w:sz w:val="24"/>
          <w:lang w:bidi="ar"/>
        </w:rPr>
        <w:t>ID</w:t>
      </w:r>
      <w:r w:rsidRPr="00B231F6">
        <w:rPr>
          <w:rFonts w:cs="宋体" w:hint="eastAsia"/>
          <w:color w:val="000000"/>
          <w:kern w:val="0"/>
          <w:sz w:val="24"/>
          <w:lang w:bidi="ar"/>
        </w:rPr>
        <w:t>界面，设置好</w:t>
      </w:r>
      <w:r w:rsidRPr="00B231F6">
        <w:rPr>
          <w:rFonts w:cs="宋体" w:hint="eastAsia"/>
          <w:color w:val="000000"/>
          <w:kern w:val="0"/>
          <w:sz w:val="24"/>
          <w:lang w:bidi="ar"/>
        </w:rPr>
        <w:t>ID</w:t>
      </w:r>
      <w:r w:rsidRPr="00B231F6">
        <w:rPr>
          <w:rFonts w:cs="宋体" w:hint="eastAsia"/>
          <w:color w:val="000000"/>
          <w:kern w:val="0"/>
          <w:sz w:val="24"/>
          <w:lang w:bidi="ar"/>
        </w:rPr>
        <w:t>后按下</w:t>
      </w:r>
      <w:r w:rsidR="00903F54">
        <w:rPr>
          <w:rFonts w:cs="宋体" w:hint="eastAsia"/>
          <w:color w:val="000000"/>
          <w:kern w:val="0"/>
          <w:sz w:val="24"/>
          <w:lang w:bidi="ar"/>
        </w:rPr>
        <w:t>KEY3</w:t>
      </w:r>
      <w:r w:rsidRPr="00B231F6">
        <w:rPr>
          <w:rFonts w:cs="宋体" w:hint="eastAsia"/>
          <w:color w:val="000000"/>
          <w:kern w:val="0"/>
          <w:sz w:val="24"/>
          <w:lang w:bidi="ar"/>
        </w:rPr>
        <w:t>储存，将指纹存储到</w:t>
      </w:r>
      <w:r w:rsidRPr="00B231F6">
        <w:rPr>
          <w:rFonts w:cs="宋体" w:hint="eastAsia"/>
          <w:color w:val="000000"/>
          <w:kern w:val="0"/>
          <w:sz w:val="24"/>
          <w:lang w:bidi="ar"/>
        </w:rPr>
        <w:t>AS608</w:t>
      </w:r>
      <w:r w:rsidRPr="00B231F6">
        <w:rPr>
          <w:rFonts w:cs="宋体" w:hint="eastAsia"/>
          <w:color w:val="000000"/>
          <w:kern w:val="0"/>
          <w:sz w:val="24"/>
          <w:lang w:bidi="ar"/>
        </w:rPr>
        <w:t>模块的存储中。随后，系统退回到工作界面，等待下一次使用。当开启验证指纹功能时，系统会向指纹模块发送</w:t>
      </w:r>
      <w:r w:rsidR="00903F54">
        <w:rPr>
          <w:rFonts w:cs="宋体" w:hint="eastAsia"/>
          <w:color w:val="000000"/>
          <w:kern w:val="0"/>
          <w:sz w:val="24"/>
          <w:lang w:bidi="ar"/>
        </w:rPr>
        <w:t>验证指纹的指令，</w:t>
      </w:r>
      <w:r w:rsidRPr="00B231F6">
        <w:rPr>
          <w:rFonts w:cs="宋体" w:hint="eastAsia"/>
          <w:color w:val="000000"/>
          <w:kern w:val="0"/>
          <w:sz w:val="24"/>
          <w:lang w:bidi="ar"/>
        </w:rPr>
        <w:t>模块接收后会自动开启检测。当有手指按下时，系统会自动拍照进行特征点分析，并与指纹库中的指纹进行对比，如果比对成功，模块</w:t>
      </w:r>
      <w:r w:rsidR="00F67E0F">
        <w:rPr>
          <w:rFonts w:cs="宋体" w:hint="eastAsia"/>
          <w:color w:val="000000"/>
          <w:kern w:val="0"/>
          <w:sz w:val="24"/>
          <w:lang w:bidi="ar"/>
        </w:rPr>
        <w:t>同样</w:t>
      </w:r>
      <w:r w:rsidRPr="00B231F6">
        <w:rPr>
          <w:rFonts w:cs="宋体" w:hint="eastAsia"/>
          <w:color w:val="000000"/>
          <w:kern w:val="0"/>
          <w:sz w:val="24"/>
          <w:lang w:bidi="ar"/>
        </w:rPr>
        <w:t>会向</w:t>
      </w:r>
      <w:r w:rsidR="00FA733B">
        <w:rPr>
          <w:rFonts w:cs="宋体" w:hint="eastAsia"/>
          <w:color w:val="000000"/>
          <w:kern w:val="0"/>
          <w:sz w:val="24"/>
          <w:lang w:bidi="ar"/>
        </w:rPr>
        <w:t>STM</w:t>
      </w:r>
      <w:r w:rsidRPr="00B231F6">
        <w:rPr>
          <w:rFonts w:cs="宋体" w:hint="eastAsia"/>
          <w:color w:val="000000"/>
          <w:kern w:val="0"/>
          <w:sz w:val="24"/>
          <w:lang w:bidi="ar"/>
        </w:rPr>
        <w:t>32</w:t>
      </w:r>
      <w:r w:rsidRPr="00B231F6">
        <w:rPr>
          <w:rFonts w:cs="宋体" w:hint="eastAsia"/>
          <w:color w:val="000000"/>
          <w:kern w:val="0"/>
          <w:sz w:val="24"/>
          <w:lang w:bidi="ar"/>
        </w:rPr>
        <w:t>发送</w:t>
      </w:r>
      <w:r w:rsidR="00F67E0F">
        <w:rPr>
          <w:rFonts w:cs="宋体" w:hint="eastAsia"/>
          <w:color w:val="000000"/>
          <w:kern w:val="0"/>
          <w:sz w:val="24"/>
          <w:lang w:bidi="ar"/>
        </w:rPr>
        <w:t>0X00</w:t>
      </w:r>
      <w:r w:rsidRPr="00B231F6">
        <w:rPr>
          <w:rFonts w:cs="宋体" w:hint="eastAsia"/>
          <w:color w:val="000000"/>
          <w:kern w:val="0"/>
          <w:sz w:val="24"/>
          <w:lang w:bidi="ar"/>
        </w:rPr>
        <w:t>，单片机接收到后执行开锁指令，此时舵机旋转</w:t>
      </w:r>
      <w:r w:rsidRPr="00B231F6">
        <w:rPr>
          <w:rFonts w:cs="宋体" w:hint="eastAsia"/>
          <w:color w:val="000000"/>
          <w:kern w:val="0"/>
          <w:sz w:val="24"/>
          <w:lang w:bidi="ar"/>
        </w:rPr>
        <w:t>90</w:t>
      </w:r>
      <w:r w:rsidRPr="00B231F6">
        <w:rPr>
          <w:rFonts w:cs="宋体" w:hint="eastAsia"/>
          <w:color w:val="000000"/>
          <w:kern w:val="0"/>
          <w:sz w:val="24"/>
          <w:lang w:bidi="ar"/>
        </w:rPr>
        <w:t>度，代表闸机打开。</w:t>
      </w:r>
      <w:r w:rsidR="00F33FB4" w:rsidRPr="00F33FB4">
        <w:rPr>
          <w:rFonts w:cs="宋体"/>
          <w:color w:val="000000"/>
          <w:kern w:val="0"/>
          <w:sz w:val="24"/>
          <w:lang w:bidi="ar"/>
        </w:rPr>
        <w:t>其工作原理如下：首先，模块内部的光学传感器会发出光线并接收从手指表面反射回来的光线，当手指放置在识别区域时，传感器会对指纹图案进行扫描，并将光学信息转换为数字信</w:t>
      </w:r>
      <w:r w:rsidR="00F33FB4" w:rsidRPr="00F33FB4">
        <w:rPr>
          <w:rFonts w:cs="宋体"/>
          <w:color w:val="000000"/>
          <w:kern w:val="0"/>
          <w:sz w:val="24"/>
          <w:lang w:bidi="ar"/>
        </w:rPr>
        <w:lastRenderedPageBreak/>
        <w:t>号。接着，模块内部的图像处理算法会对数字信号进行处理，提取出指纹的特征信息，如纹路走向、纹线数量、纹线交叉点等，并将这些特征信息与预先存储在模块中的指纹模板进行比对。最后，如果比对结果显示当前指纹与模板指纹匹配，则模块会输出识别成功的信号；否则，输出识别失败的信号。</w:t>
      </w:r>
    </w:p>
    <w:p w14:paraId="3FF4C019" w14:textId="29B5538D" w:rsidR="0027012F" w:rsidRDefault="0027012F" w:rsidP="006621DD">
      <w:pPr>
        <w:wordWrap w:val="0"/>
        <w:spacing w:beforeLines="50" w:before="156" w:afterLines="50" w:after="156" w:line="360" w:lineRule="auto"/>
        <w:outlineLvl w:val="1"/>
        <w:rPr>
          <w:rFonts w:eastAsia="黑体"/>
          <w:sz w:val="24"/>
        </w:rPr>
      </w:pPr>
      <w:bookmarkStart w:id="82" w:name="_Toc197360100"/>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5</w:t>
      </w:r>
      <w:r>
        <w:rPr>
          <w:rFonts w:eastAsia="黑体" w:hint="eastAsia"/>
          <w:sz w:val="28"/>
          <w:szCs w:val="28"/>
        </w:rPr>
        <w:t xml:space="preserve">　</w:t>
      </w:r>
      <w:r w:rsidR="00EB2997" w:rsidRPr="00802AA2">
        <w:rPr>
          <w:rFonts w:eastAsia="黑体" w:hint="eastAsia"/>
          <w:sz w:val="28"/>
          <w:szCs w:val="28"/>
        </w:rPr>
        <w:t>RDK</w:t>
      </w:r>
      <w:r w:rsidR="00BA559B">
        <w:rPr>
          <w:rFonts w:eastAsia="黑体" w:hint="eastAsia"/>
          <w:sz w:val="28"/>
          <w:szCs w:val="28"/>
        </w:rPr>
        <w:t xml:space="preserve"> </w:t>
      </w:r>
      <w:r w:rsidR="00EB2997" w:rsidRPr="00802AA2">
        <w:rPr>
          <w:rFonts w:eastAsia="黑体" w:hint="eastAsia"/>
          <w:sz w:val="28"/>
          <w:szCs w:val="28"/>
        </w:rPr>
        <w:t>X</w:t>
      </w:r>
      <w:r w:rsidR="00EB2997" w:rsidRPr="00CD6AF6">
        <w:rPr>
          <w:rFonts w:eastAsia="黑体" w:hint="eastAsia"/>
          <w:sz w:val="28"/>
          <w:szCs w:val="28"/>
        </w:rPr>
        <w:t>5</w:t>
      </w:r>
      <w:r w:rsidR="00EB2997">
        <w:rPr>
          <w:rFonts w:eastAsia="黑体" w:hint="eastAsia"/>
          <w:sz w:val="28"/>
          <w:szCs w:val="28"/>
        </w:rPr>
        <w:t>人脸识别</w:t>
      </w:r>
      <w:r>
        <w:rPr>
          <w:rFonts w:eastAsia="黑体" w:hint="eastAsia"/>
          <w:sz w:val="28"/>
          <w:szCs w:val="28"/>
        </w:rPr>
        <w:t>模块</w:t>
      </w:r>
      <w:r w:rsidR="001F1C2D">
        <w:rPr>
          <w:rFonts w:eastAsia="黑体" w:hint="eastAsia"/>
          <w:sz w:val="28"/>
          <w:szCs w:val="28"/>
        </w:rPr>
        <w:t>（</w:t>
      </w:r>
      <w:r w:rsidR="002B3449" w:rsidRPr="00802AA2">
        <w:rPr>
          <w:rFonts w:eastAsia="黑体" w:hint="eastAsia"/>
          <w:sz w:val="28"/>
          <w:szCs w:val="28"/>
        </w:rPr>
        <w:t>g</w:t>
      </w:r>
      <w:r w:rsidR="001F1C2D">
        <w:rPr>
          <w:rFonts w:eastAsia="黑体" w:hint="eastAsia"/>
          <w:sz w:val="28"/>
          <w:szCs w:val="28"/>
        </w:rPr>
        <w:t>）</w:t>
      </w:r>
      <w:bookmarkEnd w:id="82"/>
    </w:p>
    <w:p w14:paraId="69CEDCAD" w14:textId="3B9FC9E4" w:rsidR="0027012F" w:rsidRDefault="00555068" w:rsidP="006621DD">
      <w:pPr>
        <w:wordWrap w:val="0"/>
        <w:spacing w:line="360" w:lineRule="auto"/>
        <w:ind w:firstLineChars="200" w:firstLine="480"/>
        <w:rPr>
          <w:color w:val="000000"/>
          <w:sz w:val="24"/>
          <w:szCs w:val="32"/>
          <w:lang w:bidi="ar"/>
        </w:rPr>
      </w:pPr>
      <w:r w:rsidRPr="00A42115">
        <w:rPr>
          <w:rFonts w:hint="eastAsia"/>
          <w:color w:val="000000"/>
          <w:sz w:val="24"/>
          <w:szCs w:val="32"/>
          <w:lang w:bidi="ar"/>
        </w:rPr>
        <w:t>人员进出楼宇也可以使用人脸识别来确认身份信息。</w:t>
      </w:r>
      <w:r w:rsidRPr="00802AA2">
        <w:rPr>
          <w:rFonts w:hint="eastAsia"/>
          <w:color w:val="000000"/>
          <w:sz w:val="24"/>
          <w:szCs w:val="32"/>
          <w:lang w:bidi="ar"/>
        </w:rPr>
        <w:t>RDK</w:t>
      </w:r>
      <w:r w:rsidRPr="00A42115">
        <w:rPr>
          <w:rFonts w:hint="eastAsia"/>
          <w:color w:val="000000"/>
          <w:sz w:val="24"/>
          <w:szCs w:val="32"/>
          <w:lang w:bidi="ar"/>
        </w:rPr>
        <w:t xml:space="preserve"> </w:t>
      </w:r>
      <w:r w:rsidRPr="00802AA2">
        <w:rPr>
          <w:rFonts w:hint="eastAsia"/>
          <w:color w:val="000000"/>
          <w:sz w:val="24"/>
          <w:szCs w:val="32"/>
          <w:lang w:bidi="ar"/>
        </w:rPr>
        <w:t>X</w:t>
      </w:r>
      <w:r w:rsidRPr="00CD6AF6">
        <w:rPr>
          <w:rFonts w:hint="eastAsia"/>
          <w:color w:val="000000"/>
          <w:sz w:val="24"/>
          <w:szCs w:val="32"/>
          <w:lang w:bidi="ar"/>
        </w:rPr>
        <w:t>5</w:t>
      </w:r>
      <w:r w:rsidRPr="00A42115">
        <w:rPr>
          <w:rFonts w:hint="eastAsia"/>
          <w:color w:val="000000"/>
          <w:sz w:val="24"/>
          <w:szCs w:val="32"/>
          <w:lang w:bidi="ar"/>
        </w:rPr>
        <w:t>开发版类似一个微型</w:t>
      </w:r>
      <w:r w:rsidRPr="00802AA2">
        <w:rPr>
          <w:rFonts w:hint="eastAsia"/>
          <w:color w:val="000000"/>
          <w:sz w:val="24"/>
          <w:szCs w:val="32"/>
          <w:lang w:bidi="ar"/>
        </w:rPr>
        <w:t>Linux</w:t>
      </w:r>
      <w:r w:rsidRPr="00A42115">
        <w:rPr>
          <w:rFonts w:hint="eastAsia"/>
          <w:color w:val="000000"/>
          <w:sz w:val="24"/>
          <w:szCs w:val="32"/>
          <w:lang w:bidi="ar"/>
        </w:rPr>
        <w:t>电脑，带有</w:t>
      </w:r>
      <w:r w:rsidRPr="00CD6AF6">
        <w:rPr>
          <w:rFonts w:hint="eastAsia"/>
          <w:color w:val="000000"/>
          <w:sz w:val="24"/>
          <w:szCs w:val="32"/>
          <w:lang w:bidi="ar"/>
        </w:rPr>
        <w:t>40</w:t>
      </w:r>
      <w:r w:rsidRPr="00802AA2">
        <w:rPr>
          <w:rFonts w:hint="eastAsia"/>
          <w:color w:val="000000"/>
          <w:sz w:val="24"/>
          <w:szCs w:val="32"/>
          <w:lang w:bidi="ar"/>
        </w:rPr>
        <w:t>PIN</w:t>
      </w:r>
      <w:r w:rsidRPr="00A42115">
        <w:rPr>
          <w:rFonts w:hint="eastAsia"/>
          <w:color w:val="000000"/>
          <w:sz w:val="24"/>
          <w:szCs w:val="32"/>
          <w:lang w:bidi="ar"/>
        </w:rPr>
        <w:t>管脚</w:t>
      </w:r>
      <w:r w:rsidR="00012645">
        <w:rPr>
          <w:rFonts w:hint="eastAsia"/>
          <w:color w:val="000000"/>
          <w:sz w:val="24"/>
          <w:szCs w:val="32"/>
          <w:lang w:bidi="ar"/>
        </w:rPr>
        <w:t>。</w:t>
      </w:r>
      <w:r w:rsidRPr="00A42115">
        <w:rPr>
          <w:rFonts w:hint="eastAsia"/>
          <w:color w:val="000000"/>
          <w:sz w:val="24"/>
          <w:szCs w:val="32"/>
          <w:lang w:bidi="ar"/>
        </w:rPr>
        <w:t>由于</w:t>
      </w:r>
      <w:r w:rsidRPr="00802AA2">
        <w:rPr>
          <w:rFonts w:hint="eastAsia"/>
          <w:color w:val="000000"/>
          <w:sz w:val="24"/>
          <w:szCs w:val="32"/>
          <w:lang w:bidi="ar"/>
        </w:rPr>
        <w:t>RDK</w:t>
      </w:r>
      <w:r w:rsidRPr="00A42115">
        <w:rPr>
          <w:rFonts w:hint="eastAsia"/>
          <w:color w:val="000000"/>
          <w:sz w:val="24"/>
          <w:szCs w:val="32"/>
          <w:lang w:bidi="ar"/>
        </w:rPr>
        <w:t>需要稳定供电，也防止电流反灌烧坏开版，在输出端口接入了一个光偶与主控板隔离开来。本系统中使用</w:t>
      </w:r>
      <w:r w:rsidRPr="00802AA2">
        <w:rPr>
          <w:rFonts w:hint="eastAsia"/>
          <w:color w:val="000000"/>
          <w:sz w:val="24"/>
          <w:szCs w:val="32"/>
          <w:lang w:bidi="ar"/>
        </w:rPr>
        <w:t>RDK</w:t>
      </w:r>
      <w:r w:rsidRPr="00A42115">
        <w:rPr>
          <w:rFonts w:hint="eastAsia"/>
          <w:color w:val="000000"/>
          <w:sz w:val="24"/>
          <w:szCs w:val="32"/>
          <w:lang w:bidi="ar"/>
        </w:rPr>
        <w:t>开发板的</w:t>
      </w:r>
      <w:r w:rsidRPr="00CD6AF6">
        <w:rPr>
          <w:rFonts w:hint="eastAsia"/>
          <w:color w:val="000000"/>
          <w:sz w:val="24"/>
          <w:szCs w:val="32"/>
          <w:lang w:bidi="ar"/>
        </w:rPr>
        <w:t>37</w:t>
      </w:r>
      <w:r w:rsidRPr="00A42115">
        <w:rPr>
          <w:rFonts w:hint="eastAsia"/>
          <w:color w:val="000000"/>
          <w:sz w:val="24"/>
          <w:szCs w:val="32"/>
          <w:lang w:bidi="ar"/>
        </w:rPr>
        <w:t>和</w:t>
      </w:r>
      <w:r w:rsidRPr="00CD6AF6">
        <w:rPr>
          <w:rFonts w:hint="eastAsia"/>
          <w:color w:val="000000"/>
          <w:sz w:val="24"/>
          <w:szCs w:val="32"/>
          <w:lang w:bidi="ar"/>
        </w:rPr>
        <w:t>39</w:t>
      </w:r>
      <w:r w:rsidRPr="00A42115">
        <w:rPr>
          <w:rFonts w:hint="eastAsia"/>
          <w:color w:val="000000"/>
          <w:sz w:val="24"/>
          <w:szCs w:val="32"/>
          <w:lang w:bidi="ar"/>
        </w:rPr>
        <w:t>引脚输出信号，通过</w:t>
      </w:r>
      <w:r w:rsidRPr="00802AA2">
        <w:rPr>
          <w:rFonts w:hint="eastAsia"/>
          <w:color w:val="000000"/>
          <w:sz w:val="24"/>
          <w:szCs w:val="32"/>
          <w:lang w:bidi="ar"/>
        </w:rPr>
        <w:t>PC</w:t>
      </w:r>
      <w:r w:rsidRPr="00CD6AF6">
        <w:rPr>
          <w:rFonts w:hint="eastAsia"/>
          <w:color w:val="000000"/>
          <w:sz w:val="24"/>
          <w:szCs w:val="32"/>
          <w:lang w:bidi="ar"/>
        </w:rPr>
        <w:t>817</w:t>
      </w:r>
      <w:r w:rsidRPr="00A42115">
        <w:rPr>
          <w:rFonts w:hint="eastAsia"/>
          <w:color w:val="000000"/>
          <w:sz w:val="24"/>
          <w:szCs w:val="32"/>
          <w:lang w:bidi="ar"/>
        </w:rPr>
        <w:t>光耦隔离，输送到主控</w:t>
      </w:r>
      <w:r w:rsidRPr="00802AA2">
        <w:rPr>
          <w:rFonts w:hint="eastAsia"/>
          <w:color w:val="000000"/>
          <w:sz w:val="24"/>
          <w:szCs w:val="32"/>
          <w:lang w:bidi="ar"/>
        </w:rPr>
        <w:t>MCU</w:t>
      </w:r>
      <w:r w:rsidRPr="00A42115">
        <w:rPr>
          <w:rFonts w:hint="eastAsia"/>
          <w:color w:val="000000"/>
          <w:sz w:val="24"/>
          <w:szCs w:val="32"/>
          <w:lang w:bidi="ar"/>
        </w:rPr>
        <w:t>的</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w:t>
      </w:r>
      <w:r w:rsidR="005F56B1">
        <w:rPr>
          <w:rFonts w:hint="eastAsia"/>
          <w:color w:val="000000"/>
          <w:sz w:val="24"/>
          <w:szCs w:val="32"/>
          <w:lang w:bidi="ar"/>
        </w:rPr>
        <w:t>它</w:t>
      </w:r>
      <w:r w:rsidR="001C40D5">
        <w:rPr>
          <w:rFonts w:hint="eastAsia"/>
          <w:color w:val="000000"/>
          <w:sz w:val="24"/>
          <w:szCs w:val="32"/>
          <w:lang w:bidi="ar"/>
        </w:rPr>
        <w:t>使用外置摄像头来收集人脸数据信息，并与开发板内的人脸数据进行比对</w:t>
      </w:r>
      <w:r w:rsidR="000A7136">
        <w:rPr>
          <w:rFonts w:hint="eastAsia"/>
          <w:color w:val="000000"/>
          <w:sz w:val="24"/>
          <w:szCs w:val="32"/>
          <w:lang w:bidi="ar"/>
        </w:rPr>
        <w:t>，</w:t>
      </w:r>
      <w:r w:rsidRPr="00A42115">
        <w:rPr>
          <w:rFonts w:hint="eastAsia"/>
          <w:color w:val="000000"/>
          <w:sz w:val="24"/>
          <w:szCs w:val="32"/>
          <w:lang w:bidi="ar"/>
        </w:rPr>
        <w:t>当</w:t>
      </w:r>
      <w:r w:rsidR="000A7136">
        <w:rPr>
          <w:rFonts w:hint="eastAsia"/>
          <w:color w:val="000000"/>
          <w:sz w:val="24"/>
          <w:szCs w:val="32"/>
          <w:lang w:bidi="ar"/>
        </w:rPr>
        <w:t>数据比对</w:t>
      </w:r>
      <w:r w:rsidRPr="00A42115">
        <w:rPr>
          <w:rFonts w:hint="eastAsia"/>
          <w:color w:val="000000"/>
          <w:sz w:val="24"/>
          <w:szCs w:val="32"/>
          <w:lang w:bidi="ar"/>
        </w:rPr>
        <w:t>成功时，</w:t>
      </w:r>
      <w:r w:rsidRPr="00802AA2">
        <w:rPr>
          <w:rFonts w:hint="eastAsia"/>
          <w:color w:val="000000"/>
          <w:sz w:val="24"/>
          <w:szCs w:val="32"/>
          <w:lang w:bidi="ar"/>
        </w:rPr>
        <w:t>RDK</w:t>
      </w:r>
      <w:r w:rsidRPr="00A42115">
        <w:rPr>
          <w:rFonts w:hint="eastAsia"/>
          <w:color w:val="000000"/>
          <w:sz w:val="24"/>
          <w:szCs w:val="32"/>
          <w:lang w:bidi="ar"/>
        </w:rPr>
        <w:t>开发板</w:t>
      </w:r>
      <w:r w:rsidRPr="00CD6AF6">
        <w:rPr>
          <w:rFonts w:hint="eastAsia"/>
          <w:color w:val="000000"/>
          <w:sz w:val="24"/>
          <w:szCs w:val="32"/>
          <w:lang w:bidi="ar"/>
        </w:rPr>
        <w:t>37</w:t>
      </w:r>
      <w:r w:rsidRPr="00A42115">
        <w:rPr>
          <w:rFonts w:hint="eastAsia"/>
          <w:color w:val="000000"/>
          <w:sz w:val="24"/>
          <w:szCs w:val="32"/>
          <w:lang w:bidi="ar"/>
        </w:rPr>
        <w:t>号引脚输出高电平，此时光耦导通，</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引脚被拉至低电平，</w:t>
      </w:r>
      <w:r w:rsidRPr="00802AA2">
        <w:rPr>
          <w:rFonts w:hint="eastAsia"/>
          <w:color w:val="000000"/>
          <w:sz w:val="24"/>
          <w:szCs w:val="32"/>
          <w:lang w:bidi="ar"/>
        </w:rPr>
        <w:t>MCU</w:t>
      </w:r>
      <w:r w:rsidRPr="00A42115">
        <w:rPr>
          <w:rFonts w:hint="eastAsia"/>
          <w:color w:val="000000"/>
          <w:sz w:val="24"/>
          <w:szCs w:val="32"/>
          <w:lang w:bidi="ar"/>
        </w:rPr>
        <w:t>检测对应信号，执行后续操作。</w:t>
      </w:r>
      <w:r w:rsidR="00A42115" w:rsidRPr="00802AA2">
        <w:rPr>
          <w:rFonts w:hint="eastAsia"/>
          <w:color w:val="000000"/>
          <w:sz w:val="24"/>
          <w:szCs w:val="32"/>
          <w:lang w:bidi="ar"/>
        </w:rPr>
        <w:t>RDK</w:t>
      </w:r>
      <w:r w:rsidR="00A42115" w:rsidRPr="00A42115">
        <w:rPr>
          <w:rFonts w:hint="eastAsia"/>
          <w:color w:val="000000"/>
          <w:sz w:val="24"/>
          <w:szCs w:val="32"/>
          <w:lang w:bidi="ar"/>
        </w:rPr>
        <w:t xml:space="preserve"> </w:t>
      </w:r>
      <w:r w:rsidR="00A42115" w:rsidRPr="00802AA2">
        <w:rPr>
          <w:rFonts w:hint="eastAsia"/>
          <w:color w:val="000000"/>
          <w:sz w:val="24"/>
          <w:szCs w:val="32"/>
          <w:lang w:bidi="ar"/>
        </w:rPr>
        <w:t>X</w:t>
      </w:r>
      <w:r w:rsidR="00A42115" w:rsidRPr="00CD6AF6">
        <w:rPr>
          <w:rFonts w:hint="eastAsia"/>
          <w:color w:val="000000"/>
          <w:sz w:val="24"/>
          <w:szCs w:val="32"/>
          <w:lang w:bidi="ar"/>
        </w:rPr>
        <w:t>5</w:t>
      </w:r>
      <w:r w:rsidR="00A42115" w:rsidRPr="00A42115">
        <w:rPr>
          <w:rFonts w:hint="eastAsia"/>
          <w:color w:val="000000"/>
          <w:sz w:val="24"/>
          <w:szCs w:val="32"/>
          <w:lang w:bidi="ar"/>
        </w:rPr>
        <w:t>开发版</w:t>
      </w:r>
      <w:r w:rsidR="0094176D">
        <w:rPr>
          <w:rFonts w:hint="eastAsia"/>
          <w:color w:val="000000"/>
          <w:sz w:val="24"/>
          <w:szCs w:val="32"/>
          <w:lang w:bidi="ar"/>
        </w:rPr>
        <w:t>管脚</w:t>
      </w:r>
      <w:r w:rsidR="00A42115" w:rsidRPr="00A42115">
        <w:rPr>
          <w:rFonts w:hint="eastAsia"/>
          <w:color w:val="000000"/>
          <w:sz w:val="24"/>
          <w:szCs w:val="32"/>
          <w:lang w:bidi="ar"/>
        </w:rPr>
        <w:t>连接光耦电路图如图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33</w:t>
      </w:r>
      <w:r w:rsidR="00607453" w:rsidRPr="00607453">
        <w:rPr>
          <w:sz w:val="24"/>
        </w:rPr>
        <w:fldChar w:fldCharType="end"/>
      </w:r>
      <w:r w:rsidR="00A42115" w:rsidRPr="00A42115">
        <w:rPr>
          <w:rFonts w:hint="eastAsia"/>
          <w:color w:val="000000"/>
          <w:sz w:val="24"/>
          <w:szCs w:val="32"/>
          <w:lang w:bidi="ar"/>
        </w:rPr>
        <w:t>所示</w:t>
      </w:r>
      <w:r w:rsidR="00A42115">
        <w:rPr>
          <w:rFonts w:hint="eastAsia"/>
          <w:color w:val="000000"/>
          <w:sz w:val="24"/>
          <w:szCs w:val="32"/>
          <w:lang w:bidi="ar"/>
        </w:rPr>
        <w:t>。</w:t>
      </w:r>
    </w:p>
    <w:p w14:paraId="44DC1A34" w14:textId="63103F9F" w:rsidR="00A42115" w:rsidRDefault="00605B05" w:rsidP="006621DD">
      <w:pPr>
        <w:wordWrap w:val="0"/>
        <w:spacing w:line="360" w:lineRule="auto"/>
        <w:jc w:val="center"/>
        <w:rPr>
          <w:sz w:val="24"/>
        </w:rPr>
      </w:pPr>
      <w:r>
        <w:rPr>
          <w:noProof/>
          <w:sz w:val="24"/>
        </w:rPr>
        <w:lastRenderedPageBreak/>
        <w:drawing>
          <wp:inline distT="0" distB="0" distL="0" distR="0" wp14:anchorId="2E72ED87" wp14:editId="690C980C">
            <wp:extent cx="3504319" cy="3204722"/>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25902" cy="3224460"/>
                    </a:xfrm>
                    <a:prstGeom prst="rect">
                      <a:avLst/>
                    </a:prstGeom>
                    <a:noFill/>
                    <a:ln>
                      <a:noFill/>
                    </a:ln>
                  </pic:spPr>
                </pic:pic>
              </a:graphicData>
            </a:graphic>
          </wp:inline>
        </w:drawing>
      </w:r>
    </w:p>
    <w:p w14:paraId="7E36237B" w14:textId="41FD767C" w:rsidR="00A42115" w:rsidRPr="00672477" w:rsidRDefault="00A42115"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33</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672477">
        <w:rPr>
          <w:rFonts w:ascii="Times New Roman" w:hAnsi="Times New Roman" w:hint="eastAsia"/>
          <w:sz w:val="21"/>
          <w:szCs w:val="21"/>
        </w:rPr>
        <w:t>RDK-X5</w:t>
      </w:r>
      <w:r w:rsidR="00672477">
        <w:rPr>
          <w:rFonts w:ascii="Times New Roman" w:hAnsi="Times New Roman" w:hint="eastAsia"/>
          <w:sz w:val="21"/>
          <w:szCs w:val="21"/>
        </w:rPr>
        <w:t>人脸识别系统接口电路</w:t>
      </w:r>
    </w:p>
    <w:p w14:paraId="60D9D714" w14:textId="21A29E0B" w:rsidR="0027012F" w:rsidRDefault="0027012F" w:rsidP="006621DD">
      <w:pPr>
        <w:wordWrap w:val="0"/>
        <w:spacing w:beforeLines="50" w:before="156" w:afterLines="50" w:after="156" w:line="360" w:lineRule="auto"/>
        <w:outlineLvl w:val="1"/>
        <w:rPr>
          <w:rFonts w:eastAsia="黑体"/>
          <w:sz w:val="24"/>
        </w:rPr>
      </w:pPr>
      <w:bookmarkStart w:id="83" w:name="_Toc197360101"/>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6</w:t>
      </w:r>
      <w:r>
        <w:rPr>
          <w:rFonts w:eastAsia="黑体" w:hint="eastAsia"/>
          <w:sz w:val="28"/>
          <w:szCs w:val="28"/>
        </w:rPr>
        <w:t xml:space="preserve">　</w:t>
      </w:r>
      <w:r w:rsidR="00D538BD">
        <w:rPr>
          <w:rFonts w:eastAsia="黑体" w:hint="eastAsia"/>
          <w:sz w:val="28"/>
          <w:szCs w:val="28"/>
        </w:rPr>
        <w:t>按键</w:t>
      </w:r>
      <w:r w:rsidR="00743919">
        <w:rPr>
          <w:rFonts w:eastAsia="黑体" w:hint="eastAsia"/>
          <w:sz w:val="28"/>
          <w:szCs w:val="28"/>
        </w:rPr>
        <w:t>检测</w:t>
      </w:r>
      <w:r w:rsidR="00D538BD">
        <w:rPr>
          <w:rFonts w:eastAsia="黑体" w:hint="eastAsia"/>
          <w:sz w:val="28"/>
          <w:szCs w:val="28"/>
        </w:rPr>
        <w:t>电路</w:t>
      </w:r>
      <w:r w:rsidR="002B3449">
        <w:rPr>
          <w:rFonts w:eastAsia="黑体" w:hint="eastAsia"/>
          <w:sz w:val="28"/>
          <w:szCs w:val="28"/>
        </w:rPr>
        <w:t>（</w:t>
      </w:r>
      <w:r w:rsidR="002B3449" w:rsidRPr="00802AA2">
        <w:rPr>
          <w:rFonts w:eastAsia="黑体" w:hint="eastAsia"/>
          <w:sz w:val="28"/>
          <w:szCs w:val="28"/>
        </w:rPr>
        <w:t>g</w:t>
      </w:r>
      <w:r w:rsidR="002B3449">
        <w:rPr>
          <w:rFonts w:eastAsia="黑体" w:hint="eastAsia"/>
          <w:sz w:val="28"/>
          <w:szCs w:val="28"/>
        </w:rPr>
        <w:t>）</w:t>
      </w:r>
      <w:bookmarkEnd w:id="83"/>
    </w:p>
    <w:p w14:paraId="201D0F15" w14:textId="6DB08230" w:rsidR="0027012F" w:rsidRDefault="008D5F8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由于楼宇人员信息检测系统需要依赖管理员手动录入指纹</w:t>
      </w:r>
      <w:r w:rsidR="00743919">
        <w:rPr>
          <w:rFonts w:cs="宋体" w:hint="eastAsia"/>
          <w:color w:val="000000"/>
          <w:kern w:val="0"/>
          <w:sz w:val="24"/>
          <w:lang w:bidi="ar"/>
        </w:rPr>
        <w:t>，以及供用户启动指纹识别</w:t>
      </w:r>
      <w:r w:rsidR="00E90D55">
        <w:rPr>
          <w:rFonts w:cs="宋体" w:hint="eastAsia"/>
          <w:color w:val="000000"/>
          <w:kern w:val="0"/>
          <w:sz w:val="24"/>
          <w:lang w:bidi="ar"/>
        </w:rPr>
        <w:t>功能</w:t>
      </w:r>
      <w:r w:rsidR="00743919">
        <w:rPr>
          <w:rFonts w:cs="宋体" w:hint="eastAsia"/>
          <w:color w:val="000000"/>
          <w:kern w:val="0"/>
          <w:sz w:val="24"/>
          <w:lang w:bidi="ar"/>
        </w:rPr>
        <w:t>，故需要按键系统来进行人机操作。</w:t>
      </w:r>
      <w:r w:rsidR="00DF75DC">
        <w:rPr>
          <w:rFonts w:cs="宋体" w:hint="eastAsia"/>
          <w:color w:val="000000"/>
          <w:kern w:val="0"/>
          <w:sz w:val="24"/>
          <w:lang w:bidi="ar"/>
        </w:rPr>
        <w:t>本文</w:t>
      </w:r>
      <w:r>
        <w:rPr>
          <w:rFonts w:cs="宋体" w:hint="eastAsia"/>
          <w:color w:val="000000"/>
          <w:kern w:val="0"/>
          <w:sz w:val="24"/>
          <w:lang w:bidi="ar"/>
        </w:rPr>
        <w:t>采用</w:t>
      </w:r>
      <w:r w:rsidR="00BA2082">
        <w:rPr>
          <w:rFonts w:cs="宋体" w:hint="eastAsia"/>
          <w:color w:val="000000"/>
          <w:kern w:val="0"/>
          <w:sz w:val="24"/>
          <w:lang w:bidi="ar"/>
        </w:rPr>
        <w:t>五个</w:t>
      </w:r>
      <w:r>
        <w:rPr>
          <w:rFonts w:cs="宋体" w:hint="eastAsia"/>
          <w:color w:val="000000"/>
          <w:kern w:val="0"/>
          <w:sz w:val="24"/>
          <w:lang w:bidi="ar"/>
        </w:rPr>
        <w:t>独立按键</w:t>
      </w:r>
      <w:r w:rsidR="00BA2082">
        <w:rPr>
          <w:rFonts w:cs="宋体" w:hint="eastAsia"/>
          <w:color w:val="000000"/>
          <w:kern w:val="0"/>
          <w:sz w:val="24"/>
          <w:lang w:bidi="ar"/>
        </w:rPr>
        <w:t>分别为</w:t>
      </w:r>
      <w:r w:rsidR="004B6239">
        <w:rPr>
          <w:rFonts w:cs="宋体" w:hint="eastAsia"/>
          <w:color w:val="000000"/>
          <w:kern w:val="0"/>
          <w:sz w:val="24"/>
          <w:lang w:bidi="ar"/>
        </w:rPr>
        <w:t>KEY1~KEY5</w:t>
      </w:r>
      <w:r w:rsidR="00743919">
        <w:rPr>
          <w:rFonts w:cs="宋体" w:hint="eastAsia"/>
          <w:color w:val="000000"/>
          <w:kern w:val="0"/>
          <w:sz w:val="24"/>
          <w:lang w:bidi="ar"/>
        </w:rPr>
        <w:t>，</w:t>
      </w:r>
      <w:r w:rsidR="005F1EE6">
        <w:rPr>
          <w:rFonts w:cs="宋体" w:hint="eastAsia"/>
          <w:color w:val="000000"/>
          <w:kern w:val="0"/>
          <w:sz w:val="24"/>
          <w:lang w:bidi="ar"/>
        </w:rPr>
        <w:t>采用下拉输入，一端</w:t>
      </w:r>
      <w:r w:rsidR="00A34CD6">
        <w:rPr>
          <w:rFonts w:cs="宋体" w:hint="eastAsia"/>
          <w:color w:val="000000"/>
          <w:kern w:val="0"/>
          <w:sz w:val="24"/>
          <w:lang w:bidi="ar"/>
        </w:rPr>
        <w:t>连</w:t>
      </w:r>
      <w:r w:rsidR="005F1EE6">
        <w:rPr>
          <w:rFonts w:cs="宋体" w:hint="eastAsia"/>
          <w:color w:val="000000"/>
          <w:kern w:val="0"/>
          <w:sz w:val="24"/>
          <w:lang w:bidi="ar"/>
        </w:rPr>
        <w:t>接主控</w:t>
      </w:r>
      <w:r w:rsidR="005F1EE6" w:rsidRPr="00802AA2">
        <w:rPr>
          <w:rFonts w:cs="宋体" w:hint="eastAsia"/>
          <w:color w:val="000000"/>
          <w:kern w:val="0"/>
          <w:sz w:val="24"/>
          <w:lang w:bidi="ar"/>
        </w:rPr>
        <w:t>MCU</w:t>
      </w:r>
      <w:r w:rsidR="00D921DE">
        <w:rPr>
          <w:rFonts w:cs="宋体" w:hint="eastAsia"/>
          <w:color w:val="000000"/>
          <w:kern w:val="0"/>
          <w:sz w:val="24"/>
          <w:lang w:bidi="ar"/>
        </w:rPr>
        <w:t>的</w:t>
      </w:r>
      <w:r w:rsidR="004B6239">
        <w:rPr>
          <w:rFonts w:cs="宋体" w:hint="eastAsia"/>
          <w:color w:val="000000"/>
          <w:kern w:val="0"/>
          <w:sz w:val="24"/>
          <w:lang w:bidi="ar"/>
        </w:rPr>
        <w:t>PA2~PA6</w:t>
      </w:r>
      <w:r w:rsidR="00D921DE">
        <w:rPr>
          <w:rFonts w:cs="宋体" w:hint="eastAsia"/>
          <w:color w:val="000000"/>
          <w:kern w:val="0"/>
          <w:sz w:val="24"/>
          <w:lang w:bidi="ar"/>
        </w:rPr>
        <w:t>引脚</w:t>
      </w:r>
      <w:r w:rsidR="005F1EE6">
        <w:rPr>
          <w:rFonts w:cs="宋体" w:hint="eastAsia"/>
          <w:color w:val="000000"/>
          <w:kern w:val="0"/>
          <w:sz w:val="24"/>
          <w:lang w:bidi="ar"/>
        </w:rPr>
        <w:t>，另一端</w:t>
      </w:r>
      <w:r w:rsidR="00A34CD6">
        <w:rPr>
          <w:rFonts w:cs="宋体" w:hint="eastAsia"/>
          <w:color w:val="000000"/>
          <w:kern w:val="0"/>
          <w:sz w:val="24"/>
          <w:lang w:bidi="ar"/>
        </w:rPr>
        <w:t>连</w:t>
      </w:r>
      <w:r w:rsidR="005F1EE6">
        <w:rPr>
          <w:rFonts w:cs="宋体" w:hint="eastAsia"/>
          <w:color w:val="000000"/>
          <w:kern w:val="0"/>
          <w:sz w:val="24"/>
          <w:lang w:bidi="ar"/>
        </w:rPr>
        <w:t>接</w:t>
      </w:r>
      <w:r w:rsidR="005F1EE6" w:rsidRPr="00802AA2">
        <w:rPr>
          <w:rFonts w:cs="宋体" w:hint="eastAsia"/>
          <w:color w:val="000000"/>
          <w:kern w:val="0"/>
          <w:sz w:val="24"/>
          <w:lang w:bidi="ar"/>
        </w:rPr>
        <w:t>GND</w:t>
      </w:r>
      <w:r w:rsidR="0027012F" w:rsidRPr="00385E69">
        <w:rPr>
          <w:rFonts w:cs="宋体" w:hint="eastAsia"/>
          <w:color w:val="000000"/>
          <w:kern w:val="0"/>
          <w:sz w:val="24"/>
          <w:lang w:bidi="ar"/>
        </w:rPr>
        <w:t>，</w:t>
      </w:r>
      <w:r w:rsidR="00C81BFA">
        <w:rPr>
          <w:rFonts w:cs="宋体" w:hint="eastAsia"/>
          <w:color w:val="000000"/>
          <w:kern w:val="0"/>
          <w:sz w:val="24"/>
          <w:lang w:bidi="ar"/>
        </w:rPr>
        <w:t>其中</w:t>
      </w:r>
      <w:r w:rsidR="00C81BFA">
        <w:rPr>
          <w:rFonts w:cs="宋体" w:hint="eastAsia"/>
          <w:color w:val="000000"/>
          <w:kern w:val="0"/>
          <w:sz w:val="24"/>
          <w:lang w:bidi="ar"/>
        </w:rPr>
        <w:t>KEY1</w:t>
      </w:r>
      <w:r w:rsidR="00C81BFA">
        <w:rPr>
          <w:rFonts w:cs="宋体" w:hint="eastAsia"/>
          <w:color w:val="000000"/>
          <w:kern w:val="0"/>
          <w:sz w:val="24"/>
          <w:lang w:bidi="ar"/>
        </w:rPr>
        <w:t>负责</w:t>
      </w:r>
      <w:r w:rsidR="005F5371">
        <w:rPr>
          <w:rFonts w:cs="宋体" w:hint="eastAsia"/>
          <w:color w:val="000000"/>
          <w:kern w:val="0"/>
          <w:sz w:val="24"/>
          <w:lang w:bidi="ar"/>
        </w:rPr>
        <w:t>启动</w:t>
      </w:r>
      <w:r w:rsidR="00C81BFA">
        <w:rPr>
          <w:rFonts w:cs="宋体" w:hint="eastAsia"/>
          <w:color w:val="000000"/>
          <w:kern w:val="0"/>
          <w:sz w:val="24"/>
          <w:lang w:bidi="ar"/>
        </w:rPr>
        <w:t>添加指纹功能</w:t>
      </w:r>
      <w:r w:rsidR="00967809">
        <w:rPr>
          <w:rFonts w:cs="宋体" w:hint="eastAsia"/>
          <w:color w:val="000000"/>
          <w:kern w:val="0"/>
          <w:sz w:val="24"/>
          <w:lang w:bidi="ar"/>
        </w:rPr>
        <w:t>，</w:t>
      </w:r>
      <w:r w:rsidR="00C81BFA">
        <w:rPr>
          <w:rFonts w:cs="宋体" w:hint="eastAsia"/>
          <w:color w:val="000000"/>
          <w:kern w:val="0"/>
          <w:sz w:val="24"/>
          <w:lang w:bidi="ar"/>
        </w:rPr>
        <w:t>KEY2</w:t>
      </w:r>
      <w:r w:rsidR="00C81BFA">
        <w:rPr>
          <w:rFonts w:cs="宋体" w:hint="eastAsia"/>
          <w:color w:val="000000"/>
          <w:kern w:val="0"/>
          <w:sz w:val="24"/>
          <w:lang w:bidi="ar"/>
        </w:rPr>
        <w:t>负责二级菜单</w:t>
      </w:r>
      <w:r w:rsidR="005F5371">
        <w:rPr>
          <w:rFonts w:cs="宋体" w:hint="eastAsia"/>
          <w:color w:val="000000"/>
          <w:kern w:val="0"/>
          <w:sz w:val="24"/>
          <w:lang w:bidi="ar"/>
        </w:rPr>
        <w:t>里的指纹存储加</w:t>
      </w:r>
      <w:r w:rsidR="00967809">
        <w:rPr>
          <w:rFonts w:cs="宋体" w:hint="eastAsia"/>
          <w:color w:val="000000"/>
          <w:kern w:val="0"/>
          <w:sz w:val="24"/>
          <w:lang w:bidi="ar"/>
        </w:rPr>
        <w:t>功能，</w:t>
      </w:r>
      <w:r w:rsidR="00C81BFA">
        <w:rPr>
          <w:rFonts w:cs="宋体" w:hint="eastAsia"/>
          <w:color w:val="000000"/>
          <w:kern w:val="0"/>
          <w:sz w:val="24"/>
          <w:lang w:bidi="ar"/>
        </w:rPr>
        <w:t>KEY3</w:t>
      </w:r>
      <w:r w:rsidR="005F5371">
        <w:rPr>
          <w:rFonts w:cs="宋体" w:hint="eastAsia"/>
          <w:color w:val="000000"/>
          <w:kern w:val="0"/>
          <w:sz w:val="24"/>
          <w:lang w:bidi="ar"/>
        </w:rPr>
        <w:t>负责启动删除指纹</w:t>
      </w:r>
      <w:r w:rsidR="00967809">
        <w:rPr>
          <w:rFonts w:cs="宋体" w:hint="eastAsia"/>
          <w:color w:val="000000"/>
          <w:kern w:val="0"/>
          <w:sz w:val="24"/>
          <w:lang w:bidi="ar"/>
        </w:rPr>
        <w:t>功能，</w:t>
      </w:r>
      <w:r w:rsidR="00C81BFA">
        <w:rPr>
          <w:rFonts w:cs="宋体" w:hint="eastAsia"/>
          <w:color w:val="000000"/>
          <w:kern w:val="0"/>
          <w:sz w:val="24"/>
          <w:lang w:bidi="ar"/>
        </w:rPr>
        <w:t>KEY4</w:t>
      </w:r>
      <w:r w:rsidR="005F5371">
        <w:rPr>
          <w:rFonts w:cs="宋体" w:hint="eastAsia"/>
          <w:color w:val="000000"/>
          <w:kern w:val="0"/>
          <w:sz w:val="24"/>
          <w:lang w:bidi="ar"/>
        </w:rPr>
        <w:t>负责二级菜单里的指纹存储减</w:t>
      </w:r>
      <w:r w:rsidR="00967809">
        <w:rPr>
          <w:rFonts w:cs="宋体" w:hint="eastAsia"/>
          <w:color w:val="000000"/>
          <w:kern w:val="0"/>
          <w:sz w:val="24"/>
          <w:lang w:bidi="ar"/>
        </w:rPr>
        <w:t>功能，</w:t>
      </w:r>
      <w:r w:rsidR="00C81BFA">
        <w:rPr>
          <w:rFonts w:cs="宋体" w:hint="eastAsia"/>
          <w:color w:val="000000"/>
          <w:kern w:val="0"/>
          <w:sz w:val="24"/>
          <w:lang w:bidi="ar"/>
        </w:rPr>
        <w:t>KEY5</w:t>
      </w:r>
      <w:r w:rsidR="005F5371">
        <w:rPr>
          <w:rFonts w:cs="宋体" w:hint="eastAsia"/>
          <w:color w:val="000000"/>
          <w:kern w:val="0"/>
          <w:sz w:val="24"/>
          <w:lang w:bidi="ar"/>
        </w:rPr>
        <w:t>负责验证指纹</w:t>
      </w:r>
      <w:r w:rsidR="00967809">
        <w:rPr>
          <w:rFonts w:cs="宋体" w:hint="eastAsia"/>
          <w:color w:val="000000"/>
          <w:kern w:val="0"/>
          <w:sz w:val="24"/>
          <w:lang w:bidi="ar"/>
        </w:rPr>
        <w:t>功能。</w:t>
      </w:r>
      <w:r w:rsidR="00C631A2">
        <w:rPr>
          <w:rFonts w:cs="宋体" w:hint="eastAsia"/>
          <w:color w:val="000000"/>
          <w:kern w:val="0"/>
          <w:sz w:val="24"/>
          <w:lang w:bidi="ar"/>
        </w:rPr>
        <w:t>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34</w:t>
      </w:r>
      <w:r w:rsidR="00607453" w:rsidRPr="00607453">
        <w:rPr>
          <w:sz w:val="24"/>
        </w:rPr>
        <w:fldChar w:fldCharType="end"/>
      </w:r>
      <w:r w:rsidR="00D77170">
        <w:rPr>
          <w:rFonts w:cs="宋体" w:hint="eastAsia"/>
          <w:color w:val="000000"/>
          <w:kern w:val="0"/>
          <w:sz w:val="24"/>
          <w:lang w:bidi="ar"/>
        </w:rPr>
        <w:t>为独立按键电路图。</w:t>
      </w:r>
    </w:p>
    <w:p w14:paraId="6BE822A0" w14:textId="72E55BF3" w:rsidR="00D77170" w:rsidRDefault="00D921DE" w:rsidP="006621DD">
      <w:pPr>
        <w:wordWrap w:val="0"/>
        <w:spacing w:line="360" w:lineRule="auto"/>
        <w:jc w:val="center"/>
        <w:rPr>
          <w:sz w:val="24"/>
        </w:rPr>
      </w:pPr>
      <w:r>
        <w:rPr>
          <w:noProof/>
          <w:sz w:val="24"/>
        </w:rPr>
        <w:lastRenderedPageBreak/>
        <w:drawing>
          <wp:inline distT="0" distB="0" distL="0" distR="0" wp14:anchorId="2EE766D2" wp14:editId="0EAE1329">
            <wp:extent cx="1483743" cy="1893301"/>
            <wp:effectExtent l="0" t="0" r="2540" b="0"/>
            <wp:docPr id="278198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a:extLst>
                        <a:ext uri="{28A0092B-C50C-407E-A947-70E740481C1C}">
                          <a14:useLocalDpi xmlns:a14="http://schemas.microsoft.com/office/drawing/2010/main" val="0"/>
                        </a:ext>
                      </a:extLst>
                    </a:blip>
                    <a:srcRect l="31084" r="30352" b="7498"/>
                    <a:stretch/>
                  </pic:blipFill>
                  <pic:spPr bwMode="auto">
                    <a:xfrm>
                      <a:off x="0" y="0"/>
                      <a:ext cx="1495312" cy="1908063"/>
                    </a:xfrm>
                    <a:prstGeom prst="rect">
                      <a:avLst/>
                    </a:prstGeom>
                    <a:noFill/>
                    <a:ln>
                      <a:noFill/>
                    </a:ln>
                    <a:extLst>
                      <a:ext uri="{53640926-AAD7-44D8-BBD7-CCE9431645EC}">
                        <a14:shadowObscured xmlns:a14="http://schemas.microsoft.com/office/drawing/2010/main"/>
                      </a:ext>
                    </a:extLst>
                  </pic:spPr>
                </pic:pic>
              </a:graphicData>
            </a:graphic>
          </wp:inline>
        </w:drawing>
      </w:r>
    </w:p>
    <w:p w14:paraId="4DFB343B" w14:textId="161681B0" w:rsidR="00D77170" w:rsidRPr="00D77170" w:rsidRDefault="00D7717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34</w:t>
      </w:r>
      <w:r w:rsidR="00672477">
        <w:rPr>
          <w:rFonts w:ascii="Times New Roman" w:hAnsi="Times New Roman"/>
          <w:sz w:val="21"/>
          <w:szCs w:val="21"/>
        </w:rPr>
        <w:fldChar w:fldCharType="end"/>
      </w:r>
      <w:r>
        <w:rPr>
          <w:rFonts w:ascii="Times New Roman" w:hAnsi="Times New Roman" w:hint="eastAsia"/>
          <w:sz w:val="21"/>
          <w:szCs w:val="21"/>
        </w:rPr>
        <w:t>独立按键</w:t>
      </w:r>
      <w:r>
        <w:rPr>
          <w:rFonts w:hint="eastAsia"/>
          <w:sz w:val="21"/>
          <w:szCs w:val="21"/>
        </w:rPr>
        <w:t>电路图</w:t>
      </w:r>
    </w:p>
    <w:p w14:paraId="2F04E120" w14:textId="65AF53AA" w:rsidR="0027012F" w:rsidRDefault="0027012F" w:rsidP="006621DD">
      <w:pPr>
        <w:wordWrap w:val="0"/>
        <w:spacing w:beforeLines="50" w:before="156" w:afterLines="50" w:after="156" w:line="360" w:lineRule="auto"/>
        <w:outlineLvl w:val="1"/>
        <w:rPr>
          <w:rFonts w:eastAsia="黑体"/>
          <w:sz w:val="24"/>
        </w:rPr>
      </w:pPr>
      <w:bookmarkStart w:id="84" w:name="_Toc197360102"/>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7</w:t>
      </w:r>
      <w:r>
        <w:rPr>
          <w:rFonts w:eastAsia="黑体" w:hint="eastAsia"/>
          <w:sz w:val="28"/>
          <w:szCs w:val="28"/>
        </w:rPr>
        <w:t xml:space="preserve">　</w:t>
      </w:r>
      <w:r w:rsidR="004C0C0C" w:rsidRPr="00802AA2">
        <w:rPr>
          <w:rFonts w:eastAsia="黑体" w:hint="eastAsia"/>
          <w:sz w:val="28"/>
          <w:szCs w:val="28"/>
        </w:rPr>
        <w:t>SG</w:t>
      </w:r>
      <w:r w:rsidR="004C0C0C" w:rsidRPr="00CD6AF6">
        <w:rPr>
          <w:rFonts w:eastAsia="黑体" w:hint="eastAsia"/>
          <w:sz w:val="28"/>
          <w:szCs w:val="28"/>
        </w:rPr>
        <w:t>90</w:t>
      </w:r>
      <w:r w:rsidR="004C0C0C">
        <w:rPr>
          <w:rFonts w:eastAsia="黑体" w:hint="eastAsia"/>
          <w:sz w:val="28"/>
          <w:szCs w:val="28"/>
        </w:rPr>
        <w:t>舵机</w:t>
      </w:r>
      <w:r>
        <w:rPr>
          <w:rFonts w:eastAsia="黑体" w:hint="eastAsia"/>
          <w:sz w:val="28"/>
          <w:szCs w:val="28"/>
        </w:rPr>
        <w:t>模块</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4"/>
    </w:p>
    <w:p w14:paraId="139BB9EB" w14:textId="3BB19238" w:rsidR="002B3449" w:rsidRPr="002B3449" w:rsidRDefault="002B3449"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舵机是一种小巧轻便的微型伺服电机，应用于遥控模型，自动化等领域，</w:t>
      </w:r>
      <w:r w:rsidR="005A2D17" w:rsidRPr="005A2D17">
        <w:rPr>
          <w:rFonts w:cs="宋体"/>
          <w:color w:val="000000"/>
          <w:kern w:val="0"/>
          <w:sz w:val="24"/>
          <w:lang w:bidi="ar"/>
        </w:rPr>
        <w:t>其结构主要直流电机、减速齿轮组、位置检测元件（如电位器）、控制电路以及外壳组成</w:t>
      </w:r>
      <w:r w:rsidR="005A2D17">
        <w:rPr>
          <w:rFonts w:cs="宋体" w:hint="eastAsia"/>
          <w:color w:val="000000"/>
          <w:kern w:val="0"/>
          <w:sz w:val="24"/>
          <w:lang w:bidi="ar"/>
        </w:rPr>
        <w:t>。</w:t>
      </w:r>
      <w:r w:rsidRPr="002B3449">
        <w:rPr>
          <w:rFonts w:cs="宋体" w:hint="eastAsia"/>
          <w:color w:val="000000"/>
          <w:kern w:val="0"/>
          <w:sz w:val="24"/>
          <w:lang w:bidi="ar"/>
        </w:rPr>
        <w:t>它能够在</w:t>
      </w:r>
      <w:r w:rsidRPr="00802AA2">
        <w:rPr>
          <w:rFonts w:cs="宋体" w:hint="eastAsia"/>
          <w:color w:val="000000"/>
          <w:kern w:val="0"/>
          <w:sz w:val="24"/>
          <w:lang w:bidi="ar"/>
        </w:rPr>
        <w:t>PMW</w:t>
      </w:r>
      <w:r w:rsidRPr="002B3449">
        <w:rPr>
          <w:rFonts w:cs="宋体" w:hint="eastAsia"/>
          <w:color w:val="000000"/>
          <w:kern w:val="0"/>
          <w:sz w:val="24"/>
          <w:lang w:bidi="ar"/>
        </w:rPr>
        <w:t>信号控制下实现</w:t>
      </w:r>
      <w:r w:rsidRPr="00CD6AF6">
        <w:rPr>
          <w:rFonts w:cs="宋体" w:hint="eastAsia"/>
          <w:color w:val="000000"/>
          <w:kern w:val="0"/>
          <w:sz w:val="24"/>
          <w:lang w:bidi="ar"/>
        </w:rPr>
        <w:t>180</w:t>
      </w:r>
      <w:r w:rsidRPr="002B3449">
        <w:rPr>
          <w:rFonts w:cs="宋体" w:hint="eastAsia"/>
          <w:color w:val="000000"/>
          <w:kern w:val="0"/>
          <w:sz w:val="24"/>
          <w:lang w:bidi="ar"/>
        </w:rPr>
        <w:t>度旋转，工作电压</w:t>
      </w:r>
      <w:r w:rsidRPr="00CD6AF6">
        <w:rPr>
          <w:rFonts w:cs="宋体" w:hint="eastAsia"/>
          <w:color w:val="000000"/>
          <w:kern w:val="0"/>
          <w:sz w:val="24"/>
          <w:lang w:bidi="ar"/>
        </w:rPr>
        <w:t>4</w:t>
      </w:r>
      <w:r w:rsidRPr="002B3449">
        <w:rPr>
          <w:rFonts w:cs="宋体" w:hint="eastAsia"/>
          <w:color w:val="000000"/>
          <w:kern w:val="0"/>
          <w:sz w:val="24"/>
          <w:lang w:bidi="ar"/>
        </w:rPr>
        <w:t>.</w:t>
      </w:r>
      <w:r w:rsidRPr="00CD6AF6">
        <w:rPr>
          <w:rFonts w:cs="宋体" w:hint="eastAsia"/>
          <w:color w:val="000000"/>
          <w:kern w:val="0"/>
          <w:sz w:val="24"/>
          <w:lang w:bidi="ar"/>
        </w:rPr>
        <w:t>8</w:t>
      </w:r>
      <w:r w:rsidRPr="00802AA2">
        <w:rPr>
          <w:rFonts w:cs="宋体" w:hint="eastAsia"/>
          <w:color w:val="000000"/>
          <w:kern w:val="0"/>
          <w:sz w:val="24"/>
          <w:lang w:bidi="ar"/>
        </w:rPr>
        <w:t>V</w:t>
      </w:r>
      <w:r w:rsidR="006A0785">
        <w:rPr>
          <w:rFonts w:cs="宋体" w:hint="eastAsia"/>
          <w:color w:val="000000"/>
          <w:kern w:val="0"/>
          <w:sz w:val="24"/>
          <w:lang w:bidi="ar"/>
        </w:rPr>
        <w:t>~</w:t>
      </w:r>
      <w:r w:rsidRPr="00CD6AF6">
        <w:rPr>
          <w:rFonts w:cs="宋体" w:hint="eastAsia"/>
          <w:color w:val="000000"/>
          <w:kern w:val="0"/>
          <w:sz w:val="24"/>
          <w:lang w:bidi="ar"/>
        </w:rPr>
        <w:t>6</w:t>
      </w:r>
      <w:r w:rsidRPr="00802AA2">
        <w:rPr>
          <w:rFonts w:cs="宋体" w:hint="eastAsia"/>
          <w:color w:val="000000"/>
          <w:kern w:val="0"/>
          <w:sz w:val="24"/>
          <w:lang w:bidi="ar"/>
        </w:rPr>
        <w:t>V</w:t>
      </w:r>
      <w:r w:rsidRPr="002B3449">
        <w:rPr>
          <w:rFonts w:cs="宋体" w:hint="eastAsia"/>
          <w:color w:val="000000"/>
          <w:kern w:val="0"/>
          <w:sz w:val="24"/>
          <w:lang w:bidi="ar"/>
        </w:rPr>
        <w:t>。</w:t>
      </w:r>
    </w:p>
    <w:p w14:paraId="693D5294" w14:textId="15A34558" w:rsidR="0027012F" w:rsidRDefault="002B3449" w:rsidP="006621DD">
      <w:pPr>
        <w:widowControl/>
        <w:wordWrap w:val="0"/>
        <w:spacing w:line="360" w:lineRule="auto"/>
        <w:ind w:firstLineChars="200" w:firstLine="480"/>
        <w:rPr>
          <w:rFonts w:cs="宋体"/>
          <w:color w:val="000000"/>
          <w:kern w:val="0"/>
          <w:sz w:val="24"/>
          <w:lang w:bidi="ar"/>
        </w:rPr>
      </w:pPr>
      <w:r w:rsidRPr="002B3449">
        <w:rPr>
          <w:rFonts w:cs="宋体" w:hint="eastAsia"/>
          <w:color w:val="000000"/>
          <w:kern w:val="0"/>
          <w:sz w:val="24"/>
          <w:lang w:bidi="ar"/>
        </w:rPr>
        <w:t>本系统使用</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舵机来代替闸机系统，当给予</w:t>
      </w:r>
      <w:r w:rsidRPr="00CD6AF6">
        <w:rPr>
          <w:rFonts w:cs="宋体" w:hint="eastAsia"/>
          <w:color w:val="000000"/>
          <w:kern w:val="0"/>
          <w:sz w:val="24"/>
          <w:lang w:bidi="ar"/>
        </w:rPr>
        <w:t>50</w:t>
      </w:r>
      <w:r w:rsidRPr="00802AA2">
        <w:rPr>
          <w:rFonts w:cs="宋体" w:hint="eastAsia"/>
          <w:color w:val="000000"/>
          <w:kern w:val="0"/>
          <w:sz w:val="24"/>
          <w:lang w:bidi="ar"/>
        </w:rPr>
        <w:t>Hz</w:t>
      </w:r>
      <w:r w:rsidRPr="002B3449">
        <w:rPr>
          <w:rFonts w:cs="宋体" w:hint="eastAsia"/>
          <w:color w:val="000000"/>
          <w:kern w:val="0"/>
          <w:sz w:val="24"/>
          <w:lang w:bidi="ar"/>
        </w:rPr>
        <w:t>的</w:t>
      </w:r>
      <w:r w:rsidRPr="00802AA2">
        <w:rPr>
          <w:rFonts w:cs="宋体" w:hint="eastAsia"/>
          <w:color w:val="000000"/>
          <w:kern w:val="0"/>
          <w:sz w:val="24"/>
          <w:lang w:bidi="ar"/>
        </w:rPr>
        <w:t>PWM</w:t>
      </w:r>
      <w:r w:rsidRPr="002B3449">
        <w:rPr>
          <w:rFonts w:cs="宋体" w:hint="eastAsia"/>
          <w:color w:val="000000"/>
          <w:kern w:val="0"/>
          <w:sz w:val="24"/>
          <w:lang w:bidi="ar"/>
        </w:rPr>
        <w:t>信号，即可控制舵机运转。</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舵机接口电路图如图</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eq \c</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9614EE">
        <w:rPr>
          <w:rFonts w:cs="宋体"/>
          <w:noProof/>
          <w:color w:val="000000"/>
          <w:kern w:val="0"/>
          <w:sz w:val="24"/>
          <w:lang w:bidi="ar"/>
        </w:rPr>
        <w:t>3</w:t>
      </w:r>
      <w:r w:rsidR="00607453" w:rsidRPr="00DC572B">
        <w:rPr>
          <w:rFonts w:cs="宋体"/>
          <w:color w:val="000000"/>
          <w:kern w:val="0"/>
          <w:sz w:val="24"/>
          <w:lang w:bidi="ar"/>
        </w:rPr>
        <w:fldChar w:fldCharType="end"/>
      </w:r>
      <w:r w:rsidR="00607453" w:rsidRPr="00DC572B">
        <w:rPr>
          <w:rFonts w:cs="宋体" w:hint="eastAsia"/>
          <w:color w:val="000000"/>
          <w:kern w:val="0"/>
          <w:sz w:val="24"/>
          <w:lang w:bidi="ar"/>
        </w:rPr>
        <w:t>.</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txt</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9614EE">
        <w:rPr>
          <w:rFonts w:cs="宋体"/>
          <w:noProof/>
          <w:color w:val="000000"/>
          <w:kern w:val="0"/>
          <w:sz w:val="24"/>
          <w:lang w:bidi="ar"/>
        </w:rPr>
        <w:t>35</w:t>
      </w:r>
      <w:r w:rsidR="00607453" w:rsidRPr="00DC572B">
        <w:rPr>
          <w:rFonts w:cs="宋体"/>
          <w:color w:val="000000"/>
          <w:kern w:val="0"/>
          <w:sz w:val="24"/>
          <w:lang w:bidi="ar"/>
        </w:rPr>
        <w:fldChar w:fldCharType="end"/>
      </w:r>
      <w:r w:rsidRPr="002B3449">
        <w:rPr>
          <w:rFonts w:cs="宋体" w:hint="eastAsia"/>
          <w:color w:val="000000"/>
          <w:kern w:val="0"/>
          <w:sz w:val="24"/>
          <w:lang w:bidi="ar"/>
        </w:rPr>
        <w:t>所示，其中舵机的</w:t>
      </w:r>
      <w:r w:rsidRPr="00802AA2">
        <w:rPr>
          <w:rFonts w:cs="宋体" w:hint="eastAsia"/>
          <w:color w:val="000000"/>
          <w:kern w:val="0"/>
          <w:sz w:val="24"/>
          <w:lang w:bidi="ar"/>
        </w:rPr>
        <w:t>PWM</w:t>
      </w:r>
      <w:r w:rsidRPr="002B3449">
        <w:rPr>
          <w:rFonts w:cs="宋体" w:hint="eastAsia"/>
          <w:color w:val="000000"/>
          <w:kern w:val="0"/>
          <w:sz w:val="24"/>
          <w:lang w:bidi="ar"/>
        </w:rPr>
        <w:t>连接至</w:t>
      </w:r>
      <w:r w:rsidR="008F5589">
        <w:rPr>
          <w:rFonts w:cs="宋体" w:hint="eastAsia"/>
          <w:color w:val="000000"/>
          <w:kern w:val="0"/>
          <w:sz w:val="24"/>
          <w:lang w:bidi="ar"/>
        </w:rPr>
        <w:t>主控</w:t>
      </w:r>
      <w:r w:rsidRPr="00802AA2">
        <w:rPr>
          <w:rFonts w:cs="宋体" w:hint="eastAsia"/>
          <w:color w:val="000000"/>
          <w:kern w:val="0"/>
          <w:sz w:val="24"/>
          <w:lang w:bidi="ar"/>
        </w:rPr>
        <w:t>MCU</w:t>
      </w:r>
      <w:r w:rsidRPr="002B3449">
        <w:rPr>
          <w:rFonts w:cs="宋体" w:hint="eastAsia"/>
          <w:color w:val="000000"/>
          <w:kern w:val="0"/>
          <w:sz w:val="24"/>
          <w:lang w:bidi="ar"/>
        </w:rPr>
        <w:t>的</w:t>
      </w:r>
      <w:r w:rsidRPr="00802AA2">
        <w:rPr>
          <w:rFonts w:cs="宋体" w:hint="eastAsia"/>
          <w:color w:val="000000"/>
          <w:kern w:val="0"/>
          <w:sz w:val="24"/>
          <w:lang w:bidi="ar"/>
        </w:rPr>
        <w:t>PA</w:t>
      </w:r>
      <w:r w:rsidRPr="00CD6AF6">
        <w:rPr>
          <w:rFonts w:cs="宋体" w:hint="eastAsia"/>
          <w:color w:val="000000"/>
          <w:kern w:val="0"/>
          <w:sz w:val="24"/>
          <w:lang w:bidi="ar"/>
        </w:rPr>
        <w:t>1</w:t>
      </w:r>
      <w:r w:rsidRPr="002B3449">
        <w:rPr>
          <w:rFonts w:cs="宋体" w:hint="eastAsia"/>
          <w:color w:val="000000"/>
          <w:kern w:val="0"/>
          <w:sz w:val="24"/>
          <w:lang w:bidi="ar"/>
        </w:rPr>
        <w:t>引脚。</w:t>
      </w:r>
      <w:r w:rsidR="00DC572B" w:rsidRPr="00DC572B">
        <w:rPr>
          <w:rFonts w:cs="宋体" w:hint="eastAsia"/>
          <w:color w:val="000000"/>
          <w:kern w:val="0"/>
          <w:sz w:val="24"/>
          <w:lang w:bidi="ar"/>
        </w:rPr>
        <w:t>脉冲周期电平范围见表</w:t>
      </w:r>
      <w:r w:rsidR="00DC572B" w:rsidRPr="00DC572B">
        <w:rPr>
          <w:rFonts w:cs="宋体" w:hint="eastAsia"/>
          <w:color w:val="000000"/>
          <w:kern w:val="0"/>
          <w:sz w:val="24"/>
          <w:lang w:bidi="ar"/>
        </w:rPr>
        <w:t>3.2</w:t>
      </w:r>
      <w:r w:rsidR="00DC572B" w:rsidRPr="00DC572B">
        <w:rPr>
          <w:rFonts w:cs="宋体" w:hint="eastAsia"/>
          <w:color w:val="000000"/>
          <w:kern w:val="0"/>
          <w:sz w:val="24"/>
          <w:lang w:bidi="ar"/>
        </w:rPr>
        <w:t>。</w:t>
      </w:r>
    </w:p>
    <w:p w14:paraId="55EAE431" w14:textId="575244D0" w:rsidR="002B3449" w:rsidRDefault="00A45475" w:rsidP="006621DD">
      <w:pPr>
        <w:wordWrap w:val="0"/>
        <w:spacing w:line="360" w:lineRule="auto"/>
        <w:jc w:val="center"/>
        <w:rPr>
          <w:sz w:val="24"/>
        </w:rPr>
      </w:pPr>
      <w:r>
        <w:rPr>
          <w:noProof/>
          <w:sz w:val="24"/>
        </w:rPr>
        <w:drawing>
          <wp:inline distT="0" distB="0" distL="0" distR="0" wp14:anchorId="25DB4098" wp14:editId="055A35E6">
            <wp:extent cx="2389517" cy="1116534"/>
            <wp:effectExtent l="0" t="0" r="0" b="7620"/>
            <wp:docPr id="1365679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6355" cy="1129074"/>
                    </a:xfrm>
                    <a:prstGeom prst="rect">
                      <a:avLst/>
                    </a:prstGeom>
                    <a:noFill/>
                    <a:ln>
                      <a:noFill/>
                    </a:ln>
                  </pic:spPr>
                </pic:pic>
              </a:graphicData>
            </a:graphic>
          </wp:inline>
        </w:drawing>
      </w:r>
    </w:p>
    <w:p w14:paraId="4EF3026D" w14:textId="2952BE62" w:rsidR="002B3449" w:rsidRDefault="002B3449"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35</w:t>
      </w:r>
      <w:r w:rsidR="00672477">
        <w:rPr>
          <w:rFonts w:ascii="Times New Roman" w:hAnsi="Times New Roman"/>
          <w:sz w:val="21"/>
          <w:szCs w:val="21"/>
        </w:rPr>
        <w:fldChar w:fldCharType="end"/>
      </w:r>
      <w:r w:rsidR="00DC572B">
        <w:rPr>
          <w:rFonts w:ascii="Times New Roman" w:hAnsi="Times New Roman" w:hint="eastAsia"/>
          <w:sz w:val="21"/>
          <w:szCs w:val="21"/>
        </w:rPr>
        <w:t xml:space="preserve"> </w:t>
      </w:r>
      <w:r w:rsidRPr="00802AA2">
        <w:rPr>
          <w:rFonts w:ascii="Times New Roman" w:hAnsi="Times New Roman" w:hint="eastAsia"/>
          <w:sz w:val="21"/>
          <w:szCs w:val="21"/>
        </w:rPr>
        <w:t>SG</w:t>
      </w:r>
      <w:r w:rsidRPr="00CD6AF6">
        <w:rPr>
          <w:rFonts w:ascii="Times New Roman" w:hAnsi="Times New Roman" w:hint="eastAsia"/>
          <w:sz w:val="21"/>
          <w:szCs w:val="21"/>
        </w:rPr>
        <w:t>90</w:t>
      </w:r>
      <w:r>
        <w:rPr>
          <w:rFonts w:ascii="Times New Roman" w:hAnsi="Times New Roman" w:hint="eastAsia"/>
          <w:sz w:val="21"/>
          <w:szCs w:val="21"/>
        </w:rPr>
        <w:t>舵机接口</w:t>
      </w:r>
      <w:r>
        <w:rPr>
          <w:rFonts w:hint="eastAsia"/>
          <w:sz w:val="21"/>
          <w:szCs w:val="21"/>
        </w:rPr>
        <w:t>电路图</w:t>
      </w:r>
    </w:p>
    <w:p w14:paraId="2ECD31E7" w14:textId="77777777" w:rsidR="00537A61" w:rsidRPr="001E4FF0" w:rsidRDefault="00537A61" w:rsidP="00537A61">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Pr>
          <w:rFonts w:hint="eastAsia"/>
          <w:b/>
          <w:bCs/>
          <w:sz w:val="21"/>
          <w:szCs w:val="21"/>
        </w:rPr>
        <w:t xml:space="preserve">2 </w:t>
      </w:r>
      <w:r>
        <w:rPr>
          <w:rFonts w:cs="Arial" w:hint="eastAsia"/>
          <w:b/>
          <w:bCs/>
          <w:color w:val="000000" w:themeColor="text1"/>
          <w:sz w:val="21"/>
          <w:szCs w:val="21"/>
          <w:shd w:val="clear" w:color="auto" w:fill="FFFFFF"/>
        </w:rPr>
        <w:t>SG90</w:t>
      </w:r>
      <w:r w:rsidRPr="00DC572B">
        <w:rPr>
          <w:rFonts w:cs="Arial" w:hint="eastAsia"/>
          <w:b/>
          <w:bCs/>
          <w:color w:val="000000" w:themeColor="text1"/>
          <w:sz w:val="21"/>
          <w:szCs w:val="21"/>
          <w:shd w:val="clear" w:color="auto" w:fill="FFFFFF"/>
        </w:rPr>
        <w:t>脉冲周期电平范围</w:t>
      </w:r>
    </w:p>
    <w:tbl>
      <w:tblPr>
        <w:tblW w:w="4500" w:type="dxa"/>
        <w:jc w:val="center"/>
        <w:tblLook w:val="04A0" w:firstRow="1" w:lastRow="0" w:firstColumn="1" w:lastColumn="0" w:noHBand="0" w:noVBand="1"/>
      </w:tblPr>
      <w:tblGrid>
        <w:gridCol w:w="1300"/>
        <w:gridCol w:w="1360"/>
        <w:gridCol w:w="1840"/>
      </w:tblGrid>
      <w:tr w:rsidR="00F14858" w:rsidRPr="00F14858" w14:paraId="4C456EA2" w14:textId="77777777" w:rsidTr="00F14858">
        <w:trPr>
          <w:trHeight w:val="315"/>
          <w:jc w:val="center"/>
        </w:trPr>
        <w:tc>
          <w:tcPr>
            <w:tcW w:w="1300" w:type="dxa"/>
            <w:tcBorders>
              <w:top w:val="single" w:sz="12" w:space="0" w:color="auto"/>
              <w:left w:val="nil"/>
              <w:bottom w:val="single" w:sz="8" w:space="0" w:color="auto"/>
              <w:right w:val="nil"/>
            </w:tcBorders>
            <w:shd w:val="clear" w:color="000000" w:fill="FFFFFF"/>
            <w:vAlign w:val="center"/>
            <w:hideMark/>
          </w:tcPr>
          <w:p w14:paraId="79089C0F"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lastRenderedPageBreak/>
              <w:t>脉宽（ms）</w:t>
            </w:r>
          </w:p>
        </w:tc>
        <w:tc>
          <w:tcPr>
            <w:tcW w:w="1360" w:type="dxa"/>
            <w:tcBorders>
              <w:top w:val="single" w:sz="12" w:space="0" w:color="auto"/>
              <w:left w:val="nil"/>
              <w:bottom w:val="single" w:sz="8" w:space="0" w:color="auto"/>
              <w:right w:val="nil"/>
            </w:tcBorders>
            <w:shd w:val="clear" w:color="000000" w:fill="FFFFFF"/>
            <w:vAlign w:val="center"/>
            <w:hideMark/>
          </w:tcPr>
          <w:p w14:paraId="5A57E2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占空比（%）</w:t>
            </w:r>
          </w:p>
        </w:tc>
        <w:tc>
          <w:tcPr>
            <w:tcW w:w="1840" w:type="dxa"/>
            <w:tcBorders>
              <w:top w:val="single" w:sz="12" w:space="0" w:color="auto"/>
              <w:left w:val="nil"/>
              <w:bottom w:val="single" w:sz="8" w:space="0" w:color="auto"/>
              <w:right w:val="nil"/>
            </w:tcBorders>
            <w:shd w:val="clear" w:color="000000" w:fill="FFFFFF"/>
            <w:vAlign w:val="center"/>
            <w:hideMark/>
          </w:tcPr>
          <w:p w14:paraId="78AAD1F4"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角度（度）</w:t>
            </w:r>
          </w:p>
        </w:tc>
      </w:tr>
      <w:tr w:rsidR="00F14858" w:rsidRPr="00F14858" w14:paraId="00272C24"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1EB2136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0.5</w:t>
            </w:r>
          </w:p>
        </w:tc>
        <w:tc>
          <w:tcPr>
            <w:tcW w:w="1360" w:type="dxa"/>
            <w:tcBorders>
              <w:top w:val="nil"/>
              <w:left w:val="nil"/>
              <w:bottom w:val="single" w:sz="8" w:space="0" w:color="E5E5E5"/>
              <w:right w:val="nil"/>
            </w:tcBorders>
            <w:shd w:val="clear" w:color="000000" w:fill="FFFFFF"/>
            <w:vAlign w:val="center"/>
            <w:hideMark/>
          </w:tcPr>
          <w:p w14:paraId="309EDBAA"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2.5</w:t>
            </w:r>
          </w:p>
        </w:tc>
        <w:tc>
          <w:tcPr>
            <w:tcW w:w="1840" w:type="dxa"/>
            <w:tcBorders>
              <w:top w:val="nil"/>
              <w:left w:val="nil"/>
              <w:bottom w:val="single" w:sz="8" w:space="0" w:color="E5E5E5"/>
              <w:right w:val="nil"/>
            </w:tcBorders>
            <w:shd w:val="clear" w:color="000000" w:fill="FFFFFF"/>
            <w:vAlign w:val="center"/>
            <w:hideMark/>
          </w:tcPr>
          <w:p w14:paraId="595DD7A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w:t>
            </w:r>
          </w:p>
        </w:tc>
      </w:tr>
      <w:tr w:rsidR="00F14858" w:rsidRPr="00F14858" w14:paraId="2082D78E"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79D507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w:t>
            </w:r>
          </w:p>
        </w:tc>
        <w:tc>
          <w:tcPr>
            <w:tcW w:w="1360" w:type="dxa"/>
            <w:tcBorders>
              <w:top w:val="nil"/>
              <w:left w:val="nil"/>
              <w:bottom w:val="single" w:sz="8" w:space="0" w:color="E5E5E5"/>
              <w:right w:val="nil"/>
            </w:tcBorders>
            <w:shd w:val="clear" w:color="000000" w:fill="FFFFFF"/>
            <w:vAlign w:val="center"/>
            <w:hideMark/>
          </w:tcPr>
          <w:p w14:paraId="7C9F72FC"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5</w:t>
            </w:r>
          </w:p>
        </w:tc>
        <w:tc>
          <w:tcPr>
            <w:tcW w:w="1840" w:type="dxa"/>
            <w:tcBorders>
              <w:top w:val="nil"/>
              <w:left w:val="nil"/>
              <w:bottom w:val="single" w:sz="8" w:space="0" w:color="E5E5E5"/>
              <w:right w:val="nil"/>
            </w:tcBorders>
            <w:shd w:val="clear" w:color="000000" w:fill="FFFFFF"/>
            <w:vAlign w:val="center"/>
            <w:hideMark/>
          </w:tcPr>
          <w:p w14:paraId="0C0B1720"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45°</w:t>
            </w:r>
          </w:p>
        </w:tc>
      </w:tr>
      <w:tr w:rsidR="00F14858" w:rsidRPr="00F14858" w14:paraId="2FCC3961"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56942D83"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1.5</w:t>
            </w:r>
          </w:p>
        </w:tc>
        <w:tc>
          <w:tcPr>
            <w:tcW w:w="1360" w:type="dxa"/>
            <w:tcBorders>
              <w:top w:val="nil"/>
              <w:left w:val="nil"/>
              <w:bottom w:val="single" w:sz="8" w:space="0" w:color="E5E5E5"/>
              <w:right w:val="nil"/>
            </w:tcBorders>
            <w:shd w:val="clear" w:color="000000" w:fill="FFFFFF"/>
            <w:vAlign w:val="center"/>
            <w:hideMark/>
          </w:tcPr>
          <w:p w14:paraId="0DA2ED0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7.5</w:t>
            </w:r>
          </w:p>
        </w:tc>
        <w:tc>
          <w:tcPr>
            <w:tcW w:w="1840" w:type="dxa"/>
            <w:tcBorders>
              <w:top w:val="nil"/>
              <w:left w:val="nil"/>
              <w:bottom w:val="single" w:sz="8" w:space="0" w:color="E5E5E5"/>
              <w:right w:val="nil"/>
            </w:tcBorders>
            <w:shd w:val="clear" w:color="000000" w:fill="FFFFFF"/>
            <w:vAlign w:val="center"/>
            <w:hideMark/>
          </w:tcPr>
          <w:p w14:paraId="3E6B2737"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-90°</w:t>
            </w:r>
          </w:p>
        </w:tc>
      </w:tr>
      <w:tr w:rsidR="00F14858" w:rsidRPr="00F14858" w14:paraId="050F59A7"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48C21441"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w:t>
            </w:r>
          </w:p>
        </w:tc>
        <w:tc>
          <w:tcPr>
            <w:tcW w:w="1360" w:type="dxa"/>
            <w:tcBorders>
              <w:top w:val="nil"/>
              <w:left w:val="nil"/>
              <w:bottom w:val="single" w:sz="8" w:space="0" w:color="E5E5E5"/>
              <w:right w:val="nil"/>
            </w:tcBorders>
            <w:shd w:val="clear" w:color="000000" w:fill="FFFFFF"/>
            <w:vAlign w:val="center"/>
            <w:hideMark/>
          </w:tcPr>
          <w:p w14:paraId="588FEF8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10</w:t>
            </w:r>
          </w:p>
        </w:tc>
        <w:tc>
          <w:tcPr>
            <w:tcW w:w="1840" w:type="dxa"/>
            <w:tcBorders>
              <w:top w:val="nil"/>
              <w:left w:val="nil"/>
              <w:bottom w:val="single" w:sz="8" w:space="0" w:color="E5E5E5"/>
              <w:right w:val="nil"/>
            </w:tcBorders>
            <w:shd w:val="clear" w:color="000000" w:fill="FFFFFF"/>
            <w:vAlign w:val="center"/>
            <w:hideMark/>
          </w:tcPr>
          <w:p w14:paraId="24E5202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135°</w:t>
            </w:r>
          </w:p>
        </w:tc>
      </w:tr>
      <w:tr w:rsidR="00F14858" w:rsidRPr="00F14858" w14:paraId="012ADFF9" w14:textId="77777777" w:rsidTr="00F14858">
        <w:trPr>
          <w:trHeight w:val="300"/>
          <w:jc w:val="center"/>
        </w:trPr>
        <w:tc>
          <w:tcPr>
            <w:tcW w:w="1300" w:type="dxa"/>
            <w:tcBorders>
              <w:top w:val="nil"/>
              <w:left w:val="nil"/>
              <w:bottom w:val="single" w:sz="12" w:space="0" w:color="auto"/>
              <w:right w:val="nil"/>
            </w:tcBorders>
            <w:shd w:val="clear" w:color="000000" w:fill="FFFFFF"/>
            <w:vAlign w:val="center"/>
            <w:hideMark/>
          </w:tcPr>
          <w:p w14:paraId="38EF1B3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2.5</w:t>
            </w:r>
          </w:p>
        </w:tc>
        <w:tc>
          <w:tcPr>
            <w:tcW w:w="1360" w:type="dxa"/>
            <w:tcBorders>
              <w:top w:val="nil"/>
              <w:left w:val="nil"/>
              <w:bottom w:val="single" w:sz="12" w:space="0" w:color="auto"/>
              <w:right w:val="nil"/>
            </w:tcBorders>
            <w:shd w:val="clear" w:color="000000" w:fill="FFFFFF"/>
            <w:vAlign w:val="center"/>
            <w:hideMark/>
          </w:tcPr>
          <w:p w14:paraId="47F39B4B"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12.5</w:t>
            </w:r>
          </w:p>
        </w:tc>
        <w:tc>
          <w:tcPr>
            <w:tcW w:w="1840" w:type="dxa"/>
            <w:tcBorders>
              <w:top w:val="nil"/>
              <w:left w:val="nil"/>
              <w:bottom w:val="single" w:sz="12" w:space="0" w:color="auto"/>
              <w:right w:val="nil"/>
            </w:tcBorders>
            <w:shd w:val="clear" w:color="000000" w:fill="FFFFFF"/>
            <w:vAlign w:val="center"/>
            <w:hideMark/>
          </w:tcPr>
          <w:p w14:paraId="67995A5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180°</w:t>
            </w:r>
          </w:p>
        </w:tc>
      </w:tr>
    </w:tbl>
    <w:p w14:paraId="16DA58CC" w14:textId="5249BBD6" w:rsidR="0027012F" w:rsidRDefault="0027012F" w:rsidP="006621DD">
      <w:pPr>
        <w:wordWrap w:val="0"/>
        <w:spacing w:beforeLines="50" w:before="156" w:afterLines="50" w:after="156" w:line="360" w:lineRule="auto"/>
        <w:outlineLvl w:val="1"/>
        <w:rPr>
          <w:rFonts w:eastAsia="黑体"/>
          <w:sz w:val="24"/>
        </w:rPr>
      </w:pPr>
      <w:bookmarkStart w:id="85" w:name="_Toc197360103"/>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8</w:t>
      </w:r>
      <w:r>
        <w:rPr>
          <w:rFonts w:eastAsia="黑体" w:hint="eastAsia"/>
          <w:sz w:val="28"/>
          <w:szCs w:val="28"/>
        </w:rPr>
        <w:t xml:space="preserve">　</w:t>
      </w:r>
      <w:r w:rsidR="003156E7">
        <w:rPr>
          <w:rFonts w:eastAsia="黑体" w:hint="eastAsia"/>
          <w:sz w:val="28"/>
          <w:szCs w:val="28"/>
        </w:rPr>
        <w:t>太阳能并网逆变控制器</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5"/>
    </w:p>
    <w:p w14:paraId="2C517407" w14:textId="1DC8A81C" w:rsidR="000D2717"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太阳能逆变系统采用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单片机</w:t>
      </w:r>
      <w:r w:rsidR="003A037B">
        <w:rPr>
          <w:rFonts w:cs="宋体" w:hint="eastAsia"/>
          <w:color w:val="000000"/>
          <w:kern w:val="0"/>
          <w:sz w:val="24"/>
          <w:lang w:bidi="ar"/>
        </w:rPr>
        <w:t>作为控制器，搭配桥式整流电路</w:t>
      </w:r>
      <w:r w:rsidR="00EB2224">
        <w:rPr>
          <w:rFonts w:cs="宋体" w:hint="eastAsia"/>
          <w:color w:val="000000"/>
          <w:kern w:val="0"/>
          <w:sz w:val="24"/>
          <w:lang w:bidi="ar"/>
        </w:rPr>
        <w:t>实现有源逆变。</w:t>
      </w:r>
      <w:r w:rsidR="00935FEC">
        <w:rPr>
          <w:rFonts w:cs="宋体" w:hint="eastAsia"/>
          <w:color w:val="000000"/>
          <w:kern w:val="0"/>
          <w:sz w:val="24"/>
          <w:lang w:bidi="ar"/>
        </w:rPr>
        <w:t>它</w:t>
      </w:r>
      <w:r w:rsidR="00EB2224">
        <w:rPr>
          <w:rFonts w:cs="宋体" w:hint="eastAsia"/>
          <w:color w:val="000000"/>
          <w:kern w:val="0"/>
          <w:sz w:val="24"/>
          <w:lang w:bidi="ar"/>
        </w:rPr>
        <w:t>的</w:t>
      </w:r>
      <w:r w:rsidRPr="00424CE1">
        <w:rPr>
          <w:rFonts w:cs="宋体" w:hint="eastAsia"/>
          <w:color w:val="000000"/>
          <w:kern w:val="0"/>
          <w:sz w:val="24"/>
          <w:lang w:bidi="ar"/>
        </w:rPr>
        <w:t>核心为</w:t>
      </w:r>
      <w:r w:rsidRPr="00802AA2">
        <w:rPr>
          <w:rFonts w:cs="宋体" w:hint="eastAsia"/>
          <w:color w:val="000000"/>
          <w:kern w:val="0"/>
          <w:sz w:val="24"/>
          <w:lang w:bidi="ar"/>
        </w:rPr>
        <w:t>Cortex</w:t>
      </w:r>
      <w:r w:rsidRPr="00424CE1">
        <w:rPr>
          <w:rFonts w:cs="宋体" w:hint="eastAsia"/>
          <w:color w:val="000000"/>
          <w:kern w:val="0"/>
          <w:sz w:val="24"/>
          <w:lang w:bidi="ar"/>
        </w:rPr>
        <w:t>-</w:t>
      </w:r>
      <w:r w:rsidRPr="00802AA2">
        <w:rPr>
          <w:rFonts w:cs="宋体" w:hint="eastAsia"/>
          <w:color w:val="000000"/>
          <w:kern w:val="0"/>
          <w:sz w:val="24"/>
          <w:lang w:bidi="ar"/>
        </w:rPr>
        <w:t>M</w:t>
      </w:r>
      <w:r w:rsidRPr="00CD6AF6">
        <w:rPr>
          <w:rFonts w:cs="宋体" w:hint="eastAsia"/>
          <w:color w:val="000000"/>
          <w:kern w:val="0"/>
          <w:sz w:val="24"/>
          <w:lang w:bidi="ar"/>
        </w:rPr>
        <w:t>4</w:t>
      </w:r>
      <w:r w:rsidRPr="00424CE1">
        <w:rPr>
          <w:rFonts w:cs="宋体" w:hint="eastAsia"/>
          <w:color w:val="000000"/>
          <w:kern w:val="0"/>
          <w:sz w:val="24"/>
          <w:lang w:bidi="ar"/>
        </w:rPr>
        <w:t>，主频</w:t>
      </w:r>
      <w:r w:rsidRPr="00CD6AF6">
        <w:rPr>
          <w:rFonts w:cs="宋体" w:hint="eastAsia"/>
          <w:color w:val="000000"/>
          <w:kern w:val="0"/>
          <w:sz w:val="24"/>
          <w:lang w:bidi="ar"/>
        </w:rPr>
        <w:t>100</w:t>
      </w:r>
      <w:r w:rsidRPr="00802AA2">
        <w:rPr>
          <w:rFonts w:cs="宋体" w:hint="eastAsia"/>
          <w:color w:val="000000"/>
          <w:kern w:val="0"/>
          <w:sz w:val="24"/>
          <w:lang w:bidi="ar"/>
        </w:rPr>
        <w:t>MHz</w:t>
      </w:r>
      <w:r w:rsidRPr="00424CE1">
        <w:rPr>
          <w:rFonts w:cs="宋体" w:hint="eastAsia"/>
          <w:color w:val="000000"/>
          <w:kern w:val="0"/>
          <w:sz w:val="24"/>
          <w:lang w:bidi="ar"/>
        </w:rPr>
        <w:t>。主要负责</w:t>
      </w:r>
      <w:r w:rsidR="006D61CA">
        <w:rPr>
          <w:rFonts w:cs="宋体" w:hint="eastAsia"/>
          <w:color w:val="000000"/>
          <w:kern w:val="0"/>
          <w:sz w:val="24"/>
          <w:lang w:bidi="ar"/>
        </w:rPr>
        <w:t>采集</w:t>
      </w:r>
      <w:r w:rsidRPr="00424CE1">
        <w:rPr>
          <w:rFonts w:cs="宋体" w:hint="eastAsia"/>
          <w:color w:val="000000"/>
          <w:kern w:val="0"/>
          <w:sz w:val="24"/>
          <w:lang w:bidi="ar"/>
        </w:rPr>
        <w:t>交流电</w:t>
      </w:r>
      <w:r w:rsidR="006D61CA">
        <w:rPr>
          <w:rFonts w:cs="宋体" w:hint="eastAsia"/>
          <w:color w:val="000000"/>
          <w:kern w:val="0"/>
          <w:sz w:val="24"/>
          <w:lang w:bidi="ar"/>
        </w:rPr>
        <w:t>过零</w:t>
      </w:r>
      <w:r w:rsidRPr="00424CE1">
        <w:rPr>
          <w:rFonts w:cs="宋体" w:hint="eastAsia"/>
          <w:color w:val="000000"/>
          <w:kern w:val="0"/>
          <w:sz w:val="24"/>
          <w:lang w:bidi="ar"/>
        </w:rPr>
        <w:t>脉冲，并根据直流和交流测电压计算晶闸管触发角，从而实现有源逆变。</w:t>
      </w:r>
      <w:r w:rsidR="000D2717">
        <w:rPr>
          <w:rFonts w:cs="宋体" w:hint="eastAsia"/>
          <w:color w:val="000000"/>
          <w:kern w:val="0"/>
          <w:sz w:val="24"/>
          <w:lang w:bidi="ar"/>
        </w:rPr>
        <w:t>单项桥式整流电路的公式</w:t>
      </w:r>
      <w:r w:rsidR="002F13C8">
        <w:rPr>
          <w:rFonts w:cs="宋体" w:hint="eastAsia"/>
          <w:color w:val="000000"/>
          <w:kern w:val="0"/>
          <w:sz w:val="24"/>
          <w:lang w:bidi="ar"/>
        </w:rPr>
        <w:t>见式</w:t>
      </w:r>
      <w:r w:rsidR="00E334A9">
        <w:rPr>
          <w:rFonts w:cs="宋体" w:hint="eastAsia"/>
          <w:color w:val="000000"/>
          <w:kern w:val="0"/>
          <w:sz w:val="24"/>
          <w:lang w:bidi="ar"/>
        </w:rPr>
        <w:t>（</w:t>
      </w:r>
      <w:r w:rsidR="002F13C8">
        <w:rPr>
          <w:rFonts w:cs="宋体" w:hint="eastAsia"/>
          <w:color w:val="000000"/>
          <w:kern w:val="0"/>
          <w:sz w:val="24"/>
          <w:lang w:bidi="ar"/>
        </w:rPr>
        <w:t>3</w:t>
      </w:r>
      <w:r w:rsidR="00A701A7">
        <w:rPr>
          <w:rFonts w:cs="宋体" w:hint="eastAsia"/>
          <w:color w:val="000000"/>
          <w:kern w:val="0"/>
          <w:sz w:val="24"/>
          <w:lang w:bidi="ar"/>
        </w:rPr>
        <w:t>.3</w:t>
      </w:r>
      <w:r w:rsidR="00E334A9">
        <w:rPr>
          <w:rFonts w:cs="宋体" w:hint="eastAsia"/>
          <w:color w:val="000000"/>
          <w:kern w:val="0"/>
          <w:sz w:val="24"/>
          <w:lang w:bidi="ar"/>
        </w:rPr>
        <w:t>）</w:t>
      </w:r>
    </w:p>
    <w:p w14:paraId="57DCFFFF" w14:textId="6A1BED10" w:rsidR="00F95F9E" w:rsidRPr="00F14858" w:rsidRDefault="00355221" w:rsidP="006621DD">
      <w:pPr>
        <w:widowControl/>
        <w:wordWrap w:val="0"/>
        <w:spacing w:line="360" w:lineRule="auto"/>
        <w:rPr>
          <w:rFonts w:cs="宋体"/>
          <w:sz w:val="24"/>
        </w:rPr>
      </w:pPr>
      <m:oMathPara>
        <m:oMathParaPr>
          <m:jc m:val="left"/>
        </m:oMathParaPr>
        <m:oMath>
          <m:eqArr>
            <m:eqArrPr>
              <m:maxDist m:val="1"/>
              <m:ctrlPr>
                <w:rPr>
                  <w:rFonts w:ascii="Cambria Math" w:eastAsia="黑体" w:hAnsi="Cambria Math"/>
                  <w:i/>
                  <w:sz w:val="24"/>
                </w:rPr>
              </m:ctrlPr>
            </m:eqArrPr>
            <m:e>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sz w:val="24"/>
                </w:rPr>
                <m:t>=0.9*U2*cos</m:t>
              </m:r>
              <m:r>
                <m:rPr>
                  <m:sty m:val="p"/>
                </m:rPr>
                <w:rPr>
                  <w:rFonts w:ascii="Cambria Math" w:eastAsia="黑体" w:hAnsi="Cambria Math" w:hint="eastAsia"/>
                  <w:sz w:val="24"/>
                </w:rPr>
                <m:t>α</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e>
              </m:d>
            </m:e>
          </m:eqArr>
        </m:oMath>
      </m:oMathPara>
    </w:p>
    <w:p w14:paraId="32483304" w14:textId="55C46E8C" w:rsidR="00F95F9E" w:rsidRPr="00F95F9E" w:rsidRDefault="00482922" w:rsidP="006621DD">
      <w:pPr>
        <w:widowControl/>
        <w:wordWrap w:val="0"/>
        <w:spacing w:line="360" w:lineRule="auto"/>
        <w:ind w:firstLineChars="200" w:firstLine="480"/>
        <w:rPr>
          <w:rFonts w:cs="宋体"/>
          <w:color w:val="000000"/>
          <w:kern w:val="0"/>
          <w:sz w:val="24"/>
          <w:lang w:bidi="ar"/>
        </w:rPr>
      </w:pPr>
      <w:r>
        <w:rPr>
          <w:rFonts w:cs="宋体" w:hint="eastAsia"/>
          <w:sz w:val="24"/>
        </w:rPr>
        <w:t>其中</w:t>
      </w:r>
      <w:r w:rsidR="00006670" w:rsidRPr="00006670">
        <w:rPr>
          <w:rFonts w:cs="宋体" w:hint="eastAsia"/>
          <w:sz w:val="24"/>
        </w:rPr>
        <w:t>Ud</w:t>
      </w:r>
      <w:r w:rsidR="00006670" w:rsidRPr="00006670">
        <w:rPr>
          <w:rFonts w:cs="宋体" w:hint="eastAsia"/>
          <w:sz w:val="24"/>
        </w:rPr>
        <w:t>是直流电压，</w:t>
      </w:r>
      <w:r w:rsidR="00006670" w:rsidRPr="00006670">
        <w:rPr>
          <w:rFonts w:cs="宋体" w:hint="eastAsia"/>
          <w:sz w:val="24"/>
        </w:rPr>
        <w:t>U2</w:t>
      </w:r>
      <w:r w:rsidR="00006670" w:rsidRPr="00006670">
        <w:rPr>
          <w:rFonts w:cs="宋体" w:hint="eastAsia"/>
          <w:sz w:val="24"/>
        </w:rPr>
        <w:t>是交流电压，α是触发角</w:t>
      </w:r>
      <w:r w:rsidR="00006670">
        <w:rPr>
          <w:rFonts w:cs="宋体" w:hint="eastAsia"/>
          <w:sz w:val="24"/>
        </w:rPr>
        <w:t>。</w:t>
      </w:r>
      <w:r w:rsidR="00F95F9E">
        <w:rPr>
          <w:rFonts w:cs="宋体" w:hint="eastAsia"/>
          <w:sz w:val="24"/>
        </w:rPr>
        <w:t>当触发角</w:t>
      </w:r>
      <w:r w:rsidRPr="00482922">
        <w:rPr>
          <w:rFonts w:cs="宋体" w:hint="eastAsia"/>
          <w:sz w:val="24"/>
        </w:rPr>
        <w:t>α</w:t>
      </w:r>
      <w:r w:rsidR="00F95F9E">
        <w:rPr>
          <w:rFonts w:cs="宋体" w:hint="eastAsia"/>
          <w:sz w:val="24"/>
        </w:rPr>
        <w:t>&gt;</w:t>
      </w:r>
      <w:r w:rsidR="00F95F9E" w:rsidRPr="00CD6AF6">
        <w:rPr>
          <w:rFonts w:cs="宋体" w:hint="eastAsia"/>
          <w:sz w:val="24"/>
        </w:rPr>
        <w:t>90</w:t>
      </w:r>
      <w:r w:rsidR="005D4E94" w:rsidRPr="005D4E94">
        <w:rPr>
          <w:rFonts w:cs="宋体" w:hint="eastAsia"/>
          <w:sz w:val="24"/>
        </w:rPr>
        <w:t>°</w:t>
      </w:r>
      <w:r w:rsidR="003F48FF">
        <w:rPr>
          <w:rFonts w:cs="宋体" w:hint="eastAsia"/>
          <w:sz w:val="24"/>
        </w:rPr>
        <w:t>，桥式整流会进入有源逆变状态</w:t>
      </w:r>
      <w:r w:rsidR="003E771C">
        <w:rPr>
          <w:rFonts w:cs="宋体" w:hint="eastAsia"/>
          <w:sz w:val="24"/>
        </w:rPr>
        <w:t>，此时直流侧电压稍高于理论直流电压</w:t>
      </w:r>
      <w:r w:rsidR="00006670" w:rsidRPr="00482922">
        <w:rPr>
          <w:rFonts w:cs="宋体"/>
          <w:sz w:val="24"/>
        </w:rPr>
        <w:t>Ud</w:t>
      </w:r>
      <w:r w:rsidR="003E771C">
        <w:rPr>
          <w:rFonts w:cs="宋体" w:hint="eastAsia"/>
          <w:sz w:val="24"/>
        </w:rPr>
        <w:t>，即可实现逆变并网</w:t>
      </w:r>
      <w:r w:rsidR="005D4E94">
        <w:rPr>
          <w:rFonts w:cs="宋体" w:hint="eastAsia"/>
          <w:sz w:val="24"/>
        </w:rPr>
        <w:t>。</w:t>
      </w:r>
    </w:p>
    <w:p w14:paraId="518D363E" w14:textId="272BD76F" w:rsidR="0027012F" w:rsidRPr="00385E69"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与核心控制器相同，</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424CE1">
        <w:rPr>
          <w:rFonts w:cs="宋体" w:hint="eastAsia"/>
          <w:color w:val="000000"/>
          <w:kern w:val="0"/>
          <w:sz w:val="24"/>
          <w:lang w:bidi="ar"/>
        </w:rPr>
        <w:t>也需要晶振电路、复位电路、电源电路等。</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芯片以及部分外围电路如图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36</w:t>
      </w:r>
      <w:r w:rsidR="00607453" w:rsidRPr="00607453">
        <w:rPr>
          <w:sz w:val="24"/>
        </w:rPr>
        <w:fldChar w:fldCharType="end"/>
      </w:r>
      <w:r w:rsidRPr="00424CE1">
        <w:rPr>
          <w:rFonts w:cs="宋体" w:hint="eastAsia"/>
          <w:color w:val="000000"/>
          <w:kern w:val="0"/>
          <w:sz w:val="24"/>
          <w:lang w:bidi="ar"/>
        </w:rPr>
        <w:t>所示。</w:t>
      </w:r>
    </w:p>
    <w:p w14:paraId="3835BC1F" w14:textId="34F810E8" w:rsidR="000178E0" w:rsidRDefault="00BB1AE4" w:rsidP="006621DD">
      <w:pPr>
        <w:wordWrap w:val="0"/>
        <w:spacing w:line="360" w:lineRule="auto"/>
        <w:jc w:val="center"/>
        <w:rPr>
          <w:sz w:val="24"/>
        </w:rPr>
      </w:pPr>
      <w:r>
        <w:rPr>
          <w:noProof/>
          <w:sz w:val="24"/>
        </w:rPr>
        <w:lastRenderedPageBreak/>
        <w:drawing>
          <wp:inline distT="0" distB="0" distL="0" distR="0" wp14:anchorId="7119A507" wp14:editId="550E175C">
            <wp:extent cx="3960420" cy="3326648"/>
            <wp:effectExtent l="0" t="0" r="2540" b="7620"/>
            <wp:docPr id="752576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71553" cy="3335999"/>
                    </a:xfrm>
                    <a:prstGeom prst="rect">
                      <a:avLst/>
                    </a:prstGeom>
                    <a:noFill/>
                    <a:ln>
                      <a:noFill/>
                    </a:ln>
                  </pic:spPr>
                </pic:pic>
              </a:graphicData>
            </a:graphic>
          </wp:inline>
        </w:drawing>
      </w:r>
    </w:p>
    <w:p w14:paraId="093F6A33" w14:textId="772C5FCD" w:rsidR="0027012F" w:rsidRPr="004C6C42" w:rsidRDefault="000178E0"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36</w:t>
      </w:r>
      <w:r w:rsidR="00672477">
        <w:rPr>
          <w:rFonts w:ascii="Times New Roman" w:hAnsi="Times New Roman"/>
          <w:sz w:val="21"/>
          <w:szCs w:val="21"/>
        </w:rPr>
        <w:fldChar w:fldCharType="end"/>
      </w:r>
      <w:r w:rsidR="0044643B" w:rsidRPr="004C6C42">
        <w:rPr>
          <w:rFonts w:ascii="Times New Roman" w:hAnsi="Times New Roman"/>
          <w:sz w:val="21"/>
          <w:szCs w:val="21"/>
        </w:rPr>
        <w:t xml:space="preserve"> </w:t>
      </w:r>
      <w:r w:rsidRPr="004C6C42">
        <w:rPr>
          <w:rFonts w:ascii="Times New Roman" w:hAnsi="Times New Roman"/>
          <w:sz w:val="21"/>
          <w:szCs w:val="21"/>
        </w:rPr>
        <w:t>STM32F411CEU6</w:t>
      </w:r>
      <w:r w:rsidRPr="004C6C42">
        <w:rPr>
          <w:rFonts w:ascii="Times New Roman" w:hAnsi="Times New Roman"/>
          <w:sz w:val="21"/>
          <w:szCs w:val="21"/>
        </w:rPr>
        <w:t>最小系统电路图</w:t>
      </w:r>
    </w:p>
    <w:p w14:paraId="47A4E543" w14:textId="38DB6EAD" w:rsidR="00F1475D" w:rsidRDefault="00F1475D" w:rsidP="006621DD">
      <w:pPr>
        <w:wordWrap w:val="0"/>
        <w:spacing w:beforeLines="50" w:before="156" w:afterLines="50" w:after="156" w:line="360" w:lineRule="auto"/>
        <w:outlineLvl w:val="1"/>
        <w:rPr>
          <w:rFonts w:eastAsia="黑体"/>
          <w:sz w:val="24"/>
        </w:rPr>
      </w:pPr>
      <w:bookmarkStart w:id="86" w:name="_Toc197360104"/>
      <w:r w:rsidRPr="00CD6AF6">
        <w:rPr>
          <w:rFonts w:eastAsia="黑体" w:hint="eastAsia"/>
          <w:sz w:val="28"/>
          <w:szCs w:val="28"/>
        </w:rPr>
        <w:t>3</w:t>
      </w:r>
      <w:r>
        <w:rPr>
          <w:rFonts w:eastAsia="黑体" w:hint="eastAsia"/>
          <w:sz w:val="28"/>
          <w:szCs w:val="28"/>
        </w:rPr>
        <w:t>.</w:t>
      </w:r>
      <w:r w:rsidR="0044643B" w:rsidRPr="00CD6AF6">
        <w:rPr>
          <w:rFonts w:eastAsia="黑体" w:hint="eastAsia"/>
          <w:sz w:val="28"/>
          <w:szCs w:val="28"/>
        </w:rPr>
        <w:t>1</w:t>
      </w:r>
      <w:r w:rsidR="00EC3F8B">
        <w:rPr>
          <w:rFonts w:eastAsia="黑体" w:hint="eastAsia"/>
          <w:sz w:val="28"/>
          <w:szCs w:val="28"/>
        </w:rPr>
        <w:t>9</w:t>
      </w:r>
      <w:r>
        <w:rPr>
          <w:rFonts w:eastAsia="黑体" w:hint="eastAsia"/>
          <w:sz w:val="28"/>
          <w:szCs w:val="28"/>
        </w:rPr>
        <w:t xml:space="preserve">　晶闸管有源逆变电路（</w:t>
      </w:r>
      <w:r w:rsidRPr="00802AA2">
        <w:rPr>
          <w:rFonts w:eastAsia="黑体" w:hint="eastAsia"/>
          <w:sz w:val="28"/>
          <w:szCs w:val="28"/>
        </w:rPr>
        <w:t>g</w:t>
      </w:r>
      <w:r w:rsidR="006C30F5">
        <w:rPr>
          <w:rFonts w:eastAsia="黑体" w:hint="eastAsia"/>
          <w:sz w:val="28"/>
          <w:szCs w:val="28"/>
        </w:rPr>
        <w:t>.</w:t>
      </w:r>
      <w:r w:rsidR="006C30F5" w:rsidRPr="00CD6AF6">
        <w:rPr>
          <w:rFonts w:eastAsia="黑体" w:hint="eastAsia"/>
          <w:sz w:val="28"/>
          <w:szCs w:val="28"/>
        </w:rPr>
        <w:t>5</w:t>
      </w:r>
      <w:r>
        <w:rPr>
          <w:rFonts w:eastAsia="黑体" w:hint="eastAsia"/>
          <w:sz w:val="28"/>
          <w:szCs w:val="28"/>
        </w:rPr>
        <w:t>）</w:t>
      </w:r>
      <w:bookmarkEnd w:id="86"/>
    </w:p>
    <w:p w14:paraId="1BFC0765" w14:textId="5CB52EF2" w:rsidR="00F1475D" w:rsidRPr="005A7534" w:rsidRDefault="00F1475D" w:rsidP="006621DD">
      <w:pPr>
        <w:wordWrap w:val="0"/>
        <w:spacing w:line="360" w:lineRule="auto"/>
        <w:ind w:firstLineChars="200" w:firstLine="480"/>
        <w:rPr>
          <w:sz w:val="24"/>
        </w:rPr>
      </w:pPr>
      <w:r w:rsidRPr="005A7534">
        <w:rPr>
          <w:rFonts w:hint="eastAsia"/>
          <w:sz w:val="24"/>
        </w:rPr>
        <w:t>晶闸管是一种半控器件，由它组成的整流桥，可以在单片机的驱动下，实现将交流电转换成直流电。当在直流侧给予直流电</w:t>
      </w:r>
      <w:r>
        <w:rPr>
          <w:rFonts w:hint="eastAsia"/>
          <w:sz w:val="24"/>
        </w:rPr>
        <w:t>压</w:t>
      </w:r>
      <w:r w:rsidRPr="005A7534">
        <w:rPr>
          <w:rFonts w:hint="eastAsia"/>
          <w:sz w:val="24"/>
        </w:rPr>
        <w:t>，此时，利用单片机程序调整晶闸管的触发角度大于</w:t>
      </w:r>
      <w:r w:rsidRPr="00CD6AF6">
        <w:rPr>
          <w:rFonts w:hint="eastAsia"/>
          <w:sz w:val="24"/>
        </w:rPr>
        <w:t>90</w:t>
      </w:r>
      <w:r w:rsidR="00307A8E">
        <w:rPr>
          <w:rFonts w:hint="eastAsia"/>
          <w:sz w:val="24"/>
        </w:rPr>
        <w:t>°</w:t>
      </w:r>
      <w:r w:rsidRPr="005A7534">
        <w:rPr>
          <w:rFonts w:hint="eastAsia"/>
          <w:sz w:val="24"/>
        </w:rPr>
        <w:t>即可实现有源逆变并网。</w:t>
      </w:r>
    </w:p>
    <w:p w14:paraId="2EB46F2E" w14:textId="620704D1" w:rsidR="00F1475D" w:rsidRDefault="00F1475D" w:rsidP="006621DD">
      <w:pPr>
        <w:wordWrap w:val="0"/>
        <w:spacing w:line="360" w:lineRule="auto"/>
        <w:ind w:firstLineChars="200" w:firstLine="480"/>
        <w:rPr>
          <w:sz w:val="24"/>
        </w:rPr>
      </w:pPr>
      <w:r w:rsidRPr="005A7534">
        <w:rPr>
          <w:rFonts w:hint="eastAsia"/>
          <w:sz w:val="24"/>
        </w:rPr>
        <w:t>由于逆变并网非常危险，在正式制作之前，我们采用了</w:t>
      </w:r>
      <w:r w:rsidRPr="00802AA2">
        <w:rPr>
          <w:sz w:val="24"/>
        </w:rPr>
        <w:t>M</w:t>
      </w:r>
      <w:r w:rsidRPr="00802AA2">
        <w:rPr>
          <w:rFonts w:hint="eastAsia"/>
          <w:sz w:val="24"/>
        </w:rPr>
        <w:t>atlab</w:t>
      </w:r>
      <w:r w:rsidRPr="005A7534">
        <w:rPr>
          <w:rFonts w:hint="eastAsia"/>
          <w:sz w:val="24"/>
        </w:rPr>
        <w:t>仿真测试结果，当结果正确后，</w:t>
      </w:r>
      <w:r w:rsidR="00307A8E">
        <w:rPr>
          <w:rFonts w:hint="eastAsia"/>
          <w:sz w:val="24"/>
        </w:rPr>
        <w:t>再</w:t>
      </w:r>
      <w:r w:rsidRPr="005A7534">
        <w:rPr>
          <w:rFonts w:hint="eastAsia"/>
          <w:sz w:val="24"/>
        </w:rPr>
        <w:t>焊接实物编写程序</w:t>
      </w:r>
      <w:r>
        <w:rPr>
          <w:rFonts w:hint="eastAsia"/>
          <w:sz w:val="24"/>
        </w:rPr>
        <w:t>。</w:t>
      </w:r>
      <w:r w:rsidRPr="00802AA2">
        <w:rPr>
          <w:sz w:val="24"/>
        </w:rPr>
        <w:t>M</w:t>
      </w:r>
      <w:r w:rsidRPr="00802AA2">
        <w:rPr>
          <w:rFonts w:hint="eastAsia"/>
          <w:sz w:val="24"/>
        </w:rPr>
        <w:t>atlab</w:t>
      </w:r>
      <w:r>
        <w:rPr>
          <w:rFonts w:hint="eastAsia"/>
          <w:sz w:val="24"/>
        </w:rPr>
        <w:t>仿真</w:t>
      </w:r>
      <w:r w:rsidRPr="00802AA2">
        <w:rPr>
          <w:rFonts w:hint="eastAsia"/>
          <w:sz w:val="24"/>
        </w:rPr>
        <w:t>Simulink</w:t>
      </w:r>
      <w:r>
        <w:rPr>
          <w:rFonts w:hint="eastAsia"/>
          <w:sz w:val="24"/>
        </w:rPr>
        <w:t>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37</w:t>
      </w:r>
      <w:r w:rsidR="00607453" w:rsidRPr="00607453">
        <w:rPr>
          <w:sz w:val="24"/>
        </w:rPr>
        <w:fldChar w:fldCharType="end"/>
      </w:r>
      <w:r>
        <w:rPr>
          <w:rFonts w:hint="eastAsia"/>
          <w:sz w:val="24"/>
        </w:rPr>
        <w:t>所示。</w:t>
      </w:r>
    </w:p>
    <w:p w14:paraId="5B1A081C" w14:textId="77777777" w:rsidR="00F1475D" w:rsidRDefault="00F1475D" w:rsidP="006621DD">
      <w:pPr>
        <w:wordWrap w:val="0"/>
        <w:spacing w:line="360" w:lineRule="auto"/>
        <w:jc w:val="center"/>
        <w:rPr>
          <w:sz w:val="24"/>
        </w:rPr>
      </w:pPr>
      <w:r>
        <w:rPr>
          <w:noProof/>
          <w:sz w:val="24"/>
        </w:rPr>
        <w:lastRenderedPageBreak/>
        <w:drawing>
          <wp:inline distT="0" distB="0" distL="0" distR="0" wp14:anchorId="368D6E8E" wp14:editId="6AD6FBC6">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2465" cy="2640965"/>
                    </a:xfrm>
                    <a:prstGeom prst="rect">
                      <a:avLst/>
                    </a:prstGeom>
                    <a:noFill/>
                    <a:ln>
                      <a:noFill/>
                    </a:ln>
                  </pic:spPr>
                </pic:pic>
              </a:graphicData>
            </a:graphic>
          </wp:inline>
        </w:drawing>
      </w:r>
    </w:p>
    <w:p w14:paraId="10B5F031" w14:textId="7A1AF0CE"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37</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44643B" w:rsidRPr="00802AA2">
        <w:rPr>
          <w:rFonts w:ascii="Times New Roman" w:hAnsi="Times New Roman" w:hint="eastAsia"/>
          <w:sz w:val="21"/>
          <w:szCs w:val="21"/>
        </w:rPr>
        <w:t>MATLAB</w:t>
      </w:r>
      <w:r>
        <w:rPr>
          <w:rFonts w:ascii="Times New Roman" w:hAnsi="Times New Roman" w:hint="eastAsia"/>
          <w:sz w:val="21"/>
          <w:szCs w:val="21"/>
        </w:rPr>
        <w:t>仿真电路图</w:t>
      </w:r>
    </w:p>
    <w:p w14:paraId="2ECC4F5C" w14:textId="179764BF" w:rsidR="00F1475D" w:rsidRDefault="00F1475D" w:rsidP="006621DD">
      <w:pPr>
        <w:wordWrap w:val="0"/>
        <w:spacing w:line="360" w:lineRule="auto"/>
        <w:ind w:firstLineChars="200" w:firstLine="480"/>
        <w:rPr>
          <w:sz w:val="24"/>
        </w:rPr>
      </w:pPr>
      <w:r w:rsidRPr="0065534D">
        <w:rPr>
          <w:rFonts w:hint="eastAsia"/>
          <w:sz w:val="24"/>
        </w:rPr>
        <w:t>仿真测试正常后，开始绘制电路图，同样使用四个晶闸管组成</w:t>
      </w:r>
      <w:r>
        <w:rPr>
          <w:rFonts w:hint="eastAsia"/>
          <w:sz w:val="24"/>
        </w:rPr>
        <w:t>整流桥</w:t>
      </w:r>
      <w:r w:rsidRPr="0065534D">
        <w:rPr>
          <w:rFonts w:hint="eastAsia"/>
          <w:sz w:val="24"/>
        </w:rPr>
        <w:t>，在晶闸管与</w:t>
      </w:r>
      <w:r w:rsidR="00430907">
        <w:rPr>
          <w:rFonts w:hint="eastAsia"/>
          <w:sz w:val="24"/>
        </w:rPr>
        <w:t>STM</w:t>
      </w:r>
      <w:r w:rsidRPr="00CD6AF6">
        <w:rPr>
          <w:rFonts w:hint="eastAsia"/>
          <w:sz w:val="24"/>
        </w:rPr>
        <w:t>32</w:t>
      </w:r>
      <w:r w:rsidRPr="0065534D">
        <w:rPr>
          <w:rFonts w:hint="eastAsia"/>
          <w:sz w:val="24"/>
        </w:rPr>
        <w:t>单片机之间串入一个光偶隔离，防止烧坏单片机。采样电路使用</w:t>
      </w:r>
      <w:r w:rsidRPr="00802AA2">
        <w:rPr>
          <w:rFonts w:hint="eastAsia"/>
          <w:sz w:val="24"/>
        </w:rPr>
        <w:t>PC</w:t>
      </w:r>
      <w:r w:rsidRPr="00CD6AF6">
        <w:rPr>
          <w:rFonts w:hint="eastAsia"/>
          <w:sz w:val="24"/>
        </w:rPr>
        <w:t>817</w:t>
      </w:r>
      <w:r>
        <w:rPr>
          <w:rFonts w:hint="eastAsia"/>
          <w:sz w:val="24"/>
        </w:rPr>
        <w:t>光耦</w:t>
      </w:r>
      <w:r w:rsidRPr="0065534D">
        <w:rPr>
          <w:rFonts w:hint="eastAsia"/>
          <w:sz w:val="24"/>
        </w:rPr>
        <w:t>隔离将交流电与单片机隔离开来，确保</w:t>
      </w:r>
      <w:r>
        <w:rPr>
          <w:rFonts w:hint="eastAsia"/>
          <w:sz w:val="24"/>
        </w:rPr>
        <w:t>脉冲</w:t>
      </w:r>
      <w:r w:rsidRPr="0065534D">
        <w:rPr>
          <w:rFonts w:hint="eastAsia"/>
          <w:sz w:val="24"/>
        </w:rPr>
        <w:t>信号</w:t>
      </w:r>
      <w:r>
        <w:rPr>
          <w:rFonts w:hint="eastAsia"/>
          <w:sz w:val="24"/>
        </w:rPr>
        <w:t>能</w:t>
      </w:r>
      <w:r w:rsidRPr="0065534D">
        <w:rPr>
          <w:rFonts w:hint="eastAsia"/>
          <w:sz w:val="24"/>
        </w:rPr>
        <w:t>稳定</w:t>
      </w:r>
      <w:r>
        <w:rPr>
          <w:rFonts w:hint="eastAsia"/>
          <w:sz w:val="24"/>
        </w:rPr>
        <w:t>的输入到单片机的</w:t>
      </w:r>
      <w:r w:rsidRPr="00802AA2">
        <w:rPr>
          <w:rFonts w:hint="eastAsia"/>
          <w:sz w:val="24"/>
        </w:rPr>
        <w:t>PA</w:t>
      </w:r>
      <w:r w:rsidRPr="00CD6AF6">
        <w:rPr>
          <w:rFonts w:hint="eastAsia"/>
          <w:sz w:val="24"/>
        </w:rPr>
        <w:t>5</w:t>
      </w:r>
      <w:r>
        <w:rPr>
          <w:rFonts w:hint="eastAsia"/>
          <w:sz w:val="24"/>
        </w:rPr>
        <w:t>引脚</w:t>
      </w:r>
      <w:r w:rsidRPr="0065534D">
        <w:rPr>
          <w:rFonts w:hint="eastAsia"/>
          <w:sz w:val="24"/>
        </w:rPr>
        <w:t>，防止冲坏单片机。</w:t>
      </w:r>
      <w:r>
        <w:rPr>
          <w:rFonts w:hint="eastAsia"/>
          <w:sz w:val="24"/>
        </w:rPr>
        <w:t>触发角由单片机程序给予，通过</w:t>
      </w:r>
      <w:r w:rsidRPr="00802AA2">
        <w:rPr>
          <w:rFonts w:hint="eastAsia"/>
          <w:sz w:val="24"/>
        </w:rPr>
        <w:t>PB</w:t>
      </w:r>
      <w:r w:rsidRPr="00CD6AF6">
        <w:rPr>
          <w:rFonts w:hint="eastAsia"/>
          <w:sz w:val="24"/>
        </w:rPr>
        <w:t>4</w:t>
      </w:r>
      <w:r>
        <w:rPr>
          <w:rFonts w:hint="eastAsia"/>
          <w:sz w:val="24"/>
        </w:rPr>
        <w:t>、</w:t>
      </w:r>
      <w:r w:rsidRPr="00802AA2">
        <w:rPr>
          <w:rFonts w:hint="eastAsia"/>
          <w:sz w:val="24"/>
        </w:rPr>
        <w:t>PB</w:t>
      </w:r>
      <w:r w:rsidRPr="00CD6AF6">
        <w:rPr>
          <w:rFonts w:hint="eastAsia"/>
          <w:sz w:val="24"/>
        </w:rPr>
        <w:t>5</w:t>
      </w:r>
      <w:r>
        <w:rPr>
          <w:rFonts w:hint="eastAsia"/>
          <w:sz w:val="24"/>
        </w:rPr>
        <w:t>、</w:t>
      </w:r>
      <w:r w:rsidRPr="00802AA2">
        <w:rPr>
          <w:rFonts w:hint="eastAsia"/>
          <w:sz w:val="24"/>
        </w:rPr>
        <w:t>PB</w:t>
      </w:r>
      <w:r w:rsidRPr="00CD6AF6">
        <w:rPr>
          <w:rFonts w:hint="eastAsia"/>
          <w:sz w:val="24"/>
        </w:rPr>
        <w:t>6</w:t>
      </w:r>
      <w:r>
        <w:rPr>
          <w:rFonts w:hint="eastAsia"/>
          <w:sz w:val="24"/>
        </w:rPr>
        <w:t>、</w:t>
      </w:r>
      <w:r w:rsidRPr="00802AA2">
        <w:rPr>
          <w:rFonts w:hint="eastAsia"/>
          <w:sz w:val="24"/>
        </w:rPr>
        <w:t>PB</w:t>
      </w:r>
      <w:r w:rsidRPr="00CD6AF6">
        <w:rPr>
          <w:rFonts w:hint="eastAsia"/>
          <w:sz w:val="24"/>
        </w:rPr>
        <w:t>7</w:t>
      </w:r>
      <w:r>
        <w:rPr>
          <w:rFonts w:hint="eastAsia"/>
          <w:sz w:val="24"/>
        </w:rPr>
        <w:t>使光耦</w:t>
      </w:r>
      <w:r w:rsidR="00B738E5">
        <w:rPr>
          <w:rFonts w:hint="eastAsia"/>
          <w:sz w:val="24"/>
        </w:rPr>
        <w:t>MOC3020</w:t>
      </w:r>
      <w:r>
        <w:rPr>
          <w:rFonts w:hint="eastAsia"/>
          <w:sz w:val="24"/>
        </w:rPr>
        <w:t>按顺序导通，进而驱动晶闸管。</w:t>
      </w:r>
      <w:r w:rsidR="005D4E94">
        <w:rPr>
          <w:rFonts w:hint="eastAsia"/>
          <w:sz w:val="24"/>
        </w:rPr>
        <w:t>由于晶闸管依靠电网换流，无需考虑相位</w:t>
      </w:r>
      <w:r w:rsidR="00626BDD">
        <w:rPr>
          <w:rFonts w:hint="eastAsia"/>
          <w:sz w:val="24"/>
        </w:rPr>
        <w:t>。晶闸管</w:t>
      </w:r>
      <w:r>
        <w:rPr>
          <w:rFonts w:hint="eastAsia"/>
          <w:sz w:val="24"/>
        </w:rPr>
        <w:t>有源逆变</w:t>
      </w:r>
      <w:r w:rsidRPr="0065534D">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38</w:t>
      </w:r>
      <w:r w:rsidR="00607453" w:rsidRPr="00607453">
        <w:rPr>
          <w:sz w:val="24"/>
        </w:rPr>
        <w:fldChar w:fldCharType="end"/>
      </w:r>
      <w:r w:rsidRPr="0065534D">
        <w:rPr>
          <w:rFonts w:hint="eastAsia"/>
          <w:sz w:val="24"/>
        </w:rPr>
        <w:t>所示</w:t>
      </w:r>
      <w:r>
        <w:rPr>
          <w:rFonts w:hint="eastAsia"/>
          <w:sz w:val="24"/>
        </w:rPr>
        <w:t>，采样电路如图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39</w:t>
      </w:r>
      <w:r w:rsidR="00607453" w:rsidRPr="00607453">
        <w:rPr>
          <w:sz w:val="24"/>
        </w:rPr>
        <w:fldChar w:fldCharType="end"/>
      </w:r>
      <w:r>
        <w:rPr>
          <w:rFonts w:hint="eastAsia"/>
          <w:sz w:val="24"/>
        </w:rPr>
        <w:t>所示</w:t>
      </w:r>
      <w:r w:rsidRPr="0065534D">
        <w:rPr>
          <w:rFonts w:hint="eastAsia"/>
          <w:sz w:val="24"/>
        </w:rPr>
        <w:t>。</w:t>
      </w:r>
    </w:p>
    <w:p w14:paraId="6F0D41CE" w14:textId="77777777" w:rsidR="00F1475D" w:rsidRDefault="00F1475D" w:rsidP="006621DD">
      <w:pPr>
        <w:wordWrap w:val="0"/>
        <w:spacing w:line="360" w:lineRule="auto"/>
        <w:jc w:val="center"/>
        <w:rPr>
          <w:sz w:val="24"/>
        </w:rPr>
      </w:pPr>
      <w:r w:rsidRPr="00905EFA">
        <w:rPr>
          <w:noProof/>
          <w:sz w:val="24"/>
        </w:rPr>
        <w:lastRenderedPageBreak/>
        <w:drawing>
          <wp:inline distT="0" distB="0" distL="0" distR="0" wp14:anchorId="5485D1FD" wp14:editId="6DBE27C8">
            <wp:extent cx="4390618" cy="3102762"/>
            <wp:effectExtent l="0" t="0" r="0" b="2540"/>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
                    <pic:cNvPicPr/>
                  </pic:nvPicPr>
                  <pic:blipFill>
                    <a:blip r:embed="rId56"/>
                    <a:stretch>
                      <a:fillRect/>
                    </a:stretch>
                  </pic:blipFill>
                  <pic:spPr>
                    <a:xfrm>
                      <a:off x="0" y="0"/>
                      <a:ext cx="4409842" cy="3116347"/>
                    </a:xfrm>
                    <a:prstGeom prst="rect">
                      <a:avLst/>
                    </a:prstGeom>
                  </pic:spPr>
                </pic:pic>
              </a:graphicData>
            </a:graphic>
          </wp:inline>
        </w:drawing>
      </w:r>
    </w:p>
    <w:p w14:paraId="6AA25D51" w14:textId="0E7E0724"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38</w:t>
      </w:r>
      <w:r w:rsidR="00672477">
        <w:rPr>
          <w:rFonts w:ascii="Times New Roman" w:hAnsi="Times New Roman"/>
          <w:sz w:val="21"/>
          <w:szCs w:val="21"/>
        </w:rPr>
        <w:fldChar w:fldCharType="end"/>
      </w:r>
      <w:r>
        <w:rPr>
          <w:rFonts w:ascii="Times New Roman" w:hAnsi="Times New Roman" w:hint="eastAsia"/>
          <w:sz w:val="21"/>
          <w:szCs w:val="21"/>
        </w:rPr>
        <w:t>单相有源逆变电路图</w:t>
      </w:r>
    </w:p>
    <w:p w14:paraId="71E2D267" w14:textId="77777777" w:rsidR="00F1475D" w:rsidRDefault="00F1475D" w:rsidP="006621DD">
      <w:pPr>
        <w:wordWrap w:val="0"/>
        <w:spacing w:line="360" w:lineRule="auto"/>
        <w:jc w:val="center"/>
        <w:rPr>
          <w:sz w:val="24"/>
        </w:rPr>
      </w:pPr>
      <w:r w:rsidRPr="00A02DA8">
        <w:rPr>
          <w:noProof/>
          <w:sz w:val="24"/>
        </w:rPr>
        <w:drawing>
          <wp:inline distT="0" distB="0" distL="0" distR="0" wp14:anchorId="20881DC8" wp14:editId="20EB446B">
            <wp:extent cx="3893212" cy="1689548"/>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
                    <pic:cNvPicPr/>
                  </pic:nvPicPr>
                  <pic:blipFill>
                    <a:blip r:embed="rId57"/>
                    <a:stretch>
                      <a:fillRect/>
                    </a:stretch>
                  </pic:blipFill>
                  <pic:spPr>
                    <a:xfrm>
                      <a:off x="0" y="0"/>
                      <a:ext cx="3947539" cy="1713124"/>
                    </a:xfrm>
                    <a:prstGeom prst="rect">
                      <a:avLst/>
                    </a:prstGeom>
                  </pic:spPr>
                </pic:pic>
              </a:graphicData>
            </a:graphic>
          </wp:inline>
        </w:drawing>
      </w:r>
    </w:p>
    <w:p w14:paraId="25AE9B6D" w14:textId="733D8F91"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39</w:t>
      </w:r>
      <w:r w:rsidR="00672477">
        <w:rPr>
          <w:rFonts w:ascii="Times New Roman" w:hAnsi="Times New Roman"/>
          <w:sz w:val="21"/>
          <w:szCs w:val="21"/>
        </w:rPr>
        <w:fldChar w:fldCharType="end"/>
      </w:r>
      <w:r>
        <w:rPr>
          <w:rFonts w:ascii="Times New Roman" w:hAnsi="Times New Roman" w:hint="eastAsia"/>
          <w:sz w:val="21"/>
          <w:szCs w:val="21"/>
        </w:rPr>
        <w:t>采样电路原理图</w:t>
      </w:r>
    </w:p>
    <w:p w14:paraId="68DD21F4" w14:textId="26AA40B4" w:rsidR="005069BC" w:rsidRPr="0010565A" w:rsidRDefault="00F65E7C" w:rsidP="0010565A">
      <w:pPr>
        <w:wordWrap w:val="0"/>
        <w:spacing w:line="360" w:lineRule="auto"/>
        <w:ind w:firstLineChars="200" w:firstLine="480"/>
        <w:rPr>
          <w:sz w:val="24"/>
        </w:rPr>
      </w:pPr>
      <w:r w:rsidRPr="00F65E7C">
        <w:rPr>
          <w:rFonts w:hint="eastAsia"/>
          <w:sz w:val="24"/>
        </w:rPr>
        <w:t>由于电网交流电波形是正弦波，当</w:t>
      </w:r>
      <w:r>
        <w:rPr>
          <w:rFonts w:hint="eastAsia"/>
          <w:sz w:val="24"/>
        </w:rPr>
        <w:t>波形</w:t>
      </w:r>
      <w:r w:rsidRPr="00F65E7C">
        <w:rPr>
          <w:rFonts w:hint="eastAsia"/>
          <w:sz w:val="24"/>
        </w:rPr>
        <w:t>经过光耦</w:t>
      </w:r>
      <w:r w:rsidRPr="00F65E7C">
        <w:rPr>
          <w:rFonts w:hint="eastAsia"/>
          <w:sz w:val="24"/>
        </w:rPr>
        <w:t>PC817</w:t>
      </w:r>
      <w:r w:rsidRPr="00F65E7C">
        <w:rPr>
          <w:rFonts w:hint="eastAsia"/>
          <w:sz w:val="24"/>
        </w:rPr>
        <w:t>后，正半周部分会使得光耦内部光电二极管导通，连带内部光敏传感器导通。光耦的</w:t>
      </w:r>
      <w:r w:rsidRPr="00F65E7C">
        <w:rPr>
          <w:rFonts w:hint="eastAsia"/>
          <w:sz w:val="24"/>
        </w:rPr>
        <w:t>3</w:t>
      </w:r>
      <w:r w:rsidRPr="00F65E7C">
        <w:rPr>
          <w:rFonts w:hint="eastAsia"/>
          <w:sz w:val="24"/>
        </w:rPr>
        <w:t>，</w:t>
      </w:r>
      <w:r w:rsidRPr="00F65E7C">
        <w:rPr>
          <w:rFonts w:hint="eastAsia"/>
          <w:sz w:val="24"/>
        </w:rPr>
        <w:t>4</w:t>
      </w:r>
      <w:r w:rsidRPr="00F65E7C">
        <w:rPr>
          <w:rFonts w:hint="eastAsia"/>
          <w:sz w:val="24"/>
        </w:rPr>
        <w:t>引脚接成开漏输出，当光耦内部光敏传感器导通，</w:t>
      </w:r>
      <w:r w:rsidRPr="00F65E7C">
        <w:rPr>
          <w:rFonts w:hint="eastAsia"/>
          <w:sz w:val="24"/>
        </w:rPr>
        <w:t>PA5</w:t>
      </w:r>
      <w:r w:rsidRPr="00F65E7C">
        <w:rPr>
          <w:rFonts w:hint="eastAsia"/>
          <w:sz w:val="24"/>
        </w:rPr>
        <w:t>被拉至低电平，主控检测到下拉外部中断，自动进入计时，并根据延时时间</w:t>
      </w:r>
      <w:r w:rsidR="002F4FFE">
        <w:rPr>
          <w:rFonts w:hint="eastAsia"/>
          <w:sz w:val="24"/>
        </w:rPr>
        <w:t>给与</w:t>
      </w:r>
      <w:r w:rsidR="002F4FFE">
        <w:rPr>
          <w:rFonts w:hint="eastAsia"/>
          <w:sz w:val="24"/>
        </w:rPr>
        <w:t>PB5</w:t>
      </w:r>
      <w:r w:rsidR="002F4FFE">
        <w:rPr>
          <w:rFonts w:hint="eastAsia"/>
          <w:sz w:val="24"/>
        </w:rPr>
        <w:t>和</w:t>
      </w:r>
      <w:r w:rsidR="002F4FFE">
        <w:rPr>
          <w:rFonts w:hint="eastAsia"/>
          <w:sz w:val="24"/>
        </w:rPr>
        <w:t>PB7</w:t>
      </w:r>
      <w:r w:rsidR="002F4FFE">
        <w:rPr>
          <w:rFonts w:hint="eastAsia"/>
          <w:sz w:val="24"/>
        </w:rPr>
        <w:t>高电平，</w:t>
      </w:r>
      <w:r w:rsidR="00294AD5">
        <w:rPr>
          <w:rFonts w:hint="eastAsia"/>
          <w:sz w:val="24"/>
        </w:rPr>
        <w:t>光耦</w:t>
      </w:r>
      <w:r w:rsidR="00294AD5">
        <w:rPr>
          <w:rFonts w:hint="eastAsia"/>
          <w:sz w:val="24"/>
        </w:rPr>
        <w:t>MOC3020</w:t>
      </w:r>
      <w:r w:rsidR="002D4F08">
        <w:rPr>
          <w:rFonts w:hint="eastAsia"/>
          <w:sz w:val="24"/>
        </w:rPr>
        <w:t>开启，连接晶闸管的光耦</w:t>
      </w:r>
      <w:r w:rsidR="002D4F08">
        <w:rPr>
          <w:rFonts w:hint="eastAsia"/>
          <w:sz w:val="24"/>
        </w:rPr>
        <w:t>3</w:t>
      </w:r>
      <w:r w:rsidR="002D4F08">
        <w:rPr>
          <w:rFonts w:hint="eastAsia"/>
          <w:sz w:val="24"/>
        </w:rPr>
        <w:t>引脚和</w:t>
      </w:r>
      <w:r w:rsidR="002D4F08">
        <w:rPr>
          <w:rFonts w:hint="eastAsia"/>
          <w:sz w:val="24"/>
        </w:rPr>
        <w:t>6</w:t>
      </w:r>
      <w:r w:rsidR="002D4F08">
        <w:rPr>
          <w:rFonts w:hint="eastAsia"/>
          <w:sz w:val="24"/>
        </w:rPr>
        <w:t>引脚打开，</w:t>
      </w:r>
      <w:r w:rsidRPr="00F65E7C">
        <w:rPr>
          <w:rFonts w:hint="eastAsia"/>
          <w:sz w:val="24"/>
        </w:rPr>
        <w:t>1</w:t>
      </w:r>
      <w:r w:rsidRPr="00F65E7C">
        <w:rPr>
          <w:rFonts w:hint="eastAsia"/>
          <w:sz w:val="24"/>
        </w:rPr>
        <w:t>，</w:t>
      </w:r>
      <w:r w:rsidRPr="00F65E7C">
        <w:rPr>
          <w:rFonts w:hint="eastAsia"/>
          <w:sz w:val="24"/>
        </w:rPr>
        <w:t>3</w:t>
      </w:r>
      <w:r w:rsidRPr="00F65E7C">
        <w:rPr>
          <w:rFonts w:hint="eastAsia"/>
          <w:sz w:val="24"/>
        </w:rPr>
        <w:t>晶闸管</w:t>
      </w:r>
      <w:r w:rsidR="002D4F08">
        <w:rPr>
          <w:rFonts w:hint="eastAsia"/>
          <w:sz w:val="24"/>
        </w:rPr>
        <w:t>导</w:t>
      </w:r>
      <w:r w:rsidR="002D4F08">
        <w:rPr>
          <w:rFonts w:hint="eastAsia"/>
          <w:sz w:val="24"/>
        </w:rPr>
        <w:lastRenderedPageBreak/>
        <w:t>通</w:t>
      </w:r>
      <w:r w:rsidR="0010565A">
        <w:rPr>
          <w:rFonts w:hint="eastAsia"/>
          <w:sz w:val="24"/>
        </w:rPr>
        <w:t>。由于晶闸管导通后不需要</w:t>
      </w:r>
      <w:r w:rsidR="009B79EC">
        <w:rPr>
          <w:rFonts w:hint="eastAsia"/>
          <w:sz w:val="24"/>
        </w:rPr>
        <w:t>门极电压维持也可以一直导通，所以</w:t>
      </w:r>
      <w:r w:rsidR="00E62311">
        <w:rPr>
          <w:rFonts w:hint="eastAsia"/>
          <w:sz w:val="24"/>
        </w:rPr>
        <w:t>PB5</w:t>
      </w:r>
      <w:r w:rsidR="00E62311">
        <w:rPr>
          <w:rFonts w:hint="eastAsia"/>
          <w:sz w:val="24"/>
        </w:rPr>
        <w:t>和</w:t>
      </w:r>
      <w:r w:rsidR="00E62311">
        <w:rPr>
          <w:rFonts w:hint="eastAsia"/>
          <w:sz w:val="24"/>
        </w:rPr>
        <w:t>PB7</w:t>
      </w:r>
      <w:r w:rsidR="00E62311">
        <w:rPr>
          <w:rFonts w:hint="eastAsia"/>
          <w:sz w:val="24"/>
        </w:rPr>
        <w:t>恢复低电平</w:t>
      </w:r>
      <w:r w:rsidRPr="00F65E7C">
        <w:rPr>
          <w:rFonts w:hint="eastAsia"/>
          <w:sz w:val="24"/>
        </w:rPr>
        <w:t>。负半周部分会使光耦</w:t>
      </w:r>
      <w:r w:rsidR="00DB71EB" w:rsidRPr="00F65E7C">
        <w:rPr>
          <w:rFonts w:hint="eastAsia"/>
          <w:sz w:val="24"/>
        </w:rPr>
        <w:t>PC817</w:t>
      </w:r>
      <w:r w:rsidRPr="00F65E7C">
        <w:rPr>
          <w:rFonts w:hint="eastAsia"/>
          <w:sz w:val="24"/>
        </w:rPr>
        <w:t>内部二极管关断，此时由于开漏电路原因，</w:t>
      </w:r>
      <w:r w:rsidRPr="00F65E7C">
        <w:rPr>
          <w:rFonts w:hint="eastAsia"/>
          <w:sz w:val="24"/>
        </w:rPr>
        <w:t>PA5</w:t>
      </w:r>
      <w:r w:rsidRPr="00F65E7C">
        <w:rPr>
          <w:rFonts w:hint="eastAsia"/>
          <w:sz w:val="24"/>
        </w:rPr>
        <w:t>会被拉至高电平，主控检测到上拉外部中断，自动进入计时，并根据延时时间</w:t>
      </w:r>
      <w:r w:rsidR="00E62311">
        <w:rPr>
          <w:rFonts w:hint="eastAsia"/>
          <w:sz w:val="24"/>
        </w:rPr>
        <w:t>给与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高电平，</w:t>
      </w:r>
      <w:r w:rsidRPr="00F65E7C">
        <w:rPr>
          <w:rFonts w:hint="eastAsia"/>
          <w:sz w:val="24"/>
        </w:rPr>
        <w:t>导通</w:t>
      </w:r>
      <w:r w:rsidRPr="00F65E7C">
        <w:rPr>
          <w:rFonts w:hint="eastAsia"/>
          <w:sz w:val="24"/>
        </w:rPr>
        <w:t>2</w:t>
      </w:r>
      <w:r w:rsidRPr="00F65E7C">
        <w:rPr>
          <w:rFonts w:hint="eastAsia"/>
          <w:sz w:val="24"/>
        </w:rPr>
        <w:t>，</w:t>
      </w:r>
      <w:r w:rsidRPr="00F65E7C">
        <w:rPr>
          <w:rFonts w:hint="eastAsia"/>
          <w:sz w:val="24"/>
        </w:rPr>
        <w:t>4</w:t>
      </w:r>
      <w:r w:rsidRPr="00F65E7C">
        <w:rPr>
          <w:rFonts w:hint="eastAsia"/>
          <w:sz w:val="24"/>
        </w:rPr>
        <w:t>晶闸管</w:t>
      </w:r>
      <w:r w:rsidR="00E62311">
        <w:rPr>
          <w:rFonts w:hint="eastAsia"/>
          <w:sz w:val="24"/>
        </w:rPr>
        <w:t>，随后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恢复低电平</w:t>
      </w:r>
      <w:r w:rsidRPr="00F65E7C">
        <w:rPr>
          <w:rFonts w:hint="eastAsia"/>
          <w:sz w:val="24"/>
        </w:rPr>
        <w:t>。</w:t>
      </w:r>
    </w:p>
    <w:p w14:paraId="0A8C9C6E" w14:textId="35DA2F0F" w:rsidR="00F1475D" w:rsidRDefault="00F1475D" w:rsidP="006621DD">
      <w:pPr>
        <w:wordWrap w:val="0"/>
        <w:spacing w:beforeLines="50" w:before="156" w:afterLines="50" w:after="156" w:line="360" w:lineRule="auto"/>
        <w:outlineLvl w:val="1"/>
        <w:rPr>
          <w:rFonts w:eastAsia="黑体"/>
          <w:sz w:val="24"/>
        </w:rPr>
      </w:pPr>
      <w:bookmarkStart w:id="87" w:name="_Toc197360105"/>
      <w:r w:rsidRPr="00CD6AF6">
        <w:rPr>
          <w:rFonts w:eastAsia="黑体" w:hint="eastAsia"/>
          <w:sz w:val="28"/>
          <w:szCs w:val="28"/>
        </w:rPr>
        <w:t>3</w:t>
      </w:r>
      <w:r>
        <w:rPr>
          <w:rFonts w:eastAsia="黑体" w:hint="eastAsia"/>
          <w:sz w:val="28"/>
          <w:szCs w:val="28"/>
        </w:rPr>
        <w:t>.</w:t>
      </w:r>
      <w:r w:rsidR="00D277E2">
        <w:rPr>
          <w:rFonts w:eastAsia="黑体" w:hint="eastAsia"/>
          <w:sz w:val="28"/>
          <w:szCs w:val="28"/>
        </w:rPr>
        <w:t>20</w:t>
      </w:r>
      <w:r>
        <w:rPr>
          <w:rFonts w:eastAsia="黑体" w:hint="eastAsia"/>
          <w:sz w:val="28"/>
          <w:szCs w:val="28"/>
        </w:rPr>
        <w:t xml:space="preserve">　电能质量采集模块（</w:t>
      </w:r>
      <w:r w:rsidRPr="00802AA2">
        <w:rPr>
          <w:rFonts w:eastAsia="黑体" w:hint="eastAsia"/>
          <w:sz w:val="28"/>
          <w:szCs w:val="28"/>
        </w:rPr>
        <w:t>g</w:t>
      </w:r>
      <w:r>
        <w:rPr>
          <w:rFonts w:eastAsia="黑体" w:hint="eastAsia"/>
          <w:sz w:val="28"/>
          <w:szCs w:val="28"/>
        </w:rPr>
        <w:t>）</w:t>
      </w:r>
      <w:bookmarkEnd w:id="87"/>
    </w:p>
    <w:p w14:paraId="4F59D9F0" w14:textId="0BC6C792" w:rsidR="00F1475D" w:rsidRDefault="00F1475D" w:rsidP="006621DD">
      <w:pPr>
        <w:wordWrap w:val="0"/>
        <w:spacing w:line="360" w:lineRule="auto"/>
        <w:ind w:firstLineChars="200" w:firstLine="480"/>
        <w:rPr>
          <w:sz w:val="24"/>
        </w:rPr>
      </w:pPr>
      <w:r w:rsidRPr="00802AA2">
        <w:rPr>
          <w:rFonts w:hint="eastAsia"/>
          <w:sz w:val="24"/>
        </w:rPr>
        <w:t>HLW</w:t>
      </w:r>
      <w:r w:rsidRPr="00CD6AF6">
        <w:rPr>
          <w:rFonts w:hint="eastAsia"/>
          <w:sz w:val="24"/>
        </w:rPr>
        <w:t>8032</w:t>
      </w:r>
      <w:r w:rsidRPr="00484110">
        <w:rPr>
          <w:rFonts w:hint="eastAsia"/>
          <w:sz w:val="24"/>
        </w:rPr>
        <w:t>是一款高精度的电能计量芯片，它采用</w:t>
      </w:r>
      <w:r w:rsidRPr="00802AA2">
        <w:rPr>
          <w:rFonts w:hint="eastAsia"/>
          <w:sz w:val="24"/>
        </w:rPr>
        <w:t>CMOS</w:t>
      </w:r>
      <w:r w:rsidRPr="00484110">
        <w:rPr>
          <w:rFonts w:hint="eastAsia"/>
          <w:sz w:val="24"/>
        </w:rPr>
        <w:t>制造工艺，应用在单相交流电中。它的内部集成了两个</w:t>
      </w:r>
      <w:r w:rsidRPr="00802AA2">
        <w:rPr>
          <w:rFonts w:hint="eastAsia"/>
          <w:sz w:val="24"/>
        </w:rPr>
        <w:t>ADC</w:t>
      </w:r>
      <w:r w:rsidRPr="00484110">
        <w:rPr>
          <w:rFonts w:hint="eastAsia"/>
          <w:sz w:val="24"/>
        </w:rPr>
        <w:t>和一个高精度的电能计量内核，可以实时检测线电压、电流，计算有功功率、电能参数等。芯片采用</w:t>
      </w:r>
      <w:r w:rsidRPr="00CD6AF6">
        <w:rPr>
          <w:rFonts w:hint="eastAsia"/>
          <w:sz w:val="24"/>
        </w:rPr>
        <w:t>5</w:t>
      </w:r>
      <w:r w:rsidRPr="00802AA2">
        <w:rPr>
          <w:rFonts w:hint="eastAsia"/>
          <w:sz w:val="24"/>
        </w:rPr>
        <w:t>V</w:t>
      </w:r>
      <w:r w:rsidRPr="00484110">
        <w:rPr>
          <w:rFonts w:hint="eastAsia"/>
          <w:sz w:val="24"/>
        </w:rPr>
        <w:t>供电，带有</w:t>
      </w:r>
      <w:r w:rsidRPr="00CD6AF6">
        <w:rPr>
          <w:rFonts w:hint="eastAsia"/>
          <w:sz w:val="24"/>
        </w:rPr>
        <w:t>1</w:t>
      </w:r>
      <w:r w:rsidRPr="00484110">
        <w:rPr>
          <w:rFonts w:hint="eastAsia"/>
          <w:sz w:val="24"/>
        </w:rPr>
        <w:t>路串口，内置晶振。外围电路采用</w:t>
      </w:r>
      <w:r w:rsidRPr="00CD6AF6">
        <w:rPr>
          <w:rFonts w:hint="eastAsia"/>
          <w:sz w:val="24"/>
        </w:rPr>
        <w:t>1000</w:t>
      </w:r>
      <w:r w:rsidRPr="00484110">
        <w:rPr>
          <w:rFonts w:hint="eastAsia"/>
          <w:sz w:val="24"/>
        </w:rPr>
        <w:t>：</w:t>
      </w:r>
      <w:r w:rsidRPr="00CD6AF6">
        <w:rPr>
          <w:rFonts w:hint="eastAsia"/>
          <w:sz w:val="24"/>
        </w:rPr>
        <w:t>1</w:t>
      </w:r>
      <w:r w:rsidRPr="00484110">
        <w:rPr>
          <w:rFonts w:hint="eastAsia"/>
          <w:sz w:val="24"/>
        </w:rPr>
        <w:t>的电流互感器和</w:t>
      </w:r>
      <w:r w:rsidRPr="00CD6AF6">
        <w:rPr>
          <w:rFonts w:hint="eastAsia"/>
          <w:sz w:val="24"/>
        </w:rPr>
        <w:t>1000</w:t>
      </w:r>
      <w:r w:rsidRPr="00484110">
        <w:rPr>
          <w:rFonts w:hint="eastAsia"/>
          <w:sz w:val="24"/>
        </w:rPr>
        <w:t>：</w:t>
      </w:r>
      <w:r w:rsidRPr="00CD6AF6">
        <w:rPr>
          <w:rFonts w:hint="eastAsia"/>
          <w:sz w:val="24"/>
        </w:rPr>
        <w:t>1000</w:t>
      </w:r>
      <w:r w:rsidRPr="00484110">
        <w:rPr>
          <w:rFonts w:hint="eastAsia"/>
          <w:sz w:val="24"/>
        </w:rPr>
        <w:t>的电压互感器采集电压和电流，误差仅在</w:t>
      </w:r>
      <w:r w:rsidRPr="00CD6AF6">
        <w:rPr>
          <w:rFonts w:hint="eastAsia"/>
          <w:sz w:val="24"/>
        </w:rPr>
        <w:t>0</w:t>
      </w:r>
      <w:r w:rsidRPr="00484110">
        <w:rPr>
          <w:rFonts w:hint="eastAsia"/>
          <w:sz w:val="24"/>
        </w:rPr>
        <w:t>.</w:t>
      </w:r>
      <w:r w:rsidRPr="00CD6AF6">
        <w:rPr>
          <w:rFonts w:hint="eastAsia"/>
          <w:sz w:val="24"/>
        </w:rPr>
        <w:t>2</w:t>
      </w:r>
      <w:r w:rsidRPr="00484110">
        <w:rPr>
          <w:rFonts w:hint="eastAsia"/>
          <w:sz w:val="24"/>
        </w:rPr>
        <w:t>%</w:t>
      </w:r>
      <w:r w:rsidRPr="00484110">
        <w:rPr>
          <w:rFonts w:hint="eastAsia"/>
          <w:sz w:val="24"/>
        </w:rPr>
        <w:t>。太阳能发电板逆变产生的是单相电，采用了</w:t>
      </w:r>
      <w:r w:rsidRPr="00802AA2">
        <w:rPr>
          <w:rFonts w:hint="eastAsia"/>
          <w:sz w:val="24"/>
        </w:rPr>
        <w:t>HLW</w:t>
      </w:r>
      <w:r w:rsidRPr="00CD6AF6">
        <w:rPr>
          <w:rFonts w:hint="eastAsia"/>
          <w:sz w:val="24"/>
        </w:rPr>
        <w:t>8032</w:t>
      </w:r>
      <w:r w:rsidRPr="00484110">
        <w:rPr>
          <w:rFonts w:hint="eastAsia"/>
          <w:sz w:val="24"/>
        </w:rPr>
        <w:t>芯片采集的方案，同时该芯片输出的数据到单片机还可以参与</w:t>
      </w:r>
      <w:r w:rsidR="00ED1692">
        <w:rPr>
          <w:rFonts w:hint="eastAsia"/>
          <w:sz w:val="24"/>
        </w:rPr>
        <w:t>闭环</w:t>
      </w:r>
      <w:r w:rsidRPr="00484110">
        <w:rPr>
          <w:rFonts w:hint="eastAsia"/>
          <w:sz w:val="24"/>
        </w:rPr>
        <w:t>运算，使电网更稳定。具体电路图如图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40</w:t>
      </w:r>
      <w:r w:rsidR="00607453" w:rsidRPr="00607453">
        <w:rPr>
          <w:sz w:val="24"/>
        </w:rPr>
        <w:fldChar w:fldCharType="end"/>
      </w:r>
      <w:r w:rsidRPr="00484110">
        <w:rPr>
          <w:rFonts w:hint="eastAsia"/>
          <w:sz w:val="24"/>
        </w:rPr>
        <w:t>所示</w:t>
      </w:r>
      <w:r>
        <w:rPr>
          <w:rFonts w:hint="eastAsia"/>
          <w:sz w:val="24"/>
        </w:rPr>
        <w:t>。输出串口</w:t>
      </w:r>
      <w:r w:rsidRPr="00802AA2">
        <w:rPr>
          <w:rFonts w:hint="eastAsia"/>
          <w:sz w:val="24"/>
        </w:rPr>
        <w:t>TX</w:t>
      </w:r>
      <w:r>
        <w:rPr>
          <w:rFonts w:hint="eastAsia"/>
          <w:sz w:val="24"/>
        </w:rPr>
        <w:t>连接到单片机的</w:t>
      </w:r>
      <w:r w:rsidRPr="00802AA2">
        <w:rPr>
          <w:rFonts w:hint="eastAsia"/>
          <w:sz w:val="24"/>
        </w:rPr>
        <w:t>PA</w:t>
      </w:r>
      <w:r w:rsidRPr="00CD6AF6">
        <w:rPr>
          <w:rFonts w:hint="eastAsia"/>
          <w:sz w:val="24"/>
        </w:rPr>
        <w:t>3</w:t>
      </w:r>
      <w:r>
        <w:rPr>
          <w:rFonts w:hint="eastAsia"/>
          <w:sz w:val="24"/>
        </w:rPr>
        <w:t>引脚，实现通讯。</w:t>
      </w:r>
    </w:p>
    <w:p w14:paraId="450AABF2" w14:textId="27C8DF30" w:rsidR="00F1475D" w:rsidRDefault="00C605DE" w:rsidP="006621DD">
      <w:pPr>
        <w:wordWrap w:val="0"/>
        <w:spacing w:line="360" w:lineRule="auto"/>
        <w:jc w:val="center"/>
        <w:rPr>
          <w:sz w:val="24"/>
        </w:rPr>
      </w:pPr>
      <w:r>
        <w:rPr>
          <w:noProof/>
          <w:sz w:val="24"/>
        </w:rPr>
        <w:lastRenderedPageBreak/>
        <w:drawing>
          <wp:inline distT="0" distB="0" distL="0" distR="0" wp14:anchorId="64AC3992" wp14:editId="37EB9FFF">
            <wp:extent cx="4747564" cy="3420592"/>
            <wp:effectExtent l="0" t="0" r="0" b="8890"/>
            <wp:docPr id="8279066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51372" cy="3423335"/>
                    </a:xfrm>
                    <a:prstGeom prst="rect">
                      <a:avLst/>
                    </a:prstGeom>
                    <a:noFill/>
                    <a:ln>
                      <a:noFill/>
                    </a:ln>
                  </pic:spPr>
                </pic:pic>
              </a:graphicData>
            </a:graphic>
          </wp:inline>
        </w:drawing>
      </w:r>
    </w:p>
    <w:p w14:paraId="45734200" w14:textId="49A7862C"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40</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2CE05611" w14:textId="3B8B0013" w:rsidR="00C76B01" w:rsidRDefault="00A30B51" w:rsidP="005D6973">
      <w:pPr>
        <w:wordWrap w:val="0"/>
        <w:spacing w:line="360" w:lineRule="auto"/>
        <w:ind w:firstLineChars="200" w:firstLine="480"/>
        <w:rPr>
          <w:sz w:val="24"/>
        </w:rPr>
      </w:pPr>
      <w:r w:rsidRPr="00A30B51">
        <w:rPr>
          <w:rFonts w:hint="eastAsia"/>
          <w:sz w:val="24"/>
        </w:rPr>
        <w:t>该模块配备了一个简单的</w:t>
      </w:r>
      <w:r w:rsidRPr="00A30B51">
        <w:rPr>
          <w:rFonts w:hint="eastAsia"/>
          <w:sz w:val="24"/>
        </w:rPr>
        <w:t>UART</w:t>
      </w:r>
      <w:r w:rsidRPr="00A30B51">
        <w:rPr>
          <w:rFonts w:hint="eastAsia"/>
          <w:sz w:val="24"/>
        </w:rPr>
        <w:t>接口，采用异步串行通信方式，并通过两个单向引脚进行数据传输。该接口以固定的</w:t>
      </w:r>
      <w:r w:rsidRPr="00A30B51">
        <w:rPr>
          <w:rFonts w:hint="eastAsia"/>
          <w:sz w:val="24"/>
        </w:rPr>
        <w:t>4800bps</w:t>
      </w:r>
      <w:r w:rsidRPr="00A30B51">
        <w:rPr>
          <w:rFonts w:hint="eastAsia"/>
          <w:sz w:val="24"/>
        </w:rPr>
        <w:t>波特率运行，发送数据的时间间隔为</w:t>
      </w:r>
      <w:r w:rsidRPr="00A30B51">
        <w:rPr>
          <w:rFonts w:hint="eastAsia"/>
          <w:sz w:val="24"/>
        </w:rPr>
        <w:t>50</w:t>
      </w:r>
      <w:r w:rsidR="00EA24D6">
        <w:rPr>
          <w:rFonts w:hint="eastAsia"/>
          <w:sz w:val="24"/>
        </w:rPr>
        <w:t>ms</w:t>
      </w:r>
      <w:r w:rsidRPr="00A30B51">
        <w:rPr>
          <w:rFonts w:hint="eastAsia"/>
          <w:sz w:val="24"/>
        </w:rPr>
        <w:t>，非常适合低速设计。</w:t>
      </w:r>
    </w:p>
    <w:p w14:paraId="0811BFF1" w14:textId="77777777" w:rsidR="00C76B01" w:rsidRDefault="00C76B01" w:rsidP="005D6973">
      <w:pPr>
        <w:wordWrap w:val="0"/>
        <w:spacing w:line="360" w:lineRule="auto"/>
        <w:ind w:firstLineChars="200" w:firstLine="480"/>
        <w:rPr>
          <w:sz w:val="24"/>
        </w:rPr>
      </w:pPr>
      <w:r>
        <w:rPr>
          <w:rFonts w:hint="eastAsia"/>
          <w:sz w:val="24"/>
        </w:rPr>
        <w:t>芯片</w:t>
      </w:r>
      <w:r w:rsidR="00A30B51" w:rsidRPr="00A30B51">
        <w:rPr>
          <w:rFonts w:hint="eastAsia"/>
          <w:sz w:val="24"/>
        </w:rPr>
        <w:t>每次发送的数据量为</w:t>
      </w:r>
      <w:r w:rsidR="00A30B51" w:rsidRPr="00A30B51">
        <w:rPr>
          <w:rFonts w:hint="eastAsia"/>
          <w:sz w:val="24"/>
        </w:rPr>
        <w:t xml:space="preserve"> 24 </w:t>
      </w:r>
      <w:r w:rsidR="00A30B51" w:rsidRPr="00A30B51">
        <w:rPr>
          <w:rFonts w:hint="eastAsia"/>
          <w:sz w:val="24"/>
        </w:rPr>
        <w:t>字节，数据从寄存器</w:t>
      </w:r>
      <w:r w:rsidR="00A30B51" w:rsidRPr="00A30B51">
        <w:rPr>
          <w:rFonts w:hint="eastAsia"/>
          <w:sz w:val="24"/>
        </w:rPr>
        <w:t xml:space="preserve"> 1</w:t>
      </w:r>
      <w:r w:rsidR="00A30B51" w:rsidRPr="00A30B51">
        <w:rPr>
          <w:rFonts w:hint="eastAsia"/>
          <w:sz w:val="24"/>
        </w:rPr>
        <w:t>（</w:t>
      </w:r>
      <w:r w:rsidR="00A30B51" w:rsidRPr="00A30B51">
        <w:rPr>
          <w:rFonts w:hint="eastAsia"/>
          <w:sz w:val="24"/>
        </w:rPr>
        <w:t>StateREG</w:t>
      </w:r>
      <w:r w:rsidR="00A30B51" w:rsidRPr="00A30B51">
        <w:rPr>
          <w:rFonts w:hint="eastAsia"/>
          <w:sz w:val="24"/>
        </w:rPr>
        <w:t>）开始发送，到寄存器</w:t>
      </w:r>
      <w:r w:rsidR="00A30B51" w:rsidRPr="00A30B51">
        <w:rPr>
          <w:rFonts w:hint="eastAsia"/>
          <w:sz w:val="24"/>
        </w:rPr>
        <w:t xml:space="preserve"> 11</w:t>
      </w:r>
      <w:r w:rsidR="00A30B51" w:rsidRPr="00A30B51">
        <w:rPr>
          <w:rFonts w:hint="eastAsia"/>
          <w:sz w:val="24"/>
        </w:rPr>
        <w:t>（</w:t>
      </w:r>
      <w:r w:rsidR="00A30B51" w:rsidRPr="00A30B51">
        <w:rPr>
          <w:rFonts w:hint="eastAsia"/>
          <w:sz w:val="24"/>
        </w:rPr>
        <w:t>CheckSumREG</w:t>
      </w:r>
      <w:r w:rsidR="00A30B51" w:rsidRPr="00A30B51">
        <w:rPr>
          <w:rFonts w:hint="eastAsia"/>
          <w:sz w:val="24"/>
        </w:rPr>
        <w:t>）结束，共包含</w:t>
      </w:r>
      <w:r w:rsidR="00A30B51" w:rsidRPr="00A30B51">
        <w:rPr>
          <w:rFonts w:hint="eastAsia"/>
          <w:sz w:val="24"/>
        </w:rPr>
        <w:t xml:space="preserve"> 11 </w:t>
      </w:r>
      <w:r w:rsidR="00A30B51" w:rsidRPr="00A30B51">
        <w:rPr>
          <w:rFonts w:hint="eastAsia"/>
          <w:sz w:val="24"/>
        </w:rPr>
        <w:t>个寄存器的数据。</w:t>
      </w:r>
      <w:r w:rsidR="009620B2">
        <w:rPr>
          <w:rFonts w:hint="eastAsia"/>
          <w:sz w:val="24"/>
        </w:rPr>
        <w:t>例如，当模块工作稳定后，串口会稳定发送：</w:t>
      </w:r>
      <w:r w:rsidR="00231AFA" w:rsidRPr="00231AFA">
        <w:rPr>
          <w:sz w:val="24"/>
        </w:rPr>
        <w:t>F2 5A 02</w:t>
      </w:r>
      <w:r w:rsidR="00231AFA">
        <w:rPr>
          <w:rFonts w:hint="eastAsia"/>
          <w:sz w:val="24"/>
        </w:rPr>
        <w:t xml:space="preserve"> </w:t>
      </w:r>
      <w:r w:rsidR="00231AFA" w:rsidRPr="00231AFA">
        <w:rPr>
          <w:sz w:val="24"/>
        </w:rPr>
        <w:t>CD</w:t>
      </w:r>
      <w:r w:rsidR="00231AFA">
        <w:rPr>
          <w:rFonts w:hint="eastAsia"/>
          <w:sz w:val="24"/>
        </w:rPr>
        <w:t xml:space="preserve"> </w:t>
      </w:r>
      <w:r w:rsidR="00231AFA" w:rsidRPr="00231AFA">
        <w:rPr>
          <w:sz w:val="24"/>
        </w:rPr>
        <w:t>30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48</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3C</w:t>
      </w:r>
      <w:r w:rsidR="00231AFA">
        <w:rPr>
          <w:rFonts w:hint="eastAsia"/>
          <w:sz w:val="24"/>
        </w:rPr>
        <w:t xml:space="preserve"> </w:t>
      </w:r>
      <w:r w:rsidR="00231AFA" w:rsidRPr="00231AFA">
        <w:rPr>
          <w:sz w:val="24"/>
        </w:rPr>
        <w:t>F0</w:t>
      </w:r>
      <w:r w:rsidR="00231AFA">
        <w:rPr>
          <w:rFonts w:hint="eastAsia"/>
          <w:sz w:val="24"/>
        </w:rPr>
        <w:t xml:space="preserve"> </w:t>
      </w:r>
      <w:r w:rsidR="00231AFA" w:rsidRPr="00231AFA">
        <w:rPr>
          <w:sz w:val="24"/>
        </w:rPr>
        <w:t>03</w:t>
      </w:r>
      <w:r w:rsidR="00231AFA">
        <w:rPr>
          <w:rFonts w:hint="eastAsia"/>
          <w:sz w:val="24"/>
        </w:rPr>
        <w:t xml:space="preserve"> </w:t>
      </w:r>
      <w:r w:rsidR="00231AFA" w:rsidRPr="00231AFA">
        <w:rPr>
          <w:sz w:val="24"/>
        </w:rPr>
        <w:t>BD</w:t>
      </w:r>
      <w:r w:rsidR="00231AFA">
        <w:rPr>
          <w:rFonts w:hint="eastAsia"/>
          <w:sz w:val="24"/>
        </w:rPr>
        <w:t xml:space="preserve"> </w:t>
      </w:r>
      <w:r w:rsidR="00231AFA" w:rsidRPr="00231AFA">
        <w:rPr>
          <w:sz w:val="24"/>
        </w:rPr>
        <w:t>E5</w:t>
      </w:r>
      <w:r w:rsidR="00231AFA">
        <w:rPr>
          <w:rFonts w:hint="eastAsia"/>
          <w:sz w:val="24"/>
        </w:rPr>
        <w:t xml:space="preserve"> </w:t>
      </w:r>
      <w:r w:rsidR="00231AFA" w:rsidRPr="00231AFA">
        <w:rPr>
          <w:sz w:val="24"/>
        </w:rPr>
        <w:t>4C</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E0</w:t>
      </w:r>
      <w:r w:rsidR="00231AFA">
        <w:rPr>
          <w:rFonts w:hint="eastAsia"/>
          <w:sz w:val="24"/>
        </w:rPr>
        <w:t xml:space="preserve"> </w:t>
      </w:r>
      <w:r w:rsidR="00231AFA" w:rsidRPr="00231AFA">
        <w:rPr>
          <w:sz w:val="24"/>
        </w:rPr>
        <w:t>4F</w:t>
      </w:r>
      <w:r w:rsidR="00231AFA">
        <w:rPr>
          <w:rFonts w:hint="eastAsia"/>
          <w:sz w:val="24"/>
        </w:rPr>
        <w:t xml:space="preserve"> </w:t>
      </w:r>
      <w:r w:rsidR="00231AFA" w:rsidRPr="00231AFA">
        <w:rPr>
          <w:sz w:val="24"/>
        </w:rPr>
        <w:t>AE</w:t>
      </w:r>
      <w:r w:rsidR="00231AFA">
        <w:rPr>
          <w:rFonts w:hint="eastAsia"/>
          <w:sz w:val="24"/>
        </w:rPr>
        <w:t xml:space="preserve"> </w:t>
      </w:r>
      <w:r w:rsidR="00231AFA" w:rsidRPr="00231AFA">
        <w:rPr>
          <w:sz w:val="24"/>
        </w:rPr>
        <w:t>02</w:t>
      </w:r>
      <w:r w:rsidR="00231AFA">
        <w:rPr>
          <w:rFonts w:hint="eastAsia"/>
          <w:sz w:val="24"/>
        </w:rPr>
        <w:t xml:space="preserve"> </w:t>
      </w:r>
      <w:r w:rsidR="00231AFA" w:rsidRPr="00231AFA">
        <w:rPr>
          <w:sz w:val="24"/>
        </w:rPr>
        <w:t>61</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5E</w:t>
      </w:r>
      <w:r w:rsidR="00826557">
        <w:rPr>
          <w:rFonts w:hint="eastAsia"/>
          <w:sz w:val="24"/>
        </w:rPr>
        <w:t>。</w:t>
      </w:r>
    </w:p>
    <w:p w14:paraId="2DE6C984" w14:textId="27B10E99" w:rsidR="00C76B01" w:rsidRDefault="00826557" w:rsidP="005D6973">
      <w:pPr>
        <w:wordWrap w:val="0"/>
        <w:spacing w:line="360" w:lineRule="auto"/>
        <w:ind w:firstLineChars="200" w:firstLine="480"/>
        <w:rPr>
          <w:sz w:val="24"/>
        </w:rPr>
      </w:pPr>
      <w:r>
        <w:rPr>
          <w:rFonts w:hint="eastAsia"/>
          <w:sz w:val="24"/>
        </w:rPr>
        <w:t>其中</w:t>
      </w:r>
      <w:r w:rsidR="00C523BD" w:rsidRPr="00C523BD">
        <w:rPr>
          <w:sz w:val="24"/>
        </w:rPr>
        <w:t>F2</w:t>
      </w:r>
      <w:r w:rsidR="00C523BD" w:rsidRPr="00C523BD">
        <w:rPr>
          <w:sz w:val="24"/>
        </w:rPr>
        <w:t>表示状态寄存器的值</w:t>
      </w:r>
      <w:r w:rsidR="00C523BD">
        <w:rPr>
          <w:rFonts w:hint="eastAsia"/>
          <w:sz w:val="24"/>
        </w:rPr>
        <w:t>，</w:t>
      </w:r>
      <w:r w:rsidR="00C523BD" w:rsidRPr="00C523BD">
        <w:rPr>
          <w:sz w:val="24"/>
        </w:rPr>
        <w:t>5A</w:t>
      </w:r>
      <w:r w:rsidR="00C523BD" w:rsidRPr="00C523BD">
        <w:rPr>
          <w:sz w:val="24"/>
        </w:rPr>
        <w:t>表示检测寄存器</w:t>
      </w:r>
      <w:r w:rsidR="00C523BD" w:rsidRPr="00C523BD">
        <w:rPr>
          <w:sz w:val="24"/>
        </w:rPr>
        <w:lastRenderedPageBreak/>
        <w:t>的值</w:t>
      </w:r>
      <w:r w:rsidR="00C523BD">
        <w:rPr>
          <w:rFonts w:hint="eastAsia"/>
          <w:sz w:val="24"/>
        </w:rPr>
        <w:t>，</w:t>
      </w:r>
      <w:r w:rsidR="00C523BD" w:rsidRPr="00C523BD">
        <w:rPr>
          <w:sz w:val="24"/>
        </w:rPr>
        <w:t>02 CD</w:t>
      </w:r>
      <w:r w:rsidR="00C523BD">
        <w:rPr>
          <w:rFonts w:hint="eastAsia"/>
          <w:sz w:val="24"/>
        </w:rPr>
        <w:t xml:space="preserve"> </w:t>
      </w:r>
      <w:r w:rsidR="00C523BD" w:rsidRPr="00C523BD">
        <w:rPr>
          <w:sz w:val="24"/>
        </w:rPr>
        <w:t>30</w:t>
      </w:r>
      <w:r w:rsidR="00C523BD" w:rsidRPr="00C523BD">
        <w:rPr>
          <w:sz w:val="24"/>
        </w:rPr>
        <w:t>表示电压参数寄存器的值</w:t>
      </w:r>
      <w:r w:rsidR="00C523BD">
        <w:rPr>
          <w:rFonts w:hint="eastAsia"/>
          <w:sz w:val="24"/>
        </w:rPr>
        <w:t>，</w:t>
      </w:r>
      <w:r w:rsidR="00C523BD" w:rsidRPr="00C523BD">
        <w:rPr>
          <w:sz w:val="24"/>
        </w:rPr>
        <w:t>06 D7</w:t>
      </w:r>
      <w:r w:rsidR="00C523BD">
        <w:rPr>
          <w:rFonts w:hint="eastAsia"/>
          <w:sz w:val="24"/>
        </w:rPr>
        <w:t xml:space="preserve"> </w:t>
      </w:r>
      <w:r w:rsidR="00C523BD" w:rsidRPr="00C523BD">
        <w:rPr>
          <w:sz w:val="24"/>
        </w:rPr>
        <w:t>48</w:t>
      </w:r>
      <w:r w:rsidR="00C523BD" w:rsidRPr="00C523BD">
        <w:rPr>
          <w:sz w:val="24"/>
        </w:rPr>
        <w:t>表示电压寄存器的值</w:t>
      </w:r>
      <w:r w:rsidR="00C523BD">
        <w:rPr>
          <w:rFonts w:hint="eastAsia"/>
          <w:sz w:val="24"/>
        </w:rPr>
        <w:t>，</w:t>
      </w:r>
      <w:r w:rsidR="00C523BD" w:rsidRPr="00C523BD">
        <w:rPr>
          <w:sz w:val="24"/>
        </w:rPr>
        <w:t>00 3C F0</w:t>
      </w:r>
      <w:r w:rsidR="00C523BD" w:rsidRPr="00C523BD">
        <w:rPr>
          <w:sz w:val="24"/>
        </w:rPr>
        <w:t>表示电流参数寄存器的值</w:t>
      </w:r>
      <w:r w:rsidR="00C523BD">
        <w:rPr>
          <w:rFonts w:hint="eastAsia"/>
          <w:sz w:val="24"/>
        </w:rPr>
        <w:t>，</w:t>
      </w:r>
      <w:r w:rsidR="00C523BD" w:rsidRPr="00C523BD">
        <w:rPr>
          <w:sz w:val="24"/>
        </w:rPr>
        <w:t>03 BD E5</w:t>
      </w:r>
      <w:r w:rsidR="00C523BD" w:rsidRPr="00C523BD">
        <w:rPr>
          <w:sz w:val="24"/>
        </w:rPr>
        <w:t>表示电流寄存器的值</w:t>
      </w:r>
      <w:r w:rsidR="00C523BD">
        <w:rPr>
          <w:rFonts w:hint="eastAsia"/>
          <w:sz w:val="24"/>
        </w:rPr>
        <w:t>，</w:t>
      </w:r>
      <w:r w:rsidR="00C523BD" w:rsidRPr="00C523BD">
        <w:rPr>
          <w:sz w:val="24"/>
        </w:rPr>
        <w:t>4C D7</w:t>
      </w:r>
      <w:r w:rsidR="00C523BD">
        <w:rPr>
          <w:rFonts w:hint="eastAsia"/>
          <w:sz w:val="24"/>
        </w:rPr>
        <w:t xml:space="preserve"> </w:t>
      </w:r>
      <w:r w:rsidR="00C523BD" w:rsidRPr="00C523BD">
        <w:rPr>
          <w:sz w:val="24"/>
        </w:rPr>
        <w:t>E0</w:t>
      </w:r>
      <w:r w:rsidR="00C523BD" w:rsidRPr="00C523BD">
        <w:rPr>
          <w:sz w:val="24"/>
        </w:rPr>
        <w:t>表示功率参数寄存器的值</w:t>
      </w:r>
      <w:r w:rsidR="00C523BD">
        <w:rPr>
          <w:rFonts w:hint="eastAsia"/>
          <w:sz w:val="24"/>
        </w:rPr>
        <w:t>，</w:t>
      </w:r>
      <w:r w:rsidR="00C523BD" w:rsidRPr="00C523BD">
        <w:rPr>
          <w:sz w:val="24"/>
        </w:rPr>
        <w:t>4F AE 02</w:t>
      </w:r>
      <w:r w:rsidR="00C523BD" w:rsidRPr="00C523BD">
        <w:rPr>
          <w:sz w:val="24"/>
        </w:rPr>
        <w:t>表示功率寄存器的值</w:t>
      </w:r>
      <w:r w:rsidR="00C523BD">
        <w:rPr>
          <w:rFonts w:hint="eastAsia"/>
          <w:sz w:val="24"/>
        </w:rPr>
        <w:t>，</w:t>
      </w:r>
      <w:r w:rsidR="00C523BD" w:rsidRPr="00C523BD">
        <w:rPr>
          <w:sz w:val="24"/>
        </w:rPr>
        <w:t>61</w:t>
      </w:r>
      <w:r w:rsidR="00C523BD" w:rsidRPr="00C523BD">
        <w:rPr>
          <w:sz w:val="24"/>
        </w:rPr>
        <w:t>表示数据更新寄存器的值</w:t>
      </w:r>
      <w:r w:rsidR="00C523BD" w:rsidRPr="00C523BD">
        <w:rPr>
          <w:sz w:val="24"/>
        </w:rPr>
        <w:t>00 06</w:t>
      </w:r>
      <w:r w:rsidR="00C523BD" w:rsidRPr="00C523BD">
        <w:rPr>
          <w:sz w:val="24"/>
        </w:rPr>
        <w:t>表示</w:t>
      </w:r>
      <w:r w:rsidR="00C523BD" w:rsidRPr="00C523BD">
        <w:rPr>
          <w:sz w:val="24"/>
        </w:rPr>
        <w:t>PF</w:t>
      </w:r>
      <w:r w:rsidR="000873FC">
        <w:rPr>
          <w:rFonts w:hint="eastAsia"/>
          <w:sz w:val="24"/>
        </w:rPr>
        <w:t>脉冲</w:t>
      </w:r>
      <w:r w:rsidR="00C523BD" w:rsidRPr="00C523BD">
        <w:rPr>
          <w:sz w:val="24"/>
        </w:rPr>
        <w:t>寄存器的值</w:t>
      </w:r>
      <w:r w:rsidR="005E211C">
        <w:rPr>
          <w:rFonts w:hint="eastAsia"/>
          <w:sz w:val="24"/>
        </w:rPr>
        <w:t>，用于计算电功率</w:t>
      </w:r>
      <w:r w:rsidR="00C523BD">
        <w:rPr>
          <w:rFonts w:hint="eastAsia"/>
          <w:sz w:val="24"/>
        </w:rPr>
        <w:t>，</w:t>
      </w:r>
      <w:r w:rsidR="00C523BD" w:rsidRPr="00C523BD">
        <w:rPr>
          <w:sz w:val="24"/>
        </w:rPr>
        <w:t>5E</w:t>
      </w:r>
      <w:r w:rsidR="00C523BD" w:rsidRPr="00C523BD">
        <w:rPr>
          <w:sz w:val="24"/>
        </w:rPr>
        <w:t>表示校验和寄存器的值</w:t>
      </w:r>
      <w:r w:rsidR="00C523BD">
        <w:rPr>
          <w:rFonts w:hint="eastAsia"/>
          <w:sz w:val="24"/>
        </w:rPr>
        <w:t>。</w:t>
      </w:r>
    </w:p>
    <w:p w14:paraId="7FB6CD16" w14:textId="661582EC" w:rsidR="002551E7" w:rsidRPr="00700CED" w:rsidRDefault="00D47E1E" w:rsidP="00700CED">
      <w:pPr>
        <w:wordWrap w:val="0"/>
        <w:spacing w:line="360" w:lineRule="auto"/>
        <w:ind w:firstLineChars="200" w:firstLine="480"/>
        <w:rPr>
          <w:sz w:val="24"/>
        </w:rPr>
      </w:pPr>
      <w:r>
        <w:rPr>
          <w:rFonts w:hint="eastAsia"/>
          <w:sz w:val="24"/>
        </w:rPr>
        <w:t>当</w:t>
      </w:r>
      <w:r w:rsidR="00F96405">
        <w:rPr>
          <w:rFonts w:hint="eastAsia"/>
          <w:sz w:val="24"/>
        </w:rPr>
        <w:t>单片机串口接收数据</w:t>
      </w:r>
      <w:r w:rsidR="00C523BD" w:rsidRPr="00C523BD">
        <w:rPr>
          <w:sz w:val="24"/>
        </w:rPr>
        <w:t>后</w:t>
      </w:r>
      <w:r w:rsidR="001216A4">
        <w:rPr>
          <w:rFonts w:hint="eastAsia"/>
          <w:sz w:val="24"/>
        </w:rPr>
        <w:t>，</w:t>
      </w:r>
      <w:r w:rsidR="00F96405">
        <w:rPr>
          <w:rFonts w:hint="eastAsia"/>
          <w:sz w:val="24"/>
        </w:rPr>
        <w:t>会</w:t>
      </w:r>
      <w:r w:rsidR="00C523BD" w:rsidRPr="00C523BD">
        <w:rPr>
          <w:sz w:val="24"/>
        </w:rPr>
        <w:t>根据上面的</w:t>
      </w:r>
      <w:r w:rsidR="00F96405">
        <w:rPr>
          <w:rFonts w:hint="eastAsia"/>
          <w:sz w:val="24"/>
        </w:rPr>
        <w:t>数据</w:t>
      </w:r>
      <w:r w:rsidR="001216A4">
        <w:rPr>
          <w:rFonts w:hint="eastAsia"/>
          <w:sz w:val="24"/>
        </w:rPr>
        <w:t>判断检测是否可信，只有状态寄存器是</w:t>
      </w:r>
      <w:r w:rsidR="001216A4">
        <w:rPr>
          <w:rFonts w:hint="eastAsia"/>
          <w:sz w:val="24"/>
        </w:rPr>
        <w:t>F2</w:t>
      </w:r>
      <w:r w:rsidR="001216A4">
        <w:rPr>
          <w:rFonts w:hint="eastAsia"/>
          <w:sz w:val="24"/>
        </w:rPr>
        <w:t>，</w:t>
      </w:r>
      <w:r w:rsidR="00CD5921">
        <w:rPr>
          <w:rFonts w:hint="eastAsia"/>
          <w:sz w:val="24"/>
        </w:rPr>
        <w:t>检测寄存器是</w:t>
      </w:r>
      <w:r w:rsidR="00CD5921">
        <w:rPr>
          <w:rFonts w:hint="eastAsia"/>
          <w:sz w:val="24"/>
        </w:rPr>
        <w:t>5A</w:t>
      </w:r>
      <w:r w:rsidR="00CD5921">
        <w:rPr>
          <w:rFonts w:hint="eastAsia"/>
          <w:sz w:val="24"/>
        </w:rPr>
        <w:t>时，</w:t>
      </w:r>
      <w:r w:rsidR="007B54DF">
        <w:rPr>
          <w:rFonts w:hint="eastAsia"/>
          <w:sz w:val="24"/>
        </w:rPr>
        <w:t>单片机</w:t>
      </w:r>
      <w:r w:rsidR="00CD5921">
        <w:rPr>
          <w:rFonts w:hint="eastAsia"/>
          <w:sz w:val="24"/>
        </w:rPr>
        <w:t>认为数据可靠，进而</w:t>
      </w:r>
      <w:r w:rsidR="00C523BD" w:rsidRPr="00C523BD">
        <w:rPr>
          <w:sz w:val="24"/>
        </w:rPr>
        <w:t>计算出相应测量值。</w:t>
      </w:r>
      <w:r w:rsidR="003B745B">
        <w:rPr>
          <w:rFonts w:hint="eastAsia"/>
          <w:sz w:val="24"/>
        </w:rPr>
        <w:t>其中有效电压计算公式见式</w:t>
      </w:r>
      <w:r w:rsidR="00E334A9">
        <w:rPr>
          <w:rFonts w:hint="eastAsia"/>
          <w:sz w:val="24"/>
        </w:rPr>
        <w:t>（</w:t>
      </w:r>
      <w:r w:rsidR="00E23E87">
        <w:rPr>
          <w:rFonts w:hint="eastAsia"/>
          <w:sz w:val="24"/>
        </w:rPr>
        <w:t>3.4</w:t>
      </w:r>
      <w:r w:rsidR="00E334A9">
        <w:rPr>
          <w:rFonts w:hint="eastAsia"/>
          <w:sz w:val="24"/>
        </w:rPr>
        <w:t>）</w:t>
      </w:r>
      <w:r w:rsidR="00DB23EC">
        <w:rPr>
          <w:rFonts w:hint="eastAsia"/>
          <w:sz w:val="24"/>
        </w:rPr>
        <w:t>，</w:t>
      </w:r>
      <w:r w:rsidR="0076769B">
        <w:rPr>
          <w:rFonts w:hint="eastAsia"/>
          <w:sz w:val="24"/>
        </w:rPr>
        <w:t>根据</w:t>
      </w:r>
      <w:r w:rsidR="009F594D">
        <w:rPr>
          <w:rFonts w:hint="eastAsia"/>
          <w:sz w:val="24"/>
        </w:rPr>
        <w:t>芯片手册</w:t>
      </w:r>
      <w:r w:rsidR="0076769B">
        <w:rPr>
          <w:rFonts w:hint="eastAsia"/>
          <w:sz w:val="24"/>
        </w:rPr>
        <w:t>，</w:t>
      </w:r>
      <w:r w:rsidR="00752363">
        <w:rPr>
          <w:rFonts w:hint="eastAsia"/>
          <w:sz w:val="24"/>
        </w:rPr>
        <w:t>电压系数</w:t>
      </w:r>
      <w:r w:rsidR="00BF5EEB">
        <w:rPr>
          <w:rFonts w:hint="eastAsia"/>
          <w:sz w:val="24"/>
        </w:rPr>
        <w:t>由分压电阻决定</w:t>
      </w:r>
      <w:r w:rsidR="00700CED">
        <w:rPr>
          <w:rFonts w:hint="eastAsia"/>
          <w:sz w:val="24"/>
        </w:rPr>
        <w:t>。本系统采用的是五个</w:t>
      </w:r>
      <w:r w:rsidR="00700CED">
        <w:rPr>
          <w:rFonts w:hint="eastAsia"/>
          <w:sz w:val="24"/>
        </w:rPr>
        <w:t>20K</w:t>
      </w:r>
      <w:r w:rsidR="00700CED">
        <w:rPr>
          <w:rFonts w:hint="eastAsia"/>
          <w:sz w:val="24"/>
        </w:rPr>
        <w:t>的电阻串联，分别是</w:t>
      </w:r>
      <w:r w:rsidR="00700CED">
        <w:rPr>
          <w:rFonts w:hint="eastAsia"/>
          <w:sz w:val="24"/>
        </w:rPr>
        <w:t>R6</w:t>
      </w:r>
      <w:r w:rsidR="00700CED">
        <w:rPr>
          <w:rFonts w:hint="eastAsia"/>
          <w:sz w:val="24"/>
        </w:rPr>
        <w:t>、</w:t>
      </w:r>
      <w:r w:rsidR="00700CED">
        <w:rPr>
          <w:rFonts w:hint="eastAsia"/>
          <w:sz w:val="24"/>
        </w:rPr>
        <w:t>R20</w:t>
      </w:r>
      <w:r w:rsidR="00700CED">
        <w:rPr>
          <w:rFonts w:hint="eastAsia"/>
          <w:sz w:val="24"/>
        </w:rPr>
        <w:t>、</w:t>
      </w:r>
      <w:r w:rsidR="00700CED">
        <w:rPr>
          <w:rFonts w:hint="eastAsia"/>
          <w:sz w:val="24"/>
        </w:rPr>
        <w:t>R21</w:t>
      </w:r>
      <w:r w:rsidR="00700CED">
        <w:rPr>
          <w:rFonts w:hint="eastAsia"/>
          <w:sz w:val="24"/>
        </w:rPr>
        <w:t>、</w:t>
      </w:r>
      <w:r w:rsidR="00700CED">
        <w:rPr>
          <w:rFonts w:hint="eastAsia"/>
          <w:sz w:val="24"/>
        </w:rPr>
        <w:t>R22</w:t>
      </w:r>
      <w:r w:rsidR="00700CED">
        <w:rPr>
          <w:rFonts w:hint="eastAsia"/>
          <w:sz w:val="24"/>
        </w:rPr>
        <w:t>、</w:t>
      </w:r>
      <w:r w:rsidR="00700CED">
        <w:rPr>
          <w:rFonts w:hint="eastAsia"/>
          <w:sz w:val="24"/>
        </w:rPr>
        <w:t>R23</w:t>
      </w:r>
      <w:r w:rsidR="00700CED">
        <w:rPr>
          <w:rFonts w:hint="eastAsia"/>
          <w:sz w:val="24"/>
        </w:rPr>
        <w:t>和一个</w:t>
      </w:r>
      <w:r w:rsidR="00700CED">
        <w:rPr>
          <w:rFonts w:hint="eastAsia"/>
          <w:sz w:val="24"/>
        </w:rPr>
        <w:t>1K</w:t>
      </w:r>
      <w:r w:rsidR="00700CED">
        <w:rPr>
          <w:rFonts w:hint="eastAsia"/>
          <w:sz w:val="24"/>
        </w:rPr>
        <w:t>的电阻</w:t>
      </w:r>
      <w:r w:rsidR="00700CED">
        <w:rPr>
          <w:rFonts w:hint="eastAsia"/>
          <w:sz w:val="24"/>
        </w:rPr>
        <w:t>R19</w:t>
      </w:r>
      <w:r w:rsidR="00700CED">
        <w:rPr>
          <w:rFonts w:hint="eastAsia"/>
          <w:sz w:val="24"/>
        </w:rPr>
        <w:t>分压，所以</w:t>
      </w:r>
      <w:r w:rsidR="00700CED" w:rsidRPr="00126A90">
        <w:rPr>
          <w:rFonts w:hint="eastAsia"/>
          <w:sz w:val="24"/>
        </w:rPr>
        <w:t>电压系数</w:t>
      </w:r>
      <w:r w:rsidR="00700CED">
        <w:rPr>
          <w:rFonts w:hint="eastAsia"/>
          <w:sz w:val="24"/>
        </w:rPr>
        <w:t>为</w:t>
      </w:r>
      <w:r w:rsidR="00700CED" w:rsidRPr="00126A90">
        <w:rPr>
          <w:rFonts w:hint="eastAsia"/>
          <w:sz w:val="24"/>
        </w:rPr>
        <w:t>20</w:t>
      </w:r>
      <w:r w:rsidR="00700CED">
        <w:rPr>
          <w:rFonts w:hint="eastAsia"/>
          <w:sz w:val="24"/>
        </w:rPr>
        <w:t>K</w:t>
      </w:r>
      <w:r w:rsidR="00700CED" w:rsidRPr="00126A90">
        <w:rPr>
          <w:rFonts w:hint="eastAsia"/>
          <w:sz w:val="24"/>
        </w:rPr>
        <w:t>*5/</w:t>
      </w:r>
      <w:r w:rsidR="00700CED">
        <w:rPr>
          <w:rFonts w:hint="eastAsia"/>
          <w:sz w:val="24"/>
        </w:rPr>
        <w:t>1K*</w:t>
      </w:r>
      <w:r w:rsidR="00700CED" w:rsidRPr="00126A90">
        <w:rPr>
          <w:rFonts w:hint="eastAsia"/>
          <w:sz w:val="24"/>
        </w:rPr>
        <w:t>1000</w:t>
      </w:r>
      <w:r w:rsidR="00700CED">
        <w:rPr>
          <w:rFonts w:hint="eastAsia"/>
          <w:sz w:val="24"/>
        </w:rPr>
        <w:t>=0.1</w:t>
      </w:r>
      <w:r w:rsidR="00700CED">
        <w:rPr>
          <w:rFonts w:hint="eastAsia"/>
          <w:sz w:val="24"/>
        </w:rPr>
        <w:t>。</w:t>
      </w:r>
    </w:p>
    <w:p w14:paraId="082D3A25" w14:textId="6247D73C" w:rsidR="00E23E87" w:rsidRPr="00810901" w:rsidRDefault="00355221" w:rsidP="00E23E87">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有效电压</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电压参数寄存器</m:t>
                  </m:r>
                </m:num>
                <m:den>
                  <m:r>
                    <m:rPr>
                      <m:sty m:val="p"/>
                    </m:rPr>
                    <w:rPr>
                      <w:rFonts w:ascii="Cambria Math" w:eastAsia="黑体" w:hAnsi="Cambria Math" w:hint="eastAsia"/>
                      <w:sz w:val="24"/>
                    </w:rPr>
                    <m:t>电压寄存器</m:t>
                  </m:r>
                </m:den>
              </m:f>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4</m:t>
                  </m:r>
                  <m:r>
                    <w:rPr>
                      <w:rFonts w:ascii="Cambria Math" w:eastAsia="黑体" w:hAnsi="Cambria Math"/>
                      <w:i/>
                      <w:sz w:val="24"/>
                    </w:rPr>
                    <w:fldChar w:fldCharType="end"/>
                  </m:r>
                </m:e>
              </m:d>
            </m:e>
          </m:eqArr>
        </m:oMath>
      </m:oMathPara>
    </w:p>
    <w:p w14:paraId="5C0BA491" w14:textId="20880F73" w:rsidR="00187EAB" w:rsidRDefault="00187EAB" w:rsidP="00187EAB">
      <w:pPr>
        <w:wordWrap w:val="0"/>
        <w:spacing w:line="360" w:lineRule="auto"/>
        <w:ind w:firstLineChars="200" w:firstLine="480"/>
        <w:rPr>
          <w:sz w:val="24"/>
        </w:rPr>
      </w:pPr>
      <w:r>
        <w:rPr>
          <w:rFonts w:hint="eastAsia"/>
          <w:sz w:val="24"/>
        </w:rPr>
        <w:t>有效电流计算公式见式</w:t>
      </w:r>
      <w:r w:rsidR="00E334A9">
        <w:rPr>
          <w:rFonts w:hint="eastAsia"/>
          <w:sz w:val="24"/>
        </w:rPr>
        <w:t>（</w:t>
      </w:r>
      <w:r>
        <w:rPr>
          <w:rFonts w:hint="eastAsia"/>
          <w:sz w:val="24"/>
        </w:rPr>
        <w:t>3.</w:t>
      </w:r>
      <w:r w:rsidR="00A9293E">
        <w:rPr>
          <w:rFonts w:hint="eastAsia"/>
          <w:sz w:val="24"/>
        </w:rPr>
        <w:t>5</w:t>
      </w:r>
      <w:r w:rsidR="00E334A9">
        <w:rPr>
          <w:rFonts w:hint="eastAsia"/>
          <w:sz w:val="24"/>
        </w:rPr>
        <w:t>）</w:t>
      </w:r>
      <w:r w:rsidR="009F5885">
        <w:rPr>
          <w:rFonts w:hint="eastAsia"/>
          <w:sz w:val="24"/>
        </w:rPr>
        <w:t>。电流系数是由</w:t>
      </w:r>
      <w:r w:rsidR="00AC1EE2">
        <w:rPr>
          <w:rFonts w:hint="eastAsia"/>
          <w:sz w:val="24"/>
        </w:rPr>
        <w:t>采样电阻</w:t>
      </w:r>
      <w:r w:rsidR="00DE0A9B">
        <w:rPr>
          <w:rFonts w:hint="eastAsia"/>
          <w:sz w:val="24"/>
        </w:rPr>
        <w:t>R</w:t>
      </w:r>
      <w:r w:rsidR="00AC1EE2">
        <w:rPr>
          <w:rFonts w:hint="eastAsia"/>
          <w:sz w:val="24"/>
        </w:rPr>
        <w:t>决定的，本系统采样电阻</w:t>
      </w:r>
      <w:r w:rsidR="00F32D30">
        <w:rPr>
          <w:rFonts w:hint="eastAsia"/>
          <w:sz w:val="24"/>
        </w:rPr>
        <w:t>R18</w:t>
      </w:r>
      <w:r w:rsidR="00F32D30">
        <w:rPr>
          <w:rFonts w:hint="eastAsia"/>
          <w:sz w:val="24"/>
        </w:rPr>
        <w:t>为</w:t>
      </w:r>
      <w:r w:rsidR="00AC1EE2">
        <w:rPr>
          <w:rFonts w:hint="eastAsia"/>
          <w:sz w:val="24"/>
        </w:rPr>
        <w:t>1R</w:t>
      </w:r>
      <w:r w:rsidR="00AC1EE2">
        <w:rPr>
          <w:rFonts w:hint="eastAsia"/>
          <w:sz w:val="24"/>
        </w:rPr>
        <w:t>，所以电流系数为</w:t>
      </w:r>
      <w:r w:rsidR="00140B65">
        <w:rPr>
          <w:rFonts w:hint="eastAsia"/>
          <w:sz w:val="24"/>
        </w:rPr>
        <w:t>1/</w:t>
      </w:r>
      <w:r w:rsidR="00DE0A9B">
        <w:rPr>
          <w:rFonts w:hint="eastAsia"/>
          <w:sz w:val="24"/>
        </w:rPr>
        <w:t>R*1000=</w:t>
      </w:r>
      <w:r w:rsidR="00D4493E">
        <w:rPr>
          <w:rFonts w:hint="eastAsia"/>
          <w:sz w:val="24"/>
        </w:rPr>
        <w:t>0.001</w:t>
      </w:r>
      <w:r w:rsidR="00D4493E">
        <w:rPr>
          <w:rFonts w:hint="eastAsia"/>
          <w:sz w:val="24"/>
        </w:rPr>
        <w:t>。</w:t>
      </w:r>
    </w:p>
    <w:p w14:paraId="667AD6C7" w14:textId="7972B9AA" w:rsidR="00A9293E" w:rsidRPr="00810901" w:rsidRDefault="00355221" w:rsidP="00A9293E">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有效电流</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电流参数寄存器</m:t>
                  </m:r>
                </m:num>
                <m:den>
                  <m:r>
                    <m:rPr>
                      <m:sty m:val="p"/>
                    </m:rPr>
                    <w:rPr>
                      <w:rFonts w:ascii="Cambria Math" w:eastAsia="黑体" w:hAnsi="Cambria Math" w:hint="eastAsia"/>
                      <w:sz w:val="24"/>
                    </w:rPr>
                    <m:t>电流寄存器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5</m:t>
                  </m:r>
                  <m:r>
                    <w:rPr>
                      <w:rFonts w:ascii="Cambria Math" w:eastAsia="黑体" w:hAnsi="Cambria Math"/>
                      <w:i/>
                      <w:sz w:val="24"/>
                    </w:rPr>
                    <w:fldChar w:fldCharType="end"/>
                  </m:r>
                </m:e>
              </m:d>
            </m:e>
          </m:eqArr>
        </m:oMath>
      </m:oMathPara>
    </w:p>
    <w:p w14:paraId="476C2374" w14:textId="7C4B74FA" w:rsidR="00D11B45" w:rsidRDefault="00D11B45" w:rsidP="00D11B45">
      <w:pPr>
        <w:wordWrap w:val="0"/>
        <w:spacing w:line="360" w:lineRule="auto"/>
        <w:ind w:firstLineChars="200" w:firstLine="480"/>
        <w:rPr>
          <w:sz w:val="24"/>
        </w:rPr>
      </w:pPr>
      <w:r>
        <w:rPr>
          <w:rFonts w:hint="eastAsia"/>
          <w:sz w:val="24"/>
        </w:rPr>
        <w:lastRenderedPageBreak/>
        <w:t>有功功率计算公式见式</w:t>
      </w:r>
      <w:r w:rsidR="00E334A9">
        <w:rPr>
          <w:rFonts w:hint="eastAsia"/>
          <w:sz w:val="24"/>
        </w:rPr>
        <w:t>（</w:t>
      </w:r>
      <w:r>
        <w:rPr>
          <w:rFonts w:hint="eastAsia"/>
          <w:sz w:val="24"/>
        </w:rPr>
        <w:t>3.6</w:t>
      </w:r>
      <w:r w:rsidR="00E334A9">
        <w:rPr>
          <w:rFonts w:hint="eastAsia"/>
          <w:sz w:val="24"/>
        </w:rPr>
        <w:t>）</w:t>
      </w:r>
      <w:r>
        <w:rPr>
          <w:rFonts w:hint="eastAsia"/>
          <w:sz w:val="24"/>
        </w:rPr>
        <w:t>。</w:t>
      </w:r>
    </w:p>
    <w:p w14:paraId="7DE2FDBD" w14:textId="56EA97D1" w:rsidR="00E23E87" w:rsidRPr="00D11B45" w:rsidRDefault="00355221" w:rsidP="00793691">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有功功率</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功率参数寄存器</m:t>
                  </m:r>
                </m:num>
                <m:den>
                  <m:r>
                    <m:rPr>
                      <m:sty m:val="p"/>
                    </m:rPr>
                    <w:rPr>
                      <w:rFonts w:ascii="Cambria Math" w:eastAsia="黑体" w:hAnsi="Cambria Math" w:hint="eastAsia"/>
                      <w:sz w:val="24"/>
                    </w:rPr>
                    <m:t>功率寄存器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6</m:t>
                  </m:r>
                  <m:r>
                    <w:rPr>
                      <w:rFonts w:ascii="Cambria Math" w:eastAsia="黑体" w:hAnsi="Cambria Math"/>
                      <w:i/>
                      <w:sz w:val="24"/>
                    </w:rPr>
                    <w:fldChar w:fldCharType="end"/>
                  </m:r>
                </m:e>
              </m:d>
            </m:e>
          </m:eqArr>
        </m:oMath>
      </m:oMathPara>
    </w:p>
    <w:p w14:paraId="6F71E144" w14:textId="1B4344F2" w:rsidR="00F1475D" w:rsidRDefault="00F1475D" w:rsidP="006621DD">
      <w:pPr>
        <w:wordWrap w:val="0"/>
        <w:spacing w:beforeLines="50" w:before="156" w:afterLines="50" w:after="156" w:line="360" w:lineRule="auto"/>
        <w:outlineLvl w:val="1"/>
        <w:rPr>
          <w:rFonts w:eastAsia="黑体"/>
          <w:sz w:val="24"/>
        </w:rPr>
      </w:pPr>
      <w:bookmarkStart w:id="88" w:name="_Toc197360106"/>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1</w:t>
      </w:r>
      <w:r>
        <w:rPr>
          <w:rFonts w:eastAsia="黑体" w:hint="eastAsia"/>
          <w:sz w:val="28"/>
          <w:szCs w:val="28"/>
        </w:rPr>
        <w:t xml:space="preserve">　</w:t>
      </w:r>
      <w:r w:rsidRPr="00802AA2">
        <w:rPr>
          <w:rFonts w:eastAsia="黑体" w:hint="eastAsia"/>
          <w:sz w:val="28"/>
          <w:szCs w:val="28"/>
        </w:rPr>
        <w:t>TTL</w:t>
      </w:r>
      <w:r>
        <w:rPr>
          <w:rFonts w:eastAsia="黑体" w:hint="eastAsia"/>
          <w:sz w:val="28"/>
          <w:szCs w:val="28"/>
        </w:rPr>
        <w:t>转</w:t>
      </w:r>
      <w:r w:rsidRPr="00802AA2">
        <w:rPr>
          <w:rFonts w:eastAsia="黑体" w:hint="eastAsia"/>
          <w:sz w:val="28"/>
          <w:szCs w:val="28"/>
        </w:rPr>
        <w:t>RS</w:t>
      </w:r>
      <w:r w:rsidRPr="00CD6AF6">
        <w:rPr>
          <w:rFonts w:eastAsia="黑体" w:hint="eastAsia"/>
          <w:sz w:val="28"/>
          <w:szCs w:val="28"/>
        </w:rPr>
        <w:t>485</w:t>
      </w:r>
      <w:r>
        <w:rPr>
          <w:rFonts w:eastAsia="黑体" w:hint="eastAsia"/>
          <w:sz w:val="28"/>
          <w:szCs w:val="28"/>
        </w:rPr>
        <w:t>通讯模块（</w:t>
      </w:r>
      <w:r w:rsidRPr="00802AA2">
        <w:rPr>
          <w:rFonts w:eastAsia="黑体" w:hint="eastAsia"/>
          <w:sz w:val="28"/>
          <w:szCs w:val="28"/>
        </w:rPr>
        <w:t>g</w:t>
      </w:r>
      <w:r>
        <w:rPr>
          <w:rFonts w:eastAsia="黑体" w:hint="eastAsia"/>
          <w:sz w:val="28"/>
          <w:szCs w:val="28"/>
        </w:rPr>
        <w:t>）</w:t>
      </w:r>
      <w:bookmarkEnd w:id="88"/>
    </w:p>
    <w:p w14:paraId="7EDBE091"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3D1D68">
        <w:rPr>
          <w:rFonts w:cs="宋体" w:hint="eastAsia"/>
          <w:color w:val="000000"/>
          <w:kern w:val="0"/>
          <w:sz w:val="24"/>
          <w:lang w:bidi="ar"/>
        </w:rPr>
        <w:t>太阳能一般都安装在楼顶，和逆变器一同安装。而楼宇主控一般都安装在保安控制室或弱电井内。传统</w:t>
      </w:r>
      <w:r w:rsidRPr="00802AA2">
        <w:rPr>
          <w:rFonts w:cs="宋体" w:hint="eastAsia"/>
          <w:color w:val="000000"/>
          <w:kern w:val="0"/>
          <w:sz w:val="24"/>
          <w:lang w:bidi="ar"/>
        </w:rPr>
        <w:t>TTL</w:t>
      </w:r>
      <w:r w:rsidRPr="003D1D68">
        <w:rPr>
          <w:rFonts w:cs="宋体" w:hint="eastAsia"/>
          <w:color w:val="000000"/>
          <w:kern w:val="0"/>
          <w:sz w:val="24"/>
          <w:lang w:bidi="ar"/>
        </w:rPr>
        <w:t>、</w:t>
      </w:r>
      <w:r w:rsidRPr="00802AA2">
        <w:rPr>
          <w:rFonts w:cs="宋体" w:hint="eastAsia"/>
          <w:color w:val="000000"/>
          <w:kern w:val="0"/>
          <w:sz w:val="24"/>
          <w:lang w:bidi="ar"/>
        </w:rPr>
        <w:t>RS</w:t>
      </w:r>
      <w:r w:rsidRPr="00CD6AF6">
        <w:rPr>
          <w:rFonts w:cs="宋体" w:hint="eastAsia"/>
          <w:color w:val="000000"/>
          <w:kern w:val="0"/>
          <w:sz w:val="24"/>
          <w:lang w:bidi="ar"/>
        </w:rPr>
        <w:t>232</w:t>
      </w:r>
      <w:r w:rsidRPr="003D1D68">
        <w:rPr>
          <w:rFonts w:cs="宋体" w:hint="eastAsia"/>
          <w:color w:val="000000"/>
          <w:kern w:val="0"/>
          <w:sz w:val="24"/>
          <w:lang w:bidi="ar"/>
        </w:rPr>
        <w:t>通讯传输距离较近，容易受到干扰导致信号中断。所以本系统采用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通讯，将逆变器和主控连接在一起。</w:t>
      </w:r>
    </w:p>
    <w:p w14:paraId="5443060C"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来传输电能和工作状态数据。</w:t>
      </w:r>
    </w:p>
    <w:p w14:paraId="2A4BDF70" w14:textId="77777777" w:rsidR="00F1475D"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是一种</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收发器芯片，它能够将</w:t>
      </w:r>
      <w:r w:rsidRPr="00802AA2">
        <w:rPr>
          <w:rFonts w:cs="宋体" w:hint="eastAsia"/>
          <w:color w:val="000000"/>
          <w:kern w:val="0"/>
          <w:sz w:val="24"/>
          <w:lang w:bidi="ar"/>
        </w:rPr>
        <w:t>TTL</w:t>
      </w:r>
      <w:r w:rsidRPr="003D1D68">
        <w:rPr>
          <w:rFonts w:cs="宋体" w:hint="eastAsia"/>
          <w:color w:val="000000"/>
          <w:kern w:val="0"/>
          <w:sz w:val="24"/>
          <w:lang w:bidi="ar"/>
        </w:rPr>
        <w:t>电平转换为差分信号在双绞线上进行长距离传输，并且支持半双工通讯模式。</w:t>
      </w:r>
      <w:r>
        <w:rPr>
          <w:rFonts w:cs="宋体" w:hint="eastAsia"/>
          <w:color w:val="000000"/>
          <w:kern w:val="0"/>
          <w:sz w:val="24"/>
          <w:lang w:bidi="ar"/>
        </w:rPr>
        <w:t>芯片</w:t>
      </w:r>
      <w:r w:rsidRPr="003D1D68">
        <w:rPr>
          <w:rFonts w:cs="宋体" w:hint="eastAsia"/>
          <w:color w:val="000000"/>
          <w:kern w:val="0"/>
          <w:sz w:val="24"/>
          <w:lang w:bidi="ar"/>
        </w:rPr>
        <w:t>使用</w:t>
      </w:r>
      <w:r w:rsidRPr="00CD6AF6">
        <w:rPr>
          <w:rFonts w:cs="宋体" w:hint="eastAsia"/>
          <w:color w:val="000000"/>
          <w:kern w:val="0"/>
          <w:sz w:val="24"/>
          <w:lang w:bidi="ar"/>
        </w:rPr>
        <w:t>3</w:t>
      </w:r>
      <w:r w:rsidRPr="003D1D68">
        <w:rPr>
          <w:rFonts w:cs="宋体" w:hint="eastAsia"/>
          <w:color w:val="000000"/>
          <w:kern w:val="0"/>
          <w:sz w:val="24"/>
          <w:lang w:bidi="ar"/>
        </w:rPr>
        <w:t>.</w:t>
      </w:r>
      <w:r w:rsidRPr="00CD6AF6">
        <w:rPr>
          <w:rFonts w:cs="宋体" w:hint="eastAsia"/>
          <w:color w:val="000000"/>
          <w:kern w:val="0"/>
          <w:sz w:val="24"/>
          <w:lang w:bidi="ar"/>
        </w:rPr>
        <w:t>3</w:t>
      </w:r>
      <w:r w:rsidRPr="00802AA2">
        <w:rPr>
          <w:rFonts w:cs="宋体" w:hint="eastAsia"/>
          <w:color w:val="000000"/>
          <w:kern w:val="0"/>
          <w:sz w:val="24"/>
          <w:lang w:bidi="ar"/>
        </w:rPr>
        <w:t>V</w:t>
      </w:r>
      <w:r>
        <w:rPr>
          <w:rFonts w:cs="宋体" w:hint="eastAsia"/>
          <w:color w:val="000000"/>
          <w:kern w:val="0"/>
          <w:sz w:val="24"/>
          <w:lang w:bidi="ar"/>
        </w:rPr>
        <w:t>~</w:t>
      </w:r>
      <w:r w:rsidRPr="00CD6AF6">
        <w:rPr>
          <w:rFonts w:cs="宋体" w:hint="eastAsia"/>
          <w:color w:val="000000"/>
          <w:kern w:val="0"/>
          <w:sz w:val="24"/>
          <w:lang w:bidi="ar"/>
        </w:rPr>
        <w:t>5</w:t>
      </w:r>
      <w:r w:rsidRPr="00802AA2">
        <w:rPr>
          <w:rFonts w:cs="宋体" w:hint="eastAsia"/>
          <w:color w:val="000000"/>
          <w:kern w:val="0"/>
          <w:sz w:val="24"/>
          <w:lang w:bidi="ar"/>
        </w:rPr>
        <w:t>V</w:t>
      </w:r>
      <w:r w:rsidRPr="003D1D68">
        <w:rPr>
          <w:rFonts w:cs="宋体" w:hint="eastAsia"/>
          <w:color w:val="000000"/>
          <w:kern w:val="0"/>
          <w:sz w:val="24"/>
          <w:lang w:bidi="ar"/>
        </w:rPr>
        <w:t>电压工作，可以兼容多种</w:t>
      </w:r>
      <w:r>
        <w:rPr>
          <w:rFonts w:cs="宋体" w:hint="eastAsia"/>
          <w:color w:val="000000"/>
          <w:kern w:val="0"/>
          <w:sz w:val="24"/>
          <w:lang w:bidi="ar"/>
        </w:rPr>
        <w:t>单片机</w:t>
      </w:r>
      <w:r w:rsidRPr="003D1D68">
        <w:rPr>
          <w:rFonts w:cs="宋体" w:hint="eastAsia"/>
          <w:color w:val="000000"/>
          <w:kern w:val="0"/>
          <w:sz w:val="24"/>
          <w:lang w:bidi="ar"/>
        </w:rPr>
        <w:t>。还内置过热保护和过电压保护。搭配压电二极管</w:t>
      </w:r>
      <w:r>
        <w:rPr>
          <w:rFonts w:cs="宋体" w:hint="eastAsia"/>
          <w:color w:val="000000"/>
          <w:kern w:val="0"/>
          <w:sz w:val="24"/>
          <w:lang w:bidi="ar"/>
        </w:rPr>
        <w:t>、熔断器</w:t>
      </w:r>
      <w:r w:rsidRPr="003D1D68">
        <w:rPr>
          <w:rFonts w:cs="宋体" w:hint="eastAsia"/>
          <w:color w:val="000000"/>
          <w:kern w:val="0"/>
          <w:sz w:val="24"/>
          <w:lang w:bidi="ar"/>
        </w:rPr>
        <w:t>和保护接地，还可以实现防雷击效果。</w:t>
      </w:r>
    </w:p>
    <w:p w14:paraId="3BC7A6CD" w14:textId="51289852" w:rsidR="00F1475D" w:rsidRPr="00385E69" w:rsidRDefault="00F1475D" w:rsidP="006621DD">
      <w:pPr>
        <w:widowControl/>
        <w:wordWrap w:val="0"/>
        <w:spacing w:line="360" w:lineRule="auto"/>
        <w:ind w:firstLineChars="200" w:firstLine="480"/>
        <w:rPr>
          <w:rFonts w:cs="宋体"/>
          <w:color w:val="000000"/>
          <w:kern w:val="0"/>
          <w:sz w:val="24"/>
          <w:lang w:bidi="ar"/>
        </w:rPr>
      </w:pPr>
      <w:r w:rsidRPr="00CD6AF6">
        <w:rPr>
          <w:rFonts w:cs="宋体" w:hint="eastAsia"/>
          <w:color w:val="000000"/>
          <w:kern w:val="0"/>
          <w:sz w:val="24"/>
          <w:lang w:bidi="ar"/>
        </w:rPr>
        <w:lastRenderedPageBreak/>
        <w:t>74</w:t>
      </w:r>
      <w:r w:rsidRPr="00802AA2">
        <w:rPr>
          <w:rFonts w:cs="宋体" w:hint="eastAsia"/>
          <w:color w:val="000000"/>
          <w:kern w:val="0"/>
          <w:sz w:val="24"/>
          <w:lang w:bidi="ar"/>
        </w:rPr>
        <w:t>HC</w:t>
      </w:r>
      <w:r w:rsidRPr="00CD6AF6">
        <w:rPr>
          <w:rFonts w:cs="宋体" w:hint="eastAsia"/>
          <w:color w:val="000000"/>
          <w:kern w:val="0"/>
          <w:sz w:val="24"/>
          <w:lang w:bidi="ar"/>
        </w:rPr>
        <w:t>04</w:t>
      </w:r>
      <w:r w:rsidRPr="003D1D68">
        <w:rPr>
          <w:rFonts w:cs="宋体" w:hint="eastAsia"/>
          <w:color w:val="000000"/>
          <w:kern w:val="0"/>
          <w:sz w:val="24"/>
          <w:lang w:bidi="ar"/>
        </w:rPr>
        <w:t>是一种六反向芯片</w:t>
      </w:r>
      <w:r>
        <w:rPr>
          <w:rFonts w:cs="宋体" w:hint="eastAsia"/>
          <w:color w:val="000000"/>
          <w:kern w:val="0"/>
          <w:sz w:val="24"/>
          <w:lang w:bidi="ar"/>
        </w:rPr>
        <w:t>，</w:t>
      </w:r>
      <w:r w:rsidRPr="003D1D68">
        <w:rPr>
          <w:rFonts w:cs="宋体" w:hint="eastAsia"/>
          <w:color w:val="000000"/>
          <w:kern w:val="0"/>
          <w:sz w:val="24"/>
          <w:lang w:bidi="ar"/>
        </w:rPr>
        <w:t>它包含六个非门，搭配</w:t>
      </w: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芯片可以实现自动发送和接收，还能实现电压兼容，防止损坏元器件。模块的电路图如图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41</w:t>
      </w:r>
      <w:r w:rsidR="00607453" w:rsidRPr="00607453">
        <w:rPr>
          <w:sz w:val="24"/>
        </w:rPr>
        <w:fldChar w:fldCharType="end"/>
      </w:r>
      <w:r w:rsidRPr="003D1D68">
        <w:rPr>
          <w:rFonts w:cs="宋体" w:hint="eastAsia"/>
          <w:color w:val="000000"/>
          <w:kern w:val="0"/>
          <w:sz w:val="24"/>
          <w:lang w:bidi="ar"/>
        </w:rPr>
        <w:t>所示。</w:t>
      </w:r>
    </w:p>
    <w:p w14:paraId="7556DB83" w14:textId="77777777" w:rsidR="00F1475D" w:rsidRDefault="00F1475D" w:rsidP="006621DD">
      <w:pPr>
        <w:wordWrap w:val="0"/>
        <w:spacing w:line="360" w:lineRule="auto"/>
        <w:jc w:val="center"/>
        <w:rPr>
          <w:sz w:val="24"/>
        </w:rPr>
      </w:pPr>
      <w:r w:rsidRPr="00791D5B">
        <w:rPr>
          <w:noProof/>
          <w:sz w:val="24"/>
        </w:rPr>
        <w:drawing>
          <wp:inline distT="0" distB="0" distL="0" distR="0" wp14:anchorId="74BB42D5" wp14:editId="4EFFCFED">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
                    <pic:cNvPicPr/>
                  </pic:nvPicPr>
                  <pic:blipFill>
                    <a:blip r:embed="rId59"/>
                    <a:stretch>
                      <a:fillRect/>
                    </a:stretch>
                  </pic:blipFill>
                  <pic:spPr>
                    <a:xfrm>
                      <a:off x="0" y="0"/>
                      <a:ext cx="5760720" cy="1850390"/>
                    </a:xfrm>
                    <a:prstGeom prst="rect">
                      <a:avLst/>
                    </a:prstGeom>
                  </pic:spPr>
                </pic:pic>
              </a:graphicData>
            </a:graphic>
          </wp:inline>
        </w:drawing>
      </w:r>
    </w:p>
    <w:p w14:paraId="20303703" w14:textId="6DEA7BF4" w:rsidR="00F1475D" w:rsidRDefault="00F1475D" w:rsidP="006621DD">
      <w:pPr>
        <w:pStyle w:val="a5"/>
        <w:wordWrap w:val="0"/>
        <w:spacing w:line="360" w:lineRule="auto"/>
        <w:ind w:firstLine="422"/>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9614EE">
        <w:rPr>
          <w:rFonts w:ascii="Times New Roman" w:hAnsi="Times New Roman"/>
          <w:noProof/>
          <w:sz w:val="21"/>
          <w:szCs w:val="21"/>
        </w:rPr>
        <w:t>41</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7B5F7F58" w14:textId="33D633F9" w:rsidR="005716F3" w:rsidRPr="00297B11" w:rsidRDefault="005716F3" w:rsidP="00D57901">
      <w:pPr>
        <w:widowControl/>
        <w:wordWrap w:val="0"/>
        <w:spacing w:line="360" w:lineRule="auto"/>
        <w:ind w:firstLineChars="200" w:firstLine="480"/>
        <w:rPr>
          <w:rFonts w:cs="宋体"/>
          <w:color w:val="000000"/>
          <w:kern w:val="0"/>
          <w:sz w:val="24"/>
          <w:lang w:bidi="ar"/>
        </w:rPr>
      </w:pPr>
      <w:r w:rsidRPr="005716F3">
        <w:rPr>
          <w:rFonts w:cs="宋体"/>
          <w:color w:val="000000"/>
          <w:kern w:val="0"/>
          <w:sz w:val="24"/>
          <w:lang w:bidi="ar"/>
        </w:rPr>
        <w:t>在工作时，</w:t>
      </w:r>
      <w:r w:rsidRPr="005716F3">
        <w:rPr>
          <w:rFonts w:cs="宋体"/>
          <w:color w:val="000000"/>
          <w:kern w:val="0"/>
          <w:sz w:val="24"/>
          <w:lang w:bidi="ar"/>
        </w:rPr>
        <w:t>MAX485</w:t>
      </w:r>
      <w:r w:rsidRPr="005716F3">
        <w:rPr>
          <w:rFonts w:cs="宋体"/>
          <w:color w:val="000000"/>
          <w:kern w:val="0"/>
          <w:sz w:val="24"/>
          <w:lang w:bidi="ar"/>
        </w:rPr>
        <w:t>通过</w:t>
      </w:r>
      <w:r w:rsidRPr="005716F3">
        <w:rPr>
          <w:rFonts w:cs="宋体"/>
          <w:color w:val="000000"/>
          <w:kern w:val="0"/>
          <w:sz w:val="24"/>
          <w:lang w:bidi="ar"/>
        </w:rPr>
        <w:t>DE</w:t>
      </w:r>
      <w:r w:rsidRPr="005716F3">
        <w:rPr>
          <w:rFonts w:cs="宋体"/>
          <w:color w:val="000000"/>
          <w:kern w:val="0"/>
          <w:sz w:val="24"/>
          <w:lang w:bidi="ar"/>
        </w:rPr>
        <w:t>和</w:t>
      </w:r>
      <w:r w:rsidRPr="005716F3">
        <w:rPr>
          <w:rFonts w:cs="宋体"/>
          <w:color w:val="000000"/>
          <w:kern w:val="0"/>
          <w:sz w:val="24"/>
          <w:lang w:bidi="ar"/>
        </w:rPr>
        <w:t>RE</w:t>
      </w:r>
      <w:r w:rsidRPr="005716F3">
        <w:rPr>
          <w:rFonts w:cs="宋体"/>
          <w:color w:val="000000"/>
          <w:kern w:val="0"/>
          <w:sz w:val="24"/>
          <w:lang w:bidi="ar"/>
        </w:rPr>
        <w:t>引脚控制收发状态：当</w:t>
      </w:r>
      <w:r w:rsidRPr="005716F3">
        <w:rPr>
          <w:rFonts w:cs="宋体"/>
          <w:color w:val="000000"/>
          <w:kern w:val="0"/>
          <w:sz w:val="24"/>
          <w:lang w:bidi="ar"/>
        </w:rPr>
        <w:t>MCU</w:t>
      </w:r>
      <w:r w:rsidRPr="005716F3">
        <w:rPr>
          <w:rFonts w:cs="宋体"/>
          <w:color w:val="000000"/>
          <w:kern w:val="0"/>
          <w:sz w:val="24"/>
          <w:lang w:bidi="ar"/>
        </w:rPr>
        <w:t>需要发送数据时，拉高</w:t>
      </w:r>
      <w:r w:rsidRPr="005716F3">
        <w:rPr>
          <w:rFonts w:cs="宋体"/>
          <w:color w:val="000000"/>
          <w:kern w:val="0"/>
          <w:sz w:val="24"/>
          <w:lang w:bidi="ar"/>
        </w:rPr>
        <w:t>DE</w:t>
      </w:r>
      <w:r w:rsidRPr="005716F3">
        <w:rPr>
          <w:rFonts w:cs="宋体"/>
          <w:color w:val="000000"/>
          <w:kern w:val="0"/>
          <w:sz w:val="24"/>
          <w:lang w:bidi="ar"/>
        </w:rPr>
        <w:t>（同时拉高</w:t>
      </w:r>
      <w:r w:rsidRPr="005716F3">
        <w:rPr>
          <w:rFonts w:cs="宋体"/>
          <w:color w:val="000000"/>
          <w:kern w:val="0"/>
          <w:sz w:val="24"/>
          <w:lang w:bidi="ar"/>
        </w:rPr>
        <w:t>RE</w:t>
      </w:r>
      <w:r w:rsidRPr="005716F3">
        <w:rPr>
          <w:rFonts w:cs="宋体"/>
          <w:color w:val="000000"/>
          <w:kern w:val="0"/>
          <w:sz w:val="24"/>
          <w:lang w:bidi="ar"/>
        </w:rPr>
        <w:t>关闭接收器），此时</w:t>
      </w:r>
      <w:r w:rsidRPr="005716F3">
        <w:rPr>
          <w:rFonts w:cs="宋体"/>
          <w:color w:val="000000"/>
          <w:kern w:val="0"/>
          <w:sz w:val="24"/>
          <w:lang w:bidi="ar"/>
        </w:rPr>
        <w:t>DI</w:t>
      </w:r>
      <w:r w:rsidRPr="005716F3">
        <w:rPr>
          <w:rFonts w:cs="宋体"/>
          <w:color w:val="000000"/>
          <w:kern w:val="0"/>
          <w:sz w:val="24"/>
          <w:lang w:bidi="ar"/>
        </w:rPr>
        <w:t>输入的</w:t>
      </w:r>
      <w:r w:rsidRPr="005716F3">
        <w:rPr>
          <w:rFonts w:cs="宋体"/>
          <w:color w:val="000000"/>
          <w:kern w:val="0"/>
          <w:sz w:val="24"/>
          <w:lang w:bidi="ar"/>
        </w:rPr>
        <w:t>TTL</w:t>
      </w:r>
      <w:r w:rsidRPr="005716F3">
        <w:rPr>
          <w:rFonts w:cs="宋体"/>
          <w:color w:val="000000"/>
          <w:kern w:val="0"/>
          <w:sz w:val="24"/>
          <w:lang w:bidi="ar"/>
        </w:rPr>
        <w:t>信号被转换为差分信号（逻辑</w:t>
      </w:r>
      <w:r w:rsidRPr="005716F3">
        <w:rPr>
          <w:rFonts w:cs="宋体"/>
          <w:color w:val="000000"/>
          <w:kern w:val="0"/>
          <w:sz w:val="24"/>
          <w:lang w:bidi="ar"/>
        </w:rPr>
        <w:t>“1”</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，逻辑</w:t>
      </w:r>
      <w:r w:rsidRPr="005716F3">
        <w:rPr>
          <w:rFonts w:cs="宋体"/>
          <w:color w:val="000000"/>
          <w:kern w:val="0"/>
          <w:sz w:val="24"/>
          <w:lang w:bidi="ar"/>
        </w:rPr>
        <w:t>“0”</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）并通过</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线传输至总线；当接收数据时，</w:t>
      </w:r>
      <w:r w:rsidRPr="005716F3">
        <w:rPr>
          <w:rFonts w:cs="宋体"/>
          <w:color w:val="000000"/>
          <w:kern w:val="0"/>
          <w:sz w:val="24"/>
          <w:lang w:bidi="ar"/>
        </w:rPr>
        <w:t>MCU</w:t>
      </w:r>
      <w:r w:rsidRPr="005716F3">
        <w:rPr>
          <w:rFonts w:cs="宋体"/>
          <w:color w:val="000000"/>
          <w:kern w:val="0"/>
          <w:sz w:val="24"/>
          <w:lang w:bidi="ar"/>
        </w:rPr>
        <w:t>拉低</w:t>
      </w:r>
      <w:r w:rsidRPr="005716F3">
        <w:rPr>
          <w:rFonts w:cs="宋体"/>
          <w:color w:val="000000"/>
          <w:kern w:val="0"/>
          <w:sz w:val="24"/>
          <w:lang w:bidi="ar"/>
        </w:rPr>
        <w:t>RE</w:t>
      </w:r>
      <w:r w:rsidRPr="005716F3">
        <w:rPr>
          <w:rFonts w:cs="宋体"/>
          <w:color w:val="000000"/>
          <w:kern w:val="0"/>
          <w:sz w:val="24"/>
          <w:lang w:bidi="ar"/>
        </w:rPr>
        <w:t>（同时拉低</w:t>
      </w:r>
      <w:r w:rsidRPr="005716F3">
        <w:rPr>
          <w:rFonts w:cs="宋体"/>
          <w:color w:val="000000"/>
          <w:kern w:val="0"/>
          <w:sz w:val="24"/>
          <w:lang w:bidi="ar"/>
        </w:rPr>
        <w:t>DE</w:t>
      </w:r>
      <w:r w:rsidRPr="005716F3">
        <w:rPr>
          <w:rFonts w:cs="宋体"/>
          <w:color w:val="000000"/>
          <w:kern w:val="0"/>
          <w:sz w:val="24"/>
          <w:lang w:bidi="ar"/>
        </w:rPr>
        <w:t>关闭发送器），总线上的差分信号经</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引脚输入，由接收器转换为</w:t>
      </w:r>
      <w:r w:rsidRPr="005716F3">
        <w:rPr>
          <w:rFonts w:cs="宋体"/>
          <w:color w:val="000000"/>
          <w:kern w:val="0"/>
          <w:sz w:val="24"/>
          <w:lang w:bidi="ar"/>
        </w:rPr>
        <w:t>TTL</w:t>
      </w:r>
      <w:r w:rsidRPr="005716F3">
        <w:rPr>
          <w:rFonts w:cs="宋体"/>
          <w:color w:val="000000"/>
          <w:kern w:val="0"/>
          <w:sz w:val="24"/>
          <w:lang w:bidi="ar"/>
        </w:rPr>
        <w:t>电平（</w:t>
      </w:r>
      <w:r w:rsidRPr="005716F3">
        <w:rPr>
          <w:rFonts w:cs="宋体"/>
          <w:color w:val="000000"/>
          <w:kern w:val="0"/>
          <w:sz w:val="24"/>
          <w:lang w:bidi="ar"/>
        </w:rPr>
        <w:t>A-B&gt;+200mV</w:t>
      </w:r>
      <w:r w:rsidRPr="005716F3">
        <w:rPr>
          <w:rFonts w:cs="宋体"/>
          <w:color w:val="000000"/>
          <w:kern w:val="0"/>
          <w:sz w:val="24"/>
          <w:lang w:bidi="ar"/>
        </w:rPr>
        <w:t>输出</w:t>
      </w:r>
      <w:r w:rsidRPr="005716F3">
        <w:rPr>
          <w:rFonts w:cs="宋体"/>
          <w:color w:val="000000"/>
          <w:kern w:val="0"/>
          <w:sz w:val="24"/>
          <w:lang w:bidi="ar"/>
        </w:rPr>
        <w:t>“1”</w:t>
      </w:r>
      <w:r w:rsidRPr="005716F3">
        <w:rPr>
          <w:rFonts w:cs="宋体"/>
          <w:color w:val="000000"/>
          <w:kern w:val="0"/>
          <w:sz w:val="24"/>
          <w:lang w:bidi="ar"/>
        </w:rPr>
        <w:t>，</w:t>
      </w:r>
      <w:r w:rsidRPr="005716F3">
        <w:rPr>
          <w:rFonts w:cs="宋体"/>
          <w:color w:val="000000"/>
          <w:kern w:val="0"/>
          <w:sz w:val="24"/>
          <w:lang w:bidi="ar"/>
        </w:rPr>
        <w:t>A-B&lt;-200mV</w:t>
      </w:r>
      <w:r w:rsidRPr="005716F3">
        <w:rPr>
          <w:rFonts w:cs="宋体"/>
          <w:color w:val="000000"/>
          <w:kern w:val="0"/>
          <w:sz w:val="24"/>
          <w:lang w:bidi="ar"/>
        </w:rPr>
        <w:t>输出</w:t>
      </w:r>
      <w:r w:rsidRPr="005716F3">
        <w:rPr>
          <w:rFonts w:cs="宋体"/>
          <w:color w:val="000000"/>
          <w:kern w:val="0"/>
          <w:sz w:val="24"/>
          <w:lang w:bidi="ar"/>
        </w:rPr>
        <w:t>“0”</w:t>
      </w:r>
      <w:r w:rsidRPr="005716F3">
        <w:rPr>
          <w:rFonts w:cs="宋体"/>
          <w:color w:val="000000"/>
          <w:kern w:val="0"/>
          <w:sz w:val="24"/>
          <w:lang w:bidi="ar"/>
        </w:rPr>
        <w:t>）并通过</w:t>
      </w:r>
      <w:r w:rsidRPr="005716F3">
        <w:rPr>
          <w:rFonts w:cs="宋体"/>
          <w:color w:val="000000"/>
          <w:kern w:val="0"/>
          <w:sz w:val="24"/>
          <w:lang w:bidi="ar"/>
        </w:rPr>
        <w:t>RO</w:t>
      </w:r>
      <w:r w:rsidRPr="005716F3">
        <w:rPr>
          <w:rFonts w:cs="宋体"/>
          <w:color w:val="000000"/>
          <w:kern w:val="0"/>
          <w:sz w:val="24"/>
          <w:lang w:bidi="ar"/>
        </w:rPr>
        <w:t>输出至</w:t>
      </w:r>
      <w:r w:rsidRPr="005716F3">
        <w:rPr>
          <w:rFonts w:cs="宋体"/>
          <w:color w:val="000000"/>
          <w:kern w:val="0"/>
          <w:sz w:val="24"/>
          <w:lang w:bidi="ar"/>
        </w:rPr>
        <w:t>MCU</w:t>
      </w:r>
      <w:r w:rsidRPr="005716F3">
        <w:rPr>
          <w:rFonts w:cs="宋体"/>
          <w:color w:val="000000"/>
          <w:kern w:val="0"/>
          <w:sz w:val="24"/>
          <w:lang w:bidi="ar"/>
        </w:rPr>
        <w:t>。</w:t>
      </w:r>
      <w:r w:rsidR="00297B11">
        <w:rPr>
          <w:rFonts w:cs="宋体" w:hint="eastAsia"/>
          <w:color w:val="000000"/>
          <w:kern w:val="0"/>
          <w:sz w:val="24"/>
          <w:lang w:bidi="ar"/>
        </w:rPr>
        <w:t>在这个电路中，</w:t>
      </w:r>
      <w:r w:rsidR="00297B11" w:rsidRPr="00CD6AF6">
        <w:rPr>
          <w:rFonts w:cs="宋体" w:hint="eastAsia"/>
          <w:color w:val="000000"/>
          <w:kern w:val="0"/>
          <w:sz w:val="24"/>
          <w:lang w:bidi="ar"/>
        </w:rPr>
        <w:t>74</w:t>
      </w:r>
      <w:r w:rsidR="00297B11" w:rsidRPr="00802AA2">
        <w:rPr>
          <w:rFonts w:cs="宋体" w:hint="eastAsia"/>
          <w:color w:val="000000"/>
          <w:kern w:val="0"/>
          <w:sz w:val="24"/>
          <w:lang w:bidi="ar"/>
        </w:rPr>
        <w:t>HC</w:t>
      </w:r>
      <w:r w:rsidR="00297B11" w:rsidRPr="00CD6AF6">
        <w:rPr>
          <w:rFonts w:cs="宋体" w:hint="eastAsia"/>
          <w:color w:val="000000"/>
          <w:kern w:val="0"/>
          <w:sz w:val="24"/>
          <w:lang w:bidi="ar"/>
        </w:rPr>
        <w:t>04</w:t>
      </w:r>
      <w:r w:rsidR="00297B11">
        <w:rPr>
          <w:rFonts w:cs="宋体" w:hint="eastAsia"/>
          <w:color w:val="000000"/>
          <w:kern w:val="0"/>
          <w:sz w:val="24"/>
          <w:lang w:bidi="ar"/>
        </w:rPr>
        <w:t>的作用是增强输出信号，调节差分信号电压等功能。</w:t>
      </w:r>
    </w:p>
    <w:p w14:paraId="32C5647B" w14:textId="2A71FC49" w:rsidR="00C511F8" w:rsidRDefault="00AF702B" w:rsidP="006621DD">
      <w:pPr>
        <w:wordWrap w:val="0"/>
        <w:spacing w:beforeLines="50" w:before="156" w:afterLines="50" w:after="156" w:line="360" w:lineRule="auto"/>
        <w:outlineLvl w:val="1"/>
        <w:rPr>
          <w:rFonts w:eastAsia="黑体"/>
          <w:sz w:val="24"/>
        </w:rPr>
      </w:pPr>
      <w:bookmarkStart w:id="89" w:name="_Toc197360107"/>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2</w:t>
      </w:r>
      <w:r>
        <w:rPr>
          <w:rFonts w:eastAsia="黑体" w:hint="eastAsia"/>
          <w:sz w:val="28"/>
          <w:szCs w:val="28"/>
        </w:rPr>
        <w:t xml:space="preserve">　</w:t>
      </w:r>
      <w:r w:rsidR="00DA1876">
        <w:rPr>
          <w:rFonts w:eastAsia="黑体" w:hint="eastAsia"/>
          <w:sz w:val="28"/>
          <w:szCs w:val="28"/>
        </w:rPr>
        <w:t>Wi-Fi</w:t>
      </w:r>
      <w:r>
        <w:rPr>
          <w:rFonts w:eastAsia="黑体" w:hint="eastAsia"/>
          <w:sz w:val="28"/>
          <w:szCs w:val="28"/>
        </w:rPr>
        <w:t>模块</w:t>
      </w:r>
      <w:r w:rsidR="00350E8E">
        <w:rPr>
          <w:rFonts w:eastAsia="黑体" w:hint="eastAsia"/>
          <w:sz w:val="28"/>
          <w:szCs w:val="28"/>
        </w:rPr>
        <w:t>（</w:t>
      </w:r>
      <w:r w:rsidR="00350E8E">
        <w:rPr>
          <w:rFonts w:eastAsia="黑体" w:hint="eastAsia"/>
          <w:sz w:val="28"/>
          <w:szCs w:val="28"/>
        </w:rPr>
        <w:t>g</w:t>
      </w:r>
      <w:r w:rsidR="006E5D84">
        <w:rPr>
          <w:rFonts w:eastAsia="黑体" w:hint="eastAsia"/>
          <w:sz w:val="28"/>
          <w:szCs w:val="28"/>
        </w:rPr>
        <w:t>ck1</w:t>
      </w:r>
      <w:r w:rsidR="00350E8E">
        <w:rPr>
          <w:rFonts w:eastAsia="黑体" w:hint="eastAsia"/>
          <w:sz w:val="28"/>
          <w:szCs w:val="28"/>
        </w:rPr>
        <w:t>）</w:t>
      </w:r>
      <w:bookmarkEnd w:id="89"/>
    </w:p>
    <w:p w14:paraId="5330CB6D" w14:textId="79242A38" w:rsidR="004A716A" w:rsidRPr="004A716A" w:rsidRDefault="004A716A" w:rsidP="006621DD">
      <w:pPr>
        <w:widowControl/>
        <w:wordWrap w:val="0"/>
        <w:spacing w:line="360" w:lineRule="auto"/>
        <w:ind w:firstLineChars="200" w:firstLine="480"/>
        <w:rPr>
          <w:rFonts w:cs="宋体"/>
          <w:color w:val="000000"/>
          <w:kern w:val="0"/>
          <w:sz w:val="24"/>
          <w:lang w:bidi="ar"/>
        </w:rPr>
      </w:pPr>
      <w:r w:rsidRPr="006E5D84">
        <w:rPr>
          <w:rFonts w:cs="宋体" w:hint="eastAsia"/>
          <w:color w:val="FF0000"/>
          <w:kern w:val="0"/>
          <w:sz w:val="24"/>
          <w:lang w:bidi="ar"/>
        </w:rPr>
        <w:lastRenderedPageBreak/>
        <w:t>ESP8266</w:t>
      </w:r>
      <w:r w:rsidRPr="006E5D84">
        <w:rPr>
          <w:rFonts w:cs="宋体" w:hint="eastAsia"/>
          <w:color w:val="FF0000"/>
          <w:kern w:val="0"/>
          <w:sz w:val="24"/>
          <w:lang w:bidi="ar"/>
        </w:rPr>
        <w:t>是乐鑫科技推出的一款低成本，高性能的</w:t>
      </w:r>
      <w:r w:rsidR="00DA1876">
        <w:rPr>
          <w:rFonts w:cs="宋体" w:hint="eastAsia"/>
          <w:color w:val="FF0000"/>
          <w:kern w:val="0"/>
          <w:sz w:val="24"/>
          <w:lang w:bidi="ar"/>
        </w:rPr>
        <w:t>Wi-Fi</w:t>
      </w:r>
      <w:r w:rsidRPr="006E5D84">
        <w:rPr>
          <w:rFonts w:cs="宋体" w:hint="eastAsia"/>
          <w:color w:val="FF0000"/>
          <w:kern w:val="0"/>
          <w:sz w:val="24"/>
          <w:lang w:bidi="ar"/>
        </w:rPr>
        <w:t xml:space="preserve"> MCU</w:t>
      </w:r>
      <w:r w:rsidRPr="006E5D84">
        <w:rPr>
          <w:rFonts w:cs="宋体" w:hint="eastAsia"/>
          <w:color w:val="FF0000"/>
          <w:kern w:val="0"/>
          <w:sz w:val="24"/>
          <w:lang w:bidi="ar"/>
        </w:rPr>
        <w:t>，被广泛应用于物联网领域，主频</w:t>
      </w:r>
      <w:r w:rsidRPr="006E5D84">
        <w:rPr>
          <w:rFonts w:cs="宋体" w:hint="eastAsia"/>
          <w:color w:val="FF0000"/>
          <w:kern w:val="0"/>
          <w:sz w:val="24"/>
          <w:lang w:bidi="ar"/>
        </w:rPr>
        <w:t>80MHz</w:t>
      </w:r>
      <w:r w:rsidRPr="006E5D84">
        <w:rPr>
          <w:rFonts w:cs="宋体" w:hint="eastAsia"/>
          <w:color w:val="FF0000"/>
          <w:kern w:val="0"/>
          <w:sz w:val="24"/>
          <w:lang w:bidi="ar"/>
        </w:rPr>
        <w:t>支持</w:t>
      </w:r>
      <w:r w:rsidRPr="006E5D84">
        <w:rPr>
          <w:rFonts w:cs="宋体" w:hint="eastAsia"/>
          <w:color w:val="FF0000"/>
          <w:kern w:val="0"/>
          <w:sz w:val="24"/>
          <w:lang w:bidi="ar"/>
        </w:rPr>
        <w:t xml:space="preserve">802.11 b/g/n </w:t>
      </w:r>
      <w:r w:rsidR="00DA1876">
        <w:rPr>
          <w:rFonts w:cs="宋体" w:hint="eastAsia"/>
          <w:color w:val="FF0000"/>
          <w:kern w:val="0"/>
          <w:sz w:val="24"/>
          <w:lang w:bidi="ar"/>
        </w:rPr>
        <w:t>Wi-Fi</w:t>
      </w:r>
      <w:r w:rsidRPr="006E5D84">
        <w:rPr>
          <w:rFonts w:cs="宋体" w:hint="eastAsia"/>
          <w:color w:val="FF0000"/>
          <w:kern w:val="0"/>
          <w:sz w:val="24"/>
          <w:lang w:bidi="ar"/>
        </w:rPr>
        <w:t>协议，并内置</w:t>
      </w:r>
      <w:r w:rsidRPr="006E5D84">
        <w:rPr>
          <w:rFonts w:cs="宋体" w:hint="eastAsia"/>
          <w:color w:val="FF0000"/>
          <w:kern w:val="0"/>
          <w:sz w:val="24"/>
          <w:lang w:bidi="ar"/>
        </w:rPr>
        <w:t>TCP/IP</w:t>
      </w:r>
      <w:r w:rsidRPr="006E5D84">
        <w:rPr>
          <w:rFonts w:cs="宋体" w:hint="eastAsia"/>
          <w:color w:val="FF0000"/>
          <w:kern w:val="0"/>
          <w:sz w:val="24"/>
          <w:lang w:bidi="ar"/>
        </w:rPr>
        <w:t>协议栈，可用于搭建服务器或用作</w:t>
      </w:r>
      <w:r w:rsidRPr="006E5D84">
        <w:rPr>
          <w:rFonts w:cs="宋体" w:hint="eastAsia"/>
          <w:color w:val="FF0000"/>
          <w:kern w:val="0"/>
          <w:sz w:val="24"/>
          <w:lang w:bidi="ar"/>
        </w:rPr>
        <w:t>AP</w:t>
      </w:r>
      <w:r w:rsidRPr="006E5D84">
        <w:rPr>
          <w:rFonts w:cs="宋体" w:hint="eastAsia"/>
          <w:color w:val="FF0000"/>
          <w:kern w:val="0"/>
          <w:sz w:val="24"/>
          <w:lang w:bidi="ar"/>
        </w:rPr>
        <w:t>模式。</w:t>
      </w:r>
      <w:r w:rsidR="006E5D84">
        <w:rPr>
          <w:rFonts w:cs="宋体" w:hint="eastAsia"/>
          <w:color w:val="FF0000"/>
          <w:kern w:val="0"/>
          <w:sz w:val="24"/>
          <w:lang w:bidi="ar"/>
        </w:rPr>
        <w:t>（</w:t>
      </w:r>
      <w:r w:rsidR="00CF3223">
        <w:rPr>
          <w:rFonts w:cs="宋体" w:hint="eastAsia"/>
          <w:color w:val="FF0000"/>
          <w:kern w:val="0"/>
          <w:sz w:val="24"/>
          <w:lang w:bidi="ar"/>
        </w:rPr>
        <w:t>参考文献：</w:t>
      </w:r>
      <w:r w:rsidR="00CF3223" w:rsidRPr="00CF3223">
        <w:rPr>
          <w:rFonts w:cs="宋体" w:hint="eastAsia"/>
          <w:color w:val="FF0000"/>
          <w:kern w:val="0"/>
          <w:sz w:val="24"/>
          <w:lang w:bidi="ar"/>
        </w:rPr>
        <w:t>基于点灯科技的智能家居控制系统设计</w:t>
      </w:r>
      <w:r w:rsidR="006E5D84">
        <w:rPr>
          <w:rFonts w:cs="宋体" w:hint="eastAsia"/>
          <w:color w:val="FF0000"/>
          <w:kern w:val="0"/>
          <w:sz w:val="24"/>
          <w:lang w:bidi="ar"/>
        </w:rPr>
        <w:t>）</w:t>
      </w:r>
      <w:r w:rsidR="00FE3356">
        <w:rPr>
          <w:rFonts w:cs="宋体" w:hint="eastAsia"/>
          <w:color w:val="000000"/>
          <w:kern w:val="0"/>
          <w:sz w:val="24"/>
          <w:lang w:bidi="ar"/>
        </w:rPr>
        <w:t>它</w:t>
      </w:r>
      <w:r w:rsidRPr="004A716A">
        <w:rPr>
          <w:rFonts w:cs="宋体" w:hint="eastAsia"/>
          <w:color w:val="000000"/>
          <w:kern w:val="0"/>
          <w:sz w:val="24"/>
          <w:lang w:bidi="ar"/>
        </w:rPr>
        <w:t>支持</w:t>
      </w:r>
      <w:r w:rsidRPr="004A716A">
        <w:rPr>
          <w:rFonts w:cs="宋体" w:hint="eastAsia"/>
          <w:color w:val="000000"/>
          <w:kern w:val="0"/>
          <w:sz w:val="24"/>
          <w:lang w:bidi="ar"/>
        </w:rPr>
        <w:t>ArduinoIDE</w:t>
      </w:r>
      <w:r w:rsidRPr="004A716A">
        <w:rPr>
          <w:rFonts w:cs="宋体" w:hint="eastAsia"/>
          <w:color w:val="000000"/>
          <w:kern w:val="0"/>
          <w:sz w:val="24"/>
          <w:lang w:bidi="ar"/>
        </w:rPr>
        <w:t>编程，简单易用，成本低廉。它的升级版</w:t>
      </w:r>
      <w:r w:rsidRPr="004A716A">
        <w:rPr>
          <w:rFonts w:cs="宋体" w:hint="eastAsia"/>
          <w:color w:val="000000"/>
          <w:kern w:val="0"/>
          <w:sz w:val="24"/>
          <w:lang w:bidi="ar"/>
        </w:rPr>
        <w:t>ESP32</w:t>
      </w:r>
      <w:r w:rsidR="00397B01">
        <w:rPr>
          <w:rFonts w:cs="宋体" w:hint="eastAsia"/>
          <w:color w:val="000000"/>
          <w:kern w:val="0"/>
          <w:sz w:val="24"/>
          <w:lang w:bidi="ar"/>
        </w:rPr>
        <w:t>是</w:t>
      </w:r>
      <w:r w:rsidRPr="004A716A">
        <w:rPr>
          <w:rFonts w:cs="宋体" w:hint="eastAsia"/>
          <w:color w:val="000000"/>
          <w:kern w:val="0"/>
          <w:sz w:val="24"/>
          <w:lang w:bidi="ar"/>
        </w:rPr>
        <w:t>双核</w:t>
      </w:r>
      <w:r w:rsidRPr="004A716A">
        <w:rPr>
          <w:rFonts w:cs="宋体" w:hint="eastAsia"/>
          <w:color w:val="000000"/>
          <w:kern w:val="0"/>
          <w:sz w:val="24"/>
          <w:lang w:bidi="ar"/>
        </w:rPr>
        <w:t>CPU</w:t>
      </w:r>
      <w:r w:rsidR="00397B01">
        <w:rPr>
          <w:rFonts w:cs="宋体" w:hint="eastAsia"/>
          <w:color w:val="000000"/>
          <w:kern w:val="0"/>
          <w:sz w:val="24"/>
          <w:lang w:bidi="ar"/>
        </w:rPr>
        <w:t>，</w:t>
      </w:r>
      <w:r w:rsidRPr="004A716A">
        <w:rPr>
          <w:rFonts w:cs="宋体" w:hint="eastAsia"/>
          <w:color w:val="000000"/>
          <w:kern w:val="0"/>
          <w:sz w:val="24"/>
          <w:lang w:bidi="ar"/>
        </w:rPr>
        <w:t>主频</w:t>
      </w:r>
      <w:r w:rsidRPr="004A716A">
        <w:rPr>
          <w:rFonts w:cs="宋体" w:hint="eastAsia"/>
          <w:color w:val="000000"/>
          <w:kern w:val="0"/>
          <w:sz w:val="24"/>
          <w:lang w:bidi="ar"/>
        </w:rPr>
        <w:t>160MHz</w:t>
      </w:r>
      <w:r w:rsidRPr="004A716A">
        <w:rPr>
          <w:rFonts w:cs="宋体" w:hint="eastAsia"/>
          <w:color w:val="000000"/>
          <w:kern w:val="0"/>
          <w:sz w:val="24"/>
          <w:lang w:bidi="ar"/>
        </w:rPr>
        <w:t>，但是价格更高，功能更强大。</w:t>
      </w:r>
    </w:p>
    <w:p w14:paraId="15C32F68" w14:textId="41660628" w:rsidR="004C0508" w:rsidRDefault="004A716A" w:rsidP="006621DD">
      <w:pPr>
        <w:widowControl/>
        <w:wordWrap w:val="0"/>
        <w:spacing w:line="360" w:lineRule="auto"/>
        <w:ind w:firstLineChars="200" w:firstLine="480"/>
        <w:rPr>
          <w:rFonts w:cs="宋体"/>
          <w:color w:val="000000"/>
          <w:kern w:val="0"/>
          <w:sz w:val="24"/>
          <w:lang w:bidi="ar"/>
        </w:rPr>
      </w:pPr>
      <w:r w:rsidRPr="004A716A">
        <w:rPr>
          <w:rFonts w:cs="宋体" w:hint="eastAsia"/>
          <w:color w:val="000000"/>
          <w:kern w:val="0"/>
          <w:sz w:val="24"/>
          <w:lang w:bidi="ar"/>
        </w:rPr>
        <w:t>本设计采用</w:t>
      </w:r>
      <w:r w:rsidRPr="004A716A">
        <w:rPr>
          <w:rFonts w:cs="宋体" w:hint="eastAsia"/>
          <w:color w:val="000000"/>
          <w:kern w:val="0"/>
          <w:sz w:val="24"/>
          <w:lang w:bidi="ar"/>
        </w:rPr>
        <w:t>ESP8266 NodeMCU</w:t>
      </w:r>
      <w:r w:rsidRPr="004A716A">
        <w:rPr>
          <w:rFonts w:cs="宋体" w:hint="eastAsia"/>
          <w:color w:val="000000"/>
          <w:kern w:val="0"/>
          <w:sz w:val="24"/>
          <w:lang w:bidi="ar"/>
        </w:rPr>
        <w:t>开发板作为系统的无线通讯模块，模块的基础电路图如图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42</w:t>
      </w:r>
      <w:r w:rsidR="00607453" w:rsidRPr="00607453">
        <w:rPr>
          <w:sz w:val="24"/>
        </w:rPr>
        <w:fldChar w:fldCharType="end"/>
      </w:r>
      <w:r w:rsidRPr="004A716A">
        <w:rPr>
          <w:rFonts w:cs="宋体" w:hint="eastAsia"/>
          <w:color w:val="000000"/>
          <w:kern w:val="0"/>
          <w:sz w:val="24"/>
          <w:lang w:bidi="ar"/>
        </w:rPr>
        <w:t>所示。</w:t>
      </w:r>
    </w:p>
    <w:p w14:paraId="58785813" w14:textId="5EC0AEDA" w:rsidR="004C0508" w:rsidRDefault="0056473B" w:rsidP="006621DD">
      <w:pPr>
        <w:widowControl/>
        <w:wordWrap w:val="0"/>
        <w:spacing w:line="360" w:lineRule="auto"/>
        <w:jc w:val="center"/>
        <w:rPr>
          <w:kern w:val="0"/>
          <w:sz w:val="24"/>
          <w:szCs w:val="22"/>
        </w:rPr>
      </w:pPr>
      <w:r w:rsidRPr="0056473B">
        <w:rPr>
          <w:noProof/>
          <w:kern w:val="0"/>
          <w:sz w:val="24"/>
          <w:szCs w:val="22"/>
        </w:rPr>
        <w:drawing>
          <wp:inline distT="0" distB="0" distL="0" distR="0" wp14:anchorId="2100CD65" wp14:editId="5E6F8FA3">
            <wp:extent cx="5526247" cy="3070746"/>
            <wp:effectExtent l="0" t="0" r="0" b="0"/>
            <wp:docPr id="165279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6629" name=""/>
                    <pic:cNvPicPr/>
                  </pic:nvPicPr>
                  <pic:blipFill>
                    <a:blip r:embed="rId60"/>
                    <a:stretch>
                      <a:fillRect/>
                    </a:stretch>
                  </pic:blipFill>
                  <pic:spPr>
                    <a:xfrm>
                      <a:off x="0" y="0"/>
                      <a:ext cx="5546613" cy="3082063"/>
                    </a:xfrm>
                    <a:prstGeom prst="rect">
                      <a:avLst/>
                    </a:prstGeom>
                  </pic:spPr>
                </pic:pic>
              </a:graphicData>
            </a:graphic>
          </wp:inline>
        </w:drawing>
      </w:r>
    </w:p>
    <w:p w14:paraId="11F901C5" w14:textId="618A9FE5" w:rsidR="004A716A" w:rsidRPr="00AE6330" w:rsidRDefault="004C0508" w:rsidP="006621DD">
      <w:pPr>
        <w:wordWrap w:val="0"/>
        <w:spacing w:line="360" w:lineRule="auto"/>
        <w:jc w:val="center"/>
        <w:rPr>
          <w:rFonts w:eastAsia="黑体"/>
          <w:szCs w:val="21"/>
        </w:rPr>
      </w:pPr>
      <w:r>
        <w:rPr>
          <w:rFonts w:eastAsia="黑体"/>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9614EE">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9614EE">
        <w:rPr>
          <w:noProof/>
          <w:szCs w:val="21"/>
        </w:rPr>
        <w:t>42</w:t>
      </w:r>
      <w:r w:rsidR="00672477">
        <w:rPr>
          <w:szCs w:val="21"/>
        </w:rPr>
        <w:fldChar w:fldCharType="end"/>
      </w:r>
      <w:r w:rsidRPr="004C0508">
        <w:rPr>
          <w:rFonts w:eastAsia="黑体" w:hint="eastAsia"/>
          <w:szCs w:val="21"/>
        </w:rPr>
        <w:t xml:space="preserve"> </w:t>
      </w:r>
      <w:r w:rsidR="00F41A1D">
        <w:rPr>
          <w:rFonts w:eastAsia="黑体" w:hint="eastAsia"/>
          <w:szCs w:val="21"/>
        </w:rPr>
        <w:t>ESP8266</w:t>
      </w:r>
      <w:r w:rsidRPr="004C0508">
        <w:rPr>
          <w:rFonts w:eastAsia="黑体" w:hint="eastAsia"/>
          <w:szCs w:val="21"/>
        </w:rPr>
        <w:t>的基础电路图</w:t>
      </w:r>
    </w:p>
    <w:p w14:paraId="4D7A7C13" w14:textId="59A61373" w:rsidR="00C511F8" w:rsidRDefault="004A716A" w:rsidP="006621DD">
      <w:pPr>
        <w:widowControl/>
        <w:wordWrap w:val="0"/>
        <w:spacing w:line="360" w:lineRule="auto"/>
        <w:ind w:firstLineChars="200" w:firstLine="480"/>
        <w:rPr>
          <w:kern w:val="0"/>
          <w:sz w:val="24"/>
          <w:szCs w:val="22"/>
        </w:rPr>
      </w:pPr>
      <w:r w:rsidRPr="004A716A">
        <w:rPr>
          <w:rFonts w:cs="宋体" w:hint="eastAsia"/>
          <w:color w:val="000000"/>
          <w:kern w:val="0"/>
          <w:sz w:val="24"/>
          <w:lang w:bidi="ar"/>
        </w:rPr>
        <w:t>ESP8266</w:t>
      </w:r>
      <w:r w:rsidR="000C2EE8">
        <w:rPr>
          <w:rFonts w:cs="宋体" w:hint="eastAsia"/>
          <w:color w:val="000000"/>
          <w:kern w:val="0"/>
          <w:sz w:val="24"/>
          <w:lang w:bidi="ar"/>
        </w:rPr>
        <w:t>开发板</w:t>
      </w:r>
      <w:r w:rsidRPr="004A716A">
        <w:rPr>
          <w:rFonts w:cs="宋体" w:hint="eastAsia"/>
          <w:color w:val="000000"/>
          <w:kern w:val="0"/>
          <w:sz w:val="24"/>
          <w:lang w:bidi="ar"/>
        </w:rPr>
        <w:t>与</w:t>
      </w:r>
      <w:r w:rsidR="000C2EE8">
        <w:rPr>
          <w:rFonts w:cs="宋体" w:hint="eastAsia"/>
          <w:color w:val="000000"/>
          <w:kern w:val="0"/>
          <w:sz w:val="24"/>
          <w:lang w:bidi="ar"/>
        </w:rPr>
        <w:t>系统</w:t>
      </w:r>
      <w:r w:rsidRPr="004A716A">
        <w:rPr>
          <w:rFonts w:cs="宋体" w:hint="eastAsia"/>
          <w:color w:val="000000"/>
          <w:kern w:val="0"/>
          <w:sz w:val="24"/>
          <w:lang w:bidi="ar"/>
        </w:rPr>
        <w:t>核心板通过串口连在一起，以与点灯科技平台连接的</w:t>
      </w:r>
      <w:r w:rsidRPr="004A716A">
        <w:rPr>
          <w:rFonts w:cs="宋体" w:hint="eastAsia"/>
          <w:color w:val="000000"/>
          <w:kern w:val="0"/>
          <w:sz w:val="24"/>
          <w:lang w:bidi="ar"/>
        </w:rPr>
        <w:t>ESP8266</w:t>
      </w:r>
      <w:r w:rsidRPr="004A716A">
        <w:rPr>
          <w:rFonts w:cs="宋体" w:hint="eastAsia"/>
          <w:color w:val="000000"/>
          <w:kern w:val="0"/>
          <w:sz w:val="24"/>
          <w:lang w:bidi="ar"/>
        </w:rPr>
        <w:t>为例，</w:t>
      </w:r>
      <w:r w:rsidR="009C2E5C">
        <w:rPr>
          <w:rFonts w:cs="宋体" w:hint="eastAsia"/>
          <w:color w:val="000000"/>
          <w:kern w:val="0"/>
          <w:sz w:val="24"/>
          <w:lang w:bidi="ar"/>
        </w:rPr>
        <w:t>它</w:t>
      </w:r>
      <w:r w:rsidRPr="004A716A">
        <w:rPr>
          <w:rFonts w:cs="宋体" w:hint="eastAsia"/>
          <w:color w:val="000000"/>
          <w:kern w:val="0"/>
          <w:sz w:val="24"/>
          <w:lang w:bidi="ar"/>
        </w:rPr>
        <w:t>的</w:t>
      </w:r>
      <w:r w:rsidRPr="004A716A">
        <w:rPr>
          <w:rFonts w:cs="宋体" w:hint="eastAsia"/>
          <w:color w:val="000000"/>
          <w:kern w:val="0"/>
          <w:sz w:val="24"/>
          <w:lang w:bidi="ar"/>
        </w:rPr>
        <w:t>TXD0</w:t>
      </w:r>
      <w:r w:rsidRPr="004A716A">
        <w:rPr>
          <w:rFonts w:cs="宋体" w:hint="eastAsia"/>
          <w:color w:val="000000"/>
          <w:kern w:val="0"/>
          <w:sz w:val="24"/>
          <w:lang w:bidi="ar"/>
        </w:rPr>
        <w:t>连接核心板的</w:t>
      </w:r>
      <w:r w:rsidRPr="004A716A">
        <w:rPr>
          <w:rFonts w:cs="宋体" w:hint="eastAsia"/>
          <w:color w:val="000000"/>
          <w:kern w:val="0"/>
          <w:sz w:val="24"/>
          <w:lang w:bidi="ar"/>
        </w:rPr>
        <w:t>PA9</w:t>
      </w:r>
      <w:r w:rsidRPr="004A716A">
        <w:rPr>
          <w:rFonts w:cs="宋体" w:hint="eastAsia"/>
          <w:color w:val="000000"/>
          <w:kern w:val="0"/>
          <w:sz w:val="24"/>
          <w:lang w:bidi="ar"/>
        </w:rPr>
        <w:t>，</w:t>
      </w:r>
      <w:r w:rsidRPr="004A716A">
        <w:rPr>
          <w:rFonts w:cs="宋体" w:hint="eastAsia"/>
          <w:color w:val="000000"/>
          <w:kern w:val="0"/>
          <w:sz w:val="24"/>
          <w:lang w:bidi="ar"/>
        </w:rPr>
        <w:t>RXD0</w:t>
      </w:r>
      <w:r w:rsidRPr="004A716A">
        <w:rPr>
          <w:rFonts w:cs="宋体" w:hint="eastAsia"/>
          <w:color w:val="000000"/>
          <w:kern w:val="0"/>
          <w:sz w:val="24"/>
          <w:lang w:bidi="ar"/>
        </w:rPr>
        <w:t>连接核心板的</w:t>
      </w:r>
      <w:r w:rsidRPr="004A716A">
        <w:rPr>
          <w:rFonts w:cs="宋体" w:hint="eastAsia"/>
          <w:color w:val="000000"/>
          <w:kern w:val="0"/>
          <w:sz w:val="24"/>
          <w:lang w:bidi="ar"/>
        </w:rPr>
        <w:t>PA10</w:t>
      </w:r>
      <w:r w:rsidRPr="004A716A">
        <w:rPr>
          <w:rFonts w:cs="宋体" w:hint="eastAsia"/>
          <w:color w:val="000000"/>
          <w:kern w:val="0"/>
          <w:sz w:val="24"/>
          <w:lang w:bidi="ar"/>
        </w:rPr>
        <w:t>，</w:t>
      </w:r>
      <w:r w:rsidRPr="004A716A">
        <w:rPr>
          <w:rFonts w:cs="宋体" w:hint="eastAsia"/>
          <w:color w:val="000000"/>
          <w:kern w:val="0"/>
          <w:sz w:val="24"/>
          <w:lang w:bidi="ar"/>
        </w:rPr>
        <w:t>GPIO4</w:t>
      </w:r>
      <w:r w:rsidRPr="004A716A">
        <w:rPr>
          <w:rFonts w:cs="宋体" w:hint="eastAsia"/>
          <w:color w:val="000000"/>
          <w:kern w:val="0"/>
          <w:sz w:val="24"/>
          <w:lang w:bidi="ar"/>
        </w:rPr>
        <w:t>和</w:t>
      </w:r>
      <w:r w:rsidRPr="004A716A">
        <w:rPr>
          <w:rFonts w:cs="宋体" w:hint="eastAsia"/>
          <w:color w:val="000000"/>
          <w:kern w:val="0"/>
          <w:sz w:val="24"/>
          <w:lang w:bidi="ar"/>
        </w:rPr>
        <w:t>GPIO5</w:t>
      </w:r>
      <w:r w:rsidR="0038105F">
        <w:rPr>
          <w:rFonts w:cs="宋体" w:hint="eastAsia"/>
          <w:color w:val="000000"/>
          <w:kern w:val="0"/>
          <w:sz w:val="24"/>
          <w:lang w:bidi="ar"/>
        </w:rPr>
        <w:t>虚拟成另一对串口</w:t>
      </w:r>
      <w:r w:rsidRPr="004A716A">
        <w:rPr>
          <w:rFonts w:cs="宋体" w:hint="eastAsia"/>
          <w:color w:val="000000"/>
          <w:kern w:val="0"/>
          <w:sz w:val="24"/>
          <w:lang w:bidi="ar"/>
        </w:rPr>
        <w:t>与楼宇人员信息检测部分</w:t>
      </w:r>
      <w:r w:rsidRPr="004A716A">
        <w:rPr>
          <w:rFonts w:cs="宋体" w:hint="eastAsia"/>
          <w:color w:val="000000"/>
          <w:kern w:val="0"/>
          <w:sz w:val="24"/>
          <w:lang w:bidi="ar"/>
        </w:rPr>
        <w:lastRenderedPageBreak/>
        <w:t>连接，用于实现远程开锁和非法入侵警报提示。核心板的接口电路如图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43</w:t>
      </w:r>
      <w:r w:rsidR="00607453" w:rsidRPr="00607453">
        <w:rPr>
          <w:sz w:val="24"/>
        </w:rPr>
        <w:fldChar w:fldCharType="end"/>
      </w:r>
      <w:r w:rsidRPr="004A716A">
        <w:rPr>
          <w:rFonts w:cs="宋体" w:hint="eastAsia"/>
          <w:color w:val="000000"/>
          <w:kern w:val="0"/>
          <w:sz w:val="24"/>
          <w:lang w:bidi="ar"/>
        </w:rPr>
        <w:t>所示。</w:t>
      </w:r>
      <w:r w:rsidR="00E20F5D">
        <w:rPr>
          <w:rFonts w:cs="宋体" w:hint="eastAsia"/>
          <w:color w:val="000000"/>
          <w:kern w:val="0"/>
          <w:sz w:val="24"/>
          <w:lang w:bidi="ar"/>
        </w:rPr>
        <w:t>楼宇</w:t>
      </w:r>
      <w:r w:rsidR="00FD65DD">
        <w:rPr>
          <w:rFonts w:cs="宋体" w:hint="eastAsia"/>
          <w:color w:val="000000"/>
          <w:kern w:val="0"/>
          <w:sz w:val="24"/>
          <w:lang w:bidi="ar"/>
        </w:rPr>
        <w:t>人员</w:t>
      </w:r>
      <w:r w:rsidR="00E20F5D">
        <w:rPr>
          <w:rFonts w:cs="宋体" w:hint="eastAsia"/>
          <w:color w:val="000000"/>
          <w:kern w:val="0"/>
          <w:sz w:val="24"/>
          <w:lang w:bidi="ar"/>
        </w:rPr>
        <w:t>信息</w:t>
      </w:r>
      <w:r w:rsidR="00FD65DD">
        <w:rPr>
          <w:rFonts w:cs="宋体" w:hint="eastAsia"/>
          <w:color w:val="000000"/>
          <w:kern w:val="0"/>
          <w:sz w:val="24"/>
          <w:lang w:bidi="ar"/>
        </w:rPr>
        <w:t>检测接口电路如图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44</w:t>
      </w:r>
      <w:r w:rsidR="00607453" w:rsidRPr="00607453">
        <w:rPr>
          <w:sz w:val="24"/>
        </w:rPr>
        <w:fldChar w:fldCharType="end"/>
      </w:r>
      <w:r w:rsidR="00FD65DD">
        <w:rPr>
          <w:rFonts w:cs="宋体" w:hint="eastAsia"/>
          <w:color w:val="000000"/>
          <w:kern w:val="0"/>
          <w:sz w:val="24"/>
          <w:lang w:bidi="ar"/>
        </w:rPr>
        <w:t>所示。</w:t>
      </w:r>
    </w:p>
    <w:p w14:paraId="27EC5D16" w14:textId="09DEF7A7" w:rsidR="00C511F8" w:rsidRDefault="00755A3D" w:rsidP="006621DD">
      <w:pPr>
        <w:widowControl/>
        <w:wordWrap w:val="0"/>
        <w:spacing w:line="360" w:lineRule="auto"/>
        <w:jc w:val="center"/>
        <w:rPr>
          <w:kern w:val="0"/>
          <w:sz w:val="24"/>
          <w:szCs w:val="22"/>
        </w:rPr>
      </w:pPr>
      <w:r w:rsidRPr="00755A3D">
        <w:rPr>
          <w:noProof/>
          <w:kern w:val="0"/>
          <w:sz w:val="24"/>
          <w:szCs w:val="22"/>
        </w:rPr>
        <w:drawing>
          <wp:inline distT="0" distB="0" distL="0" distR="0" wp14:anchorId="49CF78BD" wp14:editId="4F6EDD04">
            <wp:extent cx="1405719" cy="958205"/>
            <wp:effectExtent l="0" t="0" r="4445" b="0"/>
            <wp:docPr id="20677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7491" name=""/>
                    <pic:cNvPicPr/>
                  </pic:nvPicPr>
                  <pic:blipFill>
                    <a:blip r:embed="rId61"/>
                    <a:stretch>
                      <a:fillRect/>
                    </a:stretch>
                  </pic:blipFill>
                  <pic:spPr>
                    <a:xfrm>
                      <a:off x="0" y="0"/>
                      <a:ext cx="1417682" cy="966359"/>
                    </a:xfrm>
                    <a:prstGeom prst="rect">
                      <a:avLst/>
                    </a:prstGeom>
                  </pic:spPr>
                </pic:pic>
              </a:graphicData>
            </a:graphic>
          </wp:inline>
        </w:drawing>
      </w:r>
    </w:p>
    <w:p w14:paraId="31BBE9AA" w14:textId="148EEB79" w:rsidR="00C511F8" w:rsidRDefault="00AF702B" w:rsidP="006621DD">
      <w:pPr>
        <w:widowControl/>
        <w:wordWrap w:val="0"/>
        <w:spacing w:line="360" w:lineRule="auto"/>
        <w:jc w:val="center"/>
        <w:rPr>
          <w:rFonts w:ascii="黑体" w:eastAsia="黑体" w:hAnsi="黑体" w:cs="黑体" w:hint="eastAsia"/>
          <w:kern w:val="0"/>
          <w:szCs w:val="21"/>
        </w:rPr>
      </w:pPr>
      <w:r>
        <w:rPr>
          <w:rFonts w:ascii="黑体" w:eastAsia="黑体" w:hAnsi="黑体" w:cs="黑体" w:hint="eastAsia"/>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9614EE">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9614EE">
        <w:rPr>
          <w:noProof/>
          <w:szCs w:val="21"/>
        </w:rPr>
        <w:t>43</w:t>
      </w:r>
      <w:r w:rsidR="00672477">
        <w:rPr>
          <w:szCs w:val="21"/>
        </w:rPr>
        <w:fldChar w:fldCharType="end"/>
      </w:r>
      <w:r w:rsidR="00524883">
        <w:rPr>
          <w:rFonts w:eastAsia="黑体" w:hint="eastAsia"/>
          <w:kern w:val="0"/>
          <w:szCs w:val="21"/>
        </w:rPr>
        <w:t xml:space="preserve"> </w:t>
      </w:r>
      <w:r w:rsidRPr="00802AA2">
        <w:rPr>
          <w:rFonts w:cs="宋体" w:hint="eastAsia"/>
          <w:color w:val="000000"/>
          <w:kern w:val="0"/>
          <w:szCs w:val="21"/>
          <w:lang w:bidi="ar"/>
        </w:rPr>
        <w:t>ESP</w:t>
      </w:r>
      <w:r w:rsidRPr="00CD6AF6">
        <w:rPr>
          <w:rFonts w:cs="宋体" w:hint="eastAsia"/>
          <w:color w:val="000000"/>
          <w:kern w:val="0"/>
          <w:szCs w:val="21"/>
          <w:lang w:bidi="ar"/>
        </w:rPr>
        <w:t>8266</w:t>
      </w:r>
      <w:r w:rsidR="00524883">
        <w:rPr>
          <w:rFonts w:ascii="黑体" w:eastAsia="黑体" w:hAnsi="黑体" w:cs="黑体" w:hint="eastAsia"/>
          <w:kern w:val="0"/>
          <w:szCs w:val="21"/>
        </w:rPr>
        <w:t>与核心板连接</w:t>
      </w:r>
      <w:r w:rsidR="00F41A1D">
        <w:rPr>
          <w:rFonts w:ascii="黑体" w:eastAsia="黑体" w:hAnsi="黑体" w:cs="黑体" w:hint="eastAsia"/>
          <w:kern w:val="0"/>
          <w:szCs w:val="21"/>
        </w:rPr>
        <w:t>电路图。</w:t>
      </w:r>
    </w:p>
    <w:p w14:paraId="10FFDBFA" w14:textId="40C38622" w:rsidR="00C511F8" w:rsidRDefault="00A81BEB" w:rsidP="006621DD">
      <w:pPr>
        <w:widowControl/>
        <w:wordWrap w:val="0"/>
        <w:spacing w:line="360" w:lineRule="auto"/>
        <w:jc w:val="center"/>
        <w:rPr>
          <w:kern w:val="0"/>
          <w:sz w:val="24"/>
          <w:szCs w:val="22"/>
        </w:rPr>
      </w:pPr>
      <w:r w:rsidRPr="00A81BEB">
        <w:rPr>
          <w:noProof/>
          <w:kern w:val="0"/>
          <w:sz w:val="24"/>
          <w:szCs w:val="22"/>
        </w:rPr>
        <w:drawing>
          <wp:inline distT="0" distB="0" distL="0" distR="0" wp14:anchorId="27FD8C56" wp14:editId="068B68A2">
            <wp:extent cx="2736376" cy="1453550"/>
            <wp:effectExtent l="0" t="0" r="6985" b="0"/>
            <wp:docPr id="71674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8176" name=""/>
                    <pic:cNvPicPr/>
                  </pic:nvPicPr>
                  <pic:blipFill>
                    <a:blip r:embed="rId62"/>
                    <a:stretch>
                      <a:fillRect/>
                    </a:stretch>
                  </pic:blipFill>
                  <pic:spPr>
                    <a:xfrm>
                      <a:off x="0" y="0"/>
                      <a:ext cx="2751193" cy="1461421"/>
                    </a:xfrm>
                    <a:prstGeom prst="rect">
                      <a:avLst/>
                    </a:prstGeom>
                  </pic:spPr>
                </pic:pic>
              </a:graphicData>
            </a:graphic>
          </wp:inline>
        </w:drawing>
      </w:r>
    </w:p>
    <w:p w14:paraId="42A6C8A8" w14:textId="2C356800" w:rsidR="00C511F8" w:rsidRDefault="00AF702B" w:rsidP="006621DD">
      <w:pPr>
        <w:widowControl/>
        <w:wordWrap w:val="0"/>
        <w:spacing w:line="360" w:lineRule="auto"/>
        <w:jc w:val="center"/>
        <w:rPr>
          <w:rFonts w:ascii="黑体" w:eastAsia="黑体" w:hAnsi="黑体" w:cs="黑体" w:hint="eastAsia"/>
          <w:kern w:val="0"/>
          <w:szCs w:val="21"/>
        </w:rPr>
      </w:pPr>
      <w:r>
        <w:rPr>
          <w:rFonts w:eastAsia="黑体"/>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9614EE">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9614EE">
        <w:rPr>
          <w:noProof/>
          <w:szCs w:val="21"/>
        </w:rPr>
        <w:t>44</w:t>
      </w:r>
      <w:r w:rsidR="00672477">
        <w:rPr>
          <w:szCs w:val="21"/>
        </w:rPr>
        <w:fldChar w:fldCharType="end"/>
      </w:r>
      <w:r w:rsidR="00FD65DD">
        <w:rPr>
          <w:rFonts w:eastAsia="黑体" w:hint="eastAsia"/>
          <w:kern w:val="0"/>
          <w:szCs w:val="21"/>
        </w:rPr>
        <w:t xml:space="preserve"> </w:t>
      </w:r>
      <w:r w:rsidR="00FD65DD">
        <w:rPr>
          <w:rFonts w:eastAsia="黑体" w:hint="eastAsia"/>
          <w:kern w:val="0"/>
          <w:szCs w:val="21"/>
        </w:rPr>
        <w:t>楼宇人员信息检测系统接口电路图</w:t>
      </w:r>
    </w:p>
    <w:p w14:paraId="136CAFC6" w14:textId="2A2DF033" w:rsidR="00C511F8" w:rsidRDefault="00390CF2" w:rsidP="006621DD">
      <w:pPr>
        <w:widowControl/>
        <w:wordWrap w:val="0"/>
        <w:spacing w:line="360" w:lineRule="auto"/>
        <w:ind w:firstLineChars="200" w:firstLine="480"/>
        <w:rPr>
          <w:kern w:val="0"/>
          <w:sz w:val="24"/>
          <w:szCs w:val="22"/>
        </w:rPr>
      </w:pPr>
      <w:r w:rsidRPr="00390CF2">
        <w:rPr>
          <w:rFonts w:hint="eastAsia"/>
          <w:kern w:val="0"/>
          <w:sz w:val="24"/>
          <w:szCs w:val="22"/>
        </w:rPr>
        <w:t>ESP8266</w:t>
      </w:r>
      <w:r w:rsidRPr="00390CF2">
        <w:rPr>
          <w:rFonts w:hint="eastAsia"/>
          <w:kern w:val="0"/>
          <w:sz w:val="24"/>
          <w:szCs w:val="22"/>
        </w:rPr>
        <w:t>的串口与核心板</w:t>
      </w:r>
      <w:r w:rsidRPr="00390CF2">
        <w:rPr>
          <w:rFonts w:hint="eastAsia"/>
          <w:kern w:val="0"/>
          <w:sz w:val="24"/>
          <w:szCs w:val="22"/>
        </w:rPr>
        <w:t>STM32</w:t>
      </w:r>
      <w:r w:rsidRPr="00390CF2">
        <w:rPr>
          <w:rFonts w:hint="eastAsia"/>
          <w:kern w:val="0"/>
          <w:sz w:val="24"/>
          <w:szCs w:val="22"/>
        </w:rPr>
        <w:t>串口波特率调为</w:t>
      </w:r>
      <w:r w:rsidRPr="00390CF2">
        <w:rPr>
          <w:rFonts w:hint="eastAsia"/>
          <w:kern w:val="0"/>
          <w:sz w:val="24"/>
          <w:szCs w:val="22"/>
        </w:rPr>
        <w:t>9600</w:t>
      </w:r>
      <w:r w:rsidRPr="00390CF2">
        <w:rPr>
          <w:rFonts w:hint="eastAsia"/>
          <w:kern w:val="0"/>
          <w:sz w:val="24"/>
          <w:szCs w:val="22"/>
        </w:rPr>
        <w:t>，</w:t>
      </w:r>
      <w:r w:rsidRPr="00390CF2">
        <w:rPr>
          <w:rFonts w:hint="eastAsia"/>
          <w:kern w:val="0"/>
          <w:sz w:val="24"/>
          <w:szCs w:val="22"/>
        </w:rPr>
        <w:t>STM32</w:t>
      </w:r>
      <w:r w:rsidRPr="00390CF2">
        <w:rPr>
          <w:rFonts w:hint="eastAsia"/>
          <w:kern w:val="0"/>
          <w:sz w:val="24"/>
          <w:szCs w:val="22"/>
        </w:rPr>
        <w:t>启动</w:t>
      </w:r>
      <w:r w:rsidRPr="00390CF2">
        <w:rPr>
          <w:rFonts w:hint="eastAsia"/>
          <w:kern w:val="0"/>
          <w:sz w:val="24"/>
          <w:szCs w:val="22"/>
        </w:rPr>
        <w:t>DMA</w:t>
      </w:r>
      <w:r w:rsidRPr="00390CF2">
        <w:rPr>
          <w:rFonts w:hint="eastAsia"/>
          <w:kern w:val="0"/>
          <w:sz w:val="24"/>
          <w:szCs w:val="22"/>
        </w:rPr>
        <w:t>接收模式，将</w:t>
      </w:r>
      <w:r w:rsidRPr="00390CF2">
        <w:rPr>
          <w:rFonts w:hint="eastAsia"/>
          <w:kern w:val="0"/>
          <w:sz w:val="24"/>
          <w:szCs w:val="22"/>
        </w:rPr>
        <w:t>8266</w:t>
      </w:r>
      <w:r w:rsidRPr="00390CF2">
        <w:rPr>
          <w:rFonts w:hint="eastAsia"/>
          <w:kern w:val="0"/>
          <w:sz w:val="24"/>
          <w:szCs w:val="22"/>
        </w:rPr>
        <w:t>传来的天气信息、时间日期、控制数据，存入缓存并执行对应操作。同时，将火灾等数据发送给</w:t>
      </w:r>
      <w:r w:rsidRPr="00390CF2">
        <w:rPr>
          <w:rFonts w:hint="eastAsia"/>
          <w:kern w:val="0"/>
          <w:sz w:val="24"/>
          <w:szCs w:val="22"/>
        </w:rPr>
        <w:t>ESP8266</w:t>
      </w:r>
      <w:r w:rsidRPr="00390CF2">
        <w:rPr>
          <w:rFonts w:hint="eastAsia"/>
          <w:kern w:val="0"/>
          <w:sz w:val="24"/>
          <w:szCs w:val="22"/>
        </w:rPr>
        <w:t>，进而通过</w:t>
      </w:r>
      <w:r w:rsidR="00DA1876">
        <w:rPr>
          <w:rFonts w:hint="eastAsia"/>
          <w:kern w:val="0"/>
          <w:sz w:val="24"/>
          <w:szCs w:val="22"/>
        </w:rPr>
        <w:t>Wi-Fi</w:t>
      </w:r>
      <w:r w:rsidRPr="00390CF2">
        <w:rPr>
          <w:rFonts w:hint="eastAsia"/>
          <w:kern w:val="0"/>
          <w:sz w:val="24"/>
          <w:szCs w:val="22"/>
        </w:rPr>
        <w:t>发送至云端点灯科技平台，通过另一个</w:t>
      </w:r>
      <w:r w:rsidRPr="00390CF2">
        <w:rPr>
          <w:rFonts w:hint="eastAsia"/>
          <w:kern w:val="0"/>
          <w:sz w:val="24"/>
          <w:szCs w:val="22"/>
        </w:rPr>
        <w:t>ESP8266</w:t>
      </w:r>
      <w:r w:rsidRPr="00390CF2">
        <w:rPr>
          <w:rFonts w:hint="eastAsia"/>
          <w:kern w:val="0"/>
          <w:sz w:val="24"/>
          <w:szCs w:val="22"/>
        </w:rPr>
        <w:t>发送给企业微信系统，提醒火灾和撤离。</w:t>
      </w:r>
    </w:p>
    <w:p w14:paraId="7E5BAD84" w14:textId="158364AB" w:rsidR="00C511F8" w:rsidRDefault="00AF702B" w:rsidP="006621DD">
      <w:pPr>
        <w:pStyle w:val="2"/>
        <w:wordWrap w:val="0"/>
        <w:spacing w:beforeLines="50" w:before="156" w:afterLines="50" w:after="156" w:line="360" w:lineRule="auto"/>
        <w:rPr>
          <w:color w:val="000000"/>
        </w:rPr>
      </w:pPr>
      <w:bookmarkStart w:id="90" w:name="_Toc1124"/>
      <w:bookmarkStart w:id="91" w:name="_Toc29264"/>
      <w:bookmarkStart w:id="92" w:name="_Toc197360108"/>
      <w:bookmarkStart w:id="93" w:name="_Toc71660332"/>
      <w:r w:rsidRPr="00CD6AF6">
        <w:rPr>
          <w:rFonts w:ascii="Times New Roman" w:hAnsi="Times New Roman"/>
          <w:b w:val="0"/>
          <w:bCs/>
          <w:sz w:val="28"/>
          <w:szCs w:val="28"/>
        </w:rPr>
        <w:t>3</w:t>
      </w:r>
      <w:r>
        <w:rPr>
          <w:rFonts w:ascii="Times New Roman" w:hAnsi="Times New Roman"/>
          <w:b w:val="0"/>
          <w:bCs/>
          <w:sz w:val="28"/>
          <w:szCs w:val="28"/>
        </w:rPr>
        <w:t>.</w:t>
      </w:r>
      <w:r w:rsidR="003A3949">
        <w:rPr>
          <w:rFonts w:ascii="Times New Roman" w:hAnsi="Times New Roman" w:hint="eastAsia"/>
          <w:b w:val="0"/>
          <w:bCs/>
          <w:sz w:val="28"/>
          <w:szCs w:val="28"/>
        </w:rPr>
        <w:t>2</w:t>
      </w:r>
      <w:r w:rsidR="00D277E2">
        <w:rPr>
          <w:rFonts w:ascii="Times New Roman" w:hAnsi="Times New Roman" w:hint="eastAsia"/>
          <w:b w:val="0"/>
          <w:bCs/>
          <w:sz w:val="28"/>
          <w:szCs w:val="28"/>
        </w:rPr>
        <w:t>3</w:t>
      </w:r>
      <w:r w:rsidR="009E6F2B">
        <w:rPr>
          <w:rFonts w:hint="eastAsia"/>
          <w:sz w:val="28"/>
          <w:szCs w:val="28"/>
        </w:rPr>
        <w:t xml:space="preserve">　</w:t>
      </w:r>
      <w:r w:rsidR="00612A32">
        <w:rPr>
          <w:rFonts w:ascii="Times New Roman" w:hAnsi="Times New Roman" w:hint="eastAsia"/>
          <w:b w:val="0"/>
          <w:bCs/>
          <w:sz w:val="28"/>
          <w:szCs w:val="28"/>
        </w:rPr>
        <w:t>AIR780E</w:t>
      </w:r>
      <w:r w:rsidR="00436F28">
        <w:rPr>
          <w:rFonts w:ascii="Times New Roman" w:hAnsi="Times New Roman" w:hint="eastAsia"/>
          <w:b w:val="0"/>
          <w:bCs/>
          <w:sz w:val="28"/>
          <w:szCs w:val="28"/>
        </w:rPr>
        <w:t xml:space="preserve"> </w:t>
      </w:r>
      <w:r w:rsidR="00470AEA">
        <w:rPr>
          <w:rFonts w:ascii="Times New Roman" w:hAnsi="Times New Roman" w:hint="eastAsia"/>
          <w:b w:val="0"/>
          <w:bCs/>
          <w:sz w:val="28"/>
          <w:szCs w:val="28"/>
        </w:rPr>
        <w:t>4G</w:t>
      </w:r>
      <w:r>
        <w:rPr>
          <w:rFonts w:ascii="黑体" w:hAnsi="黑体" w:cs="黑体" w:hint="eastAsia"/>
          <w:b w:val="0"/>
          <w:bCs/>
          <w:color w:val="000000"/>
          <w:sz w:val="28"/>
          <w:szCs w:val="28"/>
        </w:rPr>
        <w:t>模块</w:t>
      </w:r>
      <w:bookmarkEnd w:id="90"/>
      <w:bookmarkEnd w:id="91"/>
      <w:r w:rsidR="00E95FB5" w:rsidRPr="00E95FB5">
        <w:rPr>
          <w:rFonts w:ascii="黑体" w:hAnsi="黑体" w:cs="黑体" w:hint="eastAsia"/>
          <w:b w:val="0"/>
          <w:bCs/>
          <w:color w:val="000000"/>
          <w:sz w:val="28"/>
          <w:szCs w:val="28"/>
        </w:rPr>
        <w:t>（g.5）</w:t>
      </w:r>
      <w:bookmarkEnd w:id="92"/>
    </w:p>
    <w:p w14:paraId="77EDA65A" w14:textId="26F4BDFB" w:rsidR="00C511F8" w:rsidRDefault="00436F28" w:rsidP="006621DD">
      <w:pPr>
        <w:wordWrap w:val="0"/>
        <w:spacing w:line="360" w:lineRule="auto"/>
        <w:ind w:firstLineChars="200" w:firstLine="480"/>
        <w:rPr>
          <w:sz w:val="24"/>
        </w:rPr>
      </w:pPr>
      <w:r w:rsidRPr="00436F28">
        <w:rPr>
          <w:rFonts w:hint="eastAsia"/>
          <w:sz w:val="24"/>
        </w:rPr>
        <w:t>本系统是通过</w:t>
      </w:r>
      <w:r w:rsidR="0037469D">
        <w:rPr>
          <w:rFonts w:hint="eastAsia"/>
          <w:sz w:val="24"/>
        </w:rPr>
        <w:t>ESP</w:t>
      </w:r>
      <w:r w:rsidRPr="00436F28">
        <w:rPr>
          <w:rFonts w:hint="eastAsia"/>
          <w:sz w:val="24"/>
        </w:rPr>
        <w:t>8266</w:t>
      </w:r>
      <w:r w:rsidRPr="00436F28">
        <w:rPr>
          <w:rFonts w:hint="eastAsia"/>
          <w:sz w:val="24"/>
        </w:rPr>
        <w:t>接收报警指令，调用</w:t>
      </w:r>
      <w:r w:rsidR="0037469D">
        <w:rPr>
          <w:rFonts w:hint="eastAsia"/>
          <w:sz w:val="24"/>
        </w:rPr>
        <w:t>AIR</w:t>
      </w:r>
      <w:r w:rsidRPr="00436F28">
        <w:rPr>
          <w:rFonts w:hint="eastAsia"/>
          <w:sz w:val="24"/>
        </w:rPr>
        <w:t>780E</w:t>
      </w:r>
      <w:r w:rsidRPr="00436F28">
        <w:rPr>
          <w:rFonts w:hint="eastAsia"/>
          <w:sz w:val="24"/>
        </w:rPr>
        <w:t>内部程序实现发送短信报警。</w:t>
      </w:r>
      <w:r w:rsidRPr="00436F28">
        <w:rPr>
          <w:sz w:val="24"/>
        </w:rPr>
        <w:t>A</w:t>
      </w:r>
      <w:r w:rsidR="0038467E">
        <w:rPr>
          <w:rFonts w:hint="eastAsia"/>
          <w:sz w:val="24"/>
        </w:rPr>
        <w:t>IR</w:t>
      </w:r>
      <w:r w:rsidRPr="00436F28">
        <w:rPr>
          <w:rFonts w:hint="eastAsia"/>
          <w:sz w:val="24"/>
        </w:rPr>
        <w:t>780E</w:t>
      </w:r>
      <w:r w:rsidRPr="00436F28">
        <w:rPr>
          <w:rFonts w:hint="eastAsia"/>
          <w:sz w:val="24"/>
        </w:rPr>
        <w:t>的</w:t>
      </w:r>
      <w:r w:rsidRPr="00436F28">
        <w:rPr>
          <w:rFonts w:hint="eastAsia"/>
          <w:sz w:val="24"/>
        </w:rPr>
        <w:t>GND</w:t>
      </w:r>
      <w:r w:rsidRPr="00436F28">
        <w:rPr>
          <w:rFonts w:hint="eastAsia"/>
          <w:sz w:val="24"/>
        </w:rPr>
        <w:t>和</w:t>
      </w:r>
      <w:r w:rsidRPr="00436F28">
        <w:rPr>
          <w:rFonts w:hint="eastAsia"/>
          <w:sz w:val="24"/>
        </w:rPr>
        <w:t>VC</w:t>
      </w:r>
      <w:r w:rsidRPr="00436F28">
        <w:rPr>
          <w:rFonts w:hint="eastAsia"/>
          <w:sz w:val="24"/>
        </w:rPr>
        <w:lastRenderedPageBreak/>
        <w:t>C</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上，</w:t>
      </w:r>
      <w:r w:rsidR="0018400D" w:rsidRPr="00A00B75">
        <w:rPr>
          <w:rFonts w:hint="eastAsia"/>
          <w:color w:val="FF0000"/>
          <w:sz w:val="24"/>
        </w:rPr>
        <w:t>通过脚本</w:t>
      </w:r>
      <w:r w:rsidRPr="00A00B75">
        <w:rPr>
          <w:rFonts w:hint="eastAsia"/>
          <w:color w:val="FF0000"/>
          <w:sz w:val="24"/>
        </w:rPr>
        <w:t>程序</w:t>
      </w:r>
      <w:r w:rsidR="00606C3D" w:rsidRPr="00A00B75">
        <w:rPr>
          <w:rFonts w:hint="eastAsia"/>
          <w:color w:val="FF0000"/>
          <w:sz w:val="24"/>
        </w:rPr>
        <w:t>启动</w:t>
      </w:r>
      <w:r w:rsidRPr="00A00B75">
        <w:rPr>
          <w:rFonts w:hint="eastAsia"/>
          <w:color w:val="FF0000"/>
          <w:sz w:val="24"/>
        </w:rPr>
        <w:t>串口</w:t>
      </w:r>
      <w:r w:rsidR="00A00B75" w:rsidRPr="00A00B75">
        <w:rPr>
          <w:rFonts w:hint="eastAsia"/>
          <w:color w:val="FF0000"/>
          <w:sz w:val="24"/>
        </w:rPr>
        <w:t>（</w:t>
      </w:r>
      <w:r w:rsidR="0038467E">
        <w:rPr>
          <w:rFonts w:hint="eastAsia"/>
          <w:color w:val="FF0000"/>
          <w:sz w:val="24"/>
        </w:rPr>
        <w:t>根据程序</w:t>
      </w:r>
      <w:r w:rsidR="00A00B75" w:rsidRPr="00A00B75">
        <w:rPr>
          <w:rFonts w:hint="eastAsia"/>
          <w:color w:val="FF0000"/>
          <w:sz w:val="24"/>
        </w:rPr>
        <w:t>修改）</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的</w:t>
      </w:r>
      <w:r w:rsidR="00403ACC">
        <w:rPr>
          <w:rFonts w:hint="eastAsia"/>
          <w:sz w:val="24"/>
        </w:rPr>
        <w:t>虚拟串口</w:t>
      </w:r>
      <w:r w:rsidRPr="00436F28">
        <w:rPr>
          <w:rFonts w:hint="eastAsia"/>
          <w:sz w:val="24"/>
        </w:rPr>
        <w:t>引脚</w:t>
      </w:r>
      <w:r w:rsidR="00823ADA">
        <w:rPr>
          <w:rFonts w:hint="eastAsia"/>
          <w:sz w:val="24"/>
        </w:rPr>
        <w:t>。由于核心板</w:t>
      </w:r>
      <w:r w:rsidR="00823ADA">
        <w:rPr>
          <w:rFonts w:hint="eastAsia"/>
          <w:sz w:val="24"/>
        </w:rPr>
        <w:t>STM32F103VCT6</w:t>
      </w:r>
      <w:r w:rsidR="00823ADA">
        <w:rPr>
          <w:rFonts w:hint="eastAsia"/>
          <w:sz w:val="24"/>
        </w:rPr>
        <w:t>的串口数量只有</w:t>
      </w:r>
      <w:r w:rsidR="00823ADA">
        <w:rPr>
          <w:rFonts w:hint="eastAsia"/>
          <w:sz w:val="24"/>
        </w:rPr>
        <w:t>3</w:t>
      </w:r>
      <w:r w:rsidR="00823ADA">
        <w:rPr>
          <w:rFonts w:hint="eastAsia"/>
          <w:sz w:val="24"/>
        </w:rPr>
        <w:t>个，已经与</w:t>
      </w:r>
      <w:r w:rsidR="00823ADA">
        <w:rPr>
          <w:rFonts w:hint="eastAsia"/>
          <w:sz w:val="24"/>
        </w:rPr>
        <w:t>2</w:t>
      </w:r>
      <w:r w:rsidR="00823ADA">
        <w:rPr>
          <w:rFonts w:hint="eastAsia"/>
          <w:sz w:val="24"/>
        </w:rPr>
        <w:t>个</w:t>
      </w:r>
      <w:r w:rsidR="00823ADA">
        <w:rPr>
          <w:rFonts w:hint="eastAsia"/>
          <w:sz w:val="24"/>
        </w:rPr>
        <w:t>ESP8266</w:t>
      </w:r>
      <w:r w:rsidR="00823ADA">
        <w:rPr>
          <w:rFonts w:hint="eastAsia"/>
          <w:sz w:val="24"/>
        </w:rPr>
        <w:t>、一个</w:t>
      </w:r>
      <w:r w:rsidR="00823ADA">
        <w:rPr>
          <w:rFonts w:hint="eastAsia"/>
          <w:sz w:val="24"/>
        </w:rPr>
        <w:t>RS485</w:t>
      </w:r>
      <w:r w:rsidR="00823ADA">
        <w:rPr>
          <w:rFonts w:hint="eastAsia"/>
          <w:sz w:val="24"/>
        </w:rPr>
        <w:t>模块连接，已被占用，所以实际程序是</w:t>
      </w:r>
      <w:r w:rsidR="00E96D9A">
        <w:rPr>
          <w:rFonts w:hint="eastAsia"/>
          <w:sz w:val="24"/>
        </w:rPr>
        <w:t>接收</w:t>
      </w:r>
      <w:r w:rsidR="00FE3356">
        <w:rPr>
          <w:rFonts w:hint="eastAsia"/>
          <w:sz w:val="24"/>
        </w:rPr>
        <w:t>ESP</w:t>
      </w:r>
      <w:r w:rsidR="00E96D9A">
        <w:rPr>
          <w:rFonts w:hint="eastAsia"/>
          <w:sz w:val="24"/>
        </w:rPr>
        <w:t>8266</w:t>
      </w:r>
      <w:r w:rsidR="00E96D9A">
        <w:rPr>
          <w:rFonts w:hint="eastAsia"/>
          <w:sz w:val="24"/>
        </w:rPr>
        <w:t>转发来的报警数据，</w:t>
      </w:r>
      <w:r w:rsidR="00823ADA">
        <w:rPr>
          <w:rFonts w:hint="eastAsia"/>
          <w:sz w:val="24"/>
        </w:rPr>
        <w:t>进而发送提示短信，</w:t>
      </w:r>
      <w:r w:rsidRPr="00436F28">
        <w:rPr>
          <w:rFonts w:hint="eastAsia"/>
          <w:sz w:val="24"/>
        </w:rPr>
        <w:t>实现</w:t>
      </w:r>
      <w:r w:rsidR="00823ADA">
        <w:rPr>
          <w:rFonts w:hint="eastAsia"/>
          <w:sz w:val="24"/>
        </w:rPr>
        <w:t>报警传递</w:t>
      </w:r>
      <w:r w:rsidRPr="00436F28">
        <w:rPr>
          <w:rFonts w:hint="eastAsia"/>
          <w:sz w:val="24"/>
        </w:rPr>
        <w:t>。</w:t>
      </w:r>
      <w:r>
        <w:rPr>
          <w:rFonts w:hint="eastAsia"/>
          <w:sz w:val="24"/>
        </w:rPr>
        <w:t>4G</w:t>
      </w:r>
      <w:r>
        <w:rPr>
          <w:rFonts w:hint="eastAsia"/>
          <w:sz w:val="24"/>
        </w:rPr>
        <w:t>模块</w:t>
      </w:r>
      <w:r w:rsidRPr="00436F28">
        <w:rPr>
          <w:rFonts w:hint="eastAsia"/>
          <w:sz w:val="24"/>
        </w:rPr>
        <w:t>部分</w:t>
      </w:r>
      <w:r>
        <w:rPr>
          <w:rFonts w:hint="eastAsia"/>
          <w:sz w:val="24"/>
        </w:rPr>
        <w:t>接口</w:t>
      </w:r>
      <w:r w:rsidRPr="00436F28">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9614EE">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9614EE">
        <w:rPr>
          <w:noProof/>
          <w:sz w:val="24"/>
        </w:rPr>
        <w:t>45</w:t>
      </w:r>
      <w:r w:rsidR="00607453" w:rsidRPr="00607453">
        <w:rPr>
          <w:sz w:val="24"/>
        </w:rPr>
        <w:fldChar w:fldCharType="end"/>
      </w:r>
      <w:r w:rsidRPr="00436F28">
        <w:rPr>
          <w:rFonts w:hint="eastAsia"/>
          <w:sz w:val="24"/>
        </w:rPr>
        <w:t>所示。</w:t>
      </w:r>
      <w:r w:rsidR="002C75F0">
        <w:rPr>
          <w:rFonts w:hint="eastAsia"/>
          <w:sz w:val="24"/>
        </w:rPr>
        <w:t xml:space="preserve"> </w:t>
      </w:r>
    </w:p>
    <w:p w14:paraId="57DD4798" w14:textId="4422418D" w:rsidR="00A9527E" w:rsidRPr="00436F28" w:rsidRDefault="000122CE" w:rsidP="006621DD">
      <w:pPr>
        <w:wordWrap w:val="0"/>
        <w:spacing w:line="360" w:lineRule="auto"/>
        <w:jc w:val="center"/>
        <w:rPr>
          <w:sz w:val="24"/>
        </w:rPr>
      </w:pPr>
      <w:r>
        <w:rPr>
          <w:noProof/>
          <w:sz w:val="24"/>
        </w:rPr>
        <w:drawing>
          <wp:inline distT="0" distB="0" distL="0" distR="0" wp14:anchorId="21E5AC77" wp14:editId="1938CBD9">
            <wp:extent cx="3818534" cy="2468364"/>
            <wp:effectExtent l="0" t="0" r="0" b="8255"/>
            <wp:docPr id="8415812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31503" cy="2476747"/>
                    </a:xfrm>
                    <a:prstGeom prst="rect">
                      <a:avLst/>
                    </a:prstGeom>
                    <a:noFill/>
                    <a:ln>
                      <a:noFill/>
                    </a:ln>
                  </pic:spPr>
                </pic:pic>
              </a:graphicData>
            </a:graphic>
          </wp:inline>
        </w:drawing>
      </w:r>
    </w:p>
    <w:p w14:paraId="7313CECB" w14:textId="57BF20BB" w:rsidR="00C511F8" w:rsidRDefault="00AF702B" w:rsidP="006621DD">
      <w:pPr>
        <w:pStyle w:val="af9"/>
        <w:wordWrap w:val="0"/>
        <w:spacing w:before="156" w:after="156"/>
      </w:pPr>
      <w:bookmarkStart w:id="94" w:name="_Ref167641215"/>
      <w:r>
        <w:rPr>
          <w:rFonts w:hint="eastAsia"/>
        </w:rPr>
        <w:t>图</w:t>
      </w:r>
      <w:bookmarkEnd w:id="94"/>
      <w:r w:rsidR="00672477">
        <w:fldChar w:fldCharType="begin"/>
      </w:r>
      <w:r w:rsidR="00672477">
        <w:instrText xml:space="preserve"> </w:instrText>
      </w:r>
      <w:r w:rsidR="00672477">
        <w:rPr>
          <w:rFonts w:hint="eastAsia"/>
        </w:rPr>
        <w:instrText>Seq eq \c</w:instrText>
      </w:r>
      <w:r w:rsidR="00672477">
        <w:instrText xml:space="preserve"> </w:instrText>
      </w:r>
      <w:r w:rsidR="00672477">
        <w:fldChar w:fldCharType="separate"/>
      </w:r>
      <w:r w:rsidR="009614EE">
        <w:rPr>
          <w:noProof/>
        </w:rPr>
        <w:t>3</w:t>
      </w:r>
      <w:r w:rsidR="00672477">
        <w:fldChar w:fldCharType="end"/>
      </w:r>
      <w:r w:rsidR="00672477">
        <w:rPr>
          <w:rFonts w:hint="eastAsia"/>
        </w:rPr>
        <w:t>.</w:t>
      </w:r>
      <w:r w:rsidR="00672477">
        <w:fldChar w:fldCharType="begin"/>
      </w:r>
      <w:r w:rsidR="00672477">
        <w:instrText xml:space="preserve"> </w:instrText>
      </w:r>
      <w:r w:rsidR="00672477">
        <w:rPr>
          <w:rFonts w:hint="eastAsia"/>
        </w:rPr>
        <w:instrText>Seq ptc</w:instrText>
      </w:r>
      <w:r w:rsidR="00672477">
        <w:instrText xml:space="preserve"> </w:instrText>
      </w:r>
      <w:r w:rsidR="00672477">
        <w:fldChar w:fldCharType="separate"/>
      </w:r>
      <w:r w:rsidR="009614EE">
        <w:rPr>
          <w:noProof/>
        </w:rPr>
        <w:t>45</w:t>
      </w:r>
      <w:r w:rsidR="00672477">
        <w:fldChar w:fldCharType="end"/>
      </w:r>
      <w:r w:rsidR="00416DE5">
        <w:rPr>
          <w:rFonts w:hint="eastAsia"/>
        </w:rPr>
        <w:t xml:space="preserve"> AIR780E</w:t>
      </w:r>
      <w:r w:rsidR="000E54F6">
        <w:rPr>
          <w:rFonts w:hint="eastAsia"/>
        </w:rPr>
        <w:t>部分接口</w:t>
      </w:r>
      <w:r w:rsidR="000E54F6" w:rsidRPr="00FF366D">
        <w:rPr>
          <w:rFonts w:hint="eastAsia"/>
        </w:rPr>
        <w:t>电路图</w:t>
      </w:r>
    </w:p>
    <w:p w14:paraId="26B8D002" w14:textId="11CA7D1F" w:rsidR="00733E57" w:rsidRPr="000E54F6" w:rsidRDefault="000E54F6" w:rsidP="006621DD">
      <w:pPr>
        <w:pStyle w:val="--"/>
        <w:ind w:firstLine="480"/>
      </w:pPr>
      <w:r>
        <w:rPr>
          <w:rFonts w:hint="eastAsia"/>
        </w:rPr>
        <w:t>由于采用</w:t>
      </w:r>
      <w:r>
        <w:rPr>
          <w:rFonts w:hint="eastAsia"/>
        </w:rPr>
        <w:t>Lua</w:t>
      </w:r>
      <w:r>
        <w:rPr>
          <w:rFonts w:hint="eastAsia"/>
        </w:rPr>
        <w:t>语言编程，</w:t>
      </w:r>
      <w:r w:rsidR="00403ACC">
        <w:rPr>
          <w:rFonts w:hint="eastAsia"/>
        </w:rPr>
        <w:t>不需要使用</w:t>
      </w:r>
      <w:r w:rsidR="00403ACC">
        <w:rPr>
          <w:rFonts w:hint="eastAsia"/>
        </w:rPr>
        <w:t>AT</w:t>
      </w:r>
      <w:r w:rsidR="00403ACC">
        <w:rPr>
          <w:rFonts w:hint="eastAsia"/>
        </w:rPr>
        <w:t>指令，</w:t>
      </w:r>
      <w:r w:rsidR="00495930">
        <w:rPr>
          <w:rFonts w:hint="eastAsia"/>
        </w:rPr>
        <w:t>直接接收</w:t>
      </w:r>
      <w:r w:rsidR="00495930">
        <w:rPr>
          <w:rFonts w:hint="eastAsia"/>
        </w:rPr>
        <w:t>ESP8266</w:t>
      </w:r>
      <w:r w:rsidR="00495930">
        <w:rPr>
          <w:rFonts w:hint="eastAsia"/>
        </w:rPr>
        <w:t>转发的串口数据，</w:t>
      </w:r>
      <w:r w:rsidR="00DD61E7">
        <w:rPr>
          <w:rFonts w:hint="eastAsia"/>
        </w:rPr>
        <w:t>响应更快</w:t>
      </w:r>
      <w:r w:rsidR="00744421">
        <w:rPr>
          <w:rFonts w:hint="eastAsia"/>
        </w:rPr>
        <w:t>。未来有望实现</w:t>
      </w:r>
      <w:r w:rsidR="00744421">
        <w:rPr>
          <w:rFonts w:hint="eastAsia"/>
        </w:rPr>
        <w:t>4G</w:t>
      </w:r>
      <w:r w:rsidR="00744421">
        <w:rPr>
          <w:rFonts w:hint="eastAsia"/>
        </w:rPr>
        <w:t>上网功能，</w:t>
      </w:r>
      <w:r w:rsidR="00235679">
        <w:rPr>
          <w:rFonts w:hint="eastAsia"/>
        </w:rPr>
        <w:t>因为</w:t>
      </w:r>
      <w:r w:rsidR="00235679">
        <w:rPr>
          <w:rFonts w:hint="eastAsia"/>
        </w:rPr>
        <w:t>ESP8266</w:t>
      </w:r>
      <w:r w:rsidR="00235679">
        <w:rPr>
          <w:rFonts w:hint="eastAsia"/>
        </w:rPr>
        <w:t>需要连接</w:t>
      </w:r>
      <w:r w:rsidR="00DA1876">
        <w:rPr>
          <w:rFonts w:hint="eastAsia"/>
        </w:rPr>
        <w:t>Wi-Fi</w:t>
      </w:r>
      <w:r w:rsidR="00235679">
        <w:rPr>
          <w:rFonts w:hint="eastAsia"/>
        </w:rPr>
        <w:t>，所以计划</w:t>
      </w:r>
      <w:r w:rsidR="00744421">
        <w:rPr>
          <w:rFonts w:hint="eastAsia"/>
        </w:rPr>
        <w:t>作为备用</w:t>
      </w:r>
      <w:r w:rsidR="00235679">
        <w:rPr>
          <w:rFonts w:hint="eastAsia"/>
        </w:rPr>
        <w:t>联网</w:t>
      </w:r>
      <w:r w:rsidR="00744421">
        <w:rPr>
          <w:rFonts w:hint="eastAsia"/>
        </w:rPr>
        <w:t>方案</w:t>
      </w:r>
      <w:r w:rsidR="00235679">
        <w:rPr>
          <w:rFonts w:hint="eastAsia"/>
        </w:rPr>
        <w:t>。</w:t>
      </w:r>
    </w:p>
    <w:p w14:paraId="2521DFF2" w14:textId="5837771E" w:rsidR="00B50527" w:rsidRDefault="00B50527" w:rsidP="006621DD">
      <w:pPr>
        <w:wordWrap w:val="0"/>
        <w:spacing w:beforeLines="50" w:before="156" w:afterLines="50" w:after="156" w:line="360" w:lineRule="auto"/>
        <w:outlineLvl w:val="1"/>
        <w:rPr>
          <w:rFonts w:eastAsia="黑体"/>
          <w:sz w:val="24"/>
        </w:rPr>
      </w:pPr>
      <w:bookmarkStart w:id="95" w:name="_Toc197360109"/>
      <w:r w:rsidRPr="00CD6AF6">
        <w:rPr>
          <w:rFonts w:eastAsia="黑体" w:hint="eastAsia"/>
          <w:sz w:val="28"/>
          <w:szCs w:val="28"/>
        </w:rPr>
        <w:t>3</w:t>
      </w:r>
      <w:r>
        <w:rPr>
          <w:rFonts w:eastAsia="黑体" w:hint="eastAsia"/>
          <w:sz w:val="28"/>
          <w:szCs w:val="28"/>
        </w:rPr>
        <w:t>.2</w:t>
      </w:r>
      <w:r w:rsidR="00D277E2">
        <w:rPr>
          <w:rFonts w:eastAsia="黑体" w:hint="eastAsia"/>
          <w:sz w:val="28"/>
          <w:szCs w:val="28"/>
        </w:rPr>
        <w:t>4</w:t>
      </w:r>
      <w:r>
        <w:rPr>
          <w:rFonts w:eastAsia="黑体" w:hint="eastAsia"/>
          <w:sz w:val="28"/>
          <w:szCs w:val="28"/>
        </w:rPr>
        <w:t xml:space="preserve">　楼宇云端安防监控系统（</w:t>
      </w:r>
      <w:r>
        <w:rPr>
          <w:rFonts w:eastAsia="黑体" w:hint="eastAsia"/>
          <w:sz w:val="28"/>
          <w:szCs w:val="28"/>
        </w:rPr>
        <w:t>n</w:t>
      </w:r>
      <w:r w:rsidR="00F04EB1">
        <w:rPr>
          <w:rFonts w:eastAsia="黑体" w:hint="eastAsia"/>
          <w:sz w:val="28"/>
          <w:szCs w:val="28"/>
        </w:rPr>
        <w:t>附加，有空就写</w:t>
      </w:r>
      <w:r w:rsidR="00D06CF8">
        <w:rPr>
          <w:rFonts w:eastAsia="黑体" w:hint="eastAsia"/>
          <w:sz w:val="28"/>
          <w:szCs w:val="28"/>
        </w:rPr>
        <w:t>图</w:t>
      </w:r>
      <w:r w:rsidR="00D06CF8">
        <w:rPr>
          <w:rFonts w:eastAsia="黑体" w:hint="eastAsia"/>
          <w:sz w:val="28"/>
          <w:szCs w:val="28"/>
        </w:rPr>
        <w:t>3.42</w:t>
      </w:r>
      <w:r>
        <w:rPr>
          <w:rFonts w:eastAsia="黑体" w:hint="eastAsia"/>
          <w:sz w:val="28"/>
          <w:szCs w:val="28"/>
        </w:rPr>
        <w:t>）</w:t>
      </w:r>
      <w:bookmarkEnd w:id="95"/>
    </w:p>
    <w:p w14:paraId="3E49828B" w14:textId="0A5A11B1" w:rsidR="00B50527" w:rsidRPr="00A71ADE" w:rsidRDefault="00B50527" w:rsidP="00A71ADE">
      <w:pPr>
        <w:pStyle w:val="--"/>
        <w:ind w:firstLine="480"/>
      </w:pPr>
      <w:r w:rsidRPr="00A71ADE">
        <w:rPr>
          <w:rFonts w:hint="eastAsia"/>
        </w:rPr>
        <w:lastRenderedPageBreak/>
        <w:t>系统的楼宇人员信息检测系统也有一个主控</w:t>
      </w:r>
      <w:r w:rsidRPr="00A71ADE">
        <w:rPr>
          <w:rFonts w:hint="eastAsia"/>
        </w:rPr>
        <w:t>MCU</w:t>
      </w:r>
      <w:r w:rsidRPr="00A71ADE">
        <w:rPr>
          <w:rFonts w:hint="eastAsia"/>
        </w:rPr>
        <w:t>，采用</w:t>
      </w:r>
      <w:r w:rsidRPr="00A71ADE">
        <w:rPr>
          <w:rFonts w:hint="eastAsia"/>
        </w:rPr>
        <w:t>STM32F103C8T6</w:t>
      </w:r>
      <w:r w:rsidRPr="00A71ADE">
        <w:rPr>
          <w:rFonts w:hint="eastAsia"/>
        </w:rPr>
        <w:t>与外设相连，负责刷卡认证、指纹识别、驱动舵机开关闸机等，电路同样包含晶振电路、复位电路、电源电路等。芯片连接引脚图如图</w:t>
      </w:r>
      <w:r w:rsidRPr="00A71ADE">
        <w:rPr>
          <w:rFonts w:hint="eastAsia"/>
        </w:rPr>
        <w:t>3.20</w:t>
      </w:r>
      <w:r w:rsidRPr="00A71ADE">
        <w:rPr>
          <w:rFonts w:hint="eastAsia"/>
        </w:rPr>
        <w:t>所示。</w:t>
      </w:r>
    </w:p>
    <w:p w14:paraId="13150BB9" w14:textId="3D4CA58C" w:rsidR="00C511F8" w:rsidRDefault="00AF702B" w:rsidP="006621DD">
      <w:pPr>
        <w:pageBreakBefore/>
        <w:wordWrap w:val="0"/>
        <w:spacing w:beforeLines="50" w:before="156" w:afterLines="50" w:after="156" w:line="360" w:lineRule="auto"/>
        <w:outlineLvl w:val="0"/>
        <w:rPr>
          <w:rFonts w:eastAsia="黑体"/>
          <w:sz w:val="24"/>
        </w:rPr>
      </w:pPr>
      <w:bookmarkStart w:id="96" w:name="_Toc197360110"/>
      <w:r w:rsidRPr="00CD6AF6">
        <w:rPr>
          <w:rFonts w:eastAsia="黑体" w:hint="eastAsia"/>
          <w:sz w:val="32"/>
          <w:szCs w:val="32"/>
        </w:rPr>
        <w:lastRenderedPageBreak/>
        <w:t>4</w:t>
      </w:r>
      <w:r>
        <w:rPr>
          <w:rFonts w:eastAsia="黑体" w:hint="eastAsia"/>
          <w:sz w:val="32"/>
          <w:szCs w:val="32"/>
        </w:rPr>
        <w:t xml:space="preserve">　系统软件设计</w:t>
      </w:r>
      <w:bookmarkEnd w:id="93"/>
      <w:bookmarkEnd w:id="96"/>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r w:rsidR="006961D5">
        <w:rPr>
          <w:rFonts w:eastAsia="黑体"/>
          <w:sz w:val="32"/>
          <w:szCs w:val="32"/>
        </w:rPr>
        <w:fldChar w:fldCharType="begin"/>
      </w:r>
      <w:r w:rsidR="006961D5">
        <w:rPr>
          <w:rFonts w:eastAsia="黑体"/>
          <w:sz w:val="32"/>
          <w:szCs w:val="32"/>
        </w:rPr>
        <w:instrText xml:space="preserve"> </w:instrText>
      </w:r>
      <w:r w:rsidR="006961D5" w:rsidRPr="005D47D3">
        <w:rPr>
          <w:rFonts w:eastAsia="黑体"/>
          <w:sz w:val="32"/>
          <w:szCs w:val="32"/>
        </w:rPr>
        <w:instrText xml:space="preserve">Seq </w:instrText>
      </w:r>
      <w:r w:rsidR="006961D5">
        <w:rPr>
          <w:rFonts w:eastAsia="黑体" w:hint="eastAsia"/>
          <w:sz w:val="32"/>
          <w:szCs w:val="32"/>
        </w:rPr>
        <w:instrText>txt</w:instrText>
      </w:r>
      <w:r w:rsidR="006853B1">
        <w:rPr>
          <w:rFonts w:eastAsia="黑体" w:hint="eastAsia"/>
          <w:sz w:val="32"/>
          <w:szCs w:val="32"/>
        </w:rPr>
        <w:instrText xml:space="preserve"> </w:instrText>
      </w:r>
      <w:r w:rsidR="006961D5" w:rsidRPr="005D47D3">
        <w:rPr>
          <w:rFonts w:eastAsia="黑体"/>
          <w:sz w:val="32"/>
          <w:szCs w:val="32"/>
        </w:rPr>
        <w:instrText>\r \h</w:instrText>
      </w:r>
      <w:r w:rsidR="006961D5">
        <w:rPr>
          <w:rFonts w:eastAsia="黑体"/>
          <w:sz w:val="32"/>
          <w:szCs w:val="32"/>
        </w:rPr>
        <w:instrText xml:space="preserve"> </w:instrText>
      </w:r>
      <w:r w:rsidR="006961D5">
        <w:rPr>
          <w:rFonts w:eastAsia="黑体"/>
          <w:sz w:val="32"/>
          <w:szCs w:val="32"/>
        </w:rPr>
        <w:fldChar w:fldCharType="end"/>
      </w:r>
    </w:p>
    <w:p w14:paraId="296F7666" w14:textId="77777777" w:rsidR="00C511F8" w:rsidRDefault="00AF702B" w:rsidP="006621DD">
      <w:pPr>
        <w:wordWrap w:val="0"/>
        <w:spacing w:beforeLines="50" w:before="156" w:afterLines="50" w:after="156" w:line="360" w:lineRule="auto"/>
        <w:outlineLvl w:val="1"/>
        <w:rPr>
          <w:rFonts w:eastAsia="黑体"/>
          <w:sz w:val="24"/>
        </w:rPr>
      </w:pPr>
      <w:bookmarkStart w:id="97" w:name="_Toc71660333"/>
      <w:bookmarkStart w:id="98" w:name="_Toc197360111"/>
      <w:r w:rsidRPr="00CD6AF6">
        <w:rPr>
          <w:rFonts w:eastAsia="黑体" w:hint="eastAsia"/>
          <w:sz w:val="28"/>
          <w:szCs w:val="28"/>
        </w:rPr>
        <w:t>4</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系统软件总体流程设计</w:t>
      </w:r>
      <w:bookmarkEnd w:id="97"/>
      <w:bookmarkEnd w:id="98"/>
    </w:p>
    <w:p w14:paraId="74966BA1" w14:textId="635D1F06" w:rsidR="001A1977" w:rsidRPr="001A1977" w:rsidRDefault="00AF702B" w:rsidP="006621DD">
      <w:pPr>
        <w:wordWrap w:val="0"/>
        <w:spacing w:line="360" w:lineRule="auto"/>
        <w:ind w:firstLineChars="200" w:firstLine="480"/>
        <w:rPr>
          <w:sz w:val="24"/>
        </w:rPr>
      </w:pPr>
      <w:r>
        <w:rPr>
          <w:rFonts w:hint="eastAsia"/>
          <w:sz w:val="24"/>
        </w:rPr>
        <w:t>图</w:t>
      </w:r>
      <w:r w:rsidR="001D5A65">
        <w:rPr>
          <w:sz w:val="24"/>
        </w:rPr>
        <w:fldChar w:fldCharType="begin"/>
      </w:r>
      <w:r w:rsidR="001D5A65">
        <w:rPr>
          <w:sz w:val="24"/>
        </w:rPr>
        <w:instrText xml:space="preserve"> </w:instrText>
      </w:r>
      <w:r w:rsidR="001D5A65">
        <w:rPr>
          <w:rFonts w:hint="eastAsia"/>
          <w:sz w:val="24"/>
        </w:rPr>
        <w:instrText>Seq eq \c</w:instrText>
      </w:r>
      <w:r w:rsidR="001D5A65">
        <w:rPr>
          <w:sz w:val="24"/>
        </w:rPr>
        <w:instrText xml:space="preserve"> </w:instrText>
      </w:r>
      <w:r w:rsidR="001D5A65">
        <w:rPr>
          <w:sz w:val="24"/>
        </w:rPr>
        <w:fldChar w:fldCharType="separate"/>
      </w:r>
      <w:r w:rsidR="009614EE">
        <w:rPr>
          <w:noProof/>
          <w:sz w:val="24"/>
        </w:rPr>
        <w:t>4</w:t>
      </w:r>
      <w:r w:rsidR="001D5A65">
        <w:rPr>
          <w:sz w:val="24"/>
        </w:rPr>
        <w:fldChar w:fldCharType="end"/>
      </w:r>
      <w:r w:rsidR="001D5A65">
        <w:rPr>
          <w:rFonts w:hint="eastAsia"/>
          <w:sz w:val="24"/>
        </w:rPr>
        <w:t>.</w:t>
      </w:r>
      <w:r w:rsidR="001D5A65">
        <w:rPr>
          <w:sz w:val="24"/>
        </w:rPr>
        <w:fldChar w:fldCharType="begin"/>
      </w:r>
      <w:r w:rsidR="001D5A65">
        <w:rPr>
          <w:sz w:val="24"/>
        </w:rPr>
        <w:instrText xml:space="preserve"> </w:instrText>
      </w:r>
      <w:r w:rsidR="001D5A65">
        <w:rPr>
          <w:rFonts w:hint="eastAsia"/>
          <w:sz w:val="24"/>
        </w:rPr>
        <w:instrText>seq</w:instrText>
      </w:r>
      <w:r w:rsidR="006853B1">
        <w:rPr>
          <w:rFonts w:hint="eastAsia"/>
          <w:sz w:val="24"/>
        </w:rPr>
        <w:instrText xml:space="preserve"> txt</w:instrText>
      </w:r>
      <w:r w:rsidR="001D5A65">
        <w:rPr>
          <w:sz w:val="24"/>
        </w:rPr>
        <w:instrText xml:space="preserve"> </w:instrText>
      </w:r>
      <w:r w:rsidR="001D5A65">
        <w:rPr>
          <w:sz w:val="24"/>
        </w:rPr>
        <w:fldChar w:fldCharType="separate"/>
      </w:r>
      <w:r w:rsidR="009614EE">
        <w:rPr>
          <w:noProof/>
          <w:sz w:val="24"/>
        </w:rPr>
        <w:t>1</w:t>
      </w:r>
      <w:r w:rsidR="001D5A65">
        <w:rPr>
          <w:sz w:val="24"/>
        </w:rPr>
        <w:fldChar w:fldCharType="end"/>
      </w:r>
      <w:r>
        <w:rPr>
          <w:rFonts w:hint="eastAsia"/>
          <w:sz w:val="24"/>
        </w:rPr>
        <w:t>即为本设计的系统软件</w:t>
      </w:r>
      <w:r w:rsidR="001A1977">
        <w:rPr>
          <w:rFonts w:hint="eastAsia"/>
          <w:sz w:val="24"/>
        </w:rPr>
        <w:t>主</w:t>
      </w:r>
      <w:r>
        <w:rPr>
          <w:rFonts w:hint="eastAsia"/>
          <w:sz w:val="24"/>
        </w:rPr>
        <w:t>流程图。</w:t>
      </w:r>
      <w:r w:rsidR="001A1977" w:rsidRPr="001A1977">
        <w:rPr>
          <w:rFonts w:hint="eastAsia"/>
          <w:sz w:val="24"/>
        </w:rPr>
        <w:t>系统上电后会自动连接网络并检测模块连接是否正常，并在屏幕上显示连接状态。初始化结束后，系统会循环进行区域火灾检测，如果发生火灾，启动消防措施进行初步灭火并进行报警提示和上报云端，同时在显示屏上显示火灾状态。火灾应急灯也会启动强制开启所有灯光。</w:t>
      </w:r>
    </w:p>
    <w:p w14:paraId="341DF7C1" w14:textId="395696E7" w:rsidR="00C511F8" w:rsidRDefault="001A1977" w:rsidP="006621DD">
      <w:pPr>
        <w:wordWrap w:val="0"/>
        <w:spacing w:line="360" w:lineRule="auto"/>
        <w:ind w:firstLineChars="200" w:firstLine="480"/>
        <w:rPr>
          <w:sz w:val="24"/>
        </w:rPr>
      </w:pPr>
      <w:r w:rsidRPr="001A1977">
        <w:rPr>
          <w:rFonts w:hint="eastAsia"/>
          <w:sz w:val="24"/>
        </w:rPr>
        <w:t>系统还会接</w:t>
      </w:r>
      <w:r>
        <w:rPr>
          <w:rFonts w:hint="eastAsia"/>
          <w:sz w:val="24"/>
        </w:rPr>
        <w:t>收</w:t>
      </w:r>
      <w:r w:rsidRPr="001A1977">
        <w:rPr>
          <w:rFonts w:hint="eastAsia"/>
          <w:sz w:val="24"/>
        </w:rPr>
        <w:t>云端和</w:t>
      </w:r>
      <w:r w:rsidRPr="001A1977">
        <w:rPr>
          <w:rFonts w:hint="eastAsia"/>
          <w:sz w:val="24"/>
        </w:rPr>
        <w:t>APP</w:t>
      </w:r>
      <w:r w:rsidRPr="001A1977">
        <w:rPr>
          <w:rFonts w:hint="eastAsia"/>
          <w:sz w:val="24"/>
        </w:rPr>
        <w:t>的指令，空调温湿度，时间日期和天气预报等信息。在没有火灾发生时，楼宇内的照明灯光会根据预设时间自动启停，当启动时，有行人经过会自动开启对应区域灯光，行人经过后会自动关闭。系统还会读取室内外温湿度检测模块，根据</w:t>
      </w:r>
      <w:r w:rsidRPr="001A1977">
        <w:rPr>
          <w:rFonts w:hint="eastAsia"/>
          <w:sz w:val="24"/>
        </w:rPr>
        <w:t>APP</w:t>
      </w:r>
      <w:r w:rsidRPr="001A1977">
        <w:rPr>
          <w:rFonts w:hint="eastAsia"/>
          <w:sz w:val="24"/>
        </w:rPr>
        <w:t>设定温度自动调节中央空调的工作。并在屏幕显示温湿度信息和空调信息，以及今明两天天气预报、时间信息、太阳能发电板状态和发电量信息等。</w:t>
      </w:r>
    </w:p>
    <w:p w14:paraId="7CB672A3" w14:textId="4FB69F90" w:rsidR="00C511F8" w:rsidRDefault="004A7054" w:rsidP="006621DD">
      <w:pPr>
        <w:wordWrap w:val="0"/>
        <w:spacing w:line="360" w:lineRule="auto"/>
        <w:jc w:val="center"/>
        <w:rPr>
          <w:sz w:val="24"/>
        </w:rPr>
      </w:pPr>
      <w:r>
        <w:rPr>
          <w:noProof/>
          <w:sz w:val="24"/>
        </w:rPr>
        <w:lastRenderedPageBreak/>
        <w:drawing>
          <wp:inline distT="0" distB="0" distL="0" distR="0" wp14:anchorId="2C1443F6" wp14:editId="59760757">
            <wp:extent cx="5319458" cy="5688280"/>
            <wp:effectExtent l="0" t="0" r="0" b="8255"/>
            <wp:docPr id="94699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012" name="图片 94699012"/>
                    <pic:cNvPicPr/>
                  </pic:nvPicPr>
                  <pic:blipFill>
                    <a:blip r:embed="rId64"/>
                    <a:stretch>
                      <a:fillRect/>
                    </a:stretch>
                  </pic:blipFill>
                  <pic:spPr>
                    <a:xfrm>
                      <a:off x="0" y="0"/>
                      <a:ext cx="5393435" cy="5767386"/>
                    </a:xfrm>
                    <a:prstGeom prst="rect">
                      <a:avLst/>
                    </a:prstGeom>
                  </pic:spPr>
                </pic:pic>
              </a:graphicData>
            </a:graphic>
          </wp:inline>
        </w:drawing>
      </w:r>
    </w:p>
    <w:p w14:paraId="7E58DB03" w14:textId="29742AB3" w:rsidR="00C511F8" w:rsidRDefault="00AF702B" w:rsidP="006621DD">
      <w:pPr>
        <w:pStyle w:val="a5"/>
        <w:wordWrap w:val="0"/>
        <w:spacing w:line="360" w:lineRule="auto"/>
        <w:jc w:val="center"/>
        <w:rPr>
          <w:sz w:val="21"/>
          <w:szCs w:val="21"/>
        </w:rPr>
      </w:pPr>
      <w:r>
        <w:rPr>
          <w:rFonts w:hint="eastAsia"/>
          <w:sz w:val="21"/>
          <w:szCs w:val="21"/>
        </w:rPr>
        <w:t>图</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eq \c</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9614EE">
        <w:rPr>
          <w:rFonts w:ascii="Times New Roman" w:hAnsi="Times New Roman"/>
          <w:noProof/>
          <w:sz w:val="21"/>
          <w:szCs w:val="21"/>
        </w:rPr>
        <w:t>4</w:t>
      </w:r>
      <w:r w:rsidR="00EC1417">
        <w:rPr>
          <w:rFonts w:ascii="Times New Roman" w:hAnsi="Times New Roman"/>
          <w:sz w:val="21"/>
          <w:szCs w:val="21"/>
        </w:rPr>
        <w:fldChar w:fldCharType="end"/>
      </w:r>
      <w:r w:rsidR="00EC1417">
        <w:rPr>
          <w:rFonts w:ascii="Times New Roman" w:hAnsi="Times New Roman" w:hint="eastAsia"/>
          <w:sz w:val="21"/>
          <w:szCs w:val="21"/>
        </w:rPr>
        <w:t>.</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list</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9614EE">
        <w:rPr>
          <w:rFonts w:ascii="Times New Roman" w:hAnsi="Times New Roman"/>
          <w:noProof/>
          <w:sz w:val="21"/>
          <w:szCs w:val="21"/>
        </w:rPr>
        <w:t>1</w:t>
      </w:r>
      <w:r w:rsidR="00EC1417">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系统流程图</w:t>
      </w:r>
    </w:p>
    <w:p w14:paraId="31D6EF69" w14:textId="56E9D34A" w:rsidR="00C511F8" w:rsidRDefault="00AF702B" w:rsidP="006621DD">
      <w:pPr>
        <w:wordWrap w:val="0"/>
        <w:spacing w:beforeLines="50" w:before="156" w:afterLines="50" w:after="156" w:line="360" w:lineRule="auto"/>
        <w:outlineLvl w:val="1"/>
        <w:rPr>
          <w:rFonts w:eastAsia="黑体"/>
          <w:sz w:val="24"/>
        </w:rPr>
      </w:pPr>
      <w:bookmarkStart w:id="99" w:name="_Toc71660334"/>
      <w:bookmarkStart w:id="100" w:name="_Toc197360112"/>
      <w:r w:rsidRPr="00CD6AF6">
        <w:rPr>
          <w:rFonts w:eastAsia="黑体" w:hint="eastAsia"/>
          <w:sz w:val="28"/>
          <w:szCs w:val="28"/>
        </w:rPr>
        <w:t>4</w:t>
      </w:r>
      <w:r>
        <w:rPr>
          <w:rFonts w:eastAsia="黑体" w:hint="eastAsia"/>
          <w:sz w:val="28"/>
          <w:szCs w:val="28"/>
        </w:rPr>
        <w:t>.</w:t>
      </w:r>
      <w:r w:rsidRPr="00CD6AF6">
        <w:rPr>
          <w:rFonts w:eastAsia="黑体" w:hint="eastAsia"/>
          <w:sz w:val="28"/>
          <w:szCs w:val="28"/>
        </w:rPr>
        <w:t>2</w:t>
      </w:r>
      <w:bookmarkEnd w:id="99"/>
      <w:r>
        <w:rPr>
          <w:rFonts w:eastAsia="黑体" w:hint="eastAsia"/>
          <w:sz w:val="28"/>
          <w:szCs w:val="28"/>
        </w:rPr>
        <w:t xml:space="preserve">　</w:t>
      </w:r>
      <w:bookmarkEnd w:id="100"/>
      <w:r w:rsidR="001A6579">
        <w:rPr>
          <w:rFonts w:eastAsia="黑体" w:hint="eastAsia"/>
          <w:sz w:val="28"/>
          <w:szCs w:val="28"/>
        </w:rPr>
        <w:t>楼宇人员</w:t>
      </w:r>
      <w:r w:rsidR="00A71ADE">
        <w:rPr>
          <w:rFonts w:eastAsia="黑体" w:hint="eastAsia"/>
          <w:sz w:val="28"/>
          <w:szCs w:val="28"/>
        </w:rPr>
        <w:t>指纹</w:t>
      </w:r>
      <w:r w:rsidR="001A6579">
        <w:rPr>
          <w:rFonts w:eastAsia="黑体" w:hint="eastAsia"/>
          <w:sz w:val="28"/>
          <w:szCs w:val="28"/>
        </w:rPr>
        <w:t>检测系统</w:t>
      </w:r>
      <w:r w:rsidR="00AB140C">
        <w:rPr>
          <w:rFonts w:eastAsia="黑体" w:hint="eastAsia"/>
          <w:sz w:val="28"/>
          <w:szCs w:val="28"/>
        </w:rPr>
        <w:t>流程设计</w:t>
      </w:r>
    </w:p>
    <w:p w14:paraId="57E33ACA" w14:textId="371E2072" w:rsidR="002B15FE" w:rsidRPr="00056DDA" w:rsidRDefault="002B15FE"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9614EE">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9614EE">
        <w:rPr>
          <w:noProof/>
          <w:sz w:val="24"/>
        </w:rPr>
        <w:t>2</w:t>
      </w:r>
      <w:r>
        <w:rPr>
          <w:sz w:val="24"/>
        </w:rPr>
        <w:fldChar w:fldCharType="end"/>
      </w:r>
      <w:r>
        <w:rPr>
          <w:rFonts w:hint="eastAsia"/>
          <w:sz w:val="24"/>
        </w:rPr>
        <w:t>是楼宇人员信息检测部分的流程图。</w:t>
      </w:r>
      <w:r w:rsidRPr="00056DDA">
        <w:rPr>
          <w:rFonts w:hint="eastAsia"/>
          <w:sz w:val="24"/>
        </w:rPr>
        <w:t>系统上电后会对各部分进行初始化，然后进入等待模式，</w:t>
      </w:r>
      <w:r w:rsidRPr="00056DDA">
        <w:rPr>
          <w:rFonts w:hint="eastAsia"/>
          <w:sz w:val="24"/>
        </w:rPr>
        <w:t>OLED</w:t>
      </w:r>
      <w:r w:rsidRPr="00056DDA">
        <w:rPr>
          <w:rFonts w:hint="eastAsia"/>
          <w:sz w:val="24"/>
        </w:rPr>
        <w:t>屏幕显示出操作指示，当用户启动指纹验证功能时，它会自动启动指纹检测，</w:t>
      </w:r>
      <w:r w:rsidR="00542971" w:rsidRPr="00542971">
        <w:rPr>
          <w:sz w:val="24"/>
        </w:rPr>
        <w:t>当手指按压在传感器上时，模块通过光学反射原理采集高分辨率（</w:t>
      </w:r>
      <w:r w:rsidR="00542971" w:rsidRPr="00542971">
        <w:rPr>
          <w:sz w:val="24"/>
        </w:rPr>
        <w:t>500dpi</w:t>
      </w:r>
      <w:r w:rsidR="00542971" w:rsidRPr="00542971">
        <w:rPr>
          <w:sz w:val="24"/>
        </w:rPr>
        <w:t>）的指纹图像；</w:t>
      </w:r>
      <w:r w:rsidR="00542971" w:rsidRPr="00542971">
        <w:rPr>
          <w:sz w:val="24"/>
        </w:rPr>
        <w:lastRenderedPageBreak/>
        <w:t>随后，系统对图像进行去噪、增强对比度等预处理以提高识别精度，并提取纹线的端点、分叉点等关键特征生成指纹模板</w:t>
      </w:r>
      <w:r w:rsidR="00542971">
        <w:rPr>
          <w:rFonts w:hint="eastAsia"/>
          <w:sz w:val="24"/>
        </w:rPr>
        <w:t>并与数据库中的指纹进行比对，</w:t>
      </w:r>
      <w:r w:rsidRPr="00056DDA">
        <w:rPr>
          <w:rFonts w:hint="eastAsia"/>
          <w:sz w:val="24"/>
        </w:rPr>
        <w:t>比对正确会自动开启闸机，三秒后关闭。</w:t>
      </w:r>
    </w:p>
    <w:p w14:paraId="43533126" w14:textId="77777777" w:rsidR="002B15FE" w:rsidRDefault="002B15FE" w:rsidP="006621DD">
      <w:pPr>
        <w:wordWrap w:val="0"/>
        <w:spacing w:line="360" w:lineRule="auto"/>
        <w:ind w:firstLineChars="200" w:firstLine="480"/>
        <w:rPr>
          <w:sz w:val="24"/>
        </w:rPr>
      </w:pPr>
      <w:r w:rsidRPr="00056DDA">
        <w:rPr>
          <w:rFonts w:hint="eastAsia"/>
          <w:sz w:val="24"/>
        </w:rPr>
        <w:t>系统还会实时</w:t>
      </w:r>
      <w:r>
        <w:rPr>
          <w:rFonts w:hint="eastAsia"/>
          <w:sz w:val="24"/>
        </w:rPr>
        <w:t>进行</w:t>
      </w:r>
      <w:r>
        <w:rPr>
          <w:rFonts w:hint="eastAsia"/>
          <w:sz w:val="24"/>
        </w:rPr>
        <w:t>RFID</w:t>
      </w:r>
      <w:r w:rsidRPr="00056DDA">
        <w:rPr>
          <w:rFonts w:hint="eastAsia"/>
          <w:sz w:val="24"/>
        </w:rPr>
        <w:t>检测，当用户启动添加或删除指纹程序，若</w:t>
      </w:r>
      <w:r w:rsidRPr="00056DDA">
        <w:rPr>
          <w:rFonts w:hint="eastAsia"/>
          <w:sz w:val="24"/>
        </w:rPr>
        <w:t>ID</w:t>
      </w:r>
      <w:r w:rsidRPr="00056DDA">
        <w:rPr>
          <w:rFonts w:hint="eastAsia"/>
          <w:sz w:val="24"/>
        </w:rPr>
        <w:t>卡也同时被识别为管理员卡，视为管理员操作，此时进入二级菜单，可以进行添加指纹或删除指纹操作。如果没有检测到管理员</w:t>
      </w:r>
      <w:r w:rsidRPr="00056DDA">
        <w:rPr>
          <w:rFonts w:hint="eastAsia"/>
          <w:sz w:val="24"/>
        </w:rPr>
        <w:t>ID</w:t>
      </w:r>
      <w:r w:rsidRPr="00056DDA">
        <w:rPr>
          <w:rFonts w:hint="eastAsia"/>
          <w:sz w:val="24"/>
        </w:rPr>
        <w:t>卡，则不进行任何操作。</w:t>
      </w:r>
    </w:p>
    <w:p w14:paraId="69914982" w14:textId="77777777" w:rsidR="002B15FE" w:rsidRPr="003F0C65" w:rsidRDefault="002B15FE" w:rsidP="006621DD">
      <w:pPr>
        <w:wordWrap w:val="0"/>
        <w:spacing w:line="360" w:lineRule="auto"/>
        <w:jc w:val="center"/>
        <w:rPr>
          <w:sz w:val="24"/>
        </w:rPr>
      </w:pPr>
      <w:r>
        <w:rPr>
          <w:noProof/>
          <w:sz w:val="24"/>
        </w:rPr>
        <w:lastRenderedPageBreak/>
        <w:drawing>
          <wp:inline distT="0" distB="0" distL="0" distR="0" wp14:anchorId="5FF06982" wp14:editId="24674B43">
            <wp:extent cx="4435795" cy="6443932"/>
            <wp:effectExtent l="0" t="0" r="3175" b="0"/>
            <wp:docPr id="113106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97" name="图片 11310697"/>
                    <pic:cNvPicPr/>
                  </pic:nvPicPr>
                  <pic:blipFill>
                    <a:blip r:embed="rId65"/>
                    <a:stretch>
                      <a:fillRect/>
                    </a:stretch>
                  </pic:blipFill>
                  <pic:spPr>
                    <a:xfrm>
                      <a:off x="0" y="0"/>
                      <a:ext cx="4442456" cy="6453608"/>
                    </a:xfrm>
                    <a:prstGeom prst="rect">
                      <a:avLst/>
                    </a:prstGeom>
                  </pic:spPr>
                </pic:pic>
              </a:graphicData>
            </a:graphic>
          </wp:inline>
        </w:drawing>
      </w:r>
    </w:p>
    <w:p w14:paraId="6BD89B86" w14:textId="63C6D4B2" w:rsidR="00C511F8" w:rsidRPr="002B15FE" w:rsidRDefault="002B15F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DDF9B5A" w14:textId="77777777" w:rsidR="00226E58" w:rsidRDefault="00226E58" w:rsidP="006621DD">
      <w:pPr>
        <w:wordWrap w:val="0"/>
        <w:spacing w:beforeLines="50" w:before="156" w:afterLines="50" w:after="156" w:line="360" w:lineRule="auto"/>
        <w:outlineLvl w:val="1"/>
        <w:rPr>
          <w:rFonts w:eastAsia="黑体"/>
          <w:sz w:val="24"/>
        </w:rPr>
      </w:pPr>
      <w:bookmarkStart w:id="101" w:name="_Toc70791443"/>
      <w:bookmarkStart w:id="102" w:name="_Toc71660335"/>
      <w:bookmarkStart w:id="103" w:name="_Toc70791705"/>
      <w:bookmarkStart w:id="104" w:name="_Toc70791181"/>
      <w:bookmarkStart w:id="105" w:name="_Toc197360113"/>
      <w:r w:rsidRPr="00CD6AF6">
        <w:rPr>
          <w:rFonts w:eastAsia="黑体" w:hint="eastAsia"/>
          <w:sz w:val="28"/>
          <w:szCs w:val="28"/>
        </w:rPr>
        <w:t>4</w:t>
      </w:r>
      <w:r>
        <w:rPr>
          <w:rFonts w:eastAsia="黑体" w:hint="eastAsia"/>
          <w:sz w:val="28"/>
          <w:szCs w:val="28"/>
        </w:rPr>
        <w:t>.</w:t>
      </w:r>
      <w:bookmarkStart w:id="106" w:name="_Hlk167656195"/>
      <w:r>
        <w:rPr>
          <w:rFonts w:eastAsia="黑体" w:hint="eastAsia"/>
          <w:sz w:val="28"/>
          <w:szCs w:val="28"/>
        </w:rPr>
        <w:t>3</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刷卡模块工作流程</w:t>
      </w:r>
      <w:bookmarkEnd w:id="106"/>
      <w:r>
        <w:rPr>
          <w:rFonts w:eastAsia="黑体" w:hint="eastAsia"/>
          <w:sz w:val="28"/>
          <w:szCs w:val="28"/>
        </w:rPr>
        <w:t>设计</w:t>
      </w:r>
    </w:p>
    <w:p w14:paraId="1657A90F" w14:textId="0E603A3C" w:rsidR="00226E58" w:rsidRDefault="00226E58" w:rsidP="006621DD">
      <w:pPr>
        <w:wordWrap w:val="0"/>
        <w:spacing w:line="360" w:lineRule="auto"/>
        <w:ind w:firstLineChars="200" w:firstLine="480"/>
        <w:jc w:val="left"/>
        <w:rPr>
          <w:sz w:val="24"/>
        </w:rPr>
      </w:pPr>
      <w:r>
        <w:rPr>
          <w:rFonts w:ascii="宋体" w:hAnsi="宋体" w:cs="宋体" w:hint="eastAsia"/>
          <w:sz w:val="24"/>
        </w:rPr>
        <w:t>当指纹识别部分需要添加或删除指纹时，需要进行管理员认证，此时需要用到管理员ID卡，通过RC522读</w:t>
      </w:r>
      <w:r>
        <w:rPr>
          <w:rFonts w:ascii="宋体" w:hAnsi="宋体" w:cs="宋体" w:hint="eastAsia"/>
          <w:sz w:val="24"/>
        </w:rPr>
        <w:lastRenderedPageBreak/>
        <w:t>取卡号进行管理员认证</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9614EE">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9614EE">
        <w:rPr>
          <w:noProof/>
          <w:sz w:val="24"/>
        </w:rPr>
        <w:t>3</w:t>
      </w:r>
      <w:r>
        <w:rPr>
          <w:sz w:val="24"/>
        </w:rPr>
        <w:fldChar w:fldCharType="end"/>
      </w:r>
      <w:r>
        <w:rPr>
          <w:rFonts w:hint="eastAsia"/>
          <w:sz w:val="24"/>
        </w:rPr>
        <w:t>是</w:t>
      </w:r>
      <w:r>
        <w:rPr>
          <w:rFonts w:hint="eastAsia"/>
          <w:sz w:val="24"/>
        </w:rPr>
        <w:t>RC522</w:t>
      </w:r>
      <w:r>
        <w:rPr>
          <w:rFonts w:hint="eastAsia"/>
          <w:sz w:val="24"/>
        </w:rPr>
        <w:t>工作流程图，</w:t>
      </w:r>
      <w:r w:rsidR="00A54C60" w:rsidRPr="00A54C60">
        <w:rPr>
          <w:rFonts w:hint="eastAsia"/>
          <w:sz w:val="24"/>
        </w:rPr>
        <w:t>ID</w:t>
      </w:r>
      <w:r w:rsidR="00A54C60" w:rsidRPr="00A54C60">
        <w:rPr>
          <w:rFonts w:hint="eastAsia"/>
          <w:sz w:val="24"/>
        </w:rPr>
        <w:t>卡的</w:t>
      </w:r>
      <w:r w:rsidR="00A54C60" w:rsidRPr="00A54C60">
        <w:rPr>
          <w:rFonts w:hint="eastAsia"/>
          <w:sz w:val="24"/>
        </w:rPr>
        <w:t>UID</w:t>
      </w:r>
      <w:r w:rsidR="00A54C60" w:rsidRPr="00A54C60">
        <w:rPr>
          <w:rFonts w:hint="eastAsia"/>
          <w:sz w:val="24"/>
        </w:rPr>
        <w:t>都是四位</w:t>
      </w:r>
      <w:r w:rsidR="00A54C60" w:rsidRPr="00A54C60">
        <w:rPr>
          <w:rFonts w:hint="eastAsia"/>
          <w:sz w:val="24"/>
        </w:rPr>
        <w:t>16</w:t>
      </w:r>
      <w:r w:rsidR="00A54C60" w:rsidRPr="00A54C60">
        <w:rPr>
          <w:rFonts w:hint="eastAsia"/>
          <w:sz w:val="24"/>
        </w:rPr>
        <w:t>进制的数，本系统采用的其中一张</w:t>
      </w:r>
      <w:r w:rsidR="00A54C60" w:rsidRPr="00A54C60">
        <w:rPr>
          <w:rFonts w:hint="eastAsia"/>
          <w:sz w:val="24"/>
        </w:rPr>
        <w:t>ID</w:t>
      </w:r>
      <w:r w:rsidR="00A54C60" w:rsidRPr="00A54C60">
        <w:rPr>
          <w:rFonts w:hint="eastAsia"/>
          <w:sz w:val="24"/>
        </w:rPr>
        <w:t>卡</w:t>
      </w:r>
      <w:r w:rsidR="001E2CD2">
        <w:rPr>
          <w:rFonts w:hint="eastAsia"/>
          <w:sz w:val="24"/>
        </w:rPr>
        <w:t>的</w:t>
      </w:r>
      <w:r w:rsidR="001E2CD2">
        <w:rPr>
          <w:rFonts w:hint="eastAsia"/>
          <w:sz w:val="24"/>
        </w:rPr>
        <w:t>UID</w:t>
      </w:r>
      <w:r w:rsidR="00A54C60" w:rsidRPr="00A54C60">
        <w:rPr>
          <w:rFonts w:hint="eastAsia"/>
          <w:sz w:val="24"/>
        </w:rPr>
        <w:t>为：</w:t>
      </w:r>
      <w:r w:rsidR="00A54C60" w:rsidRPr="00A54C60">
        <w:rPr>
          <w:rFonts w:hint="eastAsia"/>
          <w:sz w:val="24"/>
        </w:rPr>
        <w:t>43 28 ED 10</w:t>
      </w:r>
      <w:r w:rsidR="00A54C60" w:rsidRPr="00A54C60">
        <w:rPr>
          <w:rFonts w:hint="eastAsia"/>
          <w:sz w:val="24"/>
        </w:rPr>
        <w:t>，当</w:t>
      </w:r>
      <w:r w:rsidR="00B51BA5">
        <w:rPr>
          <w:rFonts w:hint="eastAsia"/>
          <w:sz w:val="24"/>
        </w:rPr>
        <w:t>RC</w:t>
      </w:r>
      <w:r w:rsidR="00A54C60" w:rsidRPr="00A54C60">
        <w:rPr>
          <w:rFonts w:hint="eastAsia"/>
          <w:sz w:val="24"/>
        </w:rPr>
        <w:t>522</w:t>
      </w:r>
      <w:r w:rsidR="00A54C60" w:rsidRPr="00A54C60">
        <w:rPr>
          <w:rFonts w:hint="eastAsia"/>
          <w:sz w:val="24"/>
        </w:rPr>
        <w:t>读取的卡号</w:t>
      </w:r>
      <w:r w:rsidR="00547BA9">
        <w:rPr>
          <w:rFonts w:hint="eastAsia"/>
          <w:sz w:val="24"/>
        </w:rPr>
        <w:t>与单片机内部存储的</w:t>
      </w:r>
      <w:r w:rsidR="001E2CD2">
        <w:rPr>
          <w:rFonts w:hint="eastAsia"/>
          <w:sz w:val="24"/>
        </w:rPr>
        <w:t>卡</w:t>
      </w:r>
      <w:r w:rsidR="001E2CD2">
        <w:rPr>
          <w:rFonts w:hint="eastAsia"/>
          <w:sz w:val="24"/>
        </w:rPr>
        <w:t>UID</w:t>
      </w:r>
      <w:r w:rsidR="00A54C60" w:rsidRPr="00A54C60">
        <w:rPr>
          <w:rFonts w:hint="eastAsia"/>
          <w:sz w:val="24"/>
        </w:rPr>
        <w:t>一致时，系统认为是管理员卡，允许进入管理员模式</w:t>
      </w:r>
      <w:r w:rsidR="009E1644">
        <w:rPr>
          <w:rFonts w:hint="eastAsia"/>
          <w:sz w:val="24"/>
        </w:rPr>
        <w:t>。</w:t>
      </w:r>
      <w:r w:rsidR="00660BA1">
        <w:rPr>
          <w:rFonts w:hint="eastAsia"/>
          <w:sz w:val="24"/>
        </w:rPr>
        <w:t>否则不进行任何操作</w:t>
      </w:r>
      <w:r w:rsidR="00AF5FCD">
        <w:rPr>
          <w:rFonts w:hint="eastAsia"/>
          <w:sz w:val="24"/>
        </w:rPr>
        <w:t>。</w:t>
      </w:r>
      <w:r w:rsidR="009E1644">
        <w:rPr>
          <w:rFonts w:hint="eastAsia"/>
          <w:sz w:val="24"/>
        </w:rPr>
        <w:t>卡号对比部分</w:t>
      </w:r>
      <w:r w:rsidR="00AF5FCD">
        <w:rPr>
          <w:rFonts w:hint="eastAsia"/>
          <w:sz w:val="24"/>
        </w:rPr>
        <w:t>程序</w:t>
      </w:r>
      <w:r w:rsidR="009E1644">
        <w:rPr>
          <w:rFonts w:hint="eastAsia"/>
          <w:sz w:val="24"/>
        </w:rPr>
        <w:t>如图</w:t>
      </w:r>
      <w:r w:rsidR="009E1644">
        <w:rPr>
          <w:sz w:val="24"/>
        </w:rPr>
        <w:fldChar w:fldCharType="begin"/>
      </w:r>
      <w:r w:rsidR="009E1644">
        <w:rPr>
          <w:sz w:val="24"/>
        </w:rPr>
        <w:instrText xml:space="preserve"> </w:instrText>
      </w:r>
      <w:r w:rsidR="009E1644">
        <w:rPr>
          <w:rFonts w:hint="eastAsia"/>
          <w:sz w:val="24"/>
        </w:rPr>
        <w:instrText>Seq eq \c</w:instrText>
      </w:r>
      <w:r w:rsidR="009E1644">
        <w:rPr>
          <w:sz w:val="24"/>
        </w:rPr>
        <w:instrText xml:space="preserve"> </w:instrText>
      </w:r>
      <w:r w:rsidR="009E1644">
        <w:rPr>
          <w:sz w:val="24"/>
        </w:rPr>
        <w:fldChar w:fldCharType="separate"/>
      </w:r>
      <w:r w:rsidR="009614EE">
        <w:rPr>
          <w:noProof/>
          <w:sz w:val="24"/>
        </w:rPr>
        <w:t>4</w:t>
      </w:r>
      <w:r w:rsidR="009E1644">
        <w:rPr>
          <w:sz w:val="24"/>
        </w:rPr>
        <w:fldChar w:fldCharType="end"/>
      </w:r>
      <w:r w:rsidR="009E1644">
        <w:rPr>
          <w:rFonts w:hint="eastAsia"/>
          <w:sz w:val="24"/>
        </w:rPr>
        <w:t>.</w:t>
      </w:r>
      <w:r w:rsidR="009E1644">
        <w:rPr>
          <w:sz w:val="24"/>
        </w:rPr>
        <w:fldChar w:fldCharType="begin"/>
      </w:r>
      <w:r w:rsidR="009E1644">
        <w:rPr>
          <w:sz w:val="24"/>
        </w:rPr>
        <w:instrText xml:space="preserve"> </w:instrText>
      </w:r>
      <w:r w:rsidR="009E1644">
        <w:rPr>
          <w:rFonts w:hint="eastAsia"/>
          <w:sz w:val="24"/>
        </w:rPr>
        <w:instrText>seq txt</w:instrText>
      </w:r>
      <w:r w:rsidR="009E1644">
        <w:rPr>
          <w:sz w:val="24"/>
        </w:rPr>
        <w:instrText xml:space="preserve"> </w:instrText>
      </w:r>
      <w:r w:rsidR="009E1644">
        <w:rPr>
          <w:sz w:val="24"/>
        </w:rPr>
        <w:fldChar w:fldCharType="separate"/>
      </w:r>
      <w:r w:rsidR="009614EE">
        <w:rPr>
          <w:noProof/>
          <w:sz w:val="24"/>
        </w:rPr>
        <w:t>4</w:t>
      </w:r>
      <w:r w:rsidR="009E1644">
        <w:rPr>
          <w:sz w:val="24"/>
        </w:rPr>
        <w:fldChar w:fldCharType="end"/>
      </w:r>
      <w:r w:rsidR="009E1644">
        <w:rPr>
          <w:rFonts w:hint="eastAsia"/>
          <w:sz w:val="24"/>
        </w:rPr>
        <w:t>所示</w:t>
      </w:r>
    </w:p>
    <w:p w14:paraId="3BFD645D" w14:textId="61418EC4" w:rsidR="00226E58" w:rsidRPr="00DC6D96" w:rsidRDefault="00EE5765" w:rsidP="006621DD">
      <w:pPr>
        <w:wordWrap w:val="0"/>
        <w:spacing w:line="360" w:lineRule="auto"/>
        <w:jc w:val="center"/>
        <w:rPr>
          <w:sz w:val="24"/>
        </w:rPr>
      </w:pPr>
      <w:r>
        <w:rPr>
          <w:noProof/>
          <w:sz w:val="24"/>
        </w:rPr>
        <w:drawing>
          <wp:inline distT="0" distB="0" distL="0" distR="0" wp14:anchorId="2B0ED5B6" wp14:editId="7CA69ACC">
            <wp:extent cx="3743864" cy="5737274"/>
            <wp:effectExtent l="0" t="0" r="9525" b="0"/>
            <wp:docPr id="3024594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9460" name="图片 302459460"/>
                    <pic:cNvPicPr/>
                  </pic:nvPicPr>
                  <pic:blipFill>
                    <a:blip r:embed="rId66"/>
                    <a:stretch>
                      <a:fillRect/>
                    </a:stretch>
                  </pic:blipFill>
                  <pic:spPr>
                    <a:xfrm>
                      <a:off x="0" y="0"/>
                      <a:ext cx="3749666" cy="5746165"/>
                    </a:xfrm>
                    <a:prstGeom prst="rect">
                      <a:avLst/>
                    </a:prstGeom>
                  </pic:spPr>
                </pic:pic>
              </a:graphicData>
            </a:graphic>
          </wp:inline>
        </w:drawing>
      </w:r>
    </w:p>
    <w:p w14:paraId="362438CF" w14:textId="3FB0510E" w:rsidR="00226E58" w:rsidRDefault="00226E58" w:rsidP="006621DD">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9614EE">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9614EE">
        <w:rPr>
          <w:rFonts w:ascii="Times New Roman" w:hAnsi="Times New Roman"/>
          <w:noProof/>
          <w:sz w:val="21"/>
          <w:szCs w:val="21"/>
        </w:rPr>
        <w:t>3</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sidRPr="00BA6704">
        <w:rPr>
          <w:rFonts w:ascii="Times New Roman" w:hAnsi="Times New Roman"/>
          <w:sz w:val="21"/>
          <w:szCs w:val="21"/>
        </w:rPr>
        <w:t>工作流程</w:t>
      </w:r>
      <w:r>
        <w:rPr>
          <w:rFonts w:hint="eastAsia"/>
          <w:sz w:val="21"/>
          <w:szCs w:val="21"/>
        </w:rPr>
        <w:t>图</w:t>
      </w:r>
    </w:p>
    <w:p w14:paraId="4D37AC33" w14:textId="15C023DC" w:rsidR="009E1644" w:rsidRPr="00DC6D96" w:rsidRDefault="00FE64FB" w:rsidP="009E1644">
      <w:pPr>
        <w:wordWrap w:val="0"/>
        <w:spacing w:line="360" w:lineRule="auto"/>
        <w:jc w:val="center"/>
        <w:rPr>
          <w:sz w:val="24"/>
        </w:rPr>
      </w:pPr>
      <w:r>
        <w:rPr>
          <w:noProof/>
          <w:sz w:val="24"/>
        </w:rPr>
        <w:lastRenderedPageBreak/>
        <w:drawing>
          <wp:inline distT="0" distB="0" distL="0" distR="0" wp14:anchorId="6251D551" wp14:editId="6DE1AC6A">
            <wp:extent cx="5158596" cy="3629554"/>
            <wp:effectExtent l="0" t="0" r="4445" b="9525"/>
            <wp:docPr id="19971308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62079" cy="3632004"/>
                    </a:xfrm>
                    <a:prstGeom prst="rect">
                      <a:avLst/>
                    </a:prstGeom>
                    <a:noFill/>
                    <a:ln>
                      <a:noFill/>
                    </a:ln>
                  </pic:spPr>
                </pic:pic>
              </a:graphicData>
            </a:graphic>
          </wp:inline>
        </w:drawing>
      </w:r>
    </w:p>
    <w:p w14:paraId="446879BF" w14:textId="013F0C28" w:rsidR="009E1644" w:rsidRPr="00FA4FDC" w:rsidRDefault="009E1644" w:rsidP="00FA4FDC">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9614EE">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9614EE">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Pr>
          <w:rFonts w:ascii="Times New Roman" w:hAnsi="Times New Roman" w:hint="eastAsia"/>
          <w:sz w:val="21"/>
          <w:szCs w:val="21"/>
        </w:rPr>
        <w:t>读卡号后</w:t>
      </w:r>
      <w:r w:rsidR="003A1714">
        <w:rPr>
          <w:rFonts w:ascii="Times New Roman" w:hAnsi="Times New Roman" w:hint="eastAsia"/>
          <w:sz w:val="21"/>
          <w:szCs w:val="21"/>
        </w:rPr>
        <w:t>STM32</w:t>
      </w:r>
      <w:r w:rsidR="003A1714">
        <w:rPr>
          <w:rFonts w:ascii="Times New Roman" w:hAnsi="Times New Roman" w:hint="eastAsia"/>
          <w:sz w:val="21"/>
          <w:szCs w:val="21"/>
        </w:rPr>
        <w:t>对比</w:t>
      </w:r>
      <w:r w:rsidR="003A1714">
        <w:rPr>
          <w:rFonts w:ascii="Times New Roman" w:hAnsi="Times New Roman" w:hint="eastAsia"/>
          <w:sz w:val="21"/>
          <w:szCs w:val="21"/>
        </w:rPr>
        <w:t>UID</w:t>
      </w:r>
      <w:r w:rsidR="003A1714">
        <w:rPr>
          <w:rFonts w:ascii="Times New Roman" w:hAnsi="Times New Roman" w:hint="eastAsia"/>
          <w:sz w:val="21"/>
          <w:szCs w:val="21"/>
        </w:rPr>
        <w:t>的代码</w:t>
      </w:r>
    </w:p>
    <w:p w14:paraId="12FC3DC7" w14:textId="0A5B504D" w:rsidR="00EB1C1E" w:rsidRDefault="00EB1C1E" w:rsidP="006621DD">
      <w:pPr>
        <w:wordWrap w:val="0"/>
        <w:spacing w:beforeLines="50" w:before="156" w:afterLines="50" w:after="156" w:line="360" w:lineRule="auto"/>
        <w:outlineLvl w:val="1"/>
        <w:rPr>
          <w:rFonts w:eastAsia="黑体"/>
          <w:sz w:val="28"/>
          <w:szCs w:val="28"/>
        </w:rPr>
      </w:pPr>
      <w:bookmarkStart w:id="107" w:name="_Toc71660337"/>
      <w:bookmarkStart w:id="108" w:name="_Toc197360115"/>
      <w:bookmarkEnd w:id="101"/>
      <w:bookmarkEnd w:id="102"/>
      <w:bookmarkEnd w:id="103"/>
      <w:bookmarkEnd w:id="104"/>
      <w:bookmarkEnd w:id="105"/>
      <w:r w:rsidRPr="00CD6AF6">
        <w:rPr>
          <w:rFonts w:eastAsia="黑体" w:hint="eastAsia"/>
          <w:sz w:val="28"/>
          <w:szCs w:val="28"/>
        </w:rPr>
        <w:t>4</w:t>
      </w:r>
      <w:r>
        <w:rPr>
          <w:rFonts w:eastAsia="黑体" w:hint="eastAsia"/>
          <w:sz w:val="28"/>
          <w:szCs w:val="28"/>
        </w:rPr>
        <w:t>.</w:t>
      </w:r>
      <w:bookmarkStart w:id="109" w:name="_Hlk167655699"/>
      <w:r>
        <w:rPr>
          <w:rFonts w:eastAsia="黑体" w:hint="eastAsia"/>
          <w:sz w:val="28"/>
          <w:szCs w:val="28"/>
        </w:rPr>
        <w:t>4</w:t>
      </w:r>
      <w:r>
        <w:rPr>
          <w:rFonts w:eastAsia="黑体" w:hint="eastAsia"/>
          <w:sz w:val="28"/>
          <w:szCs w:val="28"/>
        </w:rPr>
        <w:t xml:space="preserve">　人脸识别</w:t>
      </w:r>
      <w:bookmarkEnd w:id="109"/>
      <w:r>
        <w:rPr>
          <w:rFonts w:eastAsia="黑体" w:hint="eastAsia"/>
          <w:sz w:val="28"/>
          <w:szCs w:val="28"/>
        </w:rPr>
        <w:t>流程设计</w:t>
      </w:r>
    </w:p>
    <w:p w14:paraId="71DAAA45" w14:textId="7E45B3AC" w:rsidR="00EB1C1E" w:rsidRDefault="00EB1C1E" w:rsidP="006621DD">
      <w:pPr>
        <w:wordWrap w:val="0"/>
        <w:spacing w:line="360" w:lineRule="auto"/>
        <w:ind w:firstLineChars="200" w:firstLine="480"/>
        <w:rPr>
          <w:sz w:val="24"/>
        </w:rPr>
      </w:pPr>
      <w:bookmarkStart w:id="110" w:name="_Toc71660336"/>
      <w:bookmarkStart w:id="111" w:name="_Toc197360114"/>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9614EE">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9614EE">
        <w:rPr>
          <w:noProof/>
          <w:sz w:val="24"/>
        </w:rPr>
        <w:t>5</w:t>
      </w:r>
      <w:r>
        <w:rPr>
          <w:sz w:val="24"/>
        </w:rPr>
        <w:fldChar w:fldCharType="end"/>
      </w:r>
      <w:r>
        <w:rPr>
          <w:rFonts w:hint="eastAsia"/>
          <w:sz w:val="24"/>
        </w:rPr>
        <w:t>是楼宇人员识别部分的流程图。系统上电后，</w:t>
      </w:r>
      <w:r>
        <w:rPr>
          <w:rFonts w:hint="eastAsia"/>
          <w:sz w:val="24"/>
        </w:rPr>
        <w:t>RDK</w:t>
      </w:r>
      <w:r>
        <w:rPr>
          <w:rFonts w:hint="eastAsia"/>
          <w:sz w:val="24"/>
        </w:rPr>
        <w:t>会自动开机，开机后点击</w:t>
      </w:r>
      <w:r w:rsidR="009874C1">
        <w:rPr>
          <w:rFonts w:hint="eastAsia"/>
          <w:sz w:val="24"/>
        </w:rPr>
        <w:t>脚本</w:t>
      </w:r>
      <w:r>
        <w:rPr>
          <w:rFonts w:hint="eastAsia"/>
          <w:sz w:val="24"/>
        </w:rPr>
        <w:t>图标即会启动人脸识别系统。</w:t>
      </w:r>
      <w:r w:rsidRPr="00AC4BB2">
        <w:rPr>
          <w:sz w:val="24"/>
        </w:rPr>
        <w:t>系统启动后，</w:t>
      </w:r>
      <w:r>
        <w:rPr>
          <w:rFonts w:hint="eastAsia"/>
          <w:sz w:val="24"/>
        </w:rPr>
        <w:t>会</w:t>
      </w:r>
      <w:r w:rsidRPr="00AC4BB2">
        <w:rPr>
          <w:sz w:val="24"/>
        </w:rPr>
        <w:t>持续从摄像头读取视频帧，并对每一帧进行如下处理：首先进行图像转换与候选区域检测，针对每个检测到的区域进行置信度归一化判断其可靠性。若区域可靠，则提取人脸关键点并绘制眼部轮廓。接着，使用预训练模型提取当前人脸的特征，并与已知特征集合中的特征计算距离，从而判断身份。最后，将检测结果和识别结果绘制回视频帧，并以一定延时显示处理结果，以便于观察、调试和对比。</w:t>
      </w:r>
    </w:p>
    <w:p w14:paraId="6CC314FF" w14:textId="77777777" w:rsidR="00EB1C1E" w:rsidRPr="003F0C65" w:rsidRDefault="00EB1C1E" w:rsidP="006621DD">
      <w:pPr>
        <w:wordWrap w:val="0"/>
        <w:spacing w:line="360" w:lineRule="auto"/>
        <w:jc w:val="center"/>
        <w:rPr>
          <w:sz w:val="24"/>
        </w:rPr>
      </w:pPr>
      <w:r>
        <w:rPr>
          <w:noProof/>
          <w:sz w:val="24"/>
        </w:rPr>
        <w:lastRenderedPageBreak/>
        <w:drawing>
          <wp:inline distT="0" distB="0" distL="0" distR="0" wp14:anchorId="78381F27" wp14:editId="1C10245D">
            <wp:extent cx="3278640" cy="5733232"/>
            <wp:effectExtent l="0" t="0" r="0" b="1270"/>
            <wp:docPr id="12433389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8956" name="图片 1243338956"/>
                    <pic:cNvPicPr/>
                  </pic:nvPicPr>
                  <pic:blipFill>
                    <a:blip r:embed="rId68"/>
                    <a:stretch>
                      <a:fillRect/>
                    </a:stretch>
                  </pic:blipFill>
                  <pic:spPr>
                    <a:xfrm>
                      <a:off x="0" y="0"/>
                      <a:ext cx="3287423" cy="5748590"/>
                    </a:xfrm>
                    <a:prstGeom prst="rect">
                      <a:avLst/>
                    </a:prstGeom>
                  </pic:spPr>
                </pic:pic>
              </a:graphicData>
            </a:graphic>
          </wp:inline>
        </w:drawing>
      </w:r>
    </w:p>
    <w:p w14:paraId="13096543" w14:textId="198F6E41" w:rsidR="00EB1C1E" w:rsidRDefault="00EB1C1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93AB6B2" w14:textId="376C0263" w:rsidR="007F393C" w:rsidRDefault="00EB1C1E" w:rsidP="006621DD">
      <w:pPr>
        <w:wordWrap w:val="0"/>
        <w:spacing w:line="360" w:lineRule="auto"/>
        <w:ind w:firstLineChars="200" w:firstLine="480"/>
        <w:rPr>
          <w:sz w:val="24"/>
        </w:rPr>
      </w:pPr>
      <w:r>
        <w:rPr>
          <w:rFonts w:hint="eastAsia"/>
          <w:sz w:val="24"/>
        </w:rPr>
        <w:t>内部储存的人脸识别的图片</w:t>
      </w:r>
      <w:r w:rsidRPr="000B72DF">
        <w:rPr>
          <w:rFonts w:hint="eastAsia"/>
          <w:sz w:val="24"/>
        </w:rPr>
        <w:t>如</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9614EE">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9614EE">
        <w:rPr>
          <w:noProof/>
          <w:sz w:val="24"/>
        </w:rPr>
        <w:t>6</w:t>
      </w:r>
      <w:r>
        <w:rPr>
          <w:sz w:val="24"/>
        </w:rPr>
        <w:fldChar w:fldCharType="end"/>
      </w:r>
      <w:r>
        <w:rPr>
          <w:rFonts w:hint="eastAsia"/>
          <w:sz w:val="24"/>
        </w:rPr>
        <w:t>所示，</w:t>
      </w:r>
      <w:r w:rsidR="007F393C" w:rsidRPr="005C0D56">
        <w:rPr>
          <w:rFonts w:hint="eastAsia"/>
          <w:sz w:val="24"/>
        </w:rPr>
        <w:t>在系统使用</w:t>
      </w:r>
      <w:r w:rsidR="007F393C">
        <w:rPr>
          <w:rFonts w:hint="eastAsia"/>
          <w:sz w:val="24"/>
        </w:rPr>
        <w:t>之前，需要对照片进行特征提取，采用了</w:t>
      </w:r>
      <w:r w:rsidR="007F393C">
        <w:rPr>
          <w:rFonts w:hint="eastAsia"/>
          <w:sz w:val="24"/>
        </w:rPr>
        <w:t>Dlib</w:t>
      </w:r>
      <w:r w:rsidR="007F393C">
        <w:rPr>
          <w:rFonts w:hint="eastAsia"/>
          <w:sz w:val="24"/>
        </w:rPr>
        <w:t>官方提供的模型，当输入</w:t>
      </w:r>
      <w:r w:rsidR="007F393C" w:rsidRPr="0015488F">
        <w:rPr>
          <w:sz w:val="24"/>
        </w:rPr>
        <w:t>python -m ven</w:t>
      </w:r>
      <w:r w:rsidR="007F393C">
        <w:rPr>
          <w:rFonts w:hint="eastAsia"/>
          <w:sz w:val="24"/>
        </w:rPr>
        <w:t>v</w:t>
      </w:r>
      <w:r w:rsidR="007F393C" w:rsidRPr="0015488F">
        <w:rPr>
          <w:sz w:val="24"/>
        </w:rPr>
        <w:t xml:space="preserve"> ENV DIR</w:t>
      </w:r>
      <w:r w:rsidR="007F393C">
        <w:rPr>
          <w:rFonts w:hint="eastAsia"/>
          <w:sz w:val="24"/>
        </w:rPr>
        <w:t>指令后，系统会自动运行提取特征代码，并存入生成模型。</w:t>
      </w:r>
    </w:p>
    <w:p w14:paraId="6A7E8119" w14:textId="51C9320F" w:rsidR="00EB1C1E" w:rsidRDefault="007F393C" w:rsidP="006621DD">
      <w:pPr>
        <w:wordWrap w:val="0"/>
        <w:spacing w:line="360" w:lineRule="auto"/>
        <w:ind w:firstLineChars="200" w:firstLine="480"/>
        <w:rPr>
          <w:sz w:val="24"/>
        </w:rPr>
      </w:pPr>
      <w:r>
        <w:rPr>
          <w:rFonts w:hint="eastAsia"/>
          <w:sz w:val="24"/>
        </w:rPr>
        <w:t>启动</w:t>
      </w:r>
      <w:r>
        <w:rPr>
          <w:rFonts w:hint="eastAsia"/>
          <w:sz w:val="24"/>
        </w:rPr>
        <w:t>CMD</w:t>
      </w:r>
      <w:r>
        <w:rPr>
          <w:rFonts w:hint="eastAsia"/>
          <w:sz w:val="24"/>
        </w:rPr>
        <w:t>控制台，输入：</w:t>
      </w:r>
      <w:r w:rsidRPr="00893E6A">
        <w:rPr>
          <w:sz w:val="24"/>
        </w:rPr>
        <w:t>python</w:t>
      </w:r>
      <w:r>
        <w:rPr>
          <w:rFonts w:hint="eastAsia"/>
          <w:sz w:val="24"/>
        </w:rPr>
        <w:t xml:space="preserve"> </w:t>
      </w:r>
      <w:r w:rsidRPr="00893E6A">
        <w:rPr>
          <w:sz w:val="24"/>
        </w:rPr>
        <w:t>C:\Users\hafeizhou\Desktop\jswjj\computer_release\eye_detect.py</w:t>
      </w:r>
      <w:r>
        <w:rPr>
          <w:rFonts w:hint="eastAsia"/>
          <w:sz w:val="24"/>
        </w:rPr>
        <w:t>，即可在</w:t>
      </w:r>
      <w:r>
        <w:rPr>
          <w:rFonts w:hint="eastAsia"/>
          <w:sz w:val="24"/>
        </w:rPr>
        <w:lastRenderedPageBreak/>
        <w:t>电脑端唤起识别程序，他会调用系统摄像头进行检测。</w:t>
      </w:r>
      <w:r w:rsidR="00EB1C1E">
        <w:rPr>
          <w:rFonts w:hint="eastAsia"/>
          <w:sz w:val="24"/>
        </w:rPr>
        <w:t>系统识别时会将摄像头拍到的人脸和数据库中的人脸进行身份判断，图</w:t>
      </w:r>
      <w:r w:rsidR="00EB1C1E">
        <w:rPr>
          <w:sz w:val="24"/>
        </w:rPr>
        <w:fldChar w:fldCharType="begin"/>
      </w:r>
      <w:r w:rsidR="00EB1C1E">
        <w:rPr>
          <w:sz w:val="24"/>
        </w:rPr>
        <w:instrText xml:space="preserve"> </w:instrText>
      </w:r>
      <w:r w:rsidR="00EB1C1E">
        <w:rPr>
          <w:rFonts w:hint="eastAsia"/>
          <w:sz w:val="24"/>
        </w:rPr>
        <w:instrText>Seq eq \c</w:instrText>
      </w:r>
      <w:r w:rsidR="00EB1C1E">
        <w:rPr>
          <w:sz w:val="24"/>
        </w:rPr>
        <w:instrText xml:space="preserve"> </w:instrText>
      </w:r>
      <w:r w:rsidR="00EB1C1E">
        <w:rPr>
          <w:sz w:val="24"/>
        </w:rPr>
        <w:fldChar w:fldCharType="separate"/>
      </w:r>
      <w:r w:rsidR="009614EE">
        <w:rPr>
          <w:noProof/>
          <w:sz w:val="24"/>
        </w:rPr>
        <w:t>4</w:t>
      </w:r>
      <w:r w:rsidR="00EB1C1E">
        <w:rPr>
          <w:sz w:val="24"/>
        </w:rPr>
        <w:fldChar w:fldCharType="end"/>
      </w:r>
      <w:r w:rsidR="00EB1C1E">
        <w:rPr>
          <w:rFonts w:hint="eastAsia"/>
          <w:sz w:val="24"/>
        </w:rPr>
        <w:t>.</w:t>
      </w:r>
      <w:r w:rsidR="00EB1C1E">
        <w:rPr>
          <w:sz w:val="24"/>
        </w:rPr>
        <w:fldChar w:fldCharType="begin"/>
      </w:r>
      <w:r w:rsidR="00EB1C1E">
        <w:rPr>
          <w:sz w:val="24"/>
        </w:rPr>
        <w:instrText xml:space="preserve"> </w:instrText>
      </w:r>
      <w:r w:rsidR="00EB1C1E">
        <w:rPr>
          <w:rFonts w:hint="eastAsia"/>
          <w:sz w:val="24"/>
        </w:rPr>
        <w:instrText>seq txt</w:instrText>
      </w:r>
      <w:r w:rsidR="00EB1C1E">
        <w:rPr>
          <w:sz w:val="24"/>
        </w:rPr>
        <w:instrText xml:space="preserve"> </w:instrText>
      </w:r>
      <w:r w:rsidR="00EB1C1E">
        <w:rPr>
          <w:sz w:val="24"/>
        </w:rPr>
        <w:fldChar w:fldCharType="separate"/>
      </w:r>
      <w:r w:rsidR="009614EE">
        <w:rPr>
          <w:noProof/>
          <w:sz w:val="24"/>
        </w:rPr>
        <w:t>7</w:t>
      </w:r>
      <w:r w:rsidR="00EB1C1E">
        <w:rPr>
          <w:sz w:val="24"/>
        </w:rPr>
        <w:fldChar w:fldCharType="end"/>
      </w:r>
      <w:r w:rsidR="00EB1C1E">
        <w:rPr>
          <w:rFonts w:hint="eastAsia"/>
          <w:sz w:val="24"/>
        </w:rPr>
        <w:t>是本人</w:t>
      </w:r>
      <w:r w:rsidR="00C92733">
        <w:rPr>
          <w:rFonts w:hint="eastAsia"/>
          <w:sz w:val="24"/>
        </w:rPr>
        <w:t>用电脑</w:t>
      </w:r>
      <w:r w:rsidR="00EB1C1E">
        <w:rPr>
          <w:rFonts w:hint="eastAsia"/>
          <w:sz w:val="24"/>
        </w:rPr>
        <w:t>测试识别的效果。</w:t>
      </w:r>
    </w:p>
    <w:p w14:paraId="122B7A0C" w14:textId="77777777" w:rsidR="00EB1C1E" w:rsidRPr="00DC6D96" w:rsidRDefault="00EB1C1E" w:rsidP="006621DD">
      <w:pPr>
        <w:wordWrap w:val="0"/>
        <w:spacing w:line="360" w:lineRule="auto"/>
        <w:jc w:val="center"/>
        <w:rPr>
          <w:sz w:val="24"/>
        </w:rPr>
      </w:pPr>
      <w:r>
        <w:rPr>
          <w:noProof/>
          <w:sz w:val="24"/>
        </w:rPr>
        <w:drawing>
          <wp:inline distT="0" distB="0" distL="0" distR="0" wp14:anchorId="324FCDBE" wp14:editId="3A94B037">
            <wp:extent cx="5759450" cy="1180465"/>
            <wp:effectExtent l="0" t="0" r="0" b="635"/>
            <wp:docPr id="19275817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9450" cy="1180465"/>
                    </a:xfrm>
                    <a:prstGeom prst="rect">
                      <a:avLst/>
                    </a:prstGeom>
                    <a:noFill/>
                    <a:ln>
                      <a:noFill/>
                    </a:ln>
                  </pic:spPr>
                </pic:pic>
              </a:graphicData>
            </a:graphic>
          </wp:inline>
        </w:drawing>
      </w:r>
    </w:p>
    <w:p w14:paraId="28F5C94C" w14:textId="4C5A4094"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人脸识别用的图片（改</w:t>
      </w:r>
      <w:r>
        <w:rPr>
          <w:rFonts w:hint="eastAsia"/>
          <w:sz w:val="21"/>
          <w:szCs w:val="21"/>
        </w:rPr>
        <w:t>rdk</w:t>
      </w:r>
      <w:r>
        <w:rPr>
          <w:rFonts w:hint="eastAsia"/>
          <w:sz w:val="21"/>
          <w:szCs w:val="21"/>
        </w:rPr>
        <w:t>内部的截图或拍照）</w:t>
      </w:r>
    </w:p>
    <w:p w14:paraId="226922B3" w14:textId="5414FFCB" w:rsidR="00EB1C1E" w:rsidRPr="00DC6D96" w:rsidRDefault="0036524F" w:rsidP="006621DD">
      <w:pPr>
        <w:wordWrap w:val="0"/>
        <w:spacing w:line="360" w:lineRule="auto"/>
        <w:jc w:val="center"/>
        <w:rPr>
          <w:sz w:val="24"/>
        </w:rPr>
      </w:pPr>
      <w:r w:rsidRPr="0036524F">
        <w:rPr>
          <w:noProof/>
          <w:sz w:val="24"/>
        </w:rPr>
        <w:drawing>
          <wp:inline distT="0" distB="0" distL="0" distR="0" wp14:anchorId="57067D83" wp14:editId="372FD01A">
            <wp:extent cx="5471769" cy="2808262"/>
            <wp:effectExtent l="0" t="0" r="0" b="0"/>
            <wp:docPr id="17567797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9097" cy="2817155"/>
                    </a:xfrm>
                    <a:prstGeom prst="rect">
                      <a:avLst/>
                    </a:prstGeom>
                    <a:noFill/>
                    <a:ln>
                      <a:noFill/>
                    </a:ln>
                  </pic:spPr>
                </pic:pic>
              </a:graphicData>
            </a:graphic>
          </wp:inline>
        </w:drawing>
      </w:r>
    </w:p>
    <w:p w14:paraId="3664FFAD" w14:textId="6865D87C"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本人现场</w:t>
      </w:r>
      <w:r w:rsidR="00E921D1">
        <w:rPr>
          <w:rFonts w:ascii="Times New Roman" w:hAnsi="Times New Roman" w:hint="eastAsia"/>
          <w:sz w:val="21"/>
          <w:szCs w:val="21"/>
        </w:rPr>
        <w:t>电脑</w:t>
      </w:r>
      <w:r w:rsidR="007F393C">
        <w:rPr>
          <w:rFonts w:ascii="Times New Roman" w:hAnsi="Times New Roman" w:hint="eastAsia"/>
          <w:sz w:val="21"/>
          <w:szCs w:val="21"/>
        </w:rPr>
        <w:t>运行</w:t>
      </w:r>
      <w:r>
        <w:rPr>
          <w:rFonts w:ascii="Times New Roman" w:hAnsi="Times New Roman" w:hint="eastAsia"/>
          <w:sz w:val="21"/>
          <w:szCs w:val="21"/>
        </w:rPr>
        <w:t>测试的效果图</w:t>
      </w:r>
    </w:p>
    <w:p w14:paraId="62850ED8" w14:textId="4F4E8795" w:rsidR="00862B53" w:rsidRDefault="005A18A7" w:rsidP="006621DD">
      <w:pPr>
        <w:wordWrap w:val="0"/>
        <w:spacing w:line="360" w:lineRule="auto"/>
        <w:ind w:firstLineChars="200" w:firstLine="480"/>
        <w:rPr>
          <w:sz w:val="24"/>
        </w:rPr>
      </w:pPr>
      <w:r>
        <w:rPr>
          <w:rFonts w:hint="eastAsia"/>
          <w:sz w:val="24"/>
        </w:rPr>
        <w:t>在</w:t>
      </w:r>
      <w:r>
        <w:rPr>
          <w:rFonts w:hint="eastAsia"/>
          <w:sz w:val="24"/>
        </w:rPr>
        <w:t>RDK</w:t>
      </w:r>
      <w:r>
        <w:rPr>
          <w:rFonts w:hint="eastAsia"/>
          <w:sz w:val="24"/>
        </w:rPr>
        <w:t>开发板上同理，为了方便，在桌面写了一个脚本</w:t>
      </w:r>
      <w:r w:rsidR="00F03561">
        <w:rPr>
          <w:rFonts w:hint="eastAsia"/>
          <w:sz w:val="24"/>
        </w:rPr>
        <w:t>软件</w:t>
      </w:r>
      <w:r>
        <w:rPr>
          <w:rFonts w:hint="eastAsia"/>
          <w:sz w:val="24"/>
        </w:rPr>
        <w:t>，点击即可运行</w:t>
      </w:r>
      <w:r w:rsidR="00B60616">
        <w:rPr>
          <w:rFonts w:hint="eastAsia"/>
          <w:sz w:val="24"/>
        </w:rPr>
        <w:t>python</w:t>
      </w:r>
      <w:r w:rsidR="00B60616">
        <w:rPr>
          <w:rFonts w:hint="eastAsia"/>
          <w:sz w:val="24"/>
        </w:rPr>
        <w:t>程序，效果与电脑是一样的</w:t>
      </w:r>
      <w:r w:rsidR="00586CC1">
        <w:rPr>
          <w:rFonts w:hint="eastAsia"/>
          <w:sz w:val="24"/>
        </w:rPr>
        <w:t>。</w:t>
      </w:r>
      <w:r w:rsidR="00586CC1">
        <w:rPr>
          <w:rFonts w:hint="eastAsia"/>
          <w:sz w:val="24"/>
        </w:rPr>
        <w:t>RDK</w:t>
      </w:r>
      <w:r w:rsidR="00586CC1">
        <w:rPr>
          <w:rFonts w:hint="eastAsia"/>
          <w:sz w:val="24"/>
        </w:rPr>
        <w:t>开发板运行如图</w:t>
      </w:r>
      <w:r w:rsidR="00586CC1">
        <w:rPr>
          <w:sz w:val="24"/>
        </w:rPr>
        <w:fldChar w:fldCharType="begin"/>
      </w:r>
      <w:r w:rsidR="00586CC1">
        <w:rPr>
          <w:sz w:val="24"/>
        </w:rPr>
        <w:instrText xml:space="preserve"> </w:instrText>
      </w:r>
      <w:r w:rsidR="00586CC1">
        <w:rPr>
          <w:rFonts w:hint="eastAsia"/>
          <w:sz w:val="24"/>
        </w:rPr>
        <w:instrText>Seq eq \c</w:instrText>
      </w:r>
      <w:r w:rsidR="00586CC1">
        <w:rPr>
          <w:sz w:val="24"/>
        </w:rPr>
        <w:instrText xml:space="preserve"> </w:instrText>
      </w:r>
      <w:r w:rsidR="00586CC1">
        <w:rPr>
          <w:sz w:val="24"/>
        </w:rPr>
        <w:fldChar w:fldCharType="separate"/>
      </w:r>
      <w:r w:rsidR="009614EE">
        <w:rPr>
          <w:noProof/>
          <w:sz w:val="24"/>
        </w:rPr>
        <w:t>4</w:t>
      </w:r>
      <w:r w:rsidR="00586CC1">
        <w:rPr>
          <w:sz w:val="24"/>
        </w:rPr>
        <w:fldChar w:fldCharType="end"/>
      </w:r>
      <w:r w:rsidR="00586CC1">
        <w:rPr>
          <w:rFonts w:hint="eastAsia"/>
          <w:sz w:val="24"/>
        </w:rPr>
        <w:t>.</w:t>
      </w:r>
      <w:r w:rsidR="00586CC1">
        <w:rPr>
          <w:sz w:val="24"/>
        </w:rPr>
        <w:fldChar w:fldCharType="begin"/>
      </w:r>
      <w:r w:rsidR="00586CC1">
        <w:rPr>
          <w:sz w:val="24"/>
        </w:rPr>
        <w:instrText xml:space="preserve"> </w:instrText>
      </w:r>
      <w:r w:rsidR="00586CC1">
        <w:rPr>
          <w:rFonts w:hint="eastAsia"/>
          <w:sz w:val="24"/>
        </w:rPr>
        <w:instrText>seq txt</w:instrText>
      </w:r>
      <w:r w:rsidR="00586CC1">
        <w:rPr>
          <w:sz w:val="24"/>
        </w:rPr>
        <w:instrText xml:space="preserve"> </w:instrText>
      </w:r>
      <w:r w:rsidR="00586CC1">
        <w:rPr>
          <w:sz w:val="24"/>
        </w:rPr>
        <w:fldChar w:fldCharType="separate"/>
      </w:r>
      <w:r w:rsidR="009614EE">
        <w:rPr>
          <w:noProof/>
          <w:sz w:val="24"/>
        </w:rPr>
        <w:t>8</w:t>
      </w:r>
      <w:r w:rsidR="00586CC1">
        <w:rPr>
          <w:sz w:val="24"/>
        </w:rPr>
        <w:fldChar w:fldCharType="end"/>
      </w:r>
      <w:r w:rsidR="00E921D1">
        <w:rPr>
          <w:rFonts w:hint="eastAsia"/>
          <w:sz w:val="24"/>
        </w:rPr>
        <w:t>所示</w:t>
      </w:r>
      <w:r w:rsidR="00987BC3">
        <w:rPr>
          <w:rFonts w:hint="eastAsia"/>
          <w:sz w:val="24"/>
        </w:rPr>
        <w:t>。</w:t>
      </w:r>
    </w:p>
    <w:p w14:paraId="2C0C03FE" w14:textId="49323C54" w:rsidR="00E921D1" w:rsidRPr="00DC6D96" w:rsidRDefault="00712B13" w:rsidP="006621DD">
      <w:pPr>
        <w:wordWrap w:val="0"/>
        <w:spacing w:line="360" w:lineRule="auto"/>
        <w:jc w:val="center"/>
        <w:rPr>
          <w:sz w:val="24"/>
        </w:rPr>
      </w:pPr>
      <w:r w:rsidRPr="00712B13">
        <w:rPr>
          <w:noProof/>
          <w:sz w:val="24"/>
        </w:rPr>
        <w:lastRenderedPageBreak/>
        <w:drawing>
          <wp:inline distT="0" distB="0" distL="0" distR="0" wp14:anchorId="1C1C46D0" wp14:editId="2E7795A3">
            <wp:extent cx="5210355" cy="2931973"/>
            <wp:effectExtent l="0" t="0" r="0" b="1905"/>
            <wp:docPr id="7432111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19938" cy="2937365"/>
                    </a:xfrm>
                    <a:prstGeom prst="rect">
                      <a:avLst/>
                    </a:prstGeom>
                    <a:noFill/>
                    <a:ln>
                      <a:noFill/>
                    </a:ln>
                  </pic:spPr>
                </pic:pic>
              </a:graphicData>
            </a:graphic>
          </wp:inline>
        </w:drawing>
      </w:r>
    </w:p>
    <w:p w14:paraId="6401F439" w14:textId="531AD3A2" w:rsidR="00E921D1" w:rsidRDefault="00E921D1"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sidR="00D830DD">
        <w:rPr>
          <w:rFonts w:ascii="Times New Roman" w:hAnsi="Times New Roman" w:hint="eastAsia"/>
          <w:sz w:val="21"/>
          <w:szCs w:val="21"/>
        </w:rPr>
        <w:t>RDK</w:t>
      </w:r>
      <w:r w:rsidR="00D830DD">
        <w:rPr>
          <w:rFonts w:ascii="Times New Roman" w:hAnsi="Times New Roman" w:hint="eastAsia"/>
          <w:sz w:val="21"/>
          <w:szCs w:val="21"/>
        </w:rPr>
        <w:t>开发板运行</w:t>
      </w:r>
      <w:r>
        <w:rPr>
          <w:rFonts w:ascii="Times New Roman" w:hAnsi="Times New Roman" w:hint="eastAsia"/>
          <w:sz w:val="21"/>
          <w:szCs w:val="21"/>
        </w:rPr>
        <w:t>的效果图</w:t>
      </w:r>
    </w:p>
    <w:bookmarkEnd w:id="110"/>
    <w:bookmarkEnd w:id="111"/>
    <w:p w14:paraId="0CE1431C" w14:textId="261F3B28" w:rsidR="00AB140C" w:rsidRDefault="00AB140C" w:rsidP="006621DD">
      <w:pPr>
        <w:wordWrap w:val="0"/>
        <w:spacing w:beforeLines="50" w:before="156" w:afterLines="50" w:after="156" w:line="360" w:lineRule="auto"/>
        <w:outlineLvl w:val="1"/>
        <w:rPr>
          <w:rFonts w:eastAsia="黑体"/>
          <w:sz w:val="28"/>
          <w:szCs w:val="28"/>
        </w:rPr>
      </w:pPr>
      <w:r w:rsidRPr="00CD6AF6">
        <w:rPr>
          <w:rFonts w:eastAsia="黑体" w:hint="eastAsia"/>
          <w:sz w:val="28"/>
          <w:szCs w:val="28"/>
        </w:rPr>
        <w:t>4</w:t>
      </w:r>
      <w:r>
        <w:rPr>
          <w:rFonts w:eastAsia="黑体" w:hint="eastAsia"/>
          <w:sz w:val="28"/>
          <w:szCs w:val="28"/>
        </w:rPr>
        <w:t>.</w:t>
      </w:r>
      <w:r w:rsidR="00916873">
        <w:rPr>
          <w:rFonts w:eastAsia="黑体" w:hint="eastAsia"/>
          <w:sz w:val="28"/>
          <w:szCs w:val="28"/>
        </w:rPr>
        <w:t>5</w:t>
      </w:r>
      <w:r>
        <w:rPr>
          <w:rFonts w:eastAsia="黑体" w:hint="eastAsia"/>
          <w:sz w:val="28"/>
          <w:szCs w:val="28"/>
        </w:rPr>
        <w:t xml:space="preserve">　</w:t>
      </w:r>
      <w:r w:rsidR="00916873">
        <w:rPr>
          <w:rFonts w:eastAsia="黑体" w:hint="eastAsia"/>
          <w:sz w:val="28"/>
          <w:szCs w:val="28"/>
        </w:rPr>
        <w:t>晶闸管有源逆变流程</w:t>
      </w:r>
      <w:r w:rsidR="001E23A9">
        <w:rPr>
          <w:rFonts w:eastAsia="黑体" w:hint="eastAsia"/>
          <w:sz w:val="28"/>
          <w:szCs w:val="28"/>
        </w:rPr>
        <w:t>设计</w:t>
      </w:r>
    </w:p>
    <w:p w14:paraId="5023E2D5" w14:textId="28584286" w:rsidR="00916873" w:rsidRDefault="00916873"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9614EE">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9614EE">
        <w:rPr>
          <w:noProof/>
          <w:sz w:val="24"/>
        </w:rPr>
        <w:t>9</w:t>
      </w:r>
      <w:r>
        <w:rPr>
          <w:sz w:val="24"/>
        </w:rPr>
        <w:fldChar w:fldCharType="end"/>
      </w:r>
      <w:r>
        <w:rPr>
          <w:rFonts w:hint="eastAsia"/>
          <w:sz w:val="24"/>
        </w:rPr>
        <w:t>是晶闸管有源逆变流程图，当楼宇主核心板上电时，逆变系统也会同时上电并进行初始化。</w:t>
      </w:r>
      <w:r w:rsidRPr="004E44BD">
        <w:rPr>
          <w:rFonts w:hint="eastAsia"/>
          <w:sz w:val="24"/>
        </w:rPr>
        <w:t>初始化结束后，会对太阳能板的电压进行检测，当电压低于</w:t>
      </w:r>
      <w:r w:rsidRPr="004E44BD">
        <w:rPr>
          <w:rFonts w:hint="eastAsia"/>
          <w:sz w:val="24"/>
        </w:rPr>
        <w:t>2V</w:t>
      </w:r>
      <w:r w:rsidRPr="004E44BD">
        <w:rPr>
          <w:rFonts w:hint="eastAsia"/>
          <w:sz w:val="24"/>
        </w:rPr>
        <w:t>时，不满足逆变条件会关闭所有的晶闸管，并将工作状态发送到核心板。当电压高于</w:t>
      </w:r>
      <w:r w:rsidRPr="004E44BD">
        <w:rPr>
          <w:rFonts w:hint="eastAsia"/>
          <w:sz w:val="24"/>
        </w:rPr>
        <w:t>2V</w:t>
      </w:r>
      <w:r w:rsidRPr="004E44BD">
        <w:rPr>
          <w:rFonts w:hint="eastAsia"/>
          <w:sz w:val="24"/>
        </w:rPr>
        <w:t>，满足逆变条件，串口会读取电能质量芯片传来的数据，并提取编码中的交流电压，根据公式推算晶闸管的触发角。同时，采集交流电脉冲驱动晶闸管，按顺序延时开启，实现逆变并网。逆变成功后，将电压，电流发电量和工作状态等通过</w:t>
      </w:r>
      <w:r w:rsidRPr="004E44BD">
        <w:rPr>
          <w:rFonts w:hint="eastAsia"/>
          <w:sz w:val="24"/>
        </w:rPr>
        <w:t>RS485</w:t>
      </w:r>
      <w:r w:rsidRPr="004E44BD">
        <w:rPr>
          <w:rFonts w:hint="eastAsia"/>
          <w:sz w:val="24"/>
        </w:rPr>
        <w:t>发送到核心板。</w:t>
      </w:r>
    </w:p>
    <w:p w14:paraId="0BC1EEA8" w14:textId="77777777" w:rsidR="00916873" w:rsidRPr="003F0C65" w:rsidRDefault="00916873" w:rsidP="006621DD">
      <w:pPr>
        <w:wordWrap w:val="0"/>
        <w:spacing w:line="360" w:lineRule="auto"/>
        <w:jc w:val="center"/>
        <w:rPr>
          <w:sz w:val="24"/>
        </w:rPr>
      </w:pPr>
      <w:r>
        <w:rPr>
          <w:noProof/>
          <w:sz w:val="24"/>
        </w:rPr>
        <w:lastRenderedPageBreak/>
        <w:drawing>
          <wp:inline distT="0" distB="0" distL="0" distR="0" wp14:anchorId="124A5D53" wp14:editId="49EAE177">
            <wp:extent cx="3184802" cy="4476750"/>
            <wp:effectExtent l="0" t="0" r="0" b="0"/>
            <wp:docPr id="8095055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5541" name="图片 809505541"/>
                    <pic:cNvPicPr/>
                  </pic:nvPicPr>
                  <pic:blipFill>
                    <a:blip r:embed="rId72"/>
                    <a:stretch>
                      <a:fillRect/>
                    </a:stretch>
                  </pic:blipFill>
                  <pic:spPr>
                    <a:xfrm>
                      <a:off x="0" y="0"/>
                      <a:ext cx="3195696" cy="4492063"/>
                    </a:xfrm>
                    <a:prstGeom prst="rect">
                      <a:avLst/>
                    </a:prstGeom>
                  </pic:spPr>
                </pic:pic>
              </a:graphicData>
            </a:graphic>
          </wp:inline>
        </w:drawing>
      </w:r>
    </w:p>
    <w:p w14:paraId="29ED5E60" w14:textId="0E3D8E84" w:rsidR="00916873" w:rsidRDefault="00916873"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65664529" w14:textId="0117E7E4" w:rsidR="00C605AC" w:rsidRDefault="00C605AC" w:rsidP="006621DD">
      <w:pPr>
        <w:wordWrap w:val="0"/>
        <w:spacing w:line="360" w:lineRule="auto"/>
        <w:ind w:firstLineChars="200" w:firstLine="480"/>
        <w:rPr>
          <w:sz w:val="24"/>
        </w:rPr>
      </w:pPr>
      <w:r w:rsidRPr="00C605AC">
        <w:rPr>
          <w:rFonts w:hint="eastAsia"/>
          <w:sz w:val="24"/>
        </w:rPr>
        <w:t>其中</w:t>
      </w:r>
      <w:r w:rsidR="00502E5F">
        <w:rPr>
          <w:rFonts w:hint="eastAsia"/>
          <w:sz w:val="24"/>
        </w:rPr>
        <w:t>核心的代码是有关与桥式整流公式的部分</w:t>
      </w:r>
      <w:r w:rsidR="00572606">
        <w:rPr>
          <w:rFonts w:hint="eastAsia"/>
          <w:sz w:val="24"/>
        </w:rPr>
        <w:t>，</w:t>
      </w:r>
      <w:r w:rsidR="004F6F48">
        <w:rPr>
          <w:rFonts w:hint="eastAsia"/>
          <w:sz w:val="24"/>
        </w:rPr>
        <w:t>如图</w:t>
      </w:r>
      <w:r w:rsidR="00E74E2A">
        <w:rPr>
          <w:sz w:val="24"/>
        </w:rPr>
        <w:fldChar w:fldCharType="begin"/>
      </w:r>
      <w:r w:rsidR="00E74E2A">
        <w:rPr>
          <w:sz w:val="24"/>
        </w:rPr>
        <w:instrText xml:space="preserve"> </w:instrText>
      </w:r>
      <w:r w:rsidR="00E74E2A">
        <w:rPr>
          <w:rFonts w:hint="eastAsia"/>
          <w:sz w:val="24"/>
        </w:rPr>
        <w:instrText>Seq eq \c</w:instrText>
      </w:r>
      <w:r w:rsidR="00E74E2A">
        <w:rPr>
          <w:sz w:val="24"/>
        </w:rPr>
        <w:instrText xml:space="preserve"> </w:instrText>
      </w:r>
      <w:r w:rsidR="00E74E2A">
        <w:rPr>
          <w:sz w:val="24"/>
        </w:rPr>
        <w:fldChar w:fldCharType="separate"/>
      </w:r>
      <w:r w:rsidR="009614EE">
        <w:rPr>
          <w:noProof/>
          <w:sz w:val="24"/>
        </w:rPr>
        <w:t>4</w:t>
      </w:r>
      <w:r w:rsidR="00E74E2A">
        <w:rPr>
          <w:sz w:val="24"/>
        </w:rPr>
        <w:fldChar w:fldCharType="end"/>
      </w:r>
      <w:r w:rsidR="00E74E2A">
        <w:rPr>
          <w:rFonts w:hint="eastAsia"/>
          <w:sz w:val="24"/>
        </w:rPr>
        <w:t>.</w:t>
      </w:r>
      <w:r w:rsidR="00E74E2A">
        <w:rPr>
          <w:sz w:val="24"/>
        </w:rPr>
        <w:fldChar w:fldCharType="begin"/>
      </w:r>
      <w:r w:rsidR="00E74E2A">
        <w:rPr>
          <w:sz w:val="24"/>
        </w:rPr>
        <w:instrText xml:space="preserve"> </w:instrText>
      </w:r>
      <w:r w:rsidR="00E74E2A">
        <w:rPr>
          <w:rFonts w:hint="eastAsia"/>
          <w:sz w:val="24"/>
        </w:rPr>
        <w:instrText>seq txt</w:instrText>
      </w:r>
      <w:r w:rsidR="00E74E2A">
        <w:rPr>
          <w:sz w:val="24"/>
        </w:rPr>
        <w:instrText xml:space="preserve"> </w:instrText>
      </w:r>
      <w:r w:rsidR="00E74E2A">
        <w:rPr>
          <w:sz w:val="24"/>
        </w:rPr>
        <w:fldChar w:fldCharType="separate"/>
      </w:r>
      <w:r w:rsidR="009614EE">
        <w:rPr>
          <w:noProof/>
          <w:sz w:val="24"/>
        </w:rPr>
        <w:t>10</w:t>
      </w:r>
      <w:r w:rsidR="00E74E2A">
        <w:rPr>
          <w:sz w:val="24"/>
        </w:rPr>
        <w:fldChar w:fldCharType="end"/>
      </w:r>
      <w:r w:rsidR="00E74E2A">
        <w:rPr>
          <w:rFonts w:hint="eastAsia"/>
          <w:sz w:val="24"/>
        </w:rPr>
        <w:t>所示</w:t>
      </w:r>
      <w:r w:rsidR="00572606">
        <w:rPr>
          <w:rFonts w:hint="eastAsia"/>
          <w:sz w:val="24"/>
        </w:rPr>
        <w:t>，通过</w:t>
      </w:r>
      <w:r w:rsidR="00572606">
        <w:rPr>
          <w:rFonts w:hint="eastAsia"/>
          <w:sz w:val="24"/>
        </w:rPr>
        <w:t>ADC</w:t>
      </w:r>
      <w:r w:rsidR="00572606">
        <w:rPr>
          <w:rFonts w:hint="eastAsia"/>
          <w:sz w:val="24"/>
        </w:rPr>
        <w:t>的检测和</w:t>
      </w:r>
      <w:r w:rsidR="009572A0">
        <w:rPr>
          <w:rFonts w:hint="eastAsia"/>
          <w:sz w:val="24"/>
        </w:rPr>
        <w:t>HLW8032</w:t>
      </w:r>
      <w:r w:rsidR="009572A0">
        <w:rPr>
          <w:rFonts w:hint="eastAsia"/>
          <w:sz w:val="24"/>
        </w:rPr>
        <w:t>传输的电压，逆推出晶闸管的整流角度</w:t>
      </w:r>
      <w:r w:rsidR="009572A0">
        <w:rPr>
          <w:rFonts w:hint="eastAsia"/>
          <w:sz w:val="24"/>
        </w:rPr>
        <w:t>cos_value</w:t>
      </w:r>
      <w:r w:rsidR="006C4F08">
        <w:rPr>
          <w:rFonts w:hint="eastAsia"/>
          <w:sz w:val="24"/>
        </w:rPr>
        <w:t>。</w:t>
      </w:r>
      <w:r w:rsidR="00604FBF">
        <w:rPr>
          <w:rFonts w:hint="eastAsia"/>
          <w:sz w:val="24"/>
        </w:rPr>
        <w:t>但是</w:t>
      </w:r>
      <w:r w:rsidR="00BC0870">
        <w:rPr>
          <w:rFonts w:hint="eastAsia"/>
          <w:sz w:val="24"/>
        </w:rPr>
        <w:t>这个角度是弧度制</w:t>
      </w:r>
      <w:r w:rsidR="00A65BD4">
        <w:rPr>
          <w:rFonts w:hint="eastAsia"/>
          <w:sz w:val="24"/>
        </w:rPr>
        <w:t>，并且是</w:t>
      </w:r>
      <w:r w:rsidR="00A65BD4">
        <w:rPr>
          <w:rFonts w:hint="eastAsia"/>
          <w:sz w:val="24"/>
        </w:rPr>
        <w:t>COS</w:t>
      </w:r>
      <w:r w:rsidR="00A65BD4">
        <w:rPr>
          <w:rFonts w:hint="eastAsia"/>
          <w:sz w:val="24"/>
        </w:rPr>
        <w:t>值，无法用于角度计算</w:t>
      </w:r>
      <w:r w:rsidR="006C4F08">
        <w:rPr>
          <w:rFonts w:hint="eastAsia"/>
          <w:sz w:val="24"/>
        </w:rPr>
        <w:t>，</w:t>
      </w:r>
      <w:r w:rsidR="00A65BD4">
        <w:rPr>
          <w:rFonts w:hint="eastAsia"/>
          <w:sz w:val="24"/>
        </w:rPr>
        <w:t>需要进行反余弦计算，求出实际角度值</w:t>
      </w:r>
      <w:r w:rsidR="006C4F08">
        <w:rPr>
          <w:rFonts w:hint="eastAsia"/>
          <w:sz w:val="24"/>
        </w:rPr>
        <w:t>。</w:t>
      </w:r>
      <w:r w:rsidR="00A65BD4">
        <w:rPr>
          <w:rFonts w:hint="eastAsia"/>
          <w:sz w:val="24"/>
        </w:rPr>
        <w:t>再根据弧度和角度的转换公式</w:t>
      </w:r>
      <w:r w:rsidR="00C6288F">
        <w:rPr>
          <w:rFonts w:hint="eastAsia"/>
          <w:sz w:val="24"/>
        </w:rPr>
        <w:t>：</w:t>
      </w:r>
      <w:r w:rsidR="00A65BD4" w:rsidRPr="00A65BD4">
        <w:rPr>
          <w:rFonts w:hint="eastAsia"/>
          <w:sz w:val="24"/>
        </w:rPr>
        <w:t>弧度</w:t>
      </w:r>
      <w:r w:rsidR="00A65BD4" w:rsidRPr="00A65BD4">
        <w:rPr>
          <w:rFonts w:hint="eastAsia"/>
          <w:sz w:val="24"/>
        </w:rPr>
        <w:t xml:space="preserve"> = </w:t>
      </w:r>
      <w:r w:rsidR="00A65BD4" w:rsidRPr="00A65BD4">
        <w:rPr>
          <w:rFonts w:hint="eastAsia"/>
          <w:sz w:val="24"/>
        </w:rPr>
        <w:t>角度</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w:t>
      </w:r>
      <w:r w:rsidR="00A65BD4" w:rsidRPr="00A65BD4">
        <w:rPr>
          <w:rFonts w:hint="eastAsia"/>
          <w:sz w:val="24"/>
        </w:rPr>
        <w:t>π</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180)</w:t>
      </w:r>
      <w:r w:rsidR="00A65BD4">
        <w:rPr>
          <w:rFonts w:hint="eastAsia"/>
          <w:sz w:val="24"/>
        </w:rPr>
        <w:t>，推算出</w:t>
      </w:r>
      <w:r w:rsidR="00CE29A9">
        <w:rPr>
          <w:rFonts w:hint="eastAsia"/>
          <w:sz w:val="24"/>
        </w:rPr>
        <w:t>理论</w:t>
      </w:r>
      <w:r w:rsidR="00A65BD4">
        <w:rPr>
          <w:rFonts w:hint="eastAsia"/>
          <w:sz w:val="24"/>
        </w:rPr>
        <w:t>触发角</w:t>
      </w:r>
      <w:r w:rsidR="00507D3F">
        <w:rPr>
          <w:rFonts w:hint="eastAsia"/>
          <w:sz w:val="24"/>
        </w:rPr>
        <w:t>。但由于公式</w:t>
      </w:r>
      <w:r w:rsidR="00507D3F">
        <w:rPr>
          <w:rFonts w:hint="eastAsia"/>
          <w:sz w:val="24"/>
        </w:rPr>
        <w:t>acosf()</w:t>
      </w:r>
      <w:r w:rsidR="00507D3F">
        <w:rPr>
          <w:rFonts w:hint="eastAsia"/>
          <w:sz w:val="24"/>
        </w:rPr>
        <w:t>的限制，只能输出</w:t>
      </w:r>
      <w:r w:rsidR="00507D3F">
        <w:rPr>
          <w:rFonts w:hint="eastAsia"/>
          <w:sz w:val="24"/>
        </w:rPr>
        <w:t>0-90</w:t>
      </w:r>
      <w:r w:rsidR="00507D3F">
        <w:rPr>
          <w:rFonts w:hint="eastAsia"/>
          <w:sz w:val="24"/>
        </w:rPr>
        <w:t>°的值，需要将</w:t>
      </w:r>
      <w:r w:rsidR="00CE29A9">
        <w:rPr>
          <w:rFonts w:hint="eastAsia"/>
          <w:sz w:val="24"/>
        </w:rPr>
        <w:t>其变成大于</w:t>
      </w:r>
      <w:r w:rsidR="00CE29A9">
        <w:rPr>
          <w:rFonts w:hint="eastAsia"/>
          <w:sz w:val="24"/>
        </w:rPr>
        <w:t>90</w:t>
      </w:r>
      <w:r w:rsidR="00CE29A9">
        <w:rPr>
          <w:rFonts w:hint="eastAsia"/>
          <w:sz w:val="24"/>
        </w:rPr>
        <w:t>°，最后求出实际触发角</w:t>
      </w:r>
      <w:r w:rsidR="00CE29A9">
        <w:rPr>
          <w:rFonts w:hint="eastAsia"/>
          <w:sz w:val="24"/>
        </w:rPr>
        <w:t>bright</w:t>
      </w:r>
      <w:r w:rsidR="00CE29A9">
        <w:rPr>
          <w:rFonts w:hint="eastAsia"/>
          <w:sz w:val="24"/>
        </w:rPr>
        <w:t>，再对其进行限位操作，即可保证桥式整流电路一直</w:t>
      </w:r>
      <w:r w:rsidR="00CE29A9">
        <w:rPr>
          <w:rFonts w:hint="eastAsia"/>
          <w:sz w:val="24"/>
        </w:rPr>
        <w:lastRenderedPageBreak/>
        <w:t>工作在有源逆变状态。</w:t>
      </w:r>
      <w:r w:rsidR="00363A54">
        <w:rPr>
          <w:rFonts w:hint="eastAsia"/>
          <w:sz w:val="24"/>
        </w:rPr>
        <w:t>再使用自编写的</w:t>
      </w:r>
      <w:r w:rsidR="00363A54">
        <w:rPr>
          <w:rFonts w:hint="eastAsia"/>
          <w:sz w:val="24"/>
        </w:rPr>
        <w:t>cal_map</w:t>
      </w:r>
      <w:r w:rsidR="00363A54">
        <w:rPr>
          <w:rFonts w:hint="eastAsia"/>
          <w:sz w:val="24"/>
        </w:rPr>
        <w:t>函数，实现</w:t>
      </w:r>
      <w:r w:rsidR="00ED01C6">
        <w:rPr>
          <w:rFonts w:hint="eastAsia"/>
          <w:sz w:val="24"/>
        </w:rPr>
        <w:t>将角度映射到延迟时间，即实现了自动闭环控制。</w:t>
      </w:r>
      <w:r w:rsidR="009F705E">
        <w:rPr>
          <w:rFonts w:hint="eastAsia"/>
          <w:sz w:val="24"/>
        </w:rPr>
        <w:t>代码中还实现了</w:t>
      </w:r>
      <w:r w:rsidR="00846E47">
        <w:rPr>
          <w:rFonts w:hint="eastAsia"/>
          <w:sz w:val="24"/>
        </w:rPr>
        <w:t>对太阳能板电压的检测，并根据电压来调整工作状态</w:t>
      </w:r>
      <w:r w:rsidR="00F468E6">
        <w:rPr>
          <w:rFonts w:hint="eastAsia"/>
          <w:sz w:val="24"/>
        </w:rPr>
        <w:t>，</w:t>
      </w:r>
      <w:r w:rsidR="00C6288F">
        <w:rPr>
          <w:rFonts w:hint="eastAsia"/>
          <w:sz w:val="24"/>
        </w:rPr>
        <w:t>printf</w:t>
      </w:r>
      <w:r w:rsidR="00C6288F">
        <w:rPr>
          <w:rFonts w:hint="eastAsia"/>
          <w:sz w:val="24"/>
        </w:rPr>
        <w:t>函数会将工作状态数据和发电量数据通过串口和</w:t>
      </w:r>
      <w:r w:rsidR="00C6288F">
        <w:rPr>
          <w:rFonts w:hint="eastAsia"/>
          <w:sz w:val="24"/>
        </w:rPr>
        <w:t>RS485</w:t>
      </w:r>
      <w:r w:rsidR="00C6288F">
        <w:rPr>
          <w:rFonts w:hint="eastAsia"/>
          <w:sz w:val="24"/>
        </w:rPr>
        <w:t>通讯模块发送到核心板，</w:t>
      </w:r>
      <w:r w:rsidR="00ED01C6">
        <w:rPr>
          <w:rFonts w:hint="eastAsia"/>
          <w:sz w:val="24"/>
        </w:rPr>
        <w:t>映射函数代码如图</w:t>
      </w:r>
      <w:r w:rsidR="00ED01C6">
        <w:rPr>
          <w:sz w:val="24"/>
        </w:rPr>
        <w:fldChar w:fldCharType="begin"/>
      </w:r>
      <w:r w:rsidR="00ED01C6">
        <w:rPr>
          <w:sz w:val="24"/>
        </w:rPr>
        <w:instrText xml:space="preserve"> </w:instrText>
      </w:r>
      <w:r w:rsidR="00ED01C6">
        <w:rPr>
          <w:rFonts w:hint="eastAsia"/>
          <w:sz w:val="24"/>
        </w:rPr>
        <w:instrText>Seq eq \c</w:instrText>
      </w:r>
      <w:r w:rsidR="00ED01C6">
        <w:rPr>
          <w:sz w:val="24"/>
        </w:rPr>
        <w:instrText xml:space="preserve"> </w:instrText>
      </w:r>
      <w:r w:rsidR="00ED01C6">
        <w:rPr>
          <w:sz w:val="24"/>
        </w:rPr>
        <w:fldChar w:fldCharType="separate"/>
      </w:r>
      <w:r w:rsidR="009614EE">
        <w:rPr>
          <w:noProof/>
          <w:sz w:val="24"/>
        </w:rPr>
        <w:t>4</w:t>
      </w:r>
      <w:r w:rsidR="00ED01C6">
        <w:rPr>
          <w:sz w:val="24"/>
        </w:rPr>
        <w:fldChar w:fldCharType="end"/>
      </w:r>
      <w:r w:rsidR="00ED01C6">
        <w:rPr>
          <w:rFonts w:hint="eastAsia"/>
          <w:sz w:val="24"/>
        </w:rPr>
        <w:t>.</w:t>
      </w:r>
      <w:r w:rsidR="00ED01C6">
        <w:rPr>
          <w:sz w:val="24"/>
        </w:rPr>
        <w:fldChar w:fldCharType="begin"/>
      </w:r>
      <w:r w:rsidR="00ED01C6">
        <w:rPr>
          <w:sz w:val="24"/>
        </w:rPr>
        <w:instrText xml:space="preserve"> </w:instrText>
      </w:r>
      <w:r w:rsidR="00ED01C6">
        <w:rPr>
          <w:rFonts w:hint="eastAsia"/>
          <w:sz w:val="24"/>
        </w:rPr>
        <w:instrText>seq txt</w:instrText>
      </w:r>
      <w:r w:rsidR="00ED01C6">
        <w:rPr>
          <w:sz w:val="24"/>
        </w:rPr>
        <w:instrText xml:space="preserve"> </w:instrText>
      </w:r>
      <w:r w:rsidR="00ED01C6">
        <w:rPr>
          <w:sz w:val="24"/>
        </w:rPr>
        <w:fldChar w:fldCharType="separate"/>
      </w:r>
      <w:r w:rsidR="009614EE">
        <w:rPr>
          <w:noProof/>
          <w:sz w:val="24"/>
        </w:rPr>
        <w:t>11</w:t>
      </w:r>
      <w:r w:rsidR="00ED01C6">
        <w:rPr>
          <w:sz w:val="24"/>
        </w:rPr>
        <w:fldChar w:fldCharType="end"/>
      </w:r>
      <w:r w:rsidR="00ED01C6">
        <w:rPr>
          <w:rFonts w:hint="eastAsia"/>
          <w:sz w:val="24"/>
        </w:rPr>
        <w:t>所示</w:t>
      </w:r>
      <w:r w:rsidR="003B4F5C">
        <w:rPr>
          <w:rFonts w:hint="eastAsia"/>
          <w:sz w:val="24"/>
        </w:rPr>
        <w:t>。</w:t>
      </w:r>
    </w:p>
    <w:p w14:paraId="45ABB154" w14:textId="2A94D20B" w:rsidR="004F6F48" w:rsidRPr="003F0C65" w:rsidRDefault="00067B49" w:rsidP="006621DD">
      <w:pPr>
        <w:wordWrap w:val="0"/>
        <w:spacing w:line="360" w:lineRule="auto"/>
        <w:jc w:val="center"/>
        <w:rPr>
          <w:sz w:val="24"/>
        </w:rPr>
      </w:pPr>
      <w:r>
        <w:rPr>
          <w:noProof/>
          <w:sz w:val="24"/>
        </w:rPr>
        <w:drawing>
          <wp:inline distT="0" distB="0" distL="0" distR="0" wp14:anchorId="2DBC7E6F" wp14:editId="5EEC4EB8">
            <wp:extent cx="5752465" cy="2606675"/>
            <wp:effectExtent l="0" t="0" r="635" b="3175"/>
            <wp:docPr id="15093388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2465" cy="2606675"/>
                    </a:xfrm>
                    <a:prstGeom prst="rect">
                      <a:avLst/>
                    </a:prstGeom>
                    <a:noFill/>
                    <a:ln>
                      <a:noFill/>
                    </a:ln>
                  </pic:spPr>
                </pic:pic>
              </a:graphicData>
            </a:graphic>
          </wp:inline>
        </w:drawing>
      </w:r>
    </w:p>
    <w:p w14:paraId="66BEC392" w14:textId="00E64A17" w:rsidR="004F6F48" w:rsidRDefault="004F6F48"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10</w:t>
      </w:r>
      <w:r>
        <w:rPr>
          <w:rFonts w:ascii="Times New Roman" w:hAnsi="Times New Roman"/>
          <w:sz w:val="21"/>
          <w:szCs w:val="21"/>
        </w:rPr>
        <w:fldChar w:fldCharType="end"/>
      </w:r>
      <w:r>
        <w:rPr>
          <w:rFonts w:ascii="Times New Roman" w:hAnsi="Times New Roman" w:hint="eastAsia"/>
          <w:sz w:val="21"/>
          <w:szCs w:val="21"/>
        </w:rPr>
        <w:t xml:space="preserve">　</w:t>
      </w:r>
      <w:r w:rsidR="00ED01C6">
        <w:rPr>
          <w:rFonts w:hint="eastAsia"/>
          <w:sz w:val="21"/>
          <w:szCs w:val="21"/>
        </w:rPr>
        <w:t>桥式整流触发角的计算和</w:t>
      </w:r>
      <w:r w:rsidR="005A7D78">
        <w:rPr>
          <w:rFonts w:hint="eastAsia"/>
          <w:sz w:val="21"/>
          <w:szCs w:val="21"/>
        </w:rPr>
        <w:t>延迟时间的给予</w:t>
      </w:r>
    </w:p>
    <w:p w14:paraId="3A39F022" w14:textId="63CF0554" w:rsidR="00ED01C6" w:rsidRPr="003F0C65" w:rsidRDefault="006C4F08" w:rsidP="006621DD">
      <w:pPr>
        <w:wordWrap w:val="0"/>
        <w:spacing w:line="360" w:lineRule="auto"/>
        <w:jc w:val="center"/>
        <w:rPr>
          <w:sz w:val="24"/>
        </w:rPr>
      </w:pPr>
      <w:r>
        <w:rPr>
          <w:noProof/>
          <w:sz w:val="24"/>
        </w:rPr>
        <w:drawing>
          <wp:inline distT="0" distB="0" distL="0" distR="0" wp14:anchorId="476F3AA4" wp14:editId="2436C277">
            <wp:extent cx="5759450" cy="791845"/>
            <wp:effectExtent l="0" t="0" r="0" b="8255"/>
            <wp:docPr id="7257788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9450" cy="791845"/>
                    </a:xfrm>
                    <a:prstGeom prst="rect">
                      <a:avLst/>
                    </a:prstGeom>
                    <a:noFill/>
                    <a:ln>
                      <a:noFill/>
                    </a:ln>
                  </pic:spPr>
                </pic:pic>
              </a:graphicData>
            </a:graphic>
          </wp:inline>
        </w:drawing>
      </w:r>
    </w:p>
    <w:p w14:paraId="355CD6DD" w14:textId="5ACF2763" w:rsidR="004F6F48" w:rsidRDefault="00ED01C6"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11</w:t>
      </w:r>
      <w:r>
        <w:rPr>
          <w:rFonts w:ascii="Times New Roman" w:hAnsi="Times New Roman"/>
          <w:sz w:val="21"/>
          <w:szCs w:val="21"/>
        </w:rPr>
        <w:fldChar w:fldCharType="end"/>
      </w:r>
      <w:r>
        <w:rPr>
          <w:rFonts w:ascii="Times New Roman" w:hAnsi="Times New Roman" w:hint="eastAsia"/>
          <w:sz w:val="21"/>
          <w:szCs w:val="21"/>
        </w:rPr>
        <w:t xml:space="preserve">　</w:t>
      </w:r>
      <w:r w:rsidR="005A7D78">
        <w:rPr>
          <w:rFonts w:hint="eastAsia"/>
          <w:sz w:val="21"/>
          <w:szCs w:val="21"/>
        </w:rPr>
        <w:t>缩放函数代码</w:t>
      </w:r>
    </w:p>
    <w:p w14:paraId="587E0365" w14:textId="05222A67" w:rsidR="001515E1" w:rsidRDefault="00657C48" w:rsidP="00657C48">
      <w:pPr>
        <w:wordWrap w:val="0"/>
        <w:spacing w:line="360" w:lineRule="auto"/>
        <w:ind w:firstLineChars="200" w:firstLine="480"/>
        <w:rPr>
          <w:sz w:val="24"/>
        </w:rPr>
      </w:pPr>
      <w:r w:rsidRPr="00657C48">
        <w:rPr>
          <w:rFonts w:hint="eastAsia"/>
          <w:sz w:val="24"/>
        </w:rPr>
        <w:t>在真正连接电网逆变之前，采用了</w:t>
      </w:r>
      <w:r>
        <w:rPr>
          <w:rFonts w:hint="eastAsia"/>
          <w:sz w:val="24"/>
        </w:rPr>
        <w:t>MATLAB</w:t>
      </w:r>
      <w:r w:rsidRPr="00657C48">
        <w:rPr>
          <w:rFonts w:hint="eastAsia"/>
          <w:sz w:val="24"/>
        </w:rPr>
        <w:t>仿真的形式验证方案是否可行。首先，在库文件中选择到晶闸管</w:t>
      </w:r>
      <w:r w:rsidRPr="00657C48">
        <w:rPr>
          <w:rFonts w:hint="eastAsia"/>
          <w:sz w:val="24"/>
        </w:rPr>
        <w:t>Thyristor</w:t>
      </w:r>
      <w:r w:rsidRPr="00657C48">
        <w:rPr>
          <w:rFonts w:hint="eastAsia"/>
          <w:sz w:val="24"/>
        </w:rPr>
        <w:t>，将其搭建成桥式整流电路，在左侧连接交流电源，右侧连接一个组感性负载和一个电源模拟太阳能，</w:t>
      </w:r>
      <w:r w:rsidR="001515E1">
        <w:rPr>
          <w:rFonts w:hint="eastAsia"/>
          <w:sz w:val="24"/>
        </w:rPr>
        <w:t>SIMULINK</w:t>
      </w:r>
      <w:r w:rsidR="001515E1">
        <w:rPr>
          <w:rFonts w:hint="eastAsia"/>
          <w:sz w:val="24"/>
        </w:rPr>
        <w:t>图如图</w:t>
      </w:r>
      <w:r w:rsidR="001515E1">
        <w:rPr>
          <w:sz w:val="24"/>
        </w:rPr>
        <w:fldChar w:fldCharType="begin"/>
      </w:r>
      <w:r w:rsidR="001515E1">
        <w:rPr>
          <w:sz w:val="24"/>
        </w:rPr>
        <w:instrText xml:space="preserve"> </w:instrText>
      </w:r>
      <w:r w:rsidR="001515E1">
        <w:rPr>
          <w:rFonts w:hint="eastAsia"/>
          <w:sz w:val="24"/>
        </w:rPr>
        <w:instrText>Seq eq \c</w:instrText>
      </w:r>
      <w:r w:rsidR="001515E1">
        <w:rPr>
          <w:sz w:val="24"/>
        </w:rPr>
        <w:instrText xml:space="preserve"> </w:instrText>
      </w:r>
      <w:r w:rsidR="001515E1">
        <w:rPr>
          <w:sz w:val="24"/>
        </w:rPr>
        <w:fldChar w:fldCharType="separate"/>
      </w:r>
      <w:r w:rsidR="009614EE">
        <w:rPr>
          <w:noProof/>
          <w:sz w:val="24"/>
        </w:rPr>
        <w:t>4</w:t>
      </w:r>
      <w:r w:rsidR="001515E1">
        <w:rPr>
          <w:sz w:val="24"/>
        </w:rPr>
        <w:fldChar w:fldCharType="end"/>
      </w:r>
      <w:r w:rsidR="001515E1">
        <w:rPr>
          <w:rFonts w:hint="eastAsia"/>
          <w:sz w:val="24"/>
        </w:rPr>
        <w:t>.</w:t>
      </w:r>
      <w:r w:rsidR="001515E1">
        <w:rPr>
          <w:sz w:val="24"/>
        </w:rPr>
        <w:fldChar w:fldCharType="begin"/>
      </w:r>
      <w:r w:rsidR="001515E1">
        <w:rPr>
          <w:sz w:val="24"/>
        </w:rPr>
        <w:instrText xml:space="preserve"> </w:instrText>
      </w:r>
      <w:r w:rsidR="001515E1">
        <w:rPr>
          <w:rFonts w:hint="eastAsia"/>
          <w:sz w:val="24"/>
        </w:rPr>
        <w:instrText>seq txt</w:instrText>
      </w:r>
      <w:r w:rsidR="001515E1">
        <w:rPr>
          <w:sz w:val="24"/>
        </w:rPr>
        <w:instrText xml:space="preserve"> </w:instrText>
      </w:r>
      <w:r w:rsidR="001515E1">
        <w:rPr>
          <w:sz w:val="24"/>
        </w:rPr>
        <w:fldChar w:fldCharType="separate"/>
      </w:r>
      <w:r w:rsidR="009614EE">
        <w:rPr>
          <w:noProof/>
          <w:sz w:val="24"/>
        </w:rPr>
        <w:t>12</w:t>
      </w:r>
      <w:r w:rsidR="001515E1">
        <w:rPr>
          <w:sz w:val="24"/>
        </w:rPr>
        <w:fldChar w:fldCharType="end"/>
      </w:r>
      <w:r w:rsidR="001515E1">
        <w:rPr>
          <w:rFonts w:hint="eastAsia"/>
          <w:sz w:val="24"/>
        </w:rPr>
        <w:t>所示。</w:t>
      </w:r>
    </w:p>
    <w:p w14:paraId="2196DEE9" w14:textId="255536E7" w:rsidR="001515E1" w:rsidRPr="003F0C65" w:rsidRDefault="00EE5FCB" w:rsidP="001515E1">
      <w:pPr>
        <w:wordWrap w:val="0"/>
        <w:spacing w:line="360" w:lineRule="auto"/>
        <w:jc w:val="center"/>
        <w:rPr>
          <w:sz w:val="24"/>
        </w:rPr>
      </w:pPr>
      <w:r>
        <w:rPr>
          <w:noProof/>
          <w:sz w:val="24"/>
        </w:rPr>
        <w:lastRenderedPageBreak/>
        <w:drawing>
          <wp:inline distT="0" distB="0" distL="0" distR="0" wp14:anchorId="5A72612F" wp14:editId="250E0151">
            <wp:extent cx="5756910" cy="2393315"/>
            <wp:effectExtent l="0" t="0" r="0" b="6985"/>
            <wp:docPr id="13000616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6910" cy="2393315"/>
                    </a:xfrm>
                    <a:prstGeom prst="rect">
                      <a:avLst/>
                    </a:prstGeom>
                    <a:noFill/>
                    <a:ln>
                      <a:noFill/>
                    </a:ln>
                  </pic:spPr>
                </pic:pic>
              </a:graphicData>
            </a:graphic>
          </wp:inline>
        </w:drawing>
      </w:r>
    </w:p>
    <w:p w14:paraId="5AB30766" w14:textId="10CAD4C7" w:rsidR="001515E1" w:rsidRPr="001515E1" w:rsidRDefault="001515E1" w:rsidP="008E4E9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桥式整流电路</w:t>
      </w:r>
      <w:r w:rsidR="008E4E90">
        <w:rPr>
          <w:rFonts w:hint="eastAsia"/>
          <w:sz w:val="21"/>
          <w:szCs w:val="21"/>
        </w:rPr>
        <w:t>SIMULINK</w:t>
      </w:r>
      <w:r w:rsidR="008E4E90">
        <w:rPr>
          <w:rFonts w:hint="eastAsia"/>
          <w:sz w:val="21"/>
          <w:szCs w:val="21"/>
        </w:rPr>
        <w:t>仿真</w:t>
      </w:r>
    </w:p>
    <w:p w14:paraId="2E5F8569" w14:textId="7B3BCDF5" w:rsidR="00657C48" w:rsidRDefault="00657C48" w:rsidP="00657C48">
      <w:pPr>
        <w:wordWrap w:val="0"/>
        <w:spacing w:line="360" w:lineRule="auto"/>
        <w:ind w:firstLineChars="200" w:firstLine="480"/>
        <w:rPr>
          <w:sz w:val="24"/>
        </w:rPr>
      </w:pPr>
      <w:r w:rsidRPr="00657C48">
        <w:rPr>
          <w:rFonts w:hint="eastAsia"/>
          <w:sz w:val="24"/>
        </w:rPr>
        <w:t>实际</w:t>
      </w:r>
      <w:r w:rsidR="00314CD7">
        <w:rPr>
          <w:rFonts w:hint="eastAsia"/>
          <w:sz w:val="24"/>
        </w:rPr>
        <w:t>并网时使用调压器将</w:t>
      </w:r>
      <w:r w:rsidRPr="00657C48">
        <w:rPr>
          <w:rFonts w:hint="eastAsia"/>
          <w:sz w:val="24"/>
        </w:rPr>
        <w:t>交流电源调到了</w:t>
      </w:r>
      <w:r w:rsidRPr="00657C48">
        <w:rPr>
          <w:rFonts w:hint="eastAsia"/>
          <w:sz w:val="24"/>
        </w:rPr>
        <w:t>20V</w:t>
      </w:r>
      <w:r w:rsidRPr="00657C48">
        <w:rPr>
          <w:rFonts w:hint="eastAsia"/>
          <w:sz w:val="24"/>
        </w:rPr>
        <w:t>，</w:t>
      </w:r>
      <w:r w:rsidR="00314CD7">
        <w:rPr>
          <w:rFonts w:hint="eastAsia"/>
          <w:sz w:val="24"/>
        </w:rPr>
        <w:t>所以</w:t>
      </w:r>
      <w:r w:rsidRPr="00657C48">
        <w:rPr>
          <w:rFonts w:hint="eastAsia"/>
          <w:sz w:val="24"/>
        </w:rPr>
        <w:t>仿真参数也调至</w:t>
      </w:r>
      <w:r w:rsidRPr="00657C48">
        <w:rPr>
          <w:rFonts w:hint="eastAsia"/>
          <w:sz w:val="24"/>
        </w:rPr>
        <w:t>20V</w:t>
      </w:r>
      <w:r w:rsidRPr="00657C48">
        <w:rPr>
          <w:rFonts w:hint="eastAsia"/>
          <w:sz w:val="24"/>
        </w:rPr>
        <w:t>，参数设置如图</w:t>
      </w:r>
      <w:r w:rsidR="00314CD7">
        <w:rPr>
          <w:sz w:val="24"/>
        </w:rPr>
        <w:fldChar w:fldCharType="begin"/>
      </w:r>
      <w:r w:rsidR="00314CD7">
        <w:rPr>
          <w:sz w:val="24"/>
        </w:rPr>
        <w:instrText xml:space="preserve"> </w:instrText>
      </w:r>
      <w:r w:rsidR="00314CD7">
        <w:rPr>
          <w:rFonts w:hint="eastAsia"/>
          <w:sz w:val="24"/>
        </w:rPr>
        <w:instrText>Seq eq \c</w:instrText>
      </w:r>
      <w:r w:rsidR="00314CD7">
        <w:rPr>
          <w:sz w:val="24"/>
        </w:rPr>
        <w:instrText xml:space="preserve"> </w:instrText>
      </w:r>
      <w:r w:rsidR="00314CD7">
        <w:rPr>
          <w:sz w:val="24"/>
        </w:rPr>
        <w:fldChar w:fldCharType="separate"/>
      </w:r>
      <w:r w:rsidR="009614EE">
        <w:rPr>
          <w:noProof/>
          <w:sz w:val="24"/>
        </w:rPr>
        <w:t>4</w:t>
      </w:r>
      <w:r w:rsidR="00314CD7">
        <w:rPr>
          <w:sz w:val="24"/>
        </w:rPr>
        <w:fldChar w:fldCharType="end"/>
      </w:r>
      <w:r w:rsidR="00314CD7">
        <w:rPr>
          <w:rFonts w:hint="eastAsia"/>
          <w:sz w:val="24"/>
        </w:rPr>
        <w:t>.</w:t>
      </w:r>
      <w:r w:rsidR="00314CD7">
        <w:rPr>
          <w:sz w:val="24"/>
        </w:rPr>
        <w:fldChar w:fldCharType="begin"/>
      </w:r>
      <w:r w:rsidR="00314CD7">
        <w:rPr>
          <w:sz w:val="24"/>
        </w:rPr>
        <w:instrText xml:space="preserve"> </w:instrText>
      </w:r>
      <w:r w:rsidR="00314CD7">
        <w:rPr>
          <w:rFonts w:hint="eastAsia"/>
          <w:sz w:val="24"/>
        </w:rPr>
        <w:instrText>seq txt</w:instrText>
      </w:r>
      <w:r w:rsidR="00314CD7">
        <w:rPr>
          <w:sz w:val="24"/>
        </w:rPr>
        <w:instrText xml:space="preserve"> </w:instrText>
      </w:r>
      <w:r w:rsidR="00314CD7">
        <w:rPr>
          <w:sz w:val="24"/>
        </w:rPr>
        <w:fldChar w:fldCharType="separate"/>
      </w:r>
      <w:r w:rsidR="009614EE">
        <w:rPr>
          <w:noProof/>
          <w:sz w:val="24"/>
        </w:rPr>
        <w:t>13</w:t>
      </w:r>
      <w:r w:rsidR="00314CD7">
        <w:rPr>
          <w:sz w:val="24"/>
        </w:rPr>
        <w:fldChar w:fldCharType="end"/>
      </w:r>
      <w:r w:rsidRPr="00657C48">
        <w:rPr>
          <w:rFonts w:hint="eastAsia"/>
          <w:sz w:val="24"/>
        </w:rPr>
        <w:t>所示：</w:t>
      </w:r>
    </w:p>
    <w:p w14:paraId="59352FBA" w14:textId="4DBE7D82" w:rsidR="00EE5FCB" w:rsidRPr="003F0C65" w:rsidRDefault="00CD0941" w:rsidP="00EE5FCB">
      <w:pPr>
        <w:wordWrap w:val="0"/>
        <w:spacing w:line="360" w:lineRule="auto"/>
        <w:jc w:val="center"/>
        <w:rPr>
          <w:sz w:val="24"/>
        </w:rPr>
      </w:pPr>
      <w:r>
        <w:rPr>
          <w:noProof/>
          <w:sz w:val="24"/>
        </w:rPr>
        <w:drawing>
          <wp:inline distT="0" distB="0" distL="0" distR="0" wp14:anchorId="59F8CDC0" wp14:editId="00E78355">
            <wp:extent cx="2667552" cy="2137410"/>
            <wp:effectExtent l="0" t="0" r="0" b="0"/>
            <wp:docPr id="5526466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84956" cy="2151355"/>
                    </a:xfrm>
                    <a:prstGeom prst="rect">
                      <a:avLst/>
                    </a:prstGeom>
                    <a:noFill/>
                    <a:ln>
                      <a:noFill/>
                    </a:ln>
                  </pic:spPr>
                </pic:pic>
              </a:graphicData>
            </a:graphic>
          </wp:inline>
        </w:drawing>
      </w:r>
    </w:p>
    <w:p w14:paraId="046563E0" w14:textId="15F511EC" w:rsidR="00EE5FCB" w:rsidRPr="00EE5FCB" w:rsidRDefault="00EE5FCB"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仿真</w:t>
      </w:r>
      <w:r w:rsidR="00314CD7">
        <w:rPr>
          <w:rFonts w:hint="eastAsia"/>
          <w:sz w:val="21"/>
          <w:szCs w:val="21"/>
        </w:rPr>
        <w:t>交流电源参数设定</w:t>
      </w:r>
    </w:p>
    <w:p w14:paraId="218DCB56" w14:textId="3B89F21A" w:rsidR="00657C48" w:rsidRDefault="00657C48" w:rsidP="00657C48">
      <w:pPr>
        <w:wordWrap w:val="0"/>
        <w:spacing w:line="360" w:lineRule="auto"/>
        <w:ind w:firstLineChars="200" w:firstLine="480"/>
        <w:rPr>
          <w:sz w:val="24"/>
        </w:rPr>
      </w:pPr>
      <w:r w:rsidRPr="00657C48">
        <w:rPr>
          <w:rFonts w:hint="eastAsia"/>
          <w:sz w:val="24"/>
        </w:rPr>
        <w:t>由于实际电路采用了一个</w:t>
      </w:r>
      <w:r w:rsidRPr="00657C48">
        <w:rPr>
          <w:rFonts w:hint="eastAsia"/>
          <w:sz w:val="24"/>
        </w:rPr>
        <w:t>8</w:t>
      </w:r>
      <w:r w:rsidR="003B2ABE">
        <w:rPr>
          <w:rFonts w:hint="eastAsia"/>
          <w:sz w:val="24"/>
        </w:rPr>
        <w:t>.5</w:t>
      </w:r>
      <w:r w:rsidRPr="00657C48">
        <w:rPr>
          <w:rFonts w:hint="eastAsia"/>
          <w:sz w:val="24"/>
        </w:rPr>
        <w:t>Ω的电阻和一个</w:t>
      </w:r>
      <w:r w:rsidRPr="00657C48">
        <w:rPr>
          <w:rFonts w:hint="eastAsia"/>
          <w:sz w:val="24"/>
        </w:rPr>
        <w:t>4mH</w:t>
      </w:r>
      <w:r w:rsidRPr="00657C48">
        <w:rPr>
          <w:rFonts w:hint="eastAsia"/>
          <w:sz w:val="24"/>
        </w:rPr>
        <w:t>的电感，所以阻感性负载参数和真正电路中的参数设置相同，如图</w:t>
      </w:r>
      <w:r w:rsidR="00CD0941">
        <w:rPr>
          <w:sz w:val="24"/>
        </w:rPr>
        <w:fldChar w:fldCharType="begin"/>
      </w:r>
      <w:r w:rsidR="00CD0941">
        <w:rPr>
          <w:sz w:val="24"/>
        </w:rPr>
        <w:instrText xml:space="preserve"> </w:instrText>
      </w:r>
      <w:r w:rsidR="00CD0941">
        <w:rPr>
          <w:rFonts w:hint="eastAsia"/>
          <w:sz w:val="24"/>
        </w:rPr>
        <w:instrText>Seq eq \c</w:instrText>
      </w:r>
      <w:r w:rsidR="00CD0941">
        <w:rPr>
          <w:sz w:val="24"/>
        </w:rPr>
        <w:instrText xml:space="preserve"> </w:instrText>
      </w:r>
      <w:r w:rsidR="00CD0941">
        <w:rPr>
          <w:sz w:val="24"/>
        </w:rPr>
        <w:fldChar w:fldCharType="separate"/>
      </w:r>
      <w:r w:rsidR="009614EE">
        <w:rPr>
          <w:noProof/>
          <w:sz w:val="24"/>
        </w:rPr>
        <w:t>4</w:t>
      </w:r>
      <w:r w:rsidR="00CD0941">
        <w:rPr>
          <w:sz w:val="24"/>
        </w:rPr>
        <w:fldChar w:fldCharType="end"/>
      </w:r>
      <w:r w:rsidR="00CD0941">
        <w:rPr>
          <w:rFonts w:hint="eastAsia"/>
          <w:sz w:val="24"/>
        </w:rPr>
        <w:t>.</w:t>
      </w:r>
      <w:r w:rsidR="00CD0941">
        <w:rPr>
          <w:sz w:val="24"/>
        </w:rPr>
        <w:fldChar w:fldCharType="begin"/>
      </w:r>
      <w:r w:rsidR="00CD0941">
        <w:rPr>
          <w:sz w:val="24"/>
        </w:rPr>
        <w:instrText xml:space="preserve"> </w:instrText>
      </w:r>
      <w:r w:rsidR="00CD0941">
        <w:rPr>
          <w:rFonts w:hint="eastAsia"/>
          <w:sz w:val="24"/>
        </w:rPr>
        <w:instrText>seq txt</w:instrText>
      </w:r>
      <w:r w:rsidR="00CD0941">
        <w:rPr>
          <w:sz w:val="24"/>
        </w:rPr>
        <w:instrText xml:space="preserve"> </w:instrText>
      </w:r>
      <w:r w:rsidR="00CD0941">
        <w:rPr>
          <w:sz w:val="24"/>
        </w:rPr>
        <w:fldChar w:fldCharType="separate"/>
      </w:r>
      <w:r w:rsidR="009614EE">
        <w:rPr>
          <w:noProof/>
          <w:sz w:val="24"/>
        </w:rPr>
        <w:t>14</w:t>
      </w:r>
      <w:r w:rsidR="00CD0941">
        <w:rPr>
          <w:sz w:val="24"/>
        </w:rPr>
        <w:fldChar w:fldCharType="end"/>
      </w:r>
      <w:r w:rsidRPr="00657C48">
        <w:rPr>
          <w:rFonts w:hint="eastAsia"/>
          <w:sz w:val="24"/>
        </w:rPr>
        <w:t>所示：</w:t>
      </w:r>
    </w:p>
    <w:p w14:paraId="1D01D5C4" w14:textId="6124791A" w:rsidR="00CD0941" w:rsidRPr="003F0C65" w:rsidRDefault="003B2ABE" w:rsidP="00CD0941">
      <w:pPr>
        <w:wordWrap w:val="0"/>
        <w:spacing w:line="360" w:lineRule="auto"/>
        <w:jc w:val="center"/>
        <w:rPr>
          <w:sz w:val="24"/>
        </w:rPr>
      </w:pPr>
      <w:r>
        <w:rPr>
          <w:noProof/>
          <w:sz w:val="24"/>
        </w:rPr>
        <w:lastRenderedPageBreak/>
        <w:drawing>
          <wp:inline distT="0" distB="0" distL="0" distR="0" wp14:anchorId="0FB0B3B8" wp14:editId="5A7898D4">
            <wp:extent cx="2729552" cy="2400933"/>
            <wp:effectExtent l="0" t="0" r="0" b="0"/>
            <wp:docPr id="12494783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40258" cy="2410350"/>
                    </a:xfrm>
                    <a:prstGeom prst="rect">
                      <a:avLst/>
                    </a:prstGeom>
                    <a:noFill/>
                    <a:ln>
                      <a:noFill/>
                    </a:ln>
                  </pic:spPr>
                </pic:pic>
              </a:graphicData>
            </a:graphic>
          </wp:inline>
        </w:drawing>
      </w:r>
    </w:p>
    <w:p w14:paraId="0662F29B" w14:textId="25446583" w:rsidR="00CD0941" w:rsidRPr="00CD0941" w:rsidRDefault="00CD094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阻感性负载参数设定</w:t>
      </w:r>
    </w:p>
    <w:p w14:paraId="57BE72F0" w14:textId="7D3239A3" w:rsidR="00657C48" w:rsidRDefault="00657C48" w:rsidP="00657C48">
      <w:pPr>
        <w:wordWrap w:val="0"/>
        <w:spacing w:line="360" w:lineRule="auto"/>
        <w:ind w:firstLineChars="200" w:firstLine="480"/>
        <w:rPr>
          <w:sz w:val="24"/>
        </w:rPr>
      </w:pPr>
      <w:r w:rsidRPr="00657C48">
        <w:rPr>
          <w:rFonts w:hint="eastAsia"/>
          <w:sz w:val="24"/>
        </w:rPr>
        <w:t>晶闸管触发角设置</w:t>
      </w:r>
      <w:r w:rsidRPr="00657C48">
        <w:rPr>
          <w:rFonts w:hint="eastAsia"/>
          <w:sz w:val="24"/>
        </w:rPr>
        <w:t>165</w:t>
      </w:r>
      <w:r w:rsidRPr="00657C48">
        <w:rPr>
          <w:rFonts w:hint="eastAsia"/>
          <w:sz w:val="24"/>
        </w:rPr>
        <w:t>°，电压设置</w:t>
      </w:r>
      <w:r w:rsidRPr="00657C48">
        <w:rPr>
          <w:rFonts w:hint="eastAsia"/>
          <w:sz w:val="24"/>
        </w:rPr>
        <w:t>20V</w:t>
      </w:r>
      <w:r w:rsidRPr="00657C48">
        <w:rPr>
          <w:rFonts w:hint="eastAsia"/>
          <w:sz w:val="24"/>
        </w:rPr>
        <w:t>，根据</w:t>
      </w:r>
      <w:r w:rsidR="0088570C">
        <w:rPr>
          <w:rFonts w:hint="eastAsia"/>
          <w:sz w:val="24"/>
        </w:rPr>
        <w:t>前面提到的</w:t>
      </w:r>
      <w:r w:rsidR="00AD4E8D">
        <w:rPr>
          <w:rFonts w:hint="eastAsia"/>
          <w:sz w:val="24"/>
        </w:rPr>
        <w:t>桥式整流</w:t>
      </w:r>
      <w:r w:rsidRPr="00657C48">
        <w:rPr>
          <w:rFonts w:hint="eastAsia"/>
          <w:sz w:val="24"/>
        </w:rPr>
        <w:t>公式</w:t>
      </w:r>
      <w:r w:rsidR="00337CBE">
        <w:rPr>
          <w:rFonts w:hint="eastAsia"/>
          <w:sz w:val="24"/>
        </w:rPr>
        <w:t>（见系统硬件设计</w:t>
      </w:r>
      <w:r w:rsidR="00337CBE">
        <w:rPr>
          <w:rFonts w:hint="eastAsia"/>
          <w:sz w:val="24"/>
        </w:rPr>
        <w:t>3.19</w:t>
      </w:r>
      <w:r w:rsidR="00337CBE">
        <w:rPr>
          <w:rFonts w:hint="eastAsia"/>
          <w:sz w:val="24"/>
        </w:rPr>
        <w:t>）</w:t>
      </w:r>
      <w:r w:rsidRPr="00657C48">
        <w:rPr>
          <w:rFonts w:hint="eastAsia"/>
          <w:sz w:val="24"/>
        </w:rPr>
        <w:t>算出，理论电源的电压是</w:t>
      </w:r>
      <w:r w:rsidRPr="00657C48">
        <w:rPr>
          <w:rFonts w:hint="eastAsia"/>
          <w:sz w:val="24"/>
        </w:rPr>
        <w:t>-17.386</w:t>
      </w:r>
      <w:r w:rsidR="00E259AE">
        <w:rPr>
          <w:rFonts w:hint="eastAsia"/>
          <w:sz w:val="24"/>
        </w:rPr>
        <w:t>V</w:t>
      </w:r>
      <w:r w:rsidRPr="00657C48">
        <w:rPr>
          <w:rFonts w:hint="eastAsia"/>
          <w:sz w:val="24"/>
        </w:rPr>
        <w:t>。</w:t>
      </w:r>
      <w:r w:rsidR="00E259AE">
        <w:rPr>
          <w:rFonts w:hint="eastAsia"/>
          <w:sz w:val="24"/>
        </w:rPr>
        <w:t>本系统选购的</w:t>
      </w:r>
      <w:r w:rsidRPr="00657C48">
        <w:rPr>
          <w:rFonts w:hint="eastAsia"/>
          <w:sz w:val="24"/>
        </w:rPr>
        <w:t>太阳能电池发电</w:t>
      </w:r>
      <w:r w:rsidR="00E259AE">
        <w:rPr>
          <w:rFonts w:hint="eastAsia"/>
          <w:sz w:val="24"/>
        </w:rPr>
        <w:t>电压</w:t>
      </w:r>
      <w:r w:rsidRPr="00657C48">
        <w:rPr>
          <w:rFonts w:hint="eastAsia"/>
          <w:sz w:val="24"/>
        </w:rPr>
        <w:t>最高是</w:t>
      </w:r>
      <w:r w:rsidRPr="00657C48">
        <w:rPr>
          <w:rFonts w:hint="eastAsia"/>
          <w:sz w:val="24"/>
        </w:rPr>
        <w:t>1</w:t>
      </w:r>
      <w:r w:rsidR="0071671D">
        <w:rPr>
          <w:rFonts w:hint="eastAsia"/>
          <w:sz w:val="24"/>
        </w:rPr>
        <w:t>8</w:t>
      </w:r>
      <w:r w:rsidRPr="00657C48">
        <w:rPr>
          <w:rFonts w:hint="eastAsia"/>
          <w:sz w:val="24"/>
        </w:rPr>
        <w:t>.5V</w:t>
      </w:r>
      <w:r w:rsidR="001340F6">
        <w:rPr>
          <w:rFonts w:hint="eastAsia"/>
          <w:sz w:val="24"/>
        </w:rPr>
        <w:t>满足要求</w:t>
      </w:r>
      <w:r w:rsidRPr="00657C48">
        <w:rPr>
          <w:rFonts w:hint="eastAsia"/>
          <w:sz w:val="24"/>
        </w:rPr>
        <w:t>，仿真直流电源电压</w:t>
      </w:r>
      <w:r w:rsidR="00480652">
        <w:rPr>
          <w:rFonts w:hint="eastAsia"/>
          <w:sz w:val="24"/>
        </w:rPr>
        <w:t>设置</w:t>
      </w:r>
      <w:r w:rsidR="006450E4">
        <w:rPr>
          <w:rFonts w:hint="eastAsia"/>
          <w:sz w:val="24"/>
        </w:rPr>
        <w:t>20</w:t>
      </w:r>
      <w:r w:rsidRPr="00657C48">
        <w:rPr>
          <w:rFonts w:hint="eastAsia"/>
          <w:sz w:val="24"/>
        </w:rPr>
        <w:t>V</w:t>
      </w:r>
      <w:r w:rsidRPr="00657C48">
        <w:rPr>
          <w:rFonts w:hint="eastAsia"/>
          <w:sz w:val="24"/>
        </w:rPr>
        <w:t>，参数如图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9614EE">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9614EE">
        <w:rPr>
          <w:noProof/>
          <w:sz w:val="24"/>
        </w:rPr>
        <w:t>15</w:t>
      </w:r>
      <w:r w:rsidR="009651F1">
        <w:rPr>
          <w:sz w:val="24"/>
        </w:rPr>
        <w:fldChar w:fldCharType="end"/>
      </w:r>
      <w:r w:rsidRPr="00657C48">
        <w:rPr>
          <w:rFonts w:hint="eastAsia"/>
          <w:sz w:val="24"/>
        </w:rPr>
        <w:t>所示：</w:t>
      </w:r>
    </w:p>
    <w:p w14:paraId="7525A351" w14:textId="5DE8AFB7" w:rsidR="00480652" w:rsidRPr="003F0C65" w:rsidRDefault="00131148" w:rsidP="00480652">
      <w:pPr>
        <w:wordWrap w:val="0"/>
        <w:spacing w:line="360" w:lineRule="auto"/>
        <w:jc w:val="center"/>
        <w:rPr>
          <w:sz w:val="24"/>
        </w:rPr>
      </w:pPr>
      <w:r>
        <w:rPr>
          <w:noProof/>
          <w:sz w:val="24"/>
        </w:rPr>
        <w:drawing>
          <wp:inline distT="0" distB="0" distL="0" distR="0" wp14:anchorId="2242CA0B" wp14:editId="7743498E">
            <wp:extent cx="2586251" cy="1485347"/>
            <wp:effectExtent l="0" t="0" r="5080" b="635"/>
            <wp:docPr id="13306039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92689" cy="1489045"/>
                    </a:xfrm>
                    <a:prstGeom prst="rect">
                      <a:avLst/>
                    </a:prstGeom>
                    <a:noFill/>
                    <a:ln>
                      <a:noFill/>
                    </a:ln>
                  </pic:spPr>
                </pic:pic>
              </a:graphicData>
            </a:graphic>
          </wp:inline>
        </w:drawing>
      </w:r>
    </w:p>
    <w:p w14:paraId="2F863C52" w14:textId="64675C4B" w:rsidR="00480652" w:rsidRPr="00480652" w:rsidRDefault="00480652"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直流电源电压参数设定</w:t>
      </w:r>
    </w:p>
    <w:p w14:paraId="404C5314" w14:textId="355B18C8" w:rsidR="00657C48" w:rsidRDefault="00657C48" w:rsidP="00657C48">
      <w:pPr>
        <w:wordWrap w:val="0"/>
        <w:spacing w:line="360" w:lineRule="auto"/>
        <w:ind w:firstLineChars="200" w:firstLine="480"/>
        <w:rPr>
          <w:sz w:val="24"/>
        </w:rPr>
      </w:pPr>
      <w:r w:rsidRPr="00657C48">
        <w:rPr>
          <w:rFonts w:hint="eastAsia"/>
          <w:sz w:val="24"/>
        </w:rPr>
        <w:t>由于交流电的一个周期是</w:t>
      </w:r>
      <w:r w:rsidRPr="00657C48">
        <w:rPr>
          <w:rFonts w:hint="eastAsia"/>
          <w:sz w:val="24"/>
        </w:rPr>
        <w:t>0.02s</w:t>
      </w:r>
      <w:r w:rsidRPr="00657C48">
        <w:rPr>
          <w:rFonts w:hint="eastAsia"/>
          <w:sz w:val="24"/>
        </w:rPr>
        <w:t>，半个周期是</w:t>
      </w:r>
      <w:r w:rsidRPr="00657C48">
        <w:rPr>
          <w:rFonts w:hint="eastAsia"/>
          <w:sz w:val="24"/>
        </w:rPr>
        <w:t>0.01s</w:t>
      </w:r>
      <w:r w:rsidRPr="00657C48">
        <w:rPr>
          <w:rFonts w:hint="eastAsia"/>
          <w:sz w:val="24"/>
        </w:rPr>
        <w:t>，正弦波一个周期是</w:t>
      </w:r>
      <w:r w:rsidRPr="00657C48">
        <w:rPr>
          <w:rFonts w:hint="eastAsia"/>
          <w:sz w:val="24"/>
        </w:rPr>
        <w:t>2</w:t>
      </w:r>
      <w:r w:rsidRPr="00BC5B1A">
        <w:rPr>
          <w:sz w:val="24"/>
        </w:rPr>
        <w:t>π</w:t>
      </w:r>
      <w:r w:rsidRPr="00657C48">
        <w:rPr>
          <w:rFonts w:hint="eastAsia"/>
          <w:sz w:val="24"/>
        </w:rPr>
        <w:t>，相当于</w:t>
      </w:r>
      <w:r w:rsidRPr="00657C48">
        <w:rPr>
          <w:rFonts w:hint="eastAsia"/>
          <w:sz w:val="24"/>
        </w:rPr>
        <w:t>360</w:t>
      </w:r>
      <w:r w:rsidRPr="00657C48">
        <w:rPr>
          <w:rFonts w:hint="eastAsia"/>
          <w:sz w:val="24"/>
        </w:rPr>
        <w:t>°，半个周期就是</w:t>
      </w:r>
      <w:r w:rsidRPr="00657C48">
        <w:rPr>
          <w:rFonts w:hint="eastAsia"/>
          <w:sz w:val="24"/>
        </w:rPr>
        <w:t>180</w:t>
      </w:r>
      <w:r w:rsidRPr="00657C48">
        <w:rPr>
          <w:rFonts w:hint="eastAsia"/>
          <w:sz w:val="24"/>
        </w:rPr>
        <w:t>°。所以可以得出</w:t>
      </w:r>
      <w:r w:rsidRPr="00657C48">
        <w:rPr>
          <w:rFonts w:hint="eastAsia"/>
          <w:sz w:val="24"/>
        </w:rPr>
        <w:t>1</w:t>
      </w:r>
      <w:r w:rsidRPr="00657C48">
        <w:rPr>
          <w:rFonts w:hint="eastAsia"/>
          <w:sz w:val="24"/>
        </w:rPr>
        <w:t>°是</w:t>
      </w:r>
      <w:r w:rsidRPr="00657C48">
        <w:rPr>
          <w:rFonts w:hint="eastAsia"/>
          <w:sz w:val="24"/>
        </w:rPr>
        <w:t>0.00005556</w:t>
      </w:r>
      <w:r w:rsidRPr="00657C48">
        <w:rPr>
          <w:rFonts w:hint="eastAsia"/>
          <w:sz w:val="24"/>
        </w:rPr>
        <w:t>秒，由此即可控制晶闸管的导通时间。参数设定如图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9614EE">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9614EE">
        <w:rPr>
          <w:noProof/>
          <w:sz w:val="24"/>
        </w:rPr>
        <w:t>16</w:t>
      </w:r>
      <w:r w:rsidR="009651F1">
        <w:rPr>
          <w:sz w:val="24"/>
        </w:rPr>
        <w:fldChar w:fldCharType="end"/>
      </w:r>
      <w:r w:rsidRPr="00657C48">
        <w:rPr>
          <w:rFonts w:hint="eastAsia"/>
          <w:sz w:val="24"/>
        </w:rPr>
        <w:t>所示。</w:t>
      </w:r>
    </w:p>
    <w:p w14:paraId="4E31985A" w14:textId="1739C51F" w:rsidR="009651F1" w:rsidRDefault="009651F1" w:rsidP="00C02B2A">
      <w:pPr>
        <w:spacing w:line="360" w:lineRule="auto"/>
        <w:jc w:val="center"/>
        <w:rPr>
          <w:sz w:val="24"/>
        </w:rPr>
      </w:pPr>
      <w:r>
        <w:rPr>
          <w:rFonts w:hint="eastAsia"/>
          <w:noProof/>
          <w:sz w:val="24"/>
        </w:rPr>
        <w:lastRenderedPageBreak/>
        <w:drawing>
          <wp:inline distT="0" distB="0" distL="0" distR="0" wp14:anchorId="50A1E14A" wp14:editId="12F29183">
            <wp:extent cx="5040172" cy="3318202"/>
            <wp:effectExtent l="0" t="0" r="8255" b="0"/>
            <wp:docPr id="6926617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53557" cy="3327014"/>
                    </a:xfrm>
                    <a:prstGeom prst="rect">
                      <a:avLst/>
                    </a:prstGeom>
                    <a:noFill/>
                    <a:ln>
                      <a:noFill/>
                    </a:ln>
                  </pic:spPr>
                </pic:pic>
              </a:graphicData>
            </a:graphic>
          </wp:inline>
        </w:drawing>
      </w:r>
    </w:p>
    <w:p w14:paraId="2A4FFE00" w14:textId="5F874DA5" w:rsidR="009651F1" w:rsidRPr="009651F1" w:rsidRDefault="009651F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16</w:t>
      </w:r>
      <w:r>
        <w:rPr>
          <w:rFonts w:ascii="Times New Roman" w:hAnsi="Times New Roman"/>
          <w:sz w:val="21"/>
          <w:szCs w:val="21"/>
        </w:rPr>
        <w:fldChar w:fldCharType="end"/>
      </w:r>
      <w:r>
        <w:rPr>
          <w:rFonts w:ascii="Times New Roman" w:hAnsi="Times New Roman" w:hint="eastAsia"/>
          <w:sz w:val="21"/>
          <w:szCs w:val="21"/>
        </w:rPr>
        <w:t xml:space="preserve">　</w:t>
      </w:r>
      <w:r w:rsidR="0015213C">
        <w:rPr>
          <w:rFonts w:hint="eastAsia"/>
          <w:sz w:val="21"/>
          <w:szCs w:val="21"/>
        </w:rPr>
        <w:t>晶闸管</w:t>
      </w:r>
      <w:r w:rsidR="00AD2BC3">
        <w:rPr>
          <w:rFonts w:hint="eastAsia"/>
          <w:sz w:val="21"/>
          <w:szCs w:val="21"/>
        </w:rPr>
        <w:t>相位延迟</w:t>
      </w:r>
      <w:r>
        <w:rPr>
          <w:rFonts w:hint="eastAsia"/>
          <w:sz w:val="21"/>
          <w:szCs w:val="21"/>
        </w:rPr>
        <w:t>参数设定</w:t>
      </w:r>
    </w:p>
    <w:p w14:paraId="18EB3331" w14:textId="4B12421A" w:rsidR="00330E36" w:rsidRDefault="00330E36" w:rsidP="00330E36">
      <w:pPr>
        <w:wordWrap w:val="0"/>
        <w:spacing w:line="360" w:lineRule="auto"/>
        <w:ind w:firstLineChars="200" w:firstLine="480"/>
        <w:rPr>
          <w:sz w:val="24"/>
        </w:rPr>
      </w:pPr>
      <w:r w:rsidRPr="00657C48">
        <w:rPr>
          <w:rFonts w:hint="eastAsia"/>
          <w:sz w:val="24"/>
        </w:rPr>
        <w:t>设置运行时间是</w:t>
      </w:r>
      <w:r w:rsidRPr="00657C48">
        <w:rPr>
          <w:rFonts w:hint="eastAsia"/>
          <w:sz w:val="24"/>
        </w:rPr>
        <w:t>0.1</w:t>
      </w:r>
      <w:r w:rsidRPr="00657C48">
        <w:rPr>
          <w:rFonts w:hint="eastAsia"/>
          <w:sz w:val="24"/>
        </w:rPr>
        <w:t>，点击运行可以看到直流侧的电</w:t>
      </w:r>
      <w:r>
        <w:rPr>
          <w:rFonts w:hint="eastAsia"/>
          <w:sz w:val="24"/>
        </w:rPr>
        <w:t>压</w:t>
      </w:r>
      <w:r w:rsidRPr="00657C48">
        <w:rPr>
          <w:rFonts w:hint="eastAsia"/>
          <w:sz w:val="24"/>
        </w:rPr>
        <w:t>和电</w:t>
      </w:r>
      <w:r>
        <w:rPr>
          <w:rFonts w:hint="eastAsia"/>
          <w:sz w:val="24"/>
        </w:rPr>
        <w:t>流，</w:t>
      </w:r>
      <w:r w:rsidRPr="00657C48">
        <w:rPr>
          <w:rFonts w:hint="eastAsia"/>
          <w:sz w:val="24"/>
        </w:rPr>
        <w:t>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9614EE">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9614EE">
        <w:rPr>
          <w:noProof/>
          <w:sz w:val="24"/>
        </w:rPr>
        <w:t>17</w:t>
      </w:r>
      <w:r>
        <w:rPr>
          <w:sz w:val="24"/>
        </w:rPr>
        <w:fldChar w:fldCharType="end"/>
      </w:r>
      <w:r>
        <w:rPr>
          <w:rFonts w:hint="eastAsia"/>
          <w:sz w:val="24"/>
        </w:rPr>
        <w:t>所示。其中</w:t>
      </w:r>
      <w:r>
        <w:rPr>
          <w:rFonts w:hint="eastAsia"/>
          <w:sz w:val="24"/>
        </w:rPr>
        <w:t>Current</w:t>
      </w:r>
      <w:r>
        <w:rPr>
          <w:rFonts w:hint="eastAsia"/>
          <w:sz w:val="24"/>
        </w:rPr>
        <w:t>是电流波形，</w:t>
      </w:r>
      <w:r>
        <w:rPr>
          <w:rFonts w:hint="eastAsia"/>
          <w:sz w:val="24"/>
        </w:rPr>
        <w:t>Voltage</w:t>
      </w:r>
      <w:r>
        <w:rPr>
          <w:rFonts w:hint="eastAsia"/>
          <w:sz w:val="24"/>
        </w:rPr>
        <w:t>是电压波形。电压表接在整流桥两侧，与整流电压方向相同，可以看到电压显示中，正半周电压冲量比负半周的冲量小，电</w:t>
      </w:r>
      <w:r w:rsidR="008F1B43">
        <w:rPr>
          <w:rFonts w:hint="eastAsia"/>
          <w:sz w:val="24"/>
        </w:rPr>
        <w:t>能</w:t>
      </w:r>
      <w:r>
        <w:rPr>
          <w:rFonts w:hint="eastAsia"/>
          <w:sz w:val="24"/>
        </w:rPr>
        <w:t>由直流侧流向交流测</w:t>
      </w:r>
      <w:r w:rsidR="008F1B43">
        <w:rPr>
          <w:rFonts w:hint="eastAsia"/>
          <w:sz w:val="24"/>
        </w:rPr>
        <w:t>输送</w:t>
      </w:r>
      <w:r>
        <w:rPr>
          <w:rFonts w:hint="eastAsia"/>
          <w:sz w:val="24"/>
        </w:rPr>
        <w:t>，基本</w:t>
      </w:r>
      <w:r w:rsidRPr="00657C48">
        <w:rPr>
          <w:rFonts w:hint="eastAsia"/>
          <w:sz w:val="24"/>
        </w:rPr>
        <w:t>逆变成功</w:t>
      </w:r>
      <w:r>
        <w:rPr>
          <w:rFonts w:hint="eastAsia"/>
          <w:sz w:val="24"/>
        </w:rPr>
        <w:t>，理论实物也能成立</w:t>
      </w:r>
      <w:r w:rsidRPr="00657C48">
        <w:rPr>
          <w:rFonts w:hint="eastAsia"/>
          <w:sz w:val="24"/>
        </w:rPr>
        <w:t>。</w:t>
      </w:r>
    </w:p>
    <w:p w14:paraId="2E291ED2" w14:textId="030EDEB2" w:rsidR="002B6275" w:rsidRDefault="00AE0CAF" w:rsidP="00C02B2A">
      <w:pPr>
        <w:spacing w:line="360" w:lineRule="auto"/>
        <w:jc w:val="center"/>
        <w:rPr>
          <w:sz w:val="24"/>
        </w:rPr>
      </w:pPr>
      <w:r>
        <w:rPr>
          <w:noProof/>
          <w:sz w:val="24"/>
        </w:rPr>
        <w:drawing>
          <wp:inline distT="0" distB="0" distL="0" distR="0" wp14:anchorId="6C8208E9" wp14:editId="1DBA14CE">
            <wp:extent cx="5760720" cy="2813685"/>
            <wp:effectExtent l="0" t="0" r="0" b="5715"/>
            <wp:docPr id="5709711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1107" name="图片 570971107"/>
                    <pic:cNvPicPr/>
                  </pic:nvPicPr>
                  <pic:blipFill>
                    <a:blip r:embed="rId80"/>
                    <a:stretch>
                      <a:fillRect/>
                    </a:stretch>
                  </pic:blipFill>
                  <pic:spPr>
                    <a:xfrm>
                      <a:off x="0" y="0"/>
                      <a:ext cx="5764340" cy="2815453"/>
                    </a:xfrm>
                    <a:prstGeom prst="rect">
                      <a:avLst/>
                    </a:prstGeom>
                  </pic:spPr>
                </pic:pic>
              </a:graphicData>
            </a:graphic>
          </wp:inline>
        </w:drawing>
      </w:r>
    </w:p>
    <w:p w14:paraId="59DC7DAF" w14:textId="4ACF175B" w:rsidR="00F66FB6" w:rsidRPr="00C02B2A" w:rsidRDefault="002B6275" w:rsidP="00C02B2A">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17</w:t>
      </w:r>
      <w:r>
        <w:rPr>
          <w:rFonts w:ascii="Times New Roman" w:hAnsi="Times New Roman"/>
          <w:sz w:val="21"/>
          <w:szCs w:val="21"/>
        </w:rPr>
        <w:fldChar w:fldCharType="end"/>
      </w:r>
      <w:r>
        <w:rPr>
          <w:rFonts w:ascii="Times New Roman" w:hAnsi="Times New Roman" w:hint="eastAsia"/>
          <w:sz w:val="21"/>
          <w:szCs w:val="21"/>
        </w:rPr>
        <w:t xml:space="preserve">　</w:t>
      </w:r>
      <w:r w:rsidR="00EF41F8">
        <w:rPr>
          <w:rFonts w:hint="eastAsia"/>
          <w:sz w:val="21"/>
          <w:szCs w:val="21"/>
        </w:rPr>
        <w:t>直流侧电压</w:t>
      </w:r>
      <w:r w:rsidR="00333681">
        <w:rPr>
          <w:rFonts w:hint="eastAsia"/>
          <w:sz w:val="21"/>
          <w:szCs w:val="21"/>
        </w:rPr>
        <w:t>电流</w:t>
      </w:r>
      <w:r w:rsidR="00824F55">
        <w:rPr>
          <w:rFonts w:hint="eastAsia"/>
          <w:sz w:val="21"/>
          <w:szCs w:val="21"/>
        </w:rPr>
        <w:t>监视</w:t>
      </w:r>
    </w:p>
    <w:p w14:paraId="39C49B28" w14:textId="3E8AFB32" w:rsidR="00AB140C" w:rsidRDefault="00AB140C"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4</w:t>
      </w:r>
      <w:r>
        <w:rPr>
          <w:rFonts w:eastAsia="黑体" w:hint="eastAsia"/>
          <w:sz w:val="28"/>
          <w:szCs w:val="28"/>
        </w:rPr>
        <w:t>.</w:t>
      </w:r>
      <w:r w:rsidR="00C6288F">
        <w:rPr>
          <w:rFonts w:eastAsia="黑体" w:hint="eastAsia"/>
          <w:sz w:val="28"/>
          <w:szCs w:val="28"/>
        </w:rPr>
        <w:t>6</w:t>
      </w:r>
      <w:r>
        <w:rPr>
          <w:rFonts w:eastAsia="黑体" w:hint="eastAsia"/>
          <w:sz w:val="28"/>
          <w:szCs w:val="28"/>
        </w:rPr>
        <w:t xml:space="preserve">　</w:t>
      </w:r>
      <w:r w:rsidR="00B63840">
        <w:rPr>
          <w:rFonts w:eastAsia="黑体" w:hint="eastAsia"/>
          <w:sz w:val="28"/>
          <w:szCs w:val="28"/>
        </w:rPr>
        <w:t>点灯科技云平台</w:t>
      </w:r>
      <w:r w:rsidR="005B5C19">
        <w:rPr>
          <w:rFonts w:eastAsia="黑体" w:hint="eastAsia"/>
          <w:sz w:val="28"/>
          <w:szCs w:val="28"/>
        </w:rPr>
        <w:t>与心知天气功能介绍</w:t>
      </w:r>
    </w:p>
    <w:p w14:paraId="08457DAA" w14:textId="5E1D1887" w:rsidR="00FE11C0" w:rsidRPr="00B00E11" w:rsidRDefault="00FE11C0" w:rsidP="006621DD">
      <w:pPr>
        <w:wordWrap w:val="0"/>
        <w:spacing w:line="360" w:lineRule="auto"/>
        <w:ind w:firstLineChars="200" w:firstLine="480"/>
        <w:rPr>
          <w:sz w:val="24"/>
        </w:rPr>
      </w:pPr>
      <w:r w:rsidRPr="00B00E11">
        <w:rPr>
          <w:sz w:val="24"/>
        </w:rPr>
        <w:t>该系统的可以通过云端控制，同时，也可以通过</w:t>
      </w:r>
      <w:r w:rsidR="00DA1876" w:rsidRPr="00B00E11">
        <w:rPr>
          <w:sz w:val="24"/>
        </w:rPr>
        <w:t>Wi-Fi</w:t>
      </w:r>
      <w:r w:rsidRPr="00B00E11">
        <w:rPr>
          <w:sz w:val="24"/>
        </w:rPr>
        <w:t>将系统数据上传到云平台，云平台采用点灯科技和巴法云搭配使用。通讯由</w:t>
      </w:r>
      <w:r w:rsidRPr="00B00E11">
        <w:rPr>
          <w:sz w:val="24"/>
        </w:rPr>
        <w:t>ESP8266</w:t>
      </w:r>
      <w:r w:rsidRPr="00B00E11">
        <w:rPr>
          <w:sz w:val="24"/>
        </w:rPr>
        <w:t>模块担当，上电后会初始化并自动连接</w:t>
      </w:r>
      <w:r w:rsidR="00DA1876" w:rsidRPr="00B00E11">
        <w:rPr>
          <w:sz w:val="24"/>
        </w:rPr>
        <w:t>Wi-Fi</w:t>
      </w:r>
      <w:r w:rsidRPr="00B00E11">
        <w:rPr>
          <w:sz w:val="24"/>
        </w:rPr>
        <w:t>，</w:t>
      </w:r>
      <w:r w:rsidR="00DA1876" w:rsidRPr="00B00E11">
        <w:rPr>
          <w:sz w:val="24"/>
        </w:rPr>
        <w:t>Wi-Fi</w:t>
      </w:r>
      <w:r w:rsidRPr="00B00E11">
        <w:rPr>
          <w:sz w:val="24"/>
        </w:rPr>
        <w:t>连接成功后会自动注册点灯科技，启动串口，同时启动点灯组件和心跳包。核心版将区域火警状态和太阳能状态源源不断的发送到</w:t>
      </w:r>
      <w:r w:rsidRPr="00B00E11">
        <w:rPr>
          <w:sz w:val="24"/>
        </w:rPr>
        <w:t>ESP8266</w:t>
      </w:r>
      <w:r w:rsidRPr="00B00E11">
        <w:rPr>
          <w:sz w:val="24"/>
        </w:rPr>
        <w:t>，并通过点灯科技将太阳能发电量发送到云端。</w:t>
      </w:r>
      <w:r w:rsidR="00FF10BC" w:rsidRPr="00B00E11">
        <w:rPr>
          <w:sz w:val="24"/>
        </w:rPr>
        <w:t>ESP8266</w:t>
      </w:r>
      <w:r w:rsidR="00FF10BC" w:rsidRPr="00B00E11">
        <w:rPr>
          <w:sz w:val="24"/>
        </w:rPr>
        <w:t>使用</w:t>
      </w:r>
      <w:r w:rsidR="00FF10BC" w:rsidRPr="00B00E11">
        <w:rPr>
          <w:sz w:val="24"/>
        </w:rPr>
        <w:t>ArduinoIDE</w:t>
      </w:r>
      <w:r w:rsidR="00FF10BC" w:rsidRPr="00B00E11">
        <w:rPr>
          <w:sz w:val="24"/>
        </w:rPr>
        <w:t>编写</w:t>
      </w:r>
      <w:r w:rsidR="00FF10BC" w:rsidRPr="00B00E11">
        <w:rPr>
          <w:sz w:val="24"/>
        </w:rPr>
        <w:t>c</w:t>
      </w:r>
      <w:r w:rsidR="00FF10BC" w:rsidRPr="00B00E11">
        <w:rPr>
          <w:sz w:val="24"/>
        </w:rPr>
        <w:t>和</w:t>
      </w:r>
      <w:r w:rsidR="00FF10BC" w:rsidRPr="00B00E11">
        <w:rPr>
          <w:sz w:val="24"/>
        </w:rPr>
        <w:t>c++</w:t>
      </w:r>
      <w:r w:rsidR="00FF10BC" w:rsidRPr="00B00E11">
        <w:rPr>
          <w:sz w:val="24"/>
        </w:rPr>
        <w:t>程序。</w:t>
      </w:r>
      <w:r w:rsidRPr="00B00E11">
        <w:rPr>
          <w:sz w:val="24"/>
        </w:rPr>
        <w:t>云平台控制模式流程图图</w:t>
      </w:r>
      <w:r w:rsidRPr="00B00E11">
        <w:rPr>
          <w:sz w:val="24"/>
        </w:rPr>
        <w:fldChar w:fldCharType="begin"/>
      </w:r>
      <w:r w:rsidRPr="00B00E11">
        <w:rPr>
          <w:sz w:val="24"/>
        </w:rPr>
        <w:instrText xml:space="preserve"> Seq eq \c </w:instrText>
      </w:r>
      <w:r w:rsidRPr="00B00E11">
        <w:rPr>
          <w:sz w:val="24"/>
        </w:rPr>
        <w:fldChar w:fldCharType="separate"/>
      </w:r>
      <w:r w:rsidR="009614EE">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9614EE">
        <w:rPr>
          <w:noProof/>
          <w:sz w:val="24"/>
        </w:rPr>
        <w:t>18</w:t>
      </w:r>
      <w:r w:rsidRPr="00B00E11">
        <w:rPr>
          <w:sz w:val="24"/>
        </w:rPr>
        <w:fldChar w:fldCharType="end"/>
      </w:r>
      <w:r w:rsidRPr="00B00E11">
        <w:rPr>
          <w:sz w:val="24"/>
        </w:rPr>
        <w:t>所示。</w:t>
      </w:r>
    </w:p>
    <w:p w14:paraId="0D91F1EA" w14:textId="31432A02" w:rsidR="00AB140C" w:rsidRDefault="003464D6" w:rsidP="006621DD">
      <w:pPr>
        <w:wordWrap w:val="0"/>
        <w:spacing w:line="360" w:lineRule="auto"/>
        <w:jc w:val="center"/>
        <w:rPr>
          <w:sz w:val="24"/>
        </w:rPr>
      </w:pPr>
      <w:r>
        <w:rPr>
          <w:noProof/>
          <w:sz w:val="24"/>
        </w:rPr>
        <w:drawing>
          <wp:inline distT="0" distB="0" distL="0" distR="0" wp14:anchorId="78AF4E0A" wp14:editId="20223071">
            <wp:extent cx="3659312" cy="5382883"/>
            <wp:effectExtent l="0" t="0" r="0" b="8890"/>
            <wp:docPr id="17056446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4643" name="图片 1705644643"/>
                    <pic:cNvPicPr/>
                  </pic:nvPicPr>
                  <pic:blipFill>
                    <a:blip r:embed="rId81"/>
                    <a:stretch>
                      <a:fillRect/>
                    </a:stretch>
                  </pic:blipFill>
                  <pic:spPr>
                    <a:xfrm>
                      <a:off x="0" y="0"/>
                      <a:ext cx="3671860" cy="5401341"/>
                    </a:xfrm>
                    <a:prstGeom prst="rect">
                      <a:avLst/>
                    </a:prstGeom>
                  </pic:spPr>
                </pic:pic>
              </a:graphicData>
            </a:graphic>
          </wp:inline>
        </w:drawing>
      </w:r>
    </w:p>
    <w:p w14:paraId="32FA5DFF" w14:textId="66476058" w:rsidR="00AB140C" w:rsidRDefault="00AB140C" w:rsidP="006621DD">
      <w:pPr>
        <w:pStyle w:val="a5"/>
        <w:wordWrap w:val="0"/>
        <w:spacing w:line="360" w:lineRule="auto"/>
        <w:ind w:firstLine="422"/>
        <w:jc w:val="center"/>
        <w:rPr>
          <w:sz w:val="21"/>
          <w:szCs w:val="21"/>
        </w:rPr>
      </w:pPr>
      <w:r>
        <w:rPr>
          <w:rFonts w:hint="eastAsia"/>
          <w:sz w:val="21"/>
          <w:szCs w:val="21"/>
        </w:rPr>
        <w:t>图</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eq \c</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9614EE">
        <w:rPr>
          <w:rFonts w:ascii="Times New Roman" w:hAnsi="Times New Roman"/>
          <w:noProof/>
          <w:sz w:val="21"/>
          <w:szCs w:val="21"/>
        </w:rPr>
        <w:t>4</w:t>
      </w:r>
      <w:r w:rsidR="00E66FAE">
        <w:rPr>
          <w:rFonts w:ascii="Times New Roman" w:hAnsi="Times New Roman"/>
          <w:sz w:val="21"/>
          <w:szCs w:val="21"/>
        </w:rPr>
        <w:fldChar w:fldCharType="end"/>
      </w:r>
      <w:r w:rsidR="00E66FAE">
        <w:rPr>
          <w:rFonts w:ascii="Times New Roman" w:hAnsi="Times New Roman" w:hint="eastAsia"/>
          <w:sz w:val="21"/>
          <w:szCs w:val="21"/>
        </w:rPr>
        <w:t>.</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list</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9614EE">
        <w:rPr>
          <w:rFonts w:ascii="Times New Roman" w:hAnsi="Times New Roman"/>
          <w:noProof/>
          <w:sz w:val="21"/>
          <w:szCs w:val="21"/>
        </w:rPr>
        <w:t>18</w:t>
      </w:r>
      <w:r w:rsidR="00E66FAE">
        <w:rPr>
          <w:rFonts w:ascii="Times New Roman" w:hAnsi="Times New Roman"/>
          <w:sz w:val="21"/>
          <w:szCs w:val="21"/>
        </w:rPr>
        <w:fldChar w:fldCharType="end"/>
      </w:r>
      <w:r>
        <w:rPr>
          <w:rFonts w:hint="eastAsia"/>
          <w:sz w:val="21"/>
          <w:szCs w:val="21"/>
        </w:rPr>
        <w:t xml:space="preserve">　</w:t>
      </w:r>
      <w:r w:rsidR="00E31B4F">
        <w:rPr>
          <w:rFonts w:hint="eastAsia"/>
          <w:sz w:val="21"/>
          <w:szCs w:val="21"/>
        </w:rPr>
        <w:t>云平台</w:t>
      </w:r>
      <w:r>
        <w:rPr>
          <w:rFonts w:hint="eastAsia"/>
          <w:sz w:val="21"/>
          <w:szCs w:val="21"/>
        </w:rPr>
        <w:t>控制模式流程图</w:t>
      </w:r>
    </w:p>
    <w:p w14:paraId="0EBB567B" w14:textId="50475D2E" w:rsidR="00E66FAE" w:rsidRPr="00B00E11" w:rsidRDefault="00D30DE9" w:rsidP="006621DD">
      <w:pPr>
        <w:wordWrap w:val="0"/>
        <w:spacing w:line="360" w:lineRule="auto"/>
        <w:ind w:firstLineChars="200" w:firstLine="480"/>
        <w:rPr>
          <w:sz w:val="24"/>
        </w:rPr>
      </w:pPr>
      <w:r w:rsidRPr="00B00E11">
        <w:rPr>
          <w:sz w:val="24"/>
        </w:rPr>
        <w:t>E</w:t>
      </w:r>
      <w:r w:rsidR="001834D7" w:rsidRPr="00B00E11">
        <w:rPr>
          <w:sz w:val="24"/>
        </w:rPr>
        <w:t>SP</w:t>
      </w:r>
      <w:r w:rsidRPr="00B00E11">
        <w:rPr>
          <w:sz w:val="24"/>
        </w:rPr>
        <w:t>8266</w:t>
      </w:r>
      <w:r w:rsidRPr="00B00E11">
        <w:rPr>
          <w:sz w:val="24"/>
        </w:rPr>
        <w:t>内部信息设置如图</w:t>
      </w:r>
      <w:r w:rsidRPr="00B00E11">
        <w:rPr>
          <w:sz w:val="24"/>
        </w:rPr>
        <w:fldChar w:fldCharType="begin"/>
      </w:r>
      <w:r w:rsidRPr="00B00E11">
        <w:rPr>
          <w:sz w:val="24"/>
        </w:rPr>
        <w:instrText xml:space="preserve"> Seq eq \c </w:instrText>
      </w:r>
      <w:r w:rsidRPr="00B00E11">
        <w:rPr>
          <w:sz w:val="24"/>
        </w:rPr>
        <w:fldChar w:fldCharType="separate"/>
      </w:r>
      <w:r w:rsidR="009614EE">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9614EE">
        <w:rPr>
          <w:noProof/>
          <w:sz w:val="24"/>
        </w:rPr>
        <w:t>19</w:t>
      </w:r>
      <w:r w:rsidRPr="00B00E11">
        <w:rPr>
          <w:sz w:val="24"/>
        </w:rPr>
        <w:fldChar w:fldCharType="end"/>
      </w:r>
      <w:r w:rsidRPr="00B00E11">
        <w:rPr>
          <w:sz w:val="24"/>
        </w:rPr>
        <w:t>所示。</w:t>
      </w:r>
      <w:r w:rsidR="000E7BD2" w:rsidRPr="00B00E11">
        <w:rPr>
          <w:sz w:val="24"/>
        </w:rPr>
        <w:t>其中：</w:t>
      </w:r>
      <w:r w:rsidR="000E7BD2" w:rsidRPr="00B00E11">
        <w:rPr>
          <w:sz w:val="24"/>
        </w:rPr>
        <w:t>auth</w:t>
      </w:r>
      <w:r w:rsidR="000E7BD2" w:rsidRPr="00B00E11">
        <w:rPr>
          <w:sz w:val="24"/>
        </w:rPr>
        <w:t>是点灯科技密钥，</w:t>
      </w:r>
      <w:r w:rsidR="000E7BD2" w:rsidRPr="00B00E11">
        <w:rPr>
          <w:sz w:val="24"/>
        </w:rPr>
        <w:t>ssid</w:t>
      </w:r>
      <w:r w:rsidR="000E7BD2" w:rsidRPr="00B00E11">
        <w:rPr>
          <w:sz w:val="24"/>
        </w:rPr>
        <w:t>是</w:t>
      </w:r>
      <w:r w:rsidR="00DA1876" w:rsidRPr="00B00E11">
        <w:rPr>
          <w:sz w:val="24"/>
        </w:rPr>
        <w:t>Wi-Fi</w:t>
      </w:r>
      <w:r w:rsidR="000E7BD2" w:rsidRPr="00B00E11">
        <w:rPr>
          <w:sz w:val="24"/>
        </w:rPr>
        <w:t>名，</w:t>
      </w:r>
      <w:r w:rsidR="000E7BD2" w:rsidRPr="00B00E11">
        <w:rPr>
          <w:sz w:val="24"/>
        </w:rPr>
        <w:t>pass</w:t>
      </w:r>
      <w:r w:rsidR="000E7BD2" w:rsidRPr="00B00E11">
        <w:rPr>
          <w:sz w:val="24"/>
        </w:rPr>
        <w:t>是密码，指针</w:t>
      </w:r>
      <w:r w:rsidR="000E7BD2" w:rsidRPr="00B00E11">
        <w:rPr>
          <w:sz w:val="24"/>
        </w:rPr>
        <w:t>host</w:t>
      </w:r>
      <w:r w:rsidR="000E7BD2" w:rsidRPr="00B00E11">
        <w:rPr>
          <w:sz w:val="24"/>
        </w:rPr>
        <w:t>是心知天气服务器的网址，</w:t>
      </w:r>
      <w:r w:rsidR="000E7BD2" w:rsidRPr="00B00E11">
        <w:rPr>
          <w:sz w:val="24"/>
        </w:rPr>
        <w:t>port</w:t>
      </w:r>
      <w:r w:rsidR="000E7BD2" w:rsidRPr="00B00E11">
        <w:rPr>
          <w:sz w:val="24"/>
        </w:rPr>
        <w:t>是端口，</w:t>
      </w:r>
      <w:r w:rsidR="000E7BD2" w:rsidRPr="00B00E11">
        <w:rPr>
          <w:sz w:val="24"/>
        </w:rPr>
        <w:t>City</w:t>
      </w:r>
      <w:r w:rsidR="000E7BD2" w:rsidRPr="00B00E11">
        <w:rPr>
          <w:sz w:val="24"/>
        </w:rPr>
        <w:t>是城市，由于辽宁科技大学在立山区，所以这里写</w:t>
      </w:r>
      <w:r w:rsidR="000E7BD2" w:rsidRPr="00B00E11">
        <w:rPr>
          <w:sz w:val="24"/>
        </w:rPr>
        <w:t>lishan</w:t>
      </w:r>
      <w:r w:rsidR="000E7BD2" w:rsidRPr="00B00E11">
        <w:rPr>
          <w:sz w:val="24"/>
        </w:rPr>
        <w:t>，以及</w:t>
      </w:r>
      <w:r w:rsidR="000E7BD2" w:rsidRPr="00B00E11">
        <w:rPr>
          <w:sz w:val="24"/>
        </w:rPr>
        <w:t>API</w:t>
      </w:r>
      <w:r w:rsidR="000E7BD2" w:rsidRPr="00B00E11">
        <w:rPr>
          <w:sz w:val="24"/>
        </w:rPr>
        <w:t>密钥：</w:t>
      </w:r>
      <w:r w:rsidR="000E7BD2" w:rsidRPr="00B00E11">
        <w:rPr>
          <w:sz w:val="24"/>
        </w:rPr>
        <w:t>S-xxxxxxxx</w:t>
      </w:r>
      <w:r w:rsidR="00EE01E9" w:rsidRPr="00B00E11">
        <w:rPr>
          <w:sz w:val="24"/>
        </w:rPr>
        <w:t>。</w:t>
      </w:r>
      <w:r w:rsidRPr="00B00E11">
        <w:rPr>
          <w:sz w:val="24"/>
        </w:rPr>
        <w:t xml:space="preserve"> </w:t>
      </w:r>
    </w:p>
    <w:p w14:paraId="6958659C" w14:textId="42D8F41F" w:rsidR="00D30DE9" w:rsidRDefault="00EE01E9" w:rsidP="006621DD">
      <w:pPr>
        <w:wordWrap w:val="0"/>
        <w:spacing w:line="360" w:lineRule="auto"/>
        <w:jc w:val="center"/>
        <w:rPr>
          <w:sz w:val="24"/>
        </w:rPr>
      </w:pPr>
      <w:r>
        <w:rPr>
          <w:noProof/>
          <w:sz w:val="24"/>
        </w:rPr>
        <w:drawing>
          <wp:inline distT="0" distB="0" distL="0" distR="0" wp14:anchorId="3F3E0FC6" wp14:editId="1891B9EB">
            <wp:extent cx="3197595" cy="1412102"/>
            <wp:effectExtent l="0" t="0" r="3175" b="0"/>
            <wp:docPr id="21425766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12495" cy="1418682"/>
                    </a:xfrm>
                    <a:prstGeom prst="rect">
                      <a:avLst/>
                    </a:prstGeom>
                    <a:noFill/>
                    <a:ln>
                      <a:noFill/>
                    </a:ln>
                  </pic:spPr>
                </pic:pic>
              </a:graphicData>
            </a:graphic>
          </wp:inline>
        </w:drawing>
      </w:r>
    </w:p>
    <w:p w14:paraId="1FAA1E44" w14:textId="509B10AC" w:rsidR="00E66FAE" w:rsidRPr="00EE01E9" w:rsidRDefault="00D30D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19</w:t>
      </w:r>
      <w:r>
        <w:rPr>
          <w:rFonts w:ascii="Times New Roman" w:hAnsi="Times New Roman"/>
          <w:sz w:val="21"/>
          <w:szCs w:val="21"/>
        </w:rPr>
        <w:fldChar w:fldCharType="end"/>
      </w:r>
      <w:r>
        <w:rPr>
          <w:rFonts w:hint="eastAsia"/>
          <w:sz w:val="21"/>
          <w:szCs w:val="21"/>
        </w:rPr>
        <w:t xml:space="preserve">　云平台控制模式流程图</w:t>
      </w:r>
    </w:p>
    <w:p w14:paraId="04BB89C7" w14:textId="46407D21" w:rsidR="00EE01E9" w:rsidRPr="00B00E11" w:rsidRDefault="00C7591F" w:rsidP="006621DD">
      <w:pPr>
        <w:wordWrap w:val="0"/>
        <w:spacing w:line="360" w:lineRule="auto"/>
        <w:ind w:firstLineChars="200" w:firstLine="480"/>
        <w:rPr>
          <w:sz w:val="24"/>
        </w:rPr>
      </w:pPr>
      <w:r w:rsidRPr="00B00E11">
        <w:rPr>
          <w:sz w:val="24"/>
        </w:rPr>
        <w:t>当检测到楼宇发生火灾时，手机点灯科技会显示火灾对应区，巴法云公众号也会提示火灾发生并报告区域。同时，企业微信也会通过企业微信内置的机器人，将报警信息发送到微信群，提示疏散。巴法云微信消息推送函数如图</w:t>
      </w:r>
      <w:r w:rsidRPr="00B00E11">
        <w:rPr>
          <w:sz w:val="24"/>
        </w:rPr>
        <w:fldChar w:fldCharType="begin"/>
      </w:r>
      <w:r w:rsidRPr="00B00E11">
        <w:rPr>
          <w:sz w:val="24"/>
        </w:rPr>
        <w:instrText xml:space="preserve"> Seq eq \c </w:instrText>
      </w:r>
      <w:r w:rsidRPr="00B00E11">
        <w:rPr>
          <w:sz w:val="24"/>
        </w:rPr>
        <w:fldChar w:fldCharType="separate"/>
      </w:r>
      <w:r w:rsidR="009614EE">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9614EE">
        <w:rPr>
          <w:noProof/>
          <w:sz w:val="24"/>
        </w:rPr>
        <w:t>20</w:t>
      </w:r>
      <w:r w:rsidRPr="00B00E11">
        <w:rPr>
          <w:sz w:val="24"/>
        </w:rPr>
        <w:fldChar w:fldCharType="end"/>
      </w:r>
      <w:r w:rsidRPr="00B00E11">
        <w:rPr>
          <w:sz w:val="24"/>
        </w:rPr>
        <w:t>所示，</w:t>
      </w:r>
      <w:r w:rsidR="00F0492F" w:rsidRPr="00B00E11">
        <w:rPr>
          <w:sz w:val="24"/>
        </w:rPr>
        <w:t>完整代码</w:t>
      </w:r>
      <w:r w:rsidR="00202F01" w:rsidRPr="00B00E11">
        <w:rPr>
          <w:sz w:val="24"/>
        </w:rPr>
        <w:t>见附录</w:t>
      </w:r>
      <w:r w:rsidR="00202F01" w:rsidRPr="00B00E11">
        <w:rPr>
          <w:sz w:val="24"/>
        </w:rPr>
        <w:t>2</w:t>
      </w:r>
      <w:r w:rsidR="00202F01" w:rsidRPr="00B00E11">
        <w:rPr>
          <w:sz w:val="24"/>
        </w:rPr>
        <w:t>。</w:t>
      </w:r>
    </w:p>
    <w:p w14:paraId="29A13FC2" w14:textId="02CC0D5D" w:rsidR="00EE01E9" w:rsidRDefault="00596F78" w:rsidP="006621DD">
      <w:pPr>
        <w:wordWrap w:val="0"/>
        <w:spacing w:line="360" w:lineRule="auto"/>
        <w:jc w:val="center"/>
        <w:rPr>
          <w:sz w:val="24"/>
        </w:rPr>
      </w:pPr>
      <w:r>
        <w:rPr>
          <w:noProof/>
          <w:sz w:val="24"/>
        </w:rPr>
        <w:drawing>
          <wp:inline distT="0" distB="0" distL="0" distR="0" wp14:anchorId="785B40CF" wp14:editId="253CE5E5">
            <wp:extent cx="5323716" cy="1333278"/>
            <wp:effectExtent l="0" t="0" r="0" b="635"/>
            <wp:docPr id="240653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32739" cy="1335538"/>
                    </a:xfrm>
                    <a:prstGeom prst="rect">
                      <a:avLst/>
                    </a:prstGeom>
                    <a:noFill/>
                    <a:ln>
                      <a:noFill/>
                    </a:ln>
                  </pic:spPr>
                </pic:pic>
              </a:graphicData>
            </a:graphic>
          </wp:inline>
        </w:drawing>
      </w:r>
    </w:p>
    <w:p w14:paraId="5A2AA3C8" w14:textId="7A7D5936" w:rsidR="00596F78" w:rsidRPr="00F0492F" w:rsidRDefault="00EE01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20</w:t>
      </w:r>
      <w:r>
        <w:rPr>
          <w:rFonts w:ascii="Times New Roman" w:hAnsi="Times New Roman"/>
          <w:sz w:val="21"/>
          <w:szCs w:val="21"/>
        </w:rPr>
        <w:fldChar w:fldCharType="end"/>
      </w:r>
      <w:r>
        <w:rPr>
          <w:rFonts w:hint="eastAsia"/>
          <w:sz w:val="21"/>
          <w:szCs w:val="21"/>
        </w:rPr>
        <w:t xml:space="preserve">　</w:t>
      </w:r>
      <w:r w:rsidR="00596F78" w:rsidRPr="00596F78">
        <w:rPr>
          <w:rFonts w:hint="eastAsia"/>
          <w:sz w:val="21"/>
          <w:szCs w:val="21"/>
        </w:rPr>
        <w:t>巴法云微信消息推送函数</w:t>
      </w:r>
    </w:p>
    <w:p w14:paraId="6F1D8D4F" w14:textId="7CF1C5DD" w:rsidR="00CA6EC1" w:rsidRPr="00B00E11" w:rsidRDefault="00CA6EC1" w:rsidP="006621DD">
      <w:pPr>
        <w:wordWrap w:val="0"/>
        <w:spacing w:line="360" w:lineRule="auto"/>
        <w:ind w:firstLineChars="200" w:firstLine="480"/>
        <w:rPr>
          <w:sz w:val="24"/>
        </w:rPr>
      </w:pPr>
      <w:r w:rsidRPr="00B00E11">
        <w:rPr>
          <w:sz w:val="24"/>
        </w:rPr>
        <w:t>ESP8266</w:t>
      </w:r>
      <w:r w:rsidRPr="00B00E11">
        <w:rPr>
          <w:sz w:val="24"/>
        </w:rPr>
        <w:t>还会通过</w:t>
      </w:r>
      <w:r w:rsidR="007D1998" w:rsidRPr="00B00E11">
        <w:rPr>
          <w:sz w:val="24"/>
        </w:rPr>
        <w:t>心</w:t>
      </w:r>
      <w:r w:rsidRPr="00B00E11">
        <w:rPr>
          <w:sz w:val="24"/>
        </w:rPr>
        <w:t>知天气平台获取天气预报，通过调用平台的</w:t>
      </w:r>
      <w:r w:rsidRPr="00B00E11">
        <w:rPr>
          <w:sz w:val="24"/>
        </w:rPr>
        <w:t>API</w:t>
      </w:r>
      <w:r w:rsidRPr="00B00E11">
        <w:rPr>
          <w:sz w:val="24"/>
        </w:rPr>
        <w:t>来获取本地的今明两天天气。在</w:t>
      </w:r>
      <w:r w:rsidRPr="00B00E11">
        <w:rPr>
          <w:sz w:val="24"/>
        </w:rPr>
        <w:t>8266</w:t>
      </w:r>
      <w:r w:rsidRPr="00B00E11">
        <w:rPr>
          <w:sz w:val="24"/>
        </w:rPr>
        <w:t>中，需要编写</w:t>
      </w:r>
      <w:r w:rsidRPr="00B00E11">
        <w:rPr>
          <w:sz w:val="24"/>
        </w:rPr>
        <w:t>http</w:t>
      </w:r>
      <w:r w:rsidRPr="00B00E11">
        <w:rPr>
          <w:sz w:val="24"/>
        </w:rPr>
        <w:t>访问来获取天气数据，系统会返还</w:t>
      </w:r>
      <w:r w:rsidRPr="00B00E11">
        <w:rPr>
          <w:sz w:val="24"/>
        </w:rPr>
        <w:t>JSON</w:t>
      </w:r>
      <w:r w:rsidRPr="00B00E11">
        <w:rPr>
          <w:sz w:val="24"/>
        </w:rPr>
        <w:t>数据包，将数据解析就可以获取到天气信息，</w:t>
      </w:r>
      <w:r w:rsidR="000F666C" w:rsidRPr="00B00E11">
        <w:rPr>
          <w:sz w:val="24"/>
        </w:rPr>
        <w:t>心知天气</w:t>
      </w:r>
      <w:r w:rsidRPr="00B00E11">
        <w:rPr>
          <w:sz w:val="24"/>
        </w:rPr>
        <w:t>返还</w:t>
      </w:r>
      <w:r w:rsidR="000F666C" w:rsidRPr="00B00E11">
        <w:rPr>
          <w:sz w:val="24"/>
        </w:rPr>
        <w:t>天气</w:t>
      </w:r>
      <w:r w:rsidRPr="00B00E11">
        <w:rPr>
          <w:sz w:val="24"/>
        </w:rPr>
        <w:t>数据如图</w:t>
      </w:r>
      <w:r w:rsidRPr="00B00E11">
        <w:rPr>
          <w:sz w:val="24"/>
        </w:rPr>
        <w:fldChar w:fldCharType="begin"/>
      </w:r>
      <w:r w:rsidRPr="00B00E11">
        <w:rPr>
          <w:sz w:val="24"/>
        </w:rPr>
        <w:instrText xml:space="preserve"> Seq eq \c </w:instrText>
      </w:r>
      <w:r w:rsidRPr="00B00E11">
        <w:rPr>
          <w:sz w:val="24"/>
        </w:rPr>
        <w:fldChar w:fldCharType="separate"/>
      </w:r>
      <w:r w:rsidR="009614EE">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9614EE">
        <w:rPr>
          <w:noProof/>
          <w:sz w:val="24"/>
        </w:rPr>
        <w:t>21</w:t>
      </w:r>
      <w:r w:rsidRPr="00B00E11">
        <w:rPr>
          <w:sz w:val="24"/>
        </w:rPr>
        <w:fldChar w:fldCharType="end"/>
      </w:r>
      <w:r w:rsidRPr="00B00E11">
        <w:rPr>
          <w:sz w:val="24"/>
        </w:rPr>
        <w:t>所示，天气数据获取代码如图</w:t>
      </w:r>
      <w:r w:rsidRPr="00B00E11">
        <w:rPr>
          <w:sz w:val="24"/>
        </w:rPr>
        <w:fldChar w:fldCharType="begin"/>
      </w:r>
      <w:r w:rsidRPr="00B00E11">
        <w:rPr>
          <w:sz w:val="24"/>
        </w:rPr>
        <w:instrText xml:space="preserve"> Seq eq \c </w:instrText>
      </w:r>
      <w:r w:rsidRPr="00B00E11">
        <w:rPr>
          <w:sz w:val="24"/>
        </w:rPr>
        <w:fldChar w:fldCharType="separate"/>
      </w:r>
      <w:r w:rsidR="009614EE">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9614EE">
        <w:rPr>
          <w:noProof/>
          <w:sz w:val="24"/>
        </w:rPr>
        <w:t>22</w:t>
      </w:r>
      <w:r w:rsidRPr="00B00E11">
        <w:rPr>
          <w:sz w:val="24"/>
        </w:rPr>
        <w:fldChar w:fldCharType="end"/>
      </w:r>
      <w:r w:rsidRPr="00B00E11">
        <w:rPr>
          <w:sz w:val="24"/>
        </w:rPr>
        <w:t>所示。</w:t>
      </w:r>
    </w:p>
    <w:p w14:paraId="5BC2FBE5" w14:textId="0837DB7A" w:rsidR="00CA6EC1" w:rsidRDefault="00850E24" w:rsidP="006621DD">
      <w:pPr>
        <w:wordWrap w:val="0"/>
        <w:spacing w:line="360" w:lineRule="auto"/>
        <w:jc w:val="center"/>
        <w:rPr>
          <w:sz w:val="24"/>
        </w:rPr>
      </w:pPr>
      <w:r>
        <w:rPr>
          <w:noProof/>
          <w:sz w:val="24"/>
        </w:rPr>
        <w:drawing>
          <wp:inline distT="0" distB="0" distL="0" distR="0" wp14:anchorId="46CE31D0" wp14:editId="596CC852">
            <wp:extent cx="2819607" cy="3913632"/>
            <wp:effectExtent l="0" t="0" r="0" b="0"/>
            <wp:docPr id="20929636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34135" cy="3933797"/>
                    </a:xfrm>
                    <a:prstGeom prst="rect">
                      <a:avLst/>
                    </a:prstGeom>
                    <a:noFill/>
                    <a:ln>
                      <a:noFill/>
                    </a:ln>
                  </pic:spPr>
                </pic:pic>
              </a:graphicData>
            </a:graphic>
          </wp:inline>
        </w:drawing>
      </w:r>
    </w:p>
    <w:p w14:paraId="6246651E" w14:textId="02D247E0" w:rsidR="00CA6EC1"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21</w:t>
      </w:r>
      <w:r>
        <w:rPr>
          <w:rFonts w:ascii="Times New Roman" w:hAnsi="Times New Roman"/>
          <w:sz w:val="21"/>
          <w:szCs w:val="21"/>
        </w:rPr>
        <w:fldChar w:fldCharType="end"/>
      </w:r>
      <w:r>
        <w:rPr>
          <w:rFonts w:hint="eastAsia"/>
          <w:sz w:val="21"/>
          <w:szCs w:val="21"/>
        </w:rPr>
        <w:t xml:space="preserve">　心知天气平台返还</w:t>
      </w:r>
      <w:r>
        <w:rPr>
          <w:rFonts w:hint="eastAsia"/>
          <w:sz w:val="21"/>
          <w:szCs w:val="21"/>
        </w:rPr>
        <w:t>JSON</w:t>
      </w:r>
      <w:r>
        <w:rPr>
          <w:rFonts w:hint="eastAsia"/>
          <w:sz w:val="21"/>
          <w:szCs w:val="21"/>
        </w:rPr>
        <w:t>数据</w:t>
      </w:r>
    </w:p>
    <w:p w14:paraId="3701CCE5" w14:textId="63EDAF67" w:rsidR="00CA6EC1" w:rsidRDefault="00412DDD" w:rsidP="006621DD">
      <w:pPr>
        <w:wordWrap w:val="0"/>
        <w:spacing w:line="360" w:lineRule="auto"/>
        <w:jc w:val="center"/>
        <w:rPr>
          <w:sz w:val="24"/>
        </w:rPr>
      </w:pPr>
      <w:r>
        <w:rPr>
          <w:noProof/>
          <w:sz w:val="24"/>
        </w:rPr>
        <w:drawing>
          <wp:inline distT="0" distB="0" distL="0" distR="0" wp14:anchorId="05D37C17" wp14:editId="56CA17D1">
            <wp:extent cx="4426272" cy="3269895"/>
            <wp:effectExtent l="0" t="0" r="0" b="6985"/>
            <wp:docPr id="17038417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69285" cy="3301671"/>
                    </a:xfrm>
                    <a:prstGeom prst="rect">
                      <a:avLst/>
                    </a:prstGeom>
                    <a:noFill/>
                    <a:ln>
                      <a:noFill/>
                    </a:ln>
                  </pic:spPr>
                </pic:pic>
              </a:graphicData>
            </a:graphic>
          </wp:inline>
        </w:drawing>
      </w:r>
    </w:p>
    <w:p w14:paraId="19E59072" w14:textId="11ABDF58" w:rsidR="00CA6EC1" w:rsidRPr="00374E8D"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22</w:t>
      </w:r>
      <w:r>
        <w:rPr>
          <w:rFonts w:ascii="Times New Roman" w:hAnsi="Times New Roman"/>
          <w:sz w:val="21"/>
          <w:szCs w:val="21"/>
        </w:rPr>
        <w:fldChar w:fldCharType="end"/>
      </w:r>
      <w:r>
        <w:rPr>
          <w:rFonts w:hint="eastAsia"/>
          <w:sz w:val="21"/>
          <w:szCs w:val="21"/>
        </w:rPr>
        <w:t xml:space="preserve">　</w:t>
      </w:r>
      <w:r w:rsidR="00850E24" w:rsidRPr="00850E24">
        <w:rPr>
          <w:rFonts w:hint="eastAsia"/>
          <w:sz w:val="21"/>
          <w:szCs w:val="21"/>
        </w:rPr>
        <w:t>天气数据获取代码</w:t>
      </w:r>
    </w:p>
    <w:p w14:paraId="25E165FA" w14:textId="2846E0F4" w:rsidR="00B15CE8" w:rsidRPr="00B00E11" w:rsidRDefault="00B461AD" w:rsidP="006621DD">
      <w:pPr>
        <w:wordWrap w:val="0"/>
        <w:spacing w:line="360" w:lineRule="auto"/>
        <w:ind w:firstLineChars="200" w:firstLine="480"/>
        <w:rPr>
          <w:sz w:val="24"/>
        </w:rPr>
      </w:pPr>
      <w:r w:rsidRPr="00B00E11">
        <w:rPr>
          <w:sz w:val="24"/>
        </w:rPr>
        <w:t>串口发送的控制数据如图</w:t>
      </w:r>
      <w:r w:rsidRPr="00B00E11">
        <w:rPr>
          <w:sz w:val="24"/>
        </w:rPr>
        <w:fldChar w:fldCharType="begin"/>
      </w:r>
      <w:r w:rsidRPr="00B00E11">
        <w:rPr>
          <w:sz w:val="24"/>
        </w:rPr>
        <w:instrText xml:space="preserve"> Seq eq \c </w:instrText>
      </w:r>
      <w:r w:rsidRPr="00B00E11">
        <w:rPr>
          <w:sz w:val="24"/>
        </w:rPr>
        <w:fldChar w:fldCharType="separate"/>
      </w:r>
      <w:r w:rsidR="009614EE">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9614EE">
        <w:rPr>
          <w:noProof/>
          <w:sz w:val="24"/>
        </w:rPr>
        <w:t>23</w:t>
      </w:r>
      <w:r w:rsidRPr="00B00E11">
        <w:rPr>
          <w:sz w:val="24"/>
        </w:rPr>
        <w:fldChar w:fldCharType="end"/>
      </w:r>
      <w:r w:rsidRPr="00B00E11">
        <w:rPr>
          <w:sz w:val="24"/>
        </w:rPr>
        <w:t>所示，编码格式为</w:t>
      </w:r>
      <w:r w:rsidR="00B15CE8" w:rsidRPr="00B00E11">
        <w:rPr>
          <w:sz w:val="24"/>
        </w:rPr>
        <w:t>：</w:t>
      </w:r>
    </w:p>
    <w:p w14:paraId="5F6B7B91" w14:textId="633D7565" w:rsidR="00B15CE8" w:rsidRPr="00B00E11" w:rsidRDefault="00B15CE8" w:rsidP="006621DD">
      <w:pPr>
        <w:wordWrap w:val="0"/>
        <w:spacing w:line="360" w:lineRule="auto"/>
        <w:ind w:firstLineChars="200" w:firstLine="480"/>
        <w:rPr>
          <w:sz w:val="24"/>
        </w:rPr>
      </w:pPr>
      <w:r w:rsidRPr="00B00E11">
        <w:rPr>
          <w:sz w:val="24"/>
        </w:rPr>
        <w:t>控制</w:t>
      </w:r>
      <w:r w:rsidRPr="00B00E11">
        <w:rPr>
          <w:sz w:val="24"/>
        </w:rPr>
        <w:t xml:space="preserve"> </w:t>
      </w:r>
      <w:r w:rsidRPr="00B00E11">
        <w:rPr>
          <w:sz w:val="24"/>
        </w:rPr>
        <w:t>空调</w:t>
      </w:r>
      <w:r w:rsidRPr="00B00E11">
        <w:rPr>
          <w:sz w:val="24"/>
        </w:rPr>
        <w:t xml:space="preserve"> </w:t>
      </w:r>
      <w:r w:rsidRPr="00B00E11">
        <w:rPr>
          <w:sz w:val="24"/>
        </w:rPr>
        <w:t>环保</w:t>
      </w:r>
      <w:r w:rsidRPr="00B00E11">
        <w:rPr>
          <w:sz w:val="24"/>
        </w:rPr>
        <w:t xml:space="preserve"> </w:t>
      </w:r>
      <w:r w:rsidRPr="00B00E11">
        <w:rPr>
          <w:sz w:val="24"/>
        </w:rPr>
        <w:t>今天天气湿度明天天气湿度</w:t>
      </w:r>
      <w:r w:rsidRPr="00B00E11">
        <w:rPr>
          <w:sz w:val="24"/>
        </w:rPr>
        <w:t xml:space="preserve"> 1</w:t>
      </w:r>
      <w:r w:rsidRPr="00B00E11">
        <w:rPr>
          <w:sz w:val="24"/>
        </w:rPr>
        <w:t>风向等级</w:t>
      </w:r>
      <w:r w:rsidR="009A772C" w:rsidRPr="00B00E11">
        <w:rPr>
          <w:sz w:val="24"/>
        </w:rPr>
        <w:t xml:space="preserve"> </w:t>
      </w:r>
      <w:r w:rsidRPr="00B00E11">
        <w:rPr>
          <w:sz w:val="24"/>
        </w:rPr>
        <w:t>2</w:t>
      </w:r>
      <w:r w:rsidRPr="00B00E11">
        <w:rPr>
          <w:sz w:val="24"/>
        </w:rPr>
        <w:t>风向等级</w:t>
      </w:r>
      <w:r w:rsidRPr="00B00E11">
        <w:rPr>
          <w:sz w:val="24"/>
        </w:rPr>
        <w:t xml:space="preserve"> 1</w:t>
      </w:r>
      <w:r w:rsidRPr="00B00E11">
        <w:rPr>
          <w:sz w:val="24"/>
        </w:rPr>
        <w:t>低温</w:t>
      </w:r>
      <w:r w:rsidRPr="00B00E11">
        <w:rPr>
          <w:sz w:val="24"/>
        </w:rPr>
        <w:t xml:space="preserve"> 1</w:t>
      </w:r>
      <w:r w:rsidRPr="00B00E11">
        <w:rPr>
          <w:sz w:val="24"/>
        </w:rPr>
        <w:t>高温</w:t>
      </w:r>
      <w:r w:rsidRPr="00B00E11">
        <w:rPr>
          <w:sz w:val="24"/>
        </w:rPr>
        <w:t xml:space="preserve"> 2</w:t>
      </w:r>
      <w:r w:rsidRPr="00B00E11">
        <w:rPr>
          <w:sz w:val="24"/>
        </w:rPr>
        <w:t>低温</w:t>
      </w:r>
      <w:r w:rsidRPr="00B00E11">
        <w:rPr>
          <w:sz w:val="24"/>
        </w:rPr>
        <w:t xml:space="preserve"> 2</w:t>
      </w:r>
      <w:r w:rsidRPr="00B00E11">
        <w:rPr>
          <w:sz w:val="24"/>
        </w:rPr>
        <w:t>高温</w:t>
      </w:r>
      <w:r w:rsidRPr="00B00E11">
        <w:rPr>
          <w:sz w:val="24"/>
        </w:rPr>
        <w:t xml:space="preserve"> </w:t>
      </w:r>
      <w:r w:rsidR="00DA1876" w:rsidRPr="00B00E11">
        <w:rPr>
          <w:sz w:val="24"/>
        </w:rPr>
        <w:t>Wi-Fi</w:t>
      </w:r>
      <w:r w:rsidRPr="00B00E11">
        <w:rPr>
          <w:sz w:val="24"/>
        </w:rPr>
        <w:t>状态</w:t>
      </w:r>
      <w:r w:rsidRPr="00B00E11">
        <w:rPr>
          <w:sz w:val="24"/>
        </w:rPr>
        <w:t xml:space="preserve"> </w:t>
      </w:r>
      <w:r w:rsidRPr="00B00E11">
        <w:rPr>
          <w:sz w:val="24"/>
        </w:rPr>
        <w:t>点灯状态</w:t>
      </w:r>
      <w:r w:rsidRPr="00B00E11">
        <w:rPr>
          <w:sz w:val="24"/>
        </w:rPr>
        <w:t xml:space="preserve"> </w:t>
      </w:r>
      <w:r w:rsidRPr="00B00E11">
        <w:rPr>
          <w:sz w:val="24"/>
        </w:rPr>
        <w:t>时间。</w:t>
      </w:r>
    </w:p>
    <w:p w14:paraId="65677016" w14:textId="5C397289" w:rsidR="00EE01E9" w:rsidRPr="00B00E11" w:rsidRDefault="004F6D17" w:rsidP="006621DD">
      <w:pPr>
        <w:wordWrap w:val="0"/>
        <w:spacing w:line="360" w:lineRule="auto"/>
        <w:ind w:firstLineChars="200" w:firstLine="480"/>
        <w:rPr>
          <w:sz w:val="24"/>
        </w:rPr>
      </w:pPr>
      <w:r w:rsidRPr="00B00E11">
        <w:rPr>
          <w:sz w:val="24"/>
        </w:rPr>
        <w:t>控制主要是用于楼宇灯光和开门等，空调是手机端设置的空调温度，环保是</w:t>
      </w:r>
      <w:r w:rsidR="00DC255F" w:rsidRPr="00B00E11">
        <w:rPr>
          <w:sz w:val="24"/>
        </w:rPr>
        <w:t>发送当前时间，以供自动控制灯光，</w:t>
      </w:r>
      <w:r w:rsidR="001834D7" w:rsidRPr="00B00E11">
        <w:rPr>
          <w:sz w:val="24"/>
        </w:rPr>
        <w:t>剩下的为</w:t>
      </w:r>
      <w:r w:rsidR="002137A1" w:rsidRPr="00B00E11">
        <w:rPr>
          <w:sz w:val="24"/>
        </w:rPr>
        <w:t>天气情况、温湿度、风速风向等</w:t>
      </w:r>
      <w:r w:rsidR="001834D7" w:rsidRPr="00B00E11">
        <w:rPr>
          <w:sz w:val="24"/>
        </w:rPr>
        <w:t>天气数据，</w:t>
      </w:r>
      <w:r w:rsidR="007752AB" w:rsidRPr="00B00E11">
        <w:rPr>
          <w:sz w:val="24"/>
        </w:rPr>
        <w:t>常用的天气代码</w:t>
      </w:r>
      <w:r w:rsidR="00C72F10" w:rsidRPr="00B00E11">
        <w:rPr>
          <w:sz w:val="24"/>
        </w:rPr>
        <w:t>如</w:t>
      </w:r>
      <w:r w:rsidR="00FF7804" w:rsidRPr="00B00E11">
        <w:rPr>
          <w:sz w:val="24"/>
        </w:rPr>
        <w:t>表</w:t>
      </w:r>
      <w:r w:rsidR="00FF7804" w:rsidRPr="00B00E11">
        <w:rPr>
          <w:sz w:val="24"/>
        </w:rPr>
        <w:t>4</w:t>
      </w:r>
      <w:r w:rsidR="00FF7804" w:rsidRPr="00B00E11">
        <w:rPr>
          <w:sz w:val="24"/>
        </w:rPr>
        <w:t>所示。</w:t>
      </w:r>
      <w:r w:rsidR="00DA1876" w:rsidRPr="00B00E11">
        <w:rPr>
          <w:sz w:val="24"/>
        </w:rPr>
        <w:t>Wi-Fi</w:t>
      </w:r>
      <w:r w:rsidR="001834D7" w:rsidRPr="00B00E11">
        <w:rPr>
          <w:sz w:val="24"/>
        </w:rPr>
        <w:t>状态</w:t>
      </w:r>
      <w:r w:rsidR="00BC13F9" w:rsidRPr="00B00E11">
        <w:rPr>
          <w:sz w:val="24"/>
        </w:rPr>
        <w:t>提示了当前网络的状态，</w:t>
      </w:r>
      <w:r w:rsidR="0098349B" w:rsidRPr="00B00E11">
        <w:rPr>
          <w:sz w:val="24"/>
        </w:rPr>
        <w:t>其中</w:t>
      </w:r>
      <w:r w:rsidR="0098349B" w:rsidRPr="00B00E11">
        <w:rPr>
          <w:sz w:val="24"/>
        </w:rPr>
        <w:t>0</w:t>
      </w:r>
      <w:r w:rsidR="00C02F3E" w:rsidRPr="00B00E11">
        <w:rPr>
          <w:sz w:val="24"/>
        </w:rPr>
        <w:t>代表正在连接，</w:t>
      </w:r>
      <w:r w:rsidR="00C02F3E" w:rsidRPr="00B00E11">
        <w:rPr>
          <w:sz w:val="24"/>
        </w:rPr>
        <w:t>3</w:t>
      </w:r>
      <w:r w:rsidR="00C02F3E" w:rsidRPr="00B00E11">
        <w:rPr>
          <w:sz w:val="24"/>
        </w:rPr>
        <w:t>代表连接成功，</w:t>
      </w:r>
      <w:r w:rsidR="001A071F" w:rsidRPr="00B00E11">
        <w:rPr>
          <w:sz w:val="24"/>
        </w:rPr>
        <w:t>4</w:t>
      </w:r>
      <w:r w:rsidR="001A071F" w:rsidRPr="00B00E11">
        <w:rPr>
          <w:sz w:val="24"/>
        </w:rPr>
        <w:t>代表连接中断等。点灯状态</w:t>
      </w:r>
      <w:r w:rsidR="0030230F" w:rsidRPr="00B00E11">
        <w:rPr>
          <w:sz w:val="24"/>
        </w:rPr>
        <w:t>表示了点灯科技的连接状态，</w:t>
      </w:r>
      <w:r w:rsidR="0030230F" w:rsidRPr="00B00E11">
        <w:rPr>
          <w:sz w:val="24"/>
        </w:rPr>
        <w:t>0</w:t>
      </w:r>
      <w:r w:rsidR="0030230F" w:rsidRPr="00B00E11">
        <w:rPr>
          <w:sz w:val="24"/>
        </w:rPr>
        <w:t>代表连接失败，</w:t>
      </w:r>
      <w:r w:rsidR="0030230F" w:rsidRPr="00B00E11">
        <w:rPr>
          <w:sz w:val="24"/>
        </w:rPr>
        <w:t>1</w:t>
      </w:r>
      <w:r w:rsidR="0030230F" w:rsidRPr="00B00E11">
        <w:rPr>
          <w:sz w:val="24"/>
        </w:rPr>
        <w:t>代表连接成功。所以下面的串口数据代表了：所有区域灯光关闭</w:t>
      </w:r>
      <w:r w:rsidR="00A4351E" w:rsidRPr="00B00E11">
        <w:rPr>
          <w:sz w:val="24"/>
        </w:rPr>
        <w:t>，闸机关闭，</w:t>
      </w:r>
      <w:r w:rsidR="0030230F" w:rsidRPr="00B00E11">
        <w:rPr>
          <w:sz w:val="24"/>
        </w:rPr>
        <w:t>空调温度</w:t>
      </w:r>
      <w:r w:rsidR="0030230F" w:rsidRPr="00B00E11">
        <w:rPr>
          <w:sz w:val="24"/>
        </w:rPr>
        <w:t>26℃</w:t>
      </w:r>
      <w:r w:rsidR="0030230F" w:rsidRPr="00B00E11">
        <w:rPr>
          <w:sz w:val="24"/>
        </w:rPr>
        <w:t>，时间</w:t>
      </w:r>
      <w:r w:rsidR="0030230F" w:rsidRPr="00B00E11">
        <w:rPr>
          <w:sz w:val="24"/>
        </w:rPr>
        <w:t>15</w:t>
      </w:r>
      <w:r w:rsidR="0030230F" w:rsidRPr="00B00E11">
        <w:rPr>
          <w:sz w:val="24"/>
        </w:rPr>
        <w:t>时</w:t>
      </w:r>
      <w:r w:rsidR="003073CE" w:rsidRPr="00B00E11">
        <w:rPr>
          <w:sz w:val="24"/>
        </w:rPr>
        <w:t>，今天天气晴，最低气温</w:t>
      </w:r>
      <w:r w:rsidR="003073CE" w:rsidRPr="00B00E11">
        <w:rPr>
          <w:sz w:val="24"/>
        </w:rPr>
        <w:t>14℃</w:t>
      </w:r>
      <w:r w:rsidR="003073CE" w:rsidRPr="00B00E11">
        <w:rPr>
          <w:sz w:val="24"/>
        </w:rPr>
        <w:t>，最高气温</w:t>
      </w:r>
      <w:r w:rsidR="003073CE" w:rsidRPr="00B00E11">
        <w:rPr>
          <w:sz w:val="24"/>
        </w:rPr>
        <w:t>27℃</w:t>
      </w:r>
      <w:r w:rsidR="00BD1FDC" w:rsidRPr="00B00E11">
        <w:rPr>
          <w:sz w:val="24"/>
        </w:rPr>
        <w:t>，西南风</w:t>
      </w:r>
      <w:r w:rsidR="00BD1FDC" w:rsidRPr="00B00E11">
        <w:rPr>
          <w:sz w:val="24"/>
        </w:rPr>
        <w:t>2</w:t>
      </w:r>
      <w:r w:rsidR="00BD1FDC" w:rsidRPr="00B00E11">
        <w:rPr>
          <w:sz w:val="24"/>
        </w:rPr>
        <w:t>级，湿度</w:t>
      </w:r>
      <w:r w:rsidR="00BD1FDC" w:rsidRPr="00B00E11">
        <w:rPr>
          <w:sz w:val="24"/>
        </w:rPr>
        <w:t>34%</w:t>
      </w:r>
      <w:r w:rsidR="00A4351E" w:rsidRPr="00B00E11">
        <w:rPr>
          <w:sz w:val="24"/>
        </w:rPr>
        <w:t>，明天天气晴，最低气温</w:t>
      </w:r>
      <w:r w:rsidR="00A4351E" w:rsidRPr="00B00E11">
        <w:rPr>
          <w:sz w:val="24"/>
        </w:rPr>
        <w:t>16℃</w:t>
      </w:r>
      <w:r w:rsidR="00A4351E" w:rsidRPr="00B00E11">
        <w:rPr>
          <w:sz w:val="24"/>
        </w:rPr>
        <w:t>，最高气温</w:t>
      </w:r>
      <w:r w:rsidR="00A4351E" w:rsidRPr="00B00E11">
        <w:rPr>
          <w:sz w:val="24"/>
        </w:rPr>
        <w:t>28℃</w:t>
      </w:r>
      <w:r w:rsidR="00A4351E" w:rsidRPr="00B00E11">
        <w:rPr>
          <w:sz w:val="24"/>
        </w:rPr>
        <w:t>，南风</w:t>
      </w:r>
      <w:r w:rsidR="00A4351E" w:rsidRPr="00B00E11">
        <w:rPr>
          <w:sz w:val="24"/>
        </w:rPr>
        <w:t>2</w:t>
      </w:r>
      <w:r w:rsidR="00A4351E" w:rsidRPr="00B00E11">
        <w:rPr>
          <w:sz w:val="24"/>
        </w:rPr>
        <w:t>级，湿度</w:t>
      </w:r>
      <w:r w:rsidR="00A4351E" w:rsidRPr="00B00E11">
        <w:rPr>
          <w:sz w:val="24"/>
        </w:rPr>
        <w:t>49%</w:t>
      </w:r>
      <w:r w:rsidR="00A4351E" w:rsidRPr="00B00E11">
        <w:rPr>
          <w:sz w:val="24"/>
        </w:rPr>
        <w:t>，</w:t>
      </w:r>
      <w:r w:rsidR="00DA1876" w:rsidRPr="00B00E11">
        <w:rPr>
          <w:sz w:val="24"/>
        </w:rPr>
        <w:t>Wi-Fi</w:t>
      </w:r>
      <w:r w:rsidR="00A4351E" w:rsidRPr="00B00E11">
        <w:rPr>
          <w:sz w:val="24"/>
        </w:rPr>
        <w:t>连接成功，点灯科技连接成功</w:t>
      </w:r>
      <w:r w:rsidR="00551EDE" w:rsidRPr="00B00E11">
        <w:rPr>
          <w:sz w:val="24"/>
        </w:rPr>
        <w:t>，时间是</w:t>
      </w:r>
      <w:r w:rsidR="006F68CD" w:rsidRPr="00B00E11">
        <w:rPr>
          <w:sz w:val="24"/>
        </w:rPr>
        <w:t>20</w:t>
      </w:r>
      <w:r w:rsidR="00551EDE" w:rsidRPr="00B00E11">
        <w:rPr>
          <w:sz w:val="24"/>
        </w:rPr>
        <w:t>25</w:t>
      </w:r>
      <w:r w:rsidR="006F68CD" w:rsidRPr="00B00E11">
        <w:rPr>
          <w:sz w:val="24"/>
        </w:rPr>
        <w:t>年</w:t>
      </w:r>
      <w:r w:rsidR="00551EDE" w:rsidRPr="00B00E11">
        <w:rPr>
          <w:sz w:val="24"/>
        </w:rPr>
        <w:t>05</w:t>
      </w:r>
      <w:r w:rsidR="006F68CD" w:rsidRPr="00B00E11">
        <w:rPr>
          <w:sz w:val="24"/>
        </w:rPr>
        <w:t>月</w:t>
      </w:r>
      <w:r w:rsidR="00551EDE" w:rsidRPr="00B00E11">
        <w:rPr>
          <w:sz w:val="24"/>
        </w:rPr>
        <w:t>11</w:t>
      </w:r>
      <w:r w:rsidR="006F68CD" w:rsidRPr="00B00E11">
        <w:rPr>
          <w:sz w:val="24"/>
        </w:rPr>
        <w:t>日</w:t>
      </w:r>
      <w:r w:rsidR="00551EDE" w:rsidRPr="00B00E11">
        <w:rPr>
          <w:sz w:val="24"/>
        </w:rPr>
        <w:t>15:37</w:t>
      </w:r>
      <w:r w:rsidR="00551EDE" w:rsidRPr="00B00E11">
        <w:rPr>
          <w:sz w:val="24"/>
        </w:rPr>
        <w:t>。</w:t>
      </w:r>
    </w:p>
    <w:p w14:paraId="08D371E0" w14:textId="3CC272DE" w:rsidR="001E792E" w:rsidRDefault="001E792E" w:rsidP="006621DD">
      <w:pPr>
        <w:wordWrap w:val="0"/>
        <w:spacing w:line="360" w:lineRule="auto"/>
        <w:jc w:val="center"/>
        <w:rPr>
          <w:sz w:val="24"/>
        </w:rPr>
      </w:pPr>
      <w:r>
        <w:rPr>
          <w:noProof/>
          <w:sz w:val="24"/>
        </w:rPr>
        <w:drawing>
          <wp:inline distT="0" distB="0" distL="0" distR="0" wp14:anchorId="752C6E4F" wp14:editId="7185DA64">
            <wp:extent cx="3899002" cy="1253650"/>
            <wp:effectExtent l="0" t="0" r="6350" b="3810"/>
            <wp:docPr id="6315077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44372" cy="1268238"/>
                    </a:xfrm>
                    <a:prstGeom prst="rect">
                      <a:avLst/>
                    </a:prstGeom>
                    <a:noFill/>
                    <a:ln>
                      <a:noFill/>
                    </a:ln>
                  </pic:spPr>
                </pic:pic>
              </a:graphicData>
            </a:graphic>
          </wp:inline>
        </w:drawing>
      </w:r>
    </w:p>
    <w:p w14:paraId="0547E648" w14:textId="64D1A047" w:rsidR="00FF7804" w:rsidRPr="00FF7804" w:rsidRDefault="001E792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9614EE">
        <w:rPr>
          <w:rFonts w:ascii="Times New Roman" w:hAnsi="Times New Roman"/>
          <w:noProof/>
          <w:sz w:val="21"/>
          <w:szCs w:val="21"/>
        </w:rPr>
        <w:t>23</w:t>
      </w:r>
      <w:r>
        <w:rPr>
          <w:rFonts w:ascii="Times New Roman" w:hAnsi="Times New Roman"/>
          <w:sz w:val="21"/>
          <w:szCs w:val="21"/>
        </w:rPr>
        <w:fldChar w:fldCharType="end"/>
      </w:r>
      <w:r>
        <w:rPr>
          <w:rFonts w:hint="eastAsia"/>
          <w:sz w:val="21"/>
          <w:szCs w:val="21"/>
        </w:rPr>
        <w:t xml:space="preserve">　</w:t>
      </w:r>
      <w:r w:rsidR="00E46679">
        <w:rPr>
          <w:rFonts w:hint="eastAsia"/>
          <w:sz w:val="21"/>
          <w:szCs w:val="21"/>
        </w:rPr>
        <w:t>串口发送的控制数据</w:t>
      </w:r>
    </w:p>
    <w:p w14:paraId="3687A8B4" w14:textId="1BF13FD9" w:rsidR="005B5C19" w:rsidRPr="00FF7804" w:rsidRDefault="00FF7804"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Pr>
          <w:rFonts w:hint="eastAsia"/>
          <w:b/>
          <w:bCs/>
          <w:sz w:val="21"/>
          <w:szCs w:val="21"/>
        </w:rPr>
        <w:t>4</w:t>
      </w:r>
      <w:r>
        <w:rPr>
          <w:b/>
          <w:bCs/>
          <w:sz w:val="21"/>
          <w:szCs w:val="21"/>
        </w:rPr>
        <w:t>.</w:t>
      </w:r>
      <w:r w:rsidRPr="00CD6AF6">
        <w:rPr>
          <w:rFonts w:hint="eastAsia"/>
          <w:b/>
          <w:bCs/>
          <w:sz w:val="21"/>
          <w:szCs w:val="21"/>
        </w:rPr>
        <w:t>1</w:t>
      </w:r>
      <w:r>
        <w:rPr>
          <w:rFonts w:cs="Arial" w:hint="eastAsia"/>
          <w:b/>
          <w:bCs/>
          <w:color w:val="000000" w:themeColor="text1"/>
          <w:sz w:val="21"/>
          <w:szCs w:val="21"/>
          <w:shd w:val="clear" w:color="auto" w:fill="FFFFFF"/>
        </w:rPr>
        <w:t>常用天气代码的中文显示</w:t>
      </w:r>
    </w:p>
    <w:tbl>
      <w:tblPr>
        <w:tblW w:w="4990" w:type="dxa"/>
        <w:jc w:val="center"/>
        <w:tblLook w:val="04A0" w:firstRow="1" w:lastRow="0" w:firstColumn="1" w:lastColumn="0" w:noHBand="0" w:noVBand="1"/>
      </w:tblPr>
      <w:tblGrid>
        <w:gridCol w:w="2073"/>
        <w:gridCol w:w="2917"/>
      </w:tblGrid>
      <w:tr w:rsidR="005B5C19" w:rsidRPr="005B5C19" w14:paraId="2B7EE9FE" w14:textId="77777777" w:rsidTr="00FF7804">
        <w:trPr>
          <w:trHeight w:val="439"/>
          <w:jc w:val="center"/>
        </w:trPr>
        <w:tc>
          <w:tcPr>
            <w:tcW w:w="2073" w:type="dxa"/>
            <w:tcBorders>
              <w:top w:val="single" w:sz="12" w:space="0" w:color="auto"/>
              <w:left w:val="nil"/>
              <w:bottom w:val="single" w:sz="4" w:space="0" w:color="auto"/>
              <w:right w:val="nil"/>
            </w:tcBorders>
            <w:shd w:val="clear" w:color="auto" w:fill="auto"/>
            <w:noWrap/>
            <w:vAlign w:val="bottom"/>
            <w:hideMark/>
          </w:tcPr>
          <w:p w14:paraId="4C06391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天气代码</w:t>
            </w:r>
          </w:p>
        </w:tc>
        <w:tc>
          <w:tcPr>
            <w:tcW w:w="2917" w:type="dxa"/>
            <w:tcBorders>
              <w:top w:val="single" w:sz="12" w:space="0" w:color="auto"/>
              <w:left w:val="nil"/>
              <w:bottom w:val="single" w:sz="4" w:space="0" w:color="auto"/>
              <w:right w:val="nil"/>
            </w:tcBorders>
            <w:shd w:val="clear" w:color="auto" w:fill="auto"/>
            <w:noWrap/>
            <w:vAlign w:val="bottom"/>
            <w:hideMark/>
          </w:tcPr>
          <w:p w14:paraId="25C902D8"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中文显示</w:t>
            </w:r>
          </w:p>
        </w:tc>
      </w:tr>
      <w:tr w:rsidR="005B5C19" w:rsidRPr="005B5C19" w14:paraId="59FBE8A3"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EE380B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0</w:t>
            </w:r>
          </w:p>
        </w:tc>
        <w:tc>
          <w:tcPr>
            <w:tcW w:w="2917" w:type="dxa"/>
            <w:tcBorders>
              <w:top w:val="nil"/>
              <w:left w:val="nil"/>
              <w:bottom w:val="nil"/>
              <w:right w:val="nil"/>
            </w:tcBorders>
            <w:shd w:val="clear" w:color="auto" w:fill="auto"/>
            <w:noWrap/>
            <w:vAlign w:val="bottom"/>
            <w:hideMark/>
          </w:tcPr>
          <w:p w14:paraId="38CE360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晴朗</w:t>
            </w:r>
          </w:p>
        </w:tc>
      </w:tr>
      <w:tr w:rsidR="005B5C19" w:rsidRPr="005B5C19" w14:paraId="092490D2"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018883D"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4</w:t>
            </w:r>
          </w:p>
        </w:tc>
        <w:tc>
          <w:tcPr>
            <w:tcW w:w="2917" w:type="dxa"/>
            <w:tcBorders>
              <w:top w:val="nil"/>
              <w:left w:val="nil"/>
              <w:bottom w:val="nil"/>
              <w:right w:val="nil"/>
            </w:tcBorders>
            <w:shd w:val="clear" w:color="auto" w:fill="auto"/>
            <w:noWrap/>
            <w:vAlign w:val="bottom"/>
            <w:hideMark/>
          </w:tcPr>
          <w:p w14:paraId="382F498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多云</w:t>
            </w:r>
          </w:p>
        </w:tc>
      </w:tr>
      <w:tr w:rsidR="00FF7804" w:rsidRPr="005B5C19" w14:paraId="7A50E47A"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5AD4746C" w14:textId="3BF2AA0F"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9</w:t>
            </w:r>
          </w:p>
        </w:tc>
        <w:tc>
          <w:tcPr>
            <w:tcW w:w="2917" w:type="dxa"/>
            <w:tcBorders>
              <w:top w:val="nil"/>
              <w:left w:val="nil"/>
              <w:bottom w:val="nil"/>
              <w:right w:val="nil"/>
            </w:tcBorders>
            <w:shd w:val="clear" w:color="auto" w:fill="auto"/>
            <w:noWrap/>
            <w:vAlign w:val="bottom"/>
            <w:hideMark/>
          </w:tcPr>
          <w:p w14:paraId="23832C8D" w14:textId="3AA72AD3"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阴天</w:t>
            </w:r>
          </w:p>
        </w:tc>
      </w:tr>
      <w:tr w:rsidR="00FF7804" w:rsidRPr="005B5C19" w14:paraId="2B0E9C5F" w14:textId="77777777" w:rsidTr="001B49F0">
        <w:trPr>
          <w:trHeight w:val="418"/>
          <w:jc w:val="center"/>
        </w:trPr>
        <w:tc>
          <w:tcPr>
            <w:tcW w:w="2073" w:type="dxa"/>
            <w:tcBorders>
              <w:top w:val="nil"/>
              <w:left w:val="nil"/>
              <w:bottom w:val="single" w:sz="12" w:space="0" w:color="auto"/>
              <w:right w:val="nil"/>
            </w:tcBorders>
            <w:shd w:val="clear" w:color="auto" w:fill="auto"/>
            <w:noWrap/>
            <w:vAlign w:val="bottom"/>
            <w:hideMark/>
          </w:tcPr>
          <w:p w14:paraId="0C5A1290" w14:textId="6150A5D5"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13</w:t>
            </w:r>
          </w:p>
        </w:tc>
        <w:tc>
          <w:tcPr>
            <w:tcW w:w="2917" w:type="dxa"/>
            <w:tcBorders>
              <w:top w:val="nil"/>
              <w:left w:val="nil"/>
              <w:bottom w:val="single" w:sz="12" w:space="0" w:color="auto"/>
              <w:right w:val="nil"/>
            </w:tcBorders>
            <w:shd w:val="clear" w:color="auto" w:fill="auto"/>
            <w:noWrap/>
            <w:vAlign w:val="bottom"/>
            <w:hideMark/>
          </w:tcPr>
          <w:p w14:paraId="7686C3B3" w14:textId="2E825F74"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小雨</w:t>
            </w:r>
          </w:p>
        </w:tc>
      </w:tr>
      <w:tr w:rsidR="00FF7804" w:rsidRPr="005B5C19" w14:paraId="2F7C8506" w14:textId="77777777" w:rsidTr="001B49F0">
        <w:trPr>
          <w:trHeight w:val="439"/>
          <w:jc w:val="center"/>
        </w:trPr>
        <w:tc>
          <w:tcPr>
            <w:tcW w:w="2073" w:type="dxa"/>
            <w:tcBorders>
              <w:top w:val="nil"/>
              <w:left w:val="nil"/>
              <w:bottom w:val="single" w:sz="12" w:space="0" w:color="auto"/>
              <w:right w:val="nil"/>
            </w:tcBorders>
            <w:shd w:val="clear" w:color="auto" w:fill="auto"/>
            <w:noWrap/>
            <w:vAlign w:val="bottom"/>
          </w:tcPr>
          <w:p w14:paraId="6A91A32E" w14:textId="7EEF23C5" w:rsidR="00FF7804" w:rsidRPr="005B5C19" w:rsidRDefault="00FF7804" w:rsidP="006621DD">
            <w:pPr>
              <w:widowControl/>
              <w:wordWrap w:val="0"/>
              <w:jc w:val="center"/>
              <w:rPr>
                <w:rFonts w:ascii="等线" w:eastAsia="等线" w:hAnsi="等线" w:cs="宋体" w:hint="eastAsia"/>
                <w:color w:val="000000"/>
                <w:kern w:val="0"/>
                <w:sz w:val="22"/>
                <w:szCs w:val="22"/>
              </w:rPr>
            </w:pPr>
          </w:p>
        </w:tc>
        <w:tc>
          <w:tcPr>
            <w:tcW w:w="2917" w:type="dxa"/>
            <w:tcBorders>
              <w:top w:val="nil"/>
              <w:left w:val="nil"/>
              <w:bottom w:val="single" w:sz="12" w:space="0" w:color="auto"/>
              <w:right w:val="nil"/>
            </w:tcBorders>
            <w:shd w:val="clear" w:color="auto" w:fill="auto"/>
            <w:noWrap/>
            <w:vAlign w:val="bottom"/>
          </w:tcPr>
          <w:p w14:paraId="702DFE2A" w14:textId="2603E82F" w:rsidR="00FF7804" w:rsidRPr="005B5C19" w:rsidRDefault="00FF7804" w:rsidP="006621DD">
            <w:pPr>
              <w:widowControl/>
              <w:wordWrap w:val="0"/>
              <w:jc w:val="center"/>
              <w:rPr>
                <w:rFonts w:ascii="等线" w:eastAsia="等线" w:hAnsi="等线" w:cs="宋体" w:hint="eastAsia"/>
                <w:color w:val="000000"/>
                <w:kern w:val="0"/>
                <w:sz w:val="22"/>
                <w:szCs w:val="22"/>
              </w:rPr>
            </w:pPr>
          </w:p>
        </w:tc>
      </w:tr>
    </w:tbl>
    <w:p w14:paraId="1777C09E" w14:textId="77777777" w:rsidR="00EE01E9" w:rsidRDefault="00EE01E9" w:rsidP="006621DD">
      <w:pPr>
        <w:wordWrap w:val="0"/>
        <w:spacing w:line="360" w:lineRule="auto"/>
        <w:ind w:firstLineChars="200" w:firstLine="480"/>
        <w:jc w:val="center"/>
        <w:rPr>
          <w:sz w:val="24"/>
        </w:rPr>
      </w:pPr>
    </w:p>
    <w:p w14:paraId="389DC171" w14:textId="32CC6865" w:rsidR="00AB140C" w:rsidRDefault="00AB140C"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4</w:t>
      </w:r>
      <w:r>
        <w:rPr>
          <w:rFonts w:eastAsia="黑体" w:hint="eastAsia"/>
          <w:sz w:val="28"/>
          <w:szCs w:val="28"/>
        </w:rPr>
        <w:t>.</w:t>
      </w:r>
      <w:r w:rsidR="002E7014">
        <w:rPr>
          <w:rFonts w:eastAsia="黑体" w:hint="eastAsia"/>
          <w:sz w:val="28"/>
          <w:szCs w:val="28"/>
        </w:rPr>
        <w:t>7</w:t>
      </w:r>
      <w:r>
        <w:rPr>
          <w:rFonts w:eastAsia="黑体" w:hint="eastAsia"/>
          <w:sz w:val="28"/>
          <w:szCs w:val="28"/>
        </w:rPr>
        <w:t xml:space="preserve">　</w:t>
      </w:r>
      <w:r w:rsidR="00DF665C">
        <w:rPr>
          <w:rFonts w:eastAsia="黑体" w:hint="eastAsia"/>
          <w:sz w:val="28"/>
          <w:szCs w:val="28"/>
        </w:rPr>
        <w:t>AIR780</w:t>
      </w:r>
      <w:r w:rsidR="00524735">
        <w:rPr>
          <w:rFonts w:eastAsia="黑体" w:hint="eastAsia"/>
          <w:sz w:val="28"/>
          <w:szCs w:val="28"/>
        </w:rPr>
        <w:t>E</w:t>
      </w:r>
      <w:r w:rsidR="00524735">
        <w:rPr>
          <w:rFonts w:eastAsia="黑体" w:hint="eastAsia"/>
          <w:sz w:val="28"/>
          <w:szCs w:val="28"/>
        </w:rPr>
        <w:t>模块工作</w:t>
      </w:r>
      <w:r w:rsidR="00576335">
        <w:rPr>
          <w:rFonts w:eastAsia="黑体" w:hint="eastAsia"/>
          <w:sz w:val="28"/>
          <w:szCs w:val="28"/>
        </w:rPr>
        <w:t>原理介绍</w:t>
      </w:r>
    </w:p>
    <w:p w14:paraId="746E7C80" w14:textId="78C2B67D" w:rsidR="00AB140C" w:rsidRPr="00B00E11" w:rsidRDefault="00764B55" w:rsidP="006621DD">
      <w:pPr>
        <w:wordWrap w:val="0"/>
        <w:spacing w:line="360" w:lineRule="auto"/>
        <w:ind w:firstLineChars="200" w:firstLine="480"/>
        <w:rPr>
          <w:rFonts w:eastAsiaTheme="minorEastAsia"/>
          <w:sz w:val="24"/>
        </w:rPr>
      </w:pPr>
      <w:r w:rsidRPr="00B00E11">
        <w:rPr>
          <w:sz w:val="24"/>
        </w:rPr>
        <w:t>AIR780E</w:t>
      </w:r>
      <w:r w:rsidRPr="00B00E11">
        <w:rPr>
          <w:sz w:val="24"/>
        </w:rPr>
        <w:t>采用</w:t>
      </w:r>
      <w:r w:rsidRPr="00B00E11">
        <w:rPr>
          <w:sz w:val="24"/>
        </w:rPr>
        <w:t>lua</w:t>
      </w:r>
      <w:r w:rsidRPr="00B00E11">
        <w:rPr>
          <w:sz w:val="24"/>
        </w:rPr>
        <w:t>语言编程，</w:t>
      </w:r>
      <w:r w:rsidR="00B95DBA" w:rsidRPr="00B00E11">
        <w:rPr>
          <w:sz w:val="24"/>
        </w:rPr>
        <w:t>通过接收串口数据来实现发送短信，部分代码如图</w:t>
      </w:r>
      <w:r w:rsidR="00B95DBA" w:rsidRPr="00B00E11">
        <w:rPr>
          <w:sz w:val="24"/>
        </w:rPr>
        <w:fldChar w:fldCharType="begin"/>
      </w:r>
      <w:r w:rsidR="00B95DBA" w:rsidRPr="00B00E11">
        <w:rPr>
          <w:sz w:val="24"/>
        </w:rPr>
        <w:instrText xml:space="preserve"> Seq eq \c </w:instrText>
      </w:r>
      <w:r w:rsidR="00B95DBA" w:rsidRPr="00B00E11">
        <w:rPr>
          <w:sz w:val="24"/>
        </w:rPr>
        <w:fldChar w:fldCharType="separate"/>
      </w:r>
      <w:r w:rsidR="009614EE">
        <w:rPr>
          <w:noProof/>
          <w:sz w:val="24"/>
        </w:rPr>
        <w:t>4</w:t>
      </w:r>
      <w:r w:rsidR="00B95DBA" w:rsidRPr="00B00E11">
        <w:rPr>
          <w:sz w:val="24"/>
        </w:rPr>
        <w:fldChar w:fldCharType="end"/>
      </w:r>
      <w:r w:rsidR="00B95DBA" w:rsidRPr="00B00E11">
        <w:rPr>
          <w:sz w:val="24"/>
        </w:rPr>
        <w:t>.</w:t>
      </w:r>
      <w:r w:rsidR="00B95DBA" w:rsidRPr="00B00E11">
        <w:rPr>
          <w:sz w:val="24"/>
        </w:rPr>
        <w:fldChar w:fldCharType="begin"/>
      </w:r>
      <w:r w:rsidR="00B95DBA" w:rsidRPr="00B00E11">
        <w:rPr>
          <w:sz w:val="24"/>
        </w:rPr>
        <w:instrText xml:space="preserve"> seq txt </w:instrText>
      </w:r>
      <w:r w:rsidR="00B95DBA" w:rsidRPr="00B00E11">
        <w:rPr>
          <w:sz w:val="24"/>
        </w:rPr>
        <w:fldChar w:fldCharType="separate"/>
      </w:r>
      <w:r w:rsidR="009614EE">
        <w:rPr>
          <w:noProof/>
          <w:sz w:val="24"/>
        </w:rPr>
        <w:t>24</w:t>
      </w:r>
      <w:r w:rsidR="00B95DBA" w:rsidRPr="00B00E11">
        <w:rPr>
          <w:sz w:val="24"/>
        </w:rPr>
        <w:fldChar w:fldCharType="end"/>
      </w:r>
      <w:r w:rsidR="00B95DBA" w:rsidRPr="00B00E11">
        <w:rPr>
          <w:sz w:val="24"/>
        </w:rPr>
        <w:t>所示，</w:t>
      </w:r>
      <w:r w:rsidR="00813AF6" w:rsidRPr="00B00E11">
        <w:rPr>
          <w:sz w:val="24"/>
        </w:rPr>
        <w:t>（没写完）</w:t>
      </w:r>
    </w:p>
    <w:p w14:paraId="43A4E9A5" w14:textId="77777777" w:rsidR="00B95DBA" w:rsidRDefault="00B95DBA" w:rsidP="006621DD">
      <w:pPr>
        <w:wordWrap w:val="0"/>
        <w:spacing w:line="360" w:lineRule="auto"/>
        <w:ind w:firstLineChars="200" w:firstLine="420"/>
        <w:rPr>
          <w:rFonts w:eastAsia="黑体"/>
        </w:rPr>
      </w:pPr>
    </w:p>
    <w:p w14:paraId="21425AE5" w14:textId="55A539B2" w:rsidR="00C511F8" w:rsidRDefault="00AF702B" w:rsidP="006621DD">
      <w:pPr>
        <w:pageBreakBefore/>
        <w:wordWrap w:val="0"/>
        <w:spacing w:beforeLines="50" w:before="156" w:afterLines="50" w:after="156" w:line="360" w:lineRule="auto"/>
        <w:outlineLvl w:val="0"/>
        <w:rPr>
          <w:rFonts w:eastAsia="黑体"/>
          <w:sz w:val="32"/>
          <w:szCs w:val="32"/>
        </w:rPr>
      </w:pPr>
      <w:r w:rsidRPr="00CD6AF6">
        <w:rPr>
          <w:rFonts w:eastAsia="黑体" w:hint="eastAsia"/>
          <w:sz w:val="32"/>
          <w:szCs w:val="32"/>
        </w:rPr>
        <w:t>5</w:t>
      </w:r>
      <w:bookmarkEnd w:id="107"/>
      <w:r>
        <w:rPr>
          <w:rFonts w:eastAsia="黑体" w:hint="eastAsia"/>
          <w:sz w:val="32"/>
          <w:szCs w:val="32"/>
        </w:rPr>
        <w:t xml:space="preserve">　系统实现与调试</w:t>
      </w:r>
      <w:bookmarkEnd w:id="108"/>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p>
    <w:p w14:paraId="09A5BD1D" w14:textId="77777777" w:rsidR="00C511F8" w:rsidRDefault="00AF702B" w:rsidP="006621DD">
      <w:pPr>
        <w:wordWrap w:val="0"/>
        <w:spacing w:beforeLines="50" w:before="156" w:afterLines="50" w:after="156" w:line="360" w:lineRule="auto"/>
        <w:outlineLvl w:val="1"/>
        <w:rPr>
          <w:rFonts w:eastAsia="黑体"/>
          <w:sz w:val="24"/>
        </w:rPr>
      </w:pPr>
      <w:bookmarkStart w:id="112" w:name="_Toc71660338"/>
      <w:bookmarkStart w:id="113" w:name="_Toc197360116"/>
      <w:r w:rsidRPr="00CD6AF6">
        <w:rPr>
          <w:rFonts w:eastAsia="黑体" w:hint="eastAsia"/>
          <w:sz w:val="28"/>
          <w:szCs w:val="28"/>
        </w:rPr>
        <w:t>5</w:t>
      </w:r>
      <w:r>
        <w:rPr>
          <w:rFonts w:eastAsia="黑体" w:hint="eastAsia"/>
          <w:sz w:val="28"/>
          <w:szCs w:val="28"/>
        </w:rPr>
        <w:t>.</w:t>
      </w:r>
      <w:r w:rsidRPr="00CD6AF6">
        <w:rPr>
          <w:rFonts w:eastAsia="黑体" w:hint="eastAsia"/>
          <w:sz w:val="28"/>
          <w:szCs w:val="28"/>
        </w:rPr>
        <w:t>1</w:t>
      </w:r>
      <w:bookmarkEnd w:id="112"/>
      <w:r>
        <w:rPr>
          <w:rFonts w:eastAsia="黑体" w:hint="eastAsia"/>
          <w:sz w:val="28"/>
          <w:szCs w:val="28"/>
        </w:rPr>
        <w:t xml:space="preserve">　仿真设计</w:t>
      </w:r>
      <w:bookmarkEnd w:id="113"/>
    </w:p>
    <w:p w14:paraId="3654C4AC" w14:textId="4F8CCA0C" w:rsidR="00C511F8" w:rsidRDefault="00AF702B" w:rsidP="006621DD">
      <w:pPr>
        <w:wordWrap w:val="0"/>
        <w:spacing w:line="360" w:lineRule="auto"/>
        <w:ind w:firstLineChars="200" w:firstLine="480"/>
        <w:rPr>
          <w:sz w:val="24"/>
        </w:rPr>
      </w:pPr>
      <w:r>
        <w:rPr>
          <w:rFonts w:hint="eastAsia"/>
          <w:sz w:val="24"/>
        </w:rPr>
        <w:t>本系统主要使用</w:t>
      </w:r>
      <w:r w:rsidRPr="00802AA2">
        <w:rPr>
          <w:sz w:val="24"/>
        </w:rPr>
        <w:t>Proteus</w:t>
      </w:r>
      <w:r>
        <w:rPr>
          <w:rFonts w:hint="eastAsia"/>
          <w:sz w:val="24"/>
        </w:rPr>
        <w:t>进行系统的设计与实现，在系统中使用了</w:t>
      </w:r>
      <w:r w:rsidRPr="00802AA2">
        <w:rPr>
          <w:rFonts w:hint="eastAsia"/>
          <w:sz w:val="24"/>
        </w:rPr>
        <w:t>SW</w:t>
      </w:r>
      <w:r w:rsidRPr="00CD6AF6">
        <w:rPr>
          <w:rFonts w:hint="eastAsia"/>
          <w:sz w:val="24"/>
        </w:rPr>
        <w:t>3</w:t>
      </w:r>
      <w:r>
        <w:rPr>
          <w:rFonts w:hint="eastAsia"/>
          <w:sz w:val="24"/>
        </w:rPr>
        <w:t>模拟红外热释电检测模块，当</w:t>
      </w:r>
      <w:r w:rsidRPr="00802AA2">
        <w:rPr>
          <w:rFonts w:hint="eastAsia"/>
          <w:sz w:val="24"/>
        </w:rPr>
        <w:t>SW</w:t>
      </w:r>
      <w:r w:rsidRPr="00CD6AF6">
        <w:rPr>
          <w:rFonts w:hint="eastAsia"/>
          <w:sz w:val="24"/>
        </w:rPr>
        <w:t>3</w:t>
      </w:r>
      <w:r>
        <w:rPr>
          <w:rFonts w:hint="eastAsia"/>
          <w:sz w:val="24"/>
        </w:rPr>
        <w:t>闭合时代表没检测到行人；使用了</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的通断模拟路灯</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的好与坏；并使用串口模拟</w:t>
      </w:r>
      <w:r w:rsidR="00DA1876">
        <w:rPr>
          <w:rFonts w:hint="eastAsia"/>
          <w:sz w:val="24"/>
        </w:rPr>
        <w:t>Wi-Fi</w:t>
      </w:r>
      <w:r>
        <w:rPr>
          <w:rFonts w:hint="eastAsia"/>
          <w:sz w:val="24"/>
        </w:rPr>
        <w:t>芯片进行远程控制。本次仿真实现了对路灯的</w:t>
      </w:r>
      <w:r w:rsidRPr="00CD6AF6">
        <w:rPr>
          <w:rFonts w:hint="eastAsia"/>
          <w:sz w:val="24"/>
        </w:rPr>
        <w:t>4</w:t>
      </w:r>
      <w:r>
        <w:rPr>
          <w:rFonts w:hint="eastAsia"/>
          <w:sz w:val="24"/>
        </w:rPr>
        <w:t>种模式的控制，这几种模式分别为</w:t>
      </w:r>
      <w:bookmarkStart w:id="114" w:name="_Hlk167658301"/>
      <w:r>
        <w:rPr>
          <w:rFonts w:hint="eastAsia"/>
          <w:sz w:val="24"/>
        </w:rPr>
        <w:t>定时控制模式、亮度控制模式、远程控制模式以及路灯检修模式</w:t>
      </w:r>
      <w:bookmarkEnd w:id="114"/>
      <w:r>
        <w:rPr>
          <w:rFonts w:hint="eastAsia"/>
          <w:sz w:val="24"/>
        </w:rPr>
        <w:t>。这几种模式的具体控制方式和功能在前面的章节已经介绍了，在这里就不再赘述了。使用的具体仿真如图</w:t>
      </w:r>
      <w:r w:rsidRPr="00CD6AF6">
        <w:rPr>
          <w:rFonts w:hint="eastAsia"/>
          <w:sz w:val="24"/>
        </w:rPr>
        <w:t>5</w:t>
      </w:r>
      <w:r>
        <w:rPr>
          <w:rFonts w:hint="eastAsia"/>
          <w:sz w:val="24"/>
        </w:rPr>
        <w:t>.</w:t>
      </w:r>
      <w:r w:rsidRPr="00CD6AF6">
        <w:rPr>
          <w:rFonts w:hint="eastAsia"/>
          <w:sz w:val="24"/>
        </w:rPr>
        <w:t>1</w:t>
      </w:r>
      <w:r>
        <w:rPr>
          <w:rFonts w:hint="eastAsia"/>
          <w:sz w:val="24"/>
        </w:rPr>
        <w:t>所示。</w:t>
      </w:r>
    </w:p>
    <w:p w14:paraId="6D09CABB" w14:textId="77777777" w:rsidR="00C511F8" w:rsidRDefault="00AF702B" w:rsidP="006621DD">
      <w:pPr>
        <w:pStyle w:val="a5"/>
        <w:wordWrap w:val="0"/>
        <w:spacing w:line="360" w:lineRule="auto"/>
        <w:jc w:val="center"/>
        <w:rPr>
          <w:sz w:val="24"/>
        </w:rPr>
      </w:pPr>
      <w:r>
        <w:rPr>
          <w:noProof/>
        </w:rPr>
        <w:drawing>
          <wp:inline distT="0" distB="0" distL="114300" distR="114300" wp14:anchorId="2EB093DB" wp14:editId="4724FBC5">
            <wp:extent cx="5755640" cy="4370705"/>
            <wp:effectExtent l="0" t="0" r="10160" b="1079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87"/>
                    <a:stretch>
                      <a:fillRect/>
                    </a:stretch>
                  </pic:blipFill>
                  <pic:spPr>
                    <a:xfrm>
                      <a:off x="0" y="0"/>
                      <a:ext cx="5755640" cy="4370705"/>
                    </a:xfrm>
                    <a:prstGeom prst="rect">
                      <a:avLst/>
                    </a:prstGeom>
                    <a:noFill/>
                    <a:ln>
                      <a:noFill/>
                    </a:ln>
                  </pic:spPr>
                </pic:pic>
              </a:graphicData>
            </a:graphic>
          </wp:inline>
        </w:drawing>
      </w: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Pr>
          <w:rFonts w:ascii="Times New Roman" w:hAnsi="Times New Roman" w:hint="eastAsia"/>
          <w:sz w:val="21"/>
          <w:szCs w:val="21"/>
        </w:rPr>
        <w:t xml:space="preserve">　</w:t>
      </w:r>
      <w:r w:rsidRPr="00802AA2">
        <w:rPr>
          <w:rFonts w:ascii="Times New Roman" w:hAnsi="Times New Roman"/>
          <w:sz w:val="21"/>
          <w:szCs w:val="21"/>
        </w:rPr>
        <w:t>proteus</w:t>
      </w:r>
      <w:r>
        <w:rPr>
          <w:rFonts w:hint="eastAsia"/>
          <w:sz w:val="21"/>
          <w:szCs w:val="21"/>
        </w:rPr>
        <w:t>仿真图</w:t>
      </w:r>
    </w:p>
    <w:p w14:paraId="095CAB21" w14:textId="77777777" w:rsidR="00FF22E1" w:rsidRDefault="00FF22E1" w:rsidP="006621DD">
      <w:pPr>
        <w:wordWrap w:val="0"/>
        <w:spacing w:beforeLines="50" w:before="156" w:afterLines="50" w:after="156" w:line="360" w:lineRule="auto"/>
        <w:outlineLvl w:val="1"/>
        <w:rPr>
          <w:rFonts w:eastAsia="黑体"/>
          <w:sz w:val="24"/>
        </w:rPr>
      </w:pPr>
      <w:bookmarkStart w:id="115" w:name="_Toc197360117"/>
      <w:bookmarkStart w:id="116" w:name="_Toc71660339"/>
      <w:r w:rsidRPr="00CD6AF6">
        <w:rPr>
          <w:rFonts w:eastAsia="黑体" w:hint="eastAsia"/>
          <w:sz w:val="28"/>
          <w:szCs w:val="28"/>
        </w:rPr>
        <w:t>4</w:t>
      </w:r>
      <w:r>
        <w:rPr>
          <w:rFonts w:eastAsia="黑体" w:hint="eastAsia"/>
          <w:sz w:val="28"/>
          <w:szCs w:val="28"/>
        </w:rPr>
        <w:t>.</w:t>
      </w:r>
      <w:r w:rsidRPr="00CD6AF6">
        <w:rPr>
          <w:rFonts w:eastAsia="黑体" w:hint="eastAsia"/>
          <w:sz w:val="28"/>
          <w:szCs w:val="28"/>
        </w:rPr>
        <w:t>5</w:t>
      </w:r>
      <w:r>
        <w:rPr>
          <w:rFonts w:eastAsia="黑体" w:hint="eastAsia"/>
          <w:sz w:val="28"/>
          <w:szCs w:val="28"/>
        </w:rPr>
        <w:t xml:space="preserve">　路灯检修模式</w:t>
      </w:r>
      <w:bookmarkEnd w:id="115"/>
    </w:p>
    <w:p w14:paraId="431DBBC6" w14:textId="77777777" w:rsidR="00FF22E1" w:rsidRDefault="00FF22E1" w:rsidP="006621DD">
      <w:pPr>
        <w:wordWrap w:val="0"/>
        <w:spacing w:line="360" w:lineRule="auto"/>
        <w:ind w:firstLineChars="200" w:firstLine="480"/>
        <w:rPr>
          <w:sz w:val="24"/>
        </w:rPr>
      </w:pPr>
      <w:r>
        <w:rPr>
          <w:rFonts w:hint="eastAsia"/>
          <w:sz w:val="24"/>
        </w:rPr>
        <w:t>系统处于路灯检修模式时，系统自动打开所有的路灯，通过查看路灯是否都亮了来判断路灯是否为好的，有没有出现路灯不亮的状况。当出现某盏路灯不亮的时候，会进行声光报警，在</w:t>
      </w:r>
      <w:r w:rsidRPr="00802AA2">
        <w:rPr>
          <w:rFonts w:hint="eastAsia"/>
          <w:sz w:val="24"/>
        </w:rPr>
        <w:t>OLED</w:t>
      </w:r>
      <w:r>
        <w:rPr>
          <w:rFonts w:hint="eastAsia"/>
          <w:sz w:val="24"/>
        </w:rPr>
        <w:t>上闪烁显示“第</w:t>
      </w:r>
      <w:r w:rsidRPr="00802AA2">
        <w:rPr>
          <w:rFonts w:hint="eastAsia"/>
          <w:sz w:val="24"/>
        </w:rPr>
        <w:t>X</w:t>
      </w:r>
      <w:r>
        <w:rPr>
          <w:rFonts w:hint="eastAsia"/>
          <w:sz w:val="24"/>
        </w:rPr>
        <w:t>个灯坏了！”的提示并进行蜂鸣器报警，提示某盏路灯坏了，需要进行维修，并向指定人员发送短信，内容为“第</w:t>
      </w:r>
      <w:r w:rsidRPr="00802AA2">
        <w:rPr>
          <w:rFonts w:hint="eastAsia"/>
          <w:sz w:val="24"/>
        </w:rPr>
        <w:t>X</w:t>
      </w:r>
      <w:r>
        <w:rPr>
          <w:rFonts w:hint="eastAsia"/>
          <w:sz w:val="24"/>
        </w:rPr>
        <w:t>个灯坏了！”。具体该工作模式的流程图如</w:t>
      </w:r>
      <w:r w:rsidRPr="00CD6AF6">
        <w:rPr>
          <w:rFonts w:hint="eastAsia"/>
          <w:sz w:val="24"/>
        </w:rPr>
        <w:t>4</w:t>
      </w:r>
      <w:r>
        <w:rPr>
          <w:rFonts w:hint="eastAsia"/>
          <w:sz w:val="24"/>
        </w:rPr>
        <w:t>.</w:t>
      </w:r>
      <w:r w:rsidRPr="00CD6AF6">
        <w:rPr>
          <w:rFonts w:hint="eastAsia"/>
          <w:sz w:val="24"/>
        </w:rPr>
        <w:t>16</w:t>
      </w:r>
      <w:r>
        <w:rPr>
          <w:rFonts w:hint="eastAsia"/>
          <w:sz w:val="24"/>
        </w:rPr>
        <w:t>所示。</w:t>
      </w:r>
    </w:p>
    <w:p w14:paraId="66B969E7" w14:textId="77777777" w:rsidR="00FF22E1" w:rsidRDefault="00FF22E1" w:rsidP="006621DD">
      <w:pPr>
        <w:pStyle w:val="a5"/>
        <w:wordWrap w:val="0"/>
        <w:spacing w:line="360" w:lineRule="auto"/>
        <w:ind w:firstLine="643"/>
        <w:jc w:val="center"/>
      </w:pPr>
      <w:bookmarkStart w:id="117" w:name="_Hlk167657857"/>
      <w:r>
        <w:rPr>
          <w:noProof/>
        </w:rPr>
        <w:drawing>
          <wp:inline distT="0" distB="0" distL="114300" distR="114300" wp14:anchorId="19B98016" wp14:editId="7C73847C">
            <wp:extent cx="2663825" cy="4755515"/>
            <wp:effectExtent l="0" t="0" r="3175" b="6985"/>
            <wp:docPr id="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
                    <pic:cNvPicPr>
                      <a:picLocks noChangeAspect="1"/>
                    </pic:cNvPicPr>
                  </pic:nvPicPr>
                  <pic:blipFill>
                    <a:blip r:embed="rId88"/>
                    <a:stretch>
                      <a:fillRect/>
                    </a:stretch>
                  </pic:blipFill>
                  <pic:spPr>
                    <a:xfrm>
                      <a:off x="0" y="0"/>
                      <a:ext cx="2663825" cy="4755515"/>
                    </a:xfrm>
                    <a:prstGeom prst="rect">
                      <a:avLst/>
                    </a:prstGeom>
                    <a:noFill/>
                    <a:ln>
                      <a:noFill/>
                    </a:ln>
                  </pic:spPr>
                </pic:pic>
              </a:graphicData>
            </a:graphic>
          </wp:inline>
        </w:drawing>
      </w:r>
    </w:p>
    <w:p w14:paraId="7220ADFD" w14:textId="77777777" w:rsidR="00FF22E1" w:rsidRDefault="00FF22E1" w:rsidP="006621DD">
      <w:pPr>
        <w:pStyle w:val="a5"/>
        <w:wordWrap w:val="0"/>
        <w:spacing w:line="360" w:lineRule="auto"/>
        <w:ind w:firstLine="643"/>
        <w:jc w:val="center"/>
        <w:rPr>
          <w:sz w:val="32"/>
          <w:szCs w:val="32"/>
        </w:rP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6</w:t>
      </w:r>
      <w:r>
        <w:rPr>
          <w:rFonts w:ascii="Times New Roman" w:hAnsi="Times New Roman" w:hint="eastAsia"/>
          <w:sz w:val="21"/>
          <w:szCs w:val="21"/>
        </w:rPr>
        <w:t xml:space="preserve">　</w:t>
      </w:r>
      <w:r>
        <w:rPr>
          <w:rFonts w:hint="eastAsia"/>
          <w:sz w:val="21"/>
          <w:szCs w:val="21"/>
        </w:rPr>
        <w:t>路灯检修模式流程图</w:t>
      </w:r>
      <w:bookmarkEnd w:id="117"/>
    </w:p>
    <w:p w14:paraId="6ABFB267" w14:textId="77777777" w:rsidR="00FF22E1" w:rsidRDefault="00FF22E1" w:rsidP="006621DD">
      <w:pPr>
        <w:wordWrap w:val="0"/>
        <w:rPr>
          <w:rFonts w:eastAsia="黑体"/>
          <w:sz w:val="32"/>
          <w:szCs w:val="32"/>
        </w:rPr>
      </w:pPr>
    </w:p>
    <w:p w14:paraId="572BFE0C" w14:textId="77777777" w:rsidR="00FF22E1" w:rsidRDefault="00FF22E1" w:rsidP="006621DD">
      <w:pPr>
        <w:wordWrap w:val="0"/>
        <w:rPr>
          <w:rFonts w:eastAsia="黑体"/>
          <w:sz w:val="32"/>
          <w:szCs w:val="32"/>
        </w:rPr>
      </w:pPr>
    </w:p>
    <w:p w14:paraId="4DBDEA06" w14:textId="77777777" w:rsidR="00FF22E1" w:rsidRDefault="00FF22E1" w:rsidP="006621DD">
      <w:pPr>
        <w:wordWrap w:val="0"/>
        <w:rPr>
          <w:rFonts w:eastAsia="黑体"/>
          <w:sz w:val="32"/>
          <w:szCs w:val="32"/>
        </w:rPr>
      </w:pPr>
    </w:p>
    <w:p w14:paraId="09C7D5F4" w14:textId="77777777" w:rsidR="00FF22E1" w:rsidRDefault="00FF22E1" w:rsidP="006621DD">
      <w:pPr>
        <w:wordWrap w:val="0"/>
        <w:rPr>
          <w:rFonts w:eastAsia="黑体"/>
          <w:sz w:val="32"/>
          <w:szCs w:val="32"/>
        </w:rPr>
      </w:pPr>
    </w:p>
    <w:p w14:paraId="5267A916" w14:textId="77777777" w:rsidR="00FF22E1" w:rsidRDefault="00FF22E1" w:rsidP="006621DD">
      <w:pPr>
        <w:wordWrap w:val="0"/>
        <w:rPr>
          <w:rFonts w:eastAsia="黑体"/>
          <w:sz w:val="32"/>
          <w:szCs w:val="32"/>
        </w:rPr>
      </w:pPr>
    </w:p>
    <w:p w14:paraId="6DCE9AB7" w14:textId="77777777" w:rsidR="00FF22E1" w:rsidRDefault="00FF22E1" w:rsidP="006621DD">
      <w:pPr>
        <w:wordWrap w:val="0"/>
        <w:rPr>
          <w:rFonts w:eastAsia="黑体"/>
          <w:sz w:val="32"/>
          <w:szCs w:val="32"/>
        </w:rPr>
      </w:pPr>
    </w:p>
    <w:p w14:paraId="2A1243A3" w14:textId="77777777" w:rsidR="00FF22E1" w:rsidRDefault="00FF22E1" w:rsidP="006621DD">
      <w:pPr>
        <w:wordWrap w:val="0"/>
        <w:rPr>
          <w:rFonts w:eastAsia="黑体"/>
          <w:sz w:val="32"/>
          <w:szCs w:val="32"/>
        </w:rPr>
      </w:pPr>
    </w:p>
    <w:p w14:paraId="2BB35661" w14:textId="77777777" w:rsidR="00C511F8" w:rsidRDefault="00AF702B" w:rsidP="006621DD">
      <w:pPr>
        <w:wordWrap w:val="0"/>
        <w:spacing w:beforeLines="50" w:before="156" w:afterLines="50" w:after="156" w:line="360" w:lineRule="auto"/>
        <w:outlineLvl w:val="1"/>
        <w:rPr>
          <w:rFonts w:eastAsia="黑体"/>
          <w:sz w:val="24"/>
        </w:rPr>
      </w:pPr>
      <w:bookmarkStart w:id="118" w:name="_Toc197360118"/>
      <w:r w:rsidRPr="00CD6AF6">
        <w:rPr>
          <w:rFonts w:eastAsia="黑体" w:hint="eastAsia"/>
          <w:sz w:val="28"/>
          <w:szCs w:val="28"/>
        </w:rPr>
        <w:t>5</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系统测试</w:t>
      </w:r>
      <w:bookmarkEnd w:id="116"/>
      <w:bookmarkEnd w:id="118"/>
    </w:p>
    <w:p w14:paraId="1A059730" w14:textId="77777777" w:rsidR="00C511F8" w:rsidRDefault="00AF702B" w:rsidP="006621DD">
      <w:pPr>
        <w:wordWrap w:val="0"/>
        <w:spacing w:line="360" w:lineRule="auto"/>
        <w:ind w:firstLineChars="200" w:firstLine="480"/>
        <w:rPr>
          <w:sz w:val="24"/>
        </w:rPr>
      </w:pPr>
      <w:r>
        <w:rPr>
          <w:rFonts w:hint="eastAsia"/>
          <w:sz w:val="24"/>
        </w:rPr>
        <w:t>在本次测试中，主要从智慧路灯系统的几种工作模式方面进行功能的测试，判断设计的功能是否符合预期的效果。在测试中，依次按照几种功能模式进行测试。</w:t>
      </w:r>
    </w:p>
    <w:p w14:paraId="6385DF02" w14:textId="77777777" w:rsidR="00C511F8" w:rsidRDefault="00AF702B" w:rsidP="006621DD">
      <w:pPr>
        <w:wordWrap w:val="0"/>
        <w:spacing w:beforeLines="50" w:before="156" w:afterLines="50" w:after="156" w:line="360" w:lineRule="auto"/>
        <w:outlineLvl w:val="2"/>
        <w:rPr>
          <w:rFonts w:eastAsia="黑体"/>
          <w:sz w:val="24"/>
        </w:rPr>
      </w:pPr>
      <w:bookmarkStart w:id="119" w:name="_Toc197360119"/>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定时控制模式</w:t>
      </w:r>
      <w:bookmarkEnd w:id="119"/>
    </w:p>
    <w:p w14:paraId="21C93003" w14:textId="77777777" w:rsidR="00C511F8" w:rsidRDefault="00AF702B" w:rsidP="006621DD">
      <w:pPr>
        <w:wordWrap w:val="0"/>
        <w:spacing w:line="360" w:lineRule="auto"/>
        <w:ind w:firstLineChars="200" w:firstLine="480"/>
        <w:rPr>
          <w:sz w:val="24"/>
        </w:rPr>
      </w:pPr>
      <w:r>
        <w:rPr>
          <w:rFonts w:hint="eastAsia"/>
          <w:sz w:val="24"/>
        </w:rPr>
        <w:t>当仿真开始运行后，系统默认的工作模式为定时控制模式，这时系统的运行状态如图</w:t>
      </w:r>
      <w:r w:rsidRPr="00CD6AF6">
        <w:rPr>
          <w:rFonts w:hint="eastAsia"/>
          <w:sz w:val="24"/>
        </w:rPr>
        <w:t>5</w:t>
      </w:r>
      <w:r>
        <w:rPr>
          <w:rFonts w:hint="eastAsia"/>
          <w:sz w:val="24"/>
        </w:rPr>
        <w:t>.</w:t>
      </w:r>
      <w:r w:rsidRPr="00CD6AF6">
        <w:rPr>
          <w:rFonts w:hint="eastAsia"/>
          <w:sz w:val="24"/>
        </w:rPr>
        <w:t>2</w:t>
      </w:r>
      <w:r>
        <w:rPr>
          <w:rFonts w:hint="eastAsia"/>
          <w:sz w:val="24"/>
        </w:rPr>
        <w:t>所示。从图</w:t>
      </w:r>
      <w:r w:rsidRPr="00CD6AF6">
        <w:rPr>
          <w:rFonts w:hint="eastAsia"/>
          <w:sz w:val="24"/>
        </w:rPr>
        <w:t>5</w:t>
      </w:r>
      <w:r>
        <w:rPr>
          <w:rFonts w:hint="eastAsia"/>
          <w:sz w:val="24"/>
        </w:rPr>
        <w:t>.</w:t>
      </w:r>
      <w:r w:rsidRPr="00CD6AF6">
        <w:rPr>
          <w:rFonts w:hint="eastAsia"/>
          <w:sz w:val="24"/>
        </w:rPr>
        <w:t>2</w:t>
      </w:r>
      <w:r>
        <w:rPr>
          <w:rFonts w:hint="eastAsia"/>
          <w:sz w:val="24"/>
        </w:rPr>
        <w:t>可以看出，仿真时间处在晚上</w:t>
      </w:r>
      <w:r w:rsidRPr="00CD6AF6">
        <w:rPr>
          <w:rFonts w:hint="eastAsia"/>
          <w:sz w:val="24"/>
        </w:rPr>
        <w:t>11</w:t>
      </w:r>
      <w:r>
        <w:rPr>
          <w:rFonts w:hint="eastAsia"/>
          <w:sz w:val="24"/>
        </w:rPr>
        <w:t>点到早上</w:t>
      </w:r>
      <w:r w:rsidRPr="00CD6AF6">
        <w:rPr>
          <w:rFonts w:hint="eastAsia"/>
          <w:sz w:val="24"/>
        </w:rPr>
        <w:t>4</w:t>
      </w:r>
      <w:r>
        <w:rPr>
          <w:rFonts w:hint="eastAsia"/>
          <w:sz w:val="24"/>
        </w:rPr>
        <w:t>点的时间段内，两盏路灯是都打开的。并且当超声波测距超过</w:t>
      </w:r>
      <w:r w:rsidRPr="00CD6AF6">
        <w:rPr>
          <w:rFonts w:hint="eastAsia"/>
          <w:sz w:val="24"/>
        </w:rPr>
        <w:t>100</w:t>
      </w:r>
      <w:r>
        <w:rPr>
          <w:rFonts w:hint="eastAsia"/>
          <w:sz w:val="24"/>
        </w:rPr>
        <w:t>时，统一显示为“</w:t>
      </w:r>
      <w:r w:rsidRPr="00CD6AF6">
        <w:rPr>
          <w:rFonts w:hint="eastAsia"/>
          <w:sz w:val="24"/>
        </w:rPr>
        <w:t>100</w:t>
      </w:r>
      <w:r w:rsidRPr="00802AA2">
        <w:rPr>
          <w:rFonts w:hint="eastAsia"/>
          <w:sz w:val="24"/>
        </w:rPr>
        <w:t>cm</w:t>
      </w:r>
      <w:r>
        <w:rPr>
          <w:rFonts w:hint="eastAsia"/>
          <w:sz w:val="24"/>
        </w:rPr>
        <w:t>”。当前光照强度设置为较高的，所以显示的光照亮度也比较高。如图</w:t>
      </w:r>
      <w:r w:rsidRPr="00CD6AF6">
        <w:rPr>
          <w:rFonts w:hint="eastAsia"/>
          <w:sz w:val="24"/>
        </w:rPr>
        <w:t>5</w:t>
      </w:r>
      <w:r>
        <w:rPr>
          <w:rFonts w:hint="eastAsia"/>
          <w:sz w:val="24"/>
        </w:rPr>
        <w:t>.</w:t>
      </w:r>
      <w:r w:rsidRPr="00CD6AF6">
        <w:rPr>
          <w:rFonts w:hint="eastAsia"/>
          <w:sz w:val="24"/>
        </w:rPr>
        <w:t>3</w:t>
      </w:r>
      <w:r>
        <w:rPr>
          <w:rFonts w:hint="eastAsia"/>
          <w:sz w:val="24"/>
        </w:rPr>
        <w:t>所示，当将超声波测距的</w:t>
      </w:r>
      <w:bookmarkStart w:id="120" w:name="_Hlk167658871"/>
      <w:r>
        <w:rPr>
          <w:rFonts w:hint="eastAsia"/>
          <w:sz w:val="24"/>
        </w:rPr>
        <w:t>距离</w:t>
      </w:r>
      <w:bookmarkEnd w:id="120"/>
      <w:r>
        <w:rPr>
          <w:rFonts w:hint="eastAsia"/>
          <w:sz w:val="24"/>
        </w:rPr>
        <w:t>设置为小于</w:t>
      </w:r>
      <w:r w:rsidRPr="00CD6AF6">
        <w:rPr>
          <w:rFonts w:hint="eastAsia"/>
          <w:sz w:val="24"/>
        </w:rPr>
        <w:t>100</w:t>
      </w:r>
      <w:r>
        <w:rPr>
          <w:rFonts w:hint="eastAsia"/>
          <w:sz w:val="24"/>
        </w:rPr>
        <w:t>时，显示的距离值就为对应的距离，但是存在一些误差。如图</w:t>
      </w:r>
      <w:r w:rsidRPr="00CD6AF6">
        <w:rPr>
          <w:rFonts w:hint="eastAsia"/>
          <w:sz w:val="24"/>
        </w:rPr>
        <w:t>5</w:t>
      </w:r>
      <w:r>
        <w:rPr>
          <w:rFonts w:hint="eastAsia"/>
          <w:sz w:val="24"/>
        </w:rPr>
        <w:t>.</w:t>
      </w:r>
      <w:r w:rsidRPr="00CD6AF6">
        <w:rPr>
          <w:rFonts w:hint="eastAsia"/>
          <w:sz w:val="24"/>
        </w:rPr>
        <w:t>4</w:t>
      </w:r>
      <w:r>
        <w:rPr>
          <w:rFonts w:hint="eastAsia"/>
          <w:sz w:val="24"/>
        </w:rPr>
        <w:t>所示，将光照强度设置较低时，</w:t>
      </w:r>
      <w:r w:rsidRPr="00802AA2">
        <w:rPr>
          <w:rFonts w:hint="eastAsia"/>
          <w:sz w:val="24"/>
        </w:rPr>
        <w:t>OLED</w:t>
      </w:r>
      <w:r>
        <w:rPr>
          <w:rFonts w:hint="eastAsia"/>
          <w:sz w:val="24"/>
        </w:rPr>
        <w:t>上显示的光照强度也是进行了实时的变化的。</w:t>
      </w:r>
    </w:p>
    <w:p w14:paraId="3E43A63A"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0DB8BC8" wp14:editId="318E61FB">
            <wp:extent cx="5697855" cy="4003675"/>
            <wp:effectExtent l="0" t="0" r="4445" b="9525"/>
            <wp:docPr id="33" name="图片 33" descr="a33e2b70574074fe2b805b69e3bc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33e2b70574074fe2b805b69e3bc70e"/>
                    <pic:cNvPicPr>
                      <a:picLocks noChangeAspect="1"/>
                    </pic:cNvPicPr>
                  </pic:nvPicPr>
                  <pic:blipFill>
                    <a:blip r:embed="rId89"/>
                    <a:stretch>
                      <a:fillRect/>
                    </a:stretch>
                  </pic:blipFill>
                  <pic:spPr>
                    <a:xfrm>
                      <a:off x="0" y="0"/>
                      <a:ext cx="5697855" cy="4003675"/>
                    </a:xfrm>
                    <a:prstGeom prst="rect">
                      <a:avLst/>
                    </a:prstGeom>
                  </pic:spPr>
                </pic:pic>
              </a:graphicData>
            </a:graphic>
          </wp:inline>
        </w:drawing>
      </w:r>
    </w:p>
    <w:p w14:paraId="444CCF52" w14:textId="77777777" w:rsidR="00C511F8" w:rsidRDefault="00AF702B" w:rsidP="006621DD">
      <w:pPr>
        <w:pStyle w:val="a5"/>
        <w:wordWrap w:val="0"/>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2</w:t>
      </w:r>
      <w:r>
        <w:rPr>
          <w:rFonts w:ascii="Times New Roman" w:hAnsi="Times New Roman" w:hint="eastAsia"/>
          <w:sz w:val="21"/>
          <w:szCs w:val="21"/>
        </w:rPr>
        <w:t xml:space="preserve">　</w:t>
      </w:r>
      <w:r>
        <w:rPr>
          <w:rFonts w:hint="eastAsia"/>
          <w:sz w:val="21"/>
          <w:szCs w:val="21"/>
        </w:rPr>
        <w:t>初始运行状态</w:t>
      </w:r>
    </w:p>
    <w:p w14:paraId="51BA44DF"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3E51AA6F" wp14:editId="5E042C67">
            <wp:extent cx="5553075" cy="3952875"/>
            <wp:effectExtent l="0" t="0" r="9525" b="9525"/>
            <wp:docPr id="34" name="图片 34" descr="4a015726be306e40f5553e3a4fbd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a015726be306e40f5553e3a4fbd10d"/>
                    <pic:cNvPicPr>
                      <a:picLocks noChangeAspect="1"/>
                    </pic:cNvPicPr>
                  </pic:nvPicPr>
                  <pic:blipFill>
                    <a:blip r:embed="rId90"/>
                    <a:stretch>
                      <a:fillRect/>
                    </a:stretch>
                  </pic:blipFill>
                  <pic:spPr>
                    <a:xfrm>
                      <a:off x="0" y="0"/>
                      <a:ext cx="5553075" cy="3952875"/>
                    </a:xfrm>
                    <a:prstGeom prst="rect">
                      <a:avLst/>
                    </a:prstGeom>
                  </pic:spPr>
                </pic:pic>
              </a:graphicData>
            </a:graphic>
          </wp:inline>
        </w:drawing>
      </w:r>
    </w:p>
    <w:p w14:paraId="71F0EECF" w14:textId="77777777" w:rsidR="00C511F8" w:rsidRDefault="00AF702B" w:rsidP="006621DD">
      <w:pPr>
        <w:pStyle w:val="a5"/>
        <w:wordWrap w:val="0"/>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3</w:t>
      </w:r>
      <w:bookmarkStart w:id="121" w:name="_Hlk167658901"/>
      <w:r>
        <w:rPr>
          <w:rFonts w:ascii="Times New Roman" w:hAnsi="Times New Roman" w:hint="eastAsia"/>
          <w:sz w:val="21"/>
          <w:szCs w:val="21"/>
        </w:rPr>
        <w:t xml:space="preserve">　</w:t>
      </w:r>
      <w:r>
        <w:rPr>
          <w:rFonts w:hint="eastAsia"/>
          <w:sz w:val="21"/>
          <w:szCs w:val="21"/>
        </w:rPr>
        <w:t>距离变化后系统运行状态</w:t>
      </w:r>
      <w:bookmarkEnd w:id="121"/>
    </w:p>
    <w:p w14:paraId="43066632"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61286194" wp14:editId="653455C3">
            <wp:extent cx="5535930" cy="3956685"/>
            <wp:effectExtent l="0" t="0" r="1270" b="5715"/>
            <wp:docPr id="35" name="图片 35" descr="60d62b2702dfe0b7dfd4b19dd41a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0d62b2702dfe0b7dfd4b19dd41a6fe"/>
                    <pic:cNvPicPr>
                      <a:picLocks noChangeAspect="1"/>
                    </pic:cNvPicPr>
                  </pic:nvPicPr>
                  <pic:blipFill>
                    <a:blip r:embed="rId91"/>
                    <a:stretch>
                      <a:fillRect/>
                    </a:stretch>
                  </pic:blipFill>
                  <pic:spPr>
                    <a:xfrm>
                      <a:off x="0" y="0"/>
                      <a:ext cx="5535930" cy="3956685"/>
                    </a:xfrm>
                    <a:prstGeom prst="rect">
                      <a:avLst/>
                    </a:prstGeom>
                  </pic:spPr>
                </pic:pic>
              </a:graphicData>
            </a:graphic>
          </wp:inline>
        </w:drawing>
      </w:r>
    </w:p>
    <w:p w14:paraId="678B74B0" w14:textId="77777777" w:rsidR="00C511F8" w:rsidRDefault="00AF702B" w:rsidP="006621DD">
      <w:pPr>
        <w:pStyle w:val="a5"/>
        <w:wordWrap w:val="0"/>
        <w:spacing w:line="360" w:lineRule="auto"/>
        <w:ind w:firstLine="643"/>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4</w:t>
      </w:r>
      <w:r>
        <w:rPr>
          <w:rFonts w:ascii="Times New Roman" w:hAnsi="Times New Roman" w:hint="eastAsia"/>
          <w:sz w:val="21"/>
          <w:szCs w:val="21"/>
        </w:rPr>
        <w:t xml:space="preserve">　</w:t>
      </w:r>
      <w:r>
        <w:rPr>
          <w:rFonts w:hint="eastAsia"/>
          <w:sz w:val="21"/>
          <w:szCs w:val="21"/>
        </w:rPr>
        <w:t>亮度变化后系统运行状态</w:t>
      </w:r>
    </w:p>
    <w:p w14:paraId="6C086CAF" w14:textId="77777777" w:rsidR="00C511F8" w:rsidRDefault="00AF702B" w:rsidP="006621DD">
      <w:pPr>
        <w:wordWrap w:val="0"/>
        <w:spacing w:line="360" w:lineRule="auto"/>
        <w:ind w:firstLineChars="200" w:firstLine="480"/>
        <w:rPr>
          <w:sz w:val="24"/>
        </w:rPr>
      </w:pPr>
      <w:r>
        <w:rPr>
          <w:rFonts w:hint="eastAsia"/>
          <w:sz w:val="24"/>
        </w:rPr>
        <w:t>仿真开始运行时</w:t>
      </w:r>
      <w:r w:rsidRPr="00802AA2">
        <w:rPr>
          <w:rFonts w:hint="eastAsia"/>
          <w:sz w:val="24"/>
        </w:rPr>
        <w:t>OLED</w:t>
      </w:r>
      <w:r>
        <w:rPr>
          <w:rFonts w:hint="eastAsia"/>
          <w:sz w:val="24"/>
        </w:rPr>
        <w:t>显示屏会显示设置初始时间，如图</w:t>
      </w:r>
      <w:r w:rsidRPr="00CD6AF6">
        <w:rPr>
          <w:rFonts w:hint="eastAsia"/>
          <w:color w:val="000000" w:themeColor="text1"/>
          <w:sz w:val="24"/>
        </w:rPr>
        <w:t>5</w:t>
      </w:r>
      <w:r>
        <w:rPr>
          <w:rFonts w:hint="eastAsia"/>
          <w:color w:val="000000" w:themeColor="text1"/>
          <w:sz w:val="24"/>
        </w:rPr>
        <w:t>.</w:t>
      </w:r>
      <w:r w:rsidRPr="00CD6AF6">
        <w:rPr>
          <w:rFonts w:hint="eastAsia"/>
          <w:color w:val="000000" w:themeColor="text1"/>
          <w:sz w:val="24"/>
        </w:rPr>
        <w:t>5</w:t>
      </w:r>
      <w:r>
        <w:rPr>
          <w:rFonts w:hint="eastAsia"/>
          <w:color w:val="000000" w:themeColor="text1"/>
          <w:sz w:val="24"/>
        </w:rPr>
        <w:t>。</w:t>
      </w:r>
      <w:r>
        <w:rPr>
          <w:rFonts w:hint="eastAsia"/>
          <w:sz w:val="24"/>
        </w:rPr>
        <w:t>当按下矩阵键盘的任意键时，可以进入当前时间设定功能。然后根据提示依次输入对应的年月日、小时等时间信息后，时间就可以设置完成了。时间设置完成后，</w:t>
      </w:r>
      <w:r w:rsidRPr="00802AA2">
        <w:rPr>
          <w:rFonts w:hint="eastAsia"/>
          <w:sz w:val="24"/>
        </w:rPr>
        <w:t>OLED</w:t>
      </w:r>
      <w:r>
        <w:rPr>
          <w:rFonts w:hint="eastAsia"/>
          <w:sz w:val="24"/>
        </w:rPr>
        <w:t>会实时显示设置完成的时间，设置完成初始时间后</w:t>
      </w:r>
      <w:r w:rsidRPr="00802AA2">
        <w:rPr>
          <w:rFonts w:hint="eastAsia"/>
          <w:sz w:val="24"/>
        </w:rPr>
        <w:t>OLED</w:t>
      </w:r>
      <w:r>
        <w:rPr>
          <w:rFonts w:hint="eastAsia"/>
          <w:sz w:val="24"/>
        </w:rPr>
        <w:t>显示屏状态如图</w:t>
      </w:r>
      <w:r w:rsidRPr="00CD6AF6">
        <w:rPr>
          <w:rFonts w:hint="eastAsia"/>
          <w:sz w:val="24"/>
        </w:rPr>
        <w:t>5</w:t>
      </w:r>
      <w:r>
        <w:rPr>
          <w:rFonts w:hint="eastAsia"/>
          <w:sz w:val="24"/>
        </w:rPr>
        <w:t>.</w:t>
      </w:r>
      <w:r w:rsidRPr="00CD6AF6">
        <w:rPr>
          <w:rFonts w:hint="eastAsia"/>
          <w:sz w:val="24"/>
        </w:rPr>
        <w:t>6</w:t>
      </w:r>
      <w:r>
        <w:rPr>
          <w:rFonts w:hint="eastAsia"/>
          <w:sz w:val="24"/>
        </w:rPr>
        <w:t>。</w:t>
      </w:r>
    </w:p>
    <w:p w14:paraId="1A3E733B" w14:textId="77777777" w:rsidR="00C511F8" w:rsidRDefault="00AF702B" w:rsidP="006621DD">
      <w:pPr>
        <w:wordWrap w:val="0"/>
        <w:spacing w:line="360" w:lineRule="auto"/>
        <w:jc w:val="center"/>
      </w:pPr>
      <w:r>
        <w:rPr>
          <w:noProof/>
        </w:rPr>
        <w:drawing>
          <wp:inline distT="0" distB="0" distL="114300" distR="114300" wp14:anchorId="23CB025E" wp14:editId="3E269289">
            <wp:extent cx="2243455" cy="1546225"/>
            <wp:effectExtent l="0" t="0" r="4445" b="0"/>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92"/>
                    <a:stretch>
                      <a:fillRect/>
                    </a:stretch>
                  </pic:blipFill>
                  <pic:spPr>
                    <a:xfrm>
                      <a:off x="0" y="0"/>
                      <a:ext cx="2248820" cy="1550120"/>
                    </a:xfrm>
                    <a:prstGeom prst="rect">
                      <a:avLst/>
                    </a:prstGeom>
                    <a:noFill/>
                    <a:ln>
                      <a:noFill/>
                    </a:ln>
                  </pic:spPr>
                </pic:pic>
              </a:graphicData>
            </a:graphic>
          </wp:inline>
        </w:drawing>
      </w:r>
    </w:p>
    <w:p w14:paraId="68D7696F" w14:textId="77777777" w:rsidR="00C511F8" w:rsidRDefault="00AF702B" w:rsidP="006621DD">
      <w:pPr>
        <w:wordWrap w:val="0"/>
        <w:spacing w:line="360" w:lineRule="auto"/>
        <w:jc w:val="center"/>
        <w:rPr>
          <w:rFonts w:ascii="黑体" w:eastAsia="黑体" w:hAnsi="黑体" w:cs="黑体" w:hint="eastAsia"/>
        </w:rPr>
      </w:pPr>
      <w:r>
        <w:rPr>
          <w:rFonts w:eastAsia="黑体" w:hint="eastAsia"/>
        </w:rPr>
        <w:t xml:space="preserve"> </w:t>
      </w:r>
      <w:r>
        <w:rPr>
          <w:rFonts w:eastAsia="黑体"/>
          <w:szCs w:val="21"/>
        </w:rPr>
        <w:t>图</w:t>
      </w:r>
      <w:r w:rsidRPr="00CD6AF6">
        <w:rPr>
          <w:rFonts w:eastAsia="黑体"/>
          <w:szCs w:val="21"/>
        </w:rPr>
        <w:t>5</w:t>
      </w:r>
      <w:r>
        <w:rPr>
          <w:rFonts w:eastAsia="黑体"/>
          <w:szCs w:val="21"/>
        </w:rPr>
        <w:t>.</w:t>
      </w:r>
      <w:r w:rsidRPr="00CD6AF6">
        <w:rPr>
          <w:rFonts w:eastAsia="黑体"/>
          <w:szCs w:val="21"/>
        </w:rPr>
        <w:t>5</w:t>
      </w:r>
      <w:r>
        <w:rPr>
          <w:rFonts w:eastAsia="黑体"/>
          <w:szCs w:val="21"/>
        </w:rPr>
        <w:t xml:space="preserve">　系统运行时</w:t>
      </w:r>
      <w:r w:rsidRPr="00802AA2">
        <w:rPr>
          <w:rFonts w:eastAsia="黑体"/>
          <w:szCs w:val="21"/>
        </w:rPr>
        <w:t>OLED</w:t>
      </w:r>
      <w:r>
        <w:rPr>
          <w:rFonts w:eastAsia="黑体"/>
          <w:szCs w:val="21"/>
        </w:rPr>
        <w:t>显示屏初始界面</w:t>
      </w:r>
    </w:p>
    <w:p w14:paraId="2AF4C0B6" w14:textId="77777777" w:rsidR="00C511F8" w:rsidRDefault="00AF702B" w:rsidP="006621DD">
      <w:pPr>
        <w:wordWrap w:val="0"/>
        <w:spacing w:line="360" w:lineRule="auto"/>
        <w:jc w:val="center"/>
      </w:pPr>
      <w:r>
        <w:rPr>
          <w:noProof/>
        </w:rPr>
        <w:drawing>
          <wp:inline distT="0" distB="0" distL="114300" distR="114300" wp14:anchorId="68D0690F" wp14:editId="1E5B55BE">
            <wp:extent cx="2446655" cy="1794510"/>
            <wp:effectExtent l="0" t="0" r="44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3"/>
                    <a:srcRect/>
                    <a:stretch>
                      <a:fillRect/>
                    </a:stretch>
                  </pic:blipFill>
                  <pic:spPr>
                    <a:xfrm>
                      <a:off x="0" y="0"/>
                      <a:ext cx="2446655" cy="1794510"/>
                    </a:xfrm>
                    <a:prstGeom prst="rect">
                      <a:avLst/>
                    </a:prstGeom>
                    <a:noFill/>
                    <a:ln>
                      <a:noFill/>
                    </a:ln>
                  </pic:spPr>
                </pic:pic>
              </a:graphicData>
            </a:graphic>
          </wp:inline>
        </w:drawing>
      </w:r>
    </w:p>
    <w:p w14:paraId="0A91C37D" w14:textId="77777777" w:rsidR="00C511F8" w:rsidRDefault="00AF702B" w:rsidP="006621DD">
      <w:pPr>
        <w:wordWrap w:val="0"/>
        <w:spacing w:line="360" w:lineRule="auto"/>
        <w:jc w:val="center"/>
        <w:rPr>
          <w:rFonts w:ascii="黑体" w:eastAsia="黑体" w:hAnsi="黑体" w:cs="黑体" w:hint="eastAsia"/>
          <w:sz w:val="18"/>
          <w:szCs w:val="18"/>
        </w:rPr>
      </w:pPr>
      <w:r>
        <w:rPr>
          <w:rFonts w:ascii="黑体" w:eastAsia="黑体" w:hAnsi="黑体" w:cs="黑体" w:hint="eastAsia"/>
        </w:rPr>
        <w:t>图</w:t>
      </w:r>
      <w:r w:rsidRPr="00CD6AF6">
        <w:rPr>
          <w:rFonts w:eastAsia="黑体"/>
        </w:rPr>
        <w:t>5</w:t>
      </w:r>
      <w:r>
        <w:rPr>
          <w:rFonts w:eastAsia="黑体"/>
        </w:rPr>
        <w:t>.</w:t>
      </w:r>
      <w:r w:rsidRPr="00CD6AF6">
        <w:rPr>
          <w:rFonts w:eastAsia="黑体"/>
        </w:rPr>
        <w:t>6</w:t>
      </w:r>
      <w:r>
        <w:rPr>
          <w:rFonts w:eastAsia="黑体" w:hint="eastAsia"/>
        </w:rPr>
        <w:t xml:space="preserve">　</w:t>
      </w:r>
      <w:r>
        <w:rPr>
          <w:rFonts w:ascii="黑体" w:eastAsia="黑体" w:hAnsi="黑体" w:cs="黑体" w:hint="eastAsia"/>
          <w:szCs w:val="21"/>
        </w:rPr>
        <w:t>设置完成初始时间后</w:t>
      </w:r>
    </w:p>
    <w:p w14:paraId="15053CD3" w14:textId="77777777" w:rsidR="00C511F8" w:rsidRDefault="00AF702B" w:rsidP="006621DD">
      <w:pPr>
        <w:wordWrap w:val="0"/>
        <w:spacing w:beforeLines="50" w:before="156" w:afterLines="50" w:after="156" w:line="360" w:lineRule="auto"/>
        <w:outlineLvl w:val="2"/>
        <w:rPr>
          <w:rFonts w:eastAsia="黑体"/>
          <w:sz w:val="24"/>
        </w:rPr>
      </w:pPr>
      <w:bookmarkStart w:id="122" w:name="_Toc197360120"/>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bookmarkStart w:id="123" w:name="_Hlk167659239"/>
      <w:r>
        <w:rPr>
          <w:rFonts w:eastAsia="黑体" w:hint="eastAsia"/>
          <w:sz w:val="24"/>
        </w:rPr>
        <w:t xml:space="preserve">　亮度控制模式</w:t>
      </w:r>
      <w:bookmarkEnd w:id="122"/>
      <w:bookmarkEnd w:id="123"/>
    </w:p>
    <w:p w14:paraId="04FB16CA" w14:textId="77777777" w:rsidR="00C511F8" w:rsidRDefault="00AF702B" w:rsidP="006621DD">
      <w:pPr>
        <w:wordWrap w:val="0"/>
        <w:spacing w:line="360" w:lineRule="auto"/>
        <w:ind w:firstLineChars="200" w:firstLine="480"/>
        <w:rPr>
          <w:sz w:val="24"/>
        </w:rPr>
      </w:pPr>
      <w:r>
        <w:rPr>
          <w:rFonts w:hint="eastAsia"/>
          <w:sz w:val="24"/>
        </w:rPr>
        <w:t>按下亮度控制模式的模式键，系统切换工作模式为亮度控制模式，这时系统的运行状态如图</w:t>
      </w:r>
      <w:r w:rsidRPr="00CD6AF6">
        <w:rPr>
          <w:rFonts w:hint="eastAsia"/>
          <w:sz w:val="24"/>
        </w:rPr>
        <w:t>5</w:t>
      </w:r>
      <w:r>
        <w:rPr>
          <w:rFonts w:hint="eastAsia"/>
          <w:sz w:val="24"/>
        </w:rPr>
        <w:t>.</w:t>
      </w:r>
      <w:r w:rsidRPr="00CD6AF6">
        <w:rPr>
          <w:rFonts w:hint="eastAsia"/>
          <w:sz w:val="24"/>
        </w:rPr>
        <w:t>7</w:t>
      </w:r>
      <w:r>
        <w:rPr>
          <w:rFonts w:hint="eastAsia"/>
          <w:sz w:val="24"/>
        </w:rPr>
        <w:t>所示。从图</w:t>
      </w:r>
      <w:r w:rsidRPr="00CD6AF6">
        <w:rPr>
          <w:rFonts w:hint="eastAsia"/>
          <w:sz w:val="24"/>
        </w:rPr>
        <w:t>5</w:t>
      </w:r>
      <w:r>
        <w:rPr>
          <w:rFonts w:hint="eastAsia"/>
          <w:sz w:val="24"/>
        </w:rPr>
        <w:t>.</w:t>
      </w:r>
      <w:r w:rsidRPr="00CD6AF6">
        <w:rPr>
          <w:rFonts w:hint="eastAsia"/>
          <w:sz w:val="24"/>
        </w:rPr>
        <w:t>7</w:t>
      </w:r>
      <w:r>
        <w:rPr>
          <w:rFonts w:hint="eastAsia"/>
          <w:sz w:val="24"/>
        </w:rPr>
        <w:t>可以看出，当光照亮度低于</w:t>
      </w:r>
      <w:r w:rsidRPr="00CD6AF6">
        <w:rPr>
          <w:rFonts w:hint="eastAsia"/>
          <w:sz w:val="24"/>
        </w:rPr>
        <w:t>20</w:t>
      </w:r>
      <w:r>
        <w:rPr>
          <w:rFonts w:hint="eastAsia"/>
          <w:sz w:val="24"/>
        </w:rPr>
        <w:t>%</w:t>
      </w:r>
      <w:r>
        <w:rPr>
          <w:rFonts w:hint="eastAsia"/>
          <w:sz w:val="24"/>
        </w:rPr>
        <w:t>时，系统会控制路灯开启。如图</w:t>
      </w:r>
      <w:r w:rsidRPr="00CD6AF6">
        <w:rPr>
          <w:rFonts w:hint="eastAsia"/>
          <w:sz w:val="24"/>
        </w:rPr>
        <w:t>5</w:t>
      </w:r>
      <w:r>
        <w:rPr>
          <w:rFonts w:hint="eastAsia"/>
          <w:sz w:val="24"/>
        </w:rPr>
        <w:t>.</w:t>
      </w:r>
      <w:r w:rsidRPr="00CD6AF6">
        <w:rPr>
          <w:rFonts w:hint="eastAsia"/>
          <w:sz w:val="24"/>
        </w:rPr>
        <w:t>8</w:t>
      </w:r>
      <w:r>
        <w:rPr>
          <w:rFonts w:hint="eastAsia"/>
          <w:sz w:val="24"/>
        </w:rPr>
        <w:t>，当设置亮度大于</w:t>
      </w:r>
      <w:r w:rsidRPr="00CD6AF6">
        <w:rPr>
          <w:rFonts w:hint="eastAsia"/>
          <w:sz w:val="24"/>
        </w:rPr>
        <w:t>20</w:t>
      </w:r>
      <w:r>
        <w:rPr>
          <w:rFonts w:hint="eastAsia"/>
          <w:sz w:val="24"/>
        </w:rPr>
        <w:t>%</w:t>
      </w:r>
      <w:r>
        <w:rPr>
          <w:rFonts w:hint="eastAsia"/>
          <w:sz w:val="24"/>
        </w:rPr>
        <w:t>，光照亮度大于设置的亮度阈值，会自动关闭两盏路灯。</w:t>
      </w:r>
    </w:p>
    <w:p w14:paraId="2FA5F656"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30F52614" wp14:editId="47C28EC1">
            <wp:extent cx="5501005" cy="3943985"/>
            <wp:effectExtent l="0" t="0" r="10795" b="5715"/>
            <wp:docPr id="36" name="图片 36" descr="d1150906da5fbdadb8f8e9511e75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1150906da5fbdadb8f8e9511e75bf2"/>
                    <pic:cNvPicPr>
                      <a:picLocks noChangeAspect="1"/>
                    </pic:cNvPicPr>
                  </pic:nvPicPr>
                  <pic:blipFill>
                    <a:blip r:embed="rId94"/>
                    <a:stretch>
                      <a:fillRect/>
                    </a:stretch>
                  </pic:blipFill>
                  <pic:spPr>
                    <a:xfrm>
                      <a:off x="0" y="0"/>
                      <a:ext cx="5501005" cy="3943985"/>
                    </a:xfrm>
                    <a:prstGeom prst="rect">
                      <a:avLst/>
                    </a:prstGeom>
                  </pic:spPr>
                </pic:pic>
              </a:graphicData>
            </a:graphic>
          </wp:inline>
        </w:drawing>
      </w:r>
    </w:p>
    <w:p w14:paraId="0CE80881"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7</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2</w:t>
      </w:r>
      <w:r>
        <w:rPr>
          <w:rFonts w:hint="eastAsia"/>
          <w:sz w:val="21"/>
          <w:szCs w:val="21"/>
        </w:rPr>
        <w:t>后光照强度小于阈值时系统运行状态</w:t>
      </w:r>
    </w:p>
    <w:p w14:paraId="3C9AE660"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0DEB5284" wp14:editId="17C9419C">
            <wp:extent cx="5511800" cy="3916045"/>
            <wp:effectExtent l="0" t="0" r="0" b="8255"/>
            <wp:docPr id="37" name="图片 37" descr="848a13010c0411e2acf4ec667bee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48a13010c0411e2acf4ec667beeedc"/>
                    <pic:cNvPicPr>
                      <a:picLocks noChangeAspect="1"/>
                    </pic:cNvPicPr>
                  </pic:nvPicPr>
                  <pic:blipFill>
                    <a:blip r:embed="rId95"/>
                    <a:stretch>
                      <a:fillRect/>
                    </a:stretch>
                  </pic:blipFill>
                  <pic:spPr>
                    <a:xfrm>
                      <a:off x="0" y="0"/>
                      <a:ext cx="5511800" cy="3916045"/>
                    </a:xfrm>
                    <a:prstGeom prst="rect">
                      <a:avLst/>
                    </a:prstGeom>
                  </pic:spPr>
                </pic:pic>
              </a:graphicData>
            </a:graphic>
          </wp:inline>
        </w:drawing>
      </w:r>
    </w:p>
    <w:p w14:paraId="1D84BC7B"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8</w:t>
      </w:r>
      <w:r>
        <w:rPr>
          <w:rFonts w:ascii="Times New Roman" w:hAnsi="Times New Roman" w:hint="eastAsia"/>
          <w:sz w:val="21"/>
          <w:szCs w:val="21"/>
        </w:rPr>
        <w:t xml:space="preserve">　</w:t>
      </w:r>
      <w:r>
        <w:rPr>
          <w:rFonts w:hint="eastAsia"/>
          <w:sz w:val="21"/>
          <w:szCs w:val="21"/>
        </w:rPr>
        <w:t>光照强度大于阈值时系统运行状态</w:t>
      </w:r>
    </w:p>
    <w:p w14:paraId="083F78BA" w14:textId="77777777" w:rsidR="00C511F8" w:rsidRDefault="00AF702B" w:rsidP="006621DD">
      <w:pPr>
        <w:wordWrap w:val="0"/>
        <w:spacing w:beforeLines="50" w:before="156" w:afterLines="50" w:after="156" w:line="360" w:lineRule="auto"/>
        <w:outlineLvl w:val="2"/>
        <w:rPr>
          <w:rFonts w:eastAsia="黑体"/>
          <w:sz w:val="24"/>
        </w:rPr>
      </w:pPr>
      <w:bookmarkStart w:id="124" w:name="_Toc197360121"/>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bookmarkStart w:id="125" w:name="_Hlk167659495"/>
      <w:r>
        <w:rPr>
          <w:rFonts w:eastAsia="黑体" w:hint="eastAsia"/>
          <w:sz w:val="24"/>
        </w:rPr>
        <w:t xml:space="preserve">　远程控制模式</w:t>
      </w:r>
      <w:bookmarkEnd w:id="124"/>
      <w:bookmarkEnd w:id="125"/>
    </w:p>
    <w:p w14:paraId="06073A56" w14:textId="77777777" w:rsidR="00C511F8" w:rsidRDefault="00AF702B" w:rsidP="006621DD">
      <w:pPr>
        <w:wordWrap w:val="0"/>
        <w:spacing w:line="360" w:lineRule="auto"/>
        <w:ind w:firstLineChars="200" w:firstLine="480"/>
        <w:rPr>
          <w:sz w:val="24"/>
        </w:rPr>
      </w:pPr>
      <w:r>
        <w:rPr>
          <w:rFonts w:hint="eastAsia"/>
          <w:sz w:val="24"/>
        </w:rPr>
        <w:t>按下远程控制模式的模式键，系统切换工作模式为远程控制模式，这时系统的运行状态如图</w:t>
      </w:r>
      <w:r w:rsidRPr="00CD6AF6">
        <w:rPr>
          <w:rFonts w:hint="eastAsia"/>
          <w:sz w:val="24"/>
        </w:rPr>
        <w:t>5</w:t>
      </w:r>
      <w:r>
        <w:rPr>
          <w:rFonts w:hint="eastAsia"/>
          <w:sz w:val="24"/>
        </w:rPr>
        <w:t>.</w:t>
      </w:r>
      <w:r w:rsidRPr="00CD6AF6">
        <w:rPr>
          <w:rFonts w:hint="eastAsia"/>
          <w:sz w:val="24"/>
        </w:rPr>
        <w:t>9</w:t>
      </w:r>
      <w:r>
        <w:rPr>
          <w:rFonts w:hint="eastAsia"/>
          <w:sz w:val="24"/>
        </w:rPr>
        <w:t>所示。连接网络后，进入网页，按下网页中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on</w:t>
      </w:r>
      <w:r>
        <w:rPr>
          <w:rFonts w:hint="eastAsia"/>
          <w:sz w:val="24"/>
        </w:rPr>
        <w:t>按钮，如图</w:t>
      </w:r>
      <w:r w:rsidRPr="00CD6AF6">
        <w:rPr>
          <w:rFonts w:hint="eastAsia"/>
          <w:sz w:val="24"/>
        </w:rPr>
        <w:t>5</w:t>
      </w:r>
      <w:r>
        <w:rPr>
          <w:rFonts w:hint="eastAsia"/>
          <w:sz w:val="24"/>
        </w:rPr>
        <w:t>.</w:t>
      </w:r>
      <w:r w:rsidRPr="00CD6AF6">
        <w:rPr>
          <w:rFonts w:hint="eastAsia"/>
          <w:sz w:val="24"/>
        </w:rPr>
        <w:t>10</w:t>
      </w:r>
      <w:r>
        <w:rPr>
          <w:rFonts w:hint="eastAsia"/>
          <w:sz w:val="24"/>
        </w:rPr>
        <w:t>所示，</w:t>
      </w:r>
      <w:r w:rsidRPr="00802AA2">
        <w:rPr>
          <w:rFonts w:cs="宋体" w:hint="eastAsia"/>
          <w:color w:val="000000"/>
          <w:kern w:val="0"/>
          <w:sz w:val="24"/>
          <w:lang w:bidi="ar"/>
        </w:rPr>
        <w:t>ESP</w:t>
      </w:r>
      <w:r w:rsidRPr="00CD6AF6">
        <w:rPr>
          <w:rFonts w:cs="宋体" w:hint="eastAsia"/>
          <w:color w:val="000000"/>
          <w:kern w:val="0"/>
          <w:sz w:val="24"/>
          <w:lang w:bidi="ar"/>
        </w:rPr>
        <w:t>8266</w:t>
      </w:r>
      <w:r>
        <w:rPr>
          <w:rFonts w:hint="eastAsia"/>
          <w:sz w:val="24"/>
        </w:rPr>
        <w:t>会发送</w:t>
      </w:r>
      <w:r w:rsidRPr="00CD6AF6">
        <w:rPr>
          <w:rFonts w:hint="eastAsia"/>
          <w:sz w:val="24"/>
        </w:rPr>
        <w:t>11</w:t>
      </w:r>
      <w:r>
        <w:rPr>
          <w:rFonts w:hint="eastAsia"/>
          <w:sz w:val="24"/>
        </w:rPr>
        <w:t>指令或</w:t>
      </w:r>
      <w:r w:rsidRPr="00CD6AF6">
        <w:rPr>
          <w:rFonts w:hint="eastAsia"/>
          <w:sz w:val="24"/>
        </w:rPr>
        <w:t>21</w:t>
      </w:r>
      <w:r>
        <w:rPr>
          <w:rFonts w:hint="eastAsia"/>
          <w:sz w:val="24"/>
        </w:rPr>
        <w:t>命令，可以看到</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w:t>
      </w:r>
      <w:r>
        <w:rPr>
          <w:rFonts w:hint="eastAsia"/>
          <w:sz w:val="24"/>
        </w:rPr>
        <w:t>和图</w:t>
      </w:r>
      <w:r w:rsidRPr="00CD6AF6">
        <w:rPr>
          <w:rFonts w:hint="eastAsia"/>
          <w:sz w:val="24"/>
        </w:rPr>
        <w:t>5</w:t>
      </w:r>
      <w:r>
        <w:rPr>
          <w:rFonts w:hint="eastAsia"/>
          <w:sz w:val="24"/>
        </w:rPr>
        <w:t>.</w:t>
      </w:r>
      <w:r w:rsidRPr="00CD6AF6">
        <w:rPr>
          <w:rFonts w:hint="eastAsia"/>
          <w:sz w:val="24"/>
        </w:rPr>
        <w:t>12</w:t>
      </w:r>
      <w:r>
        <w:rPr>
          <w:rFonts w:hint="eastAsia"/>
          <w:sz w:val="24"/>
        </w:rPr>
        <w:t>所示；按下网页中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off</w:t>
      </w:r>
      <w:r>
        <w:rPr>
          <w:rFonts w:hint="eastAsia"/>
          <w:sz w:val="24"/>
        </w:rPr>
        <w:t>按钮，如图</w:t>
      </w:r>
      <w:r w:rsidRPr="00CD6AF6">
        <w:rPr>
          <w:rFonts w:hint="eastAsia"/>
          <w:sz w:val="24"/>
        </w:rPr>
        <w:t>5</w:t>
      </w:r>
      <w:r>
        <w:rPr>
          <w:rFonts w:hint="eastAsia"/>
          <w:sz w:val="24"/>
        </w:rPr>
        <w:t>.</w:t>
      </w:r>
      <w:r w:rsidRPr="00CD6AF6">
        <w:rPr>
          <w:rFonts w:hint="eastAsia"/>
          <w:sz w:val="24"/>
        </w:rPr>
        <w:t>13</w:t>
      </w:r>
      <w:r>
        <w:rPr>
          <w:rFonts w:hint="eastAsia"/>
          <w:sz w:val="24"/>
        </w:rPr>
        <w:t>所示，</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14</w:t>
      </w:r>
      <w:r>
        <w:rPr>
          <w:rFonts w:hint="eastAsia"/>
          <w:sz w:val="24"/>
        </w:rPr>
        <w:t>和图</w:t>
      </w:r>
      <w:r w:rsidRPr="00CD6AF6">
        <w:rPr>
          <w:rFonts w:hint="eastAsia"/>
          <w:sz w:val="24"/>
        </w:rPr>
        <w:t>5</w:t>
      </w:r>
      <w:r>
        <w:rPr>
          <w:rFonts w:hint="eastAsia"/>
          <w:sz w:val="24"/>
        </w:rPr>
        <w:t>.</w:t>
      </w:r>
      <w:r w:rsidRPr="00CD6AF6">
        <w:rPr>
          <w:rFonts w:hint="eastAsia"/>
          <w:sz w:val="24"/>
        </w:rPr>
        <w:t>15</w:t>
      </w:r>
      <w:r>
        <w:rPr>
          <w:rFonts w:hint="eastAsia"/>
          <w:sz w:val="24"/>
        </w:rPr>
        <w:t>所示。</w:t>
      </w:r>
    </w:p>
    <w:p w14:paraId="5E55A2A6"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EE6C53B" wp14:editId="16292DD2">
            <wp:extent cx="5759450" cy="4099560"/>
            <wp:effectExtent l="0" t="0" r="6350" b="2540"/>
            <wp:docPr id="38" name="图片 38" descr="a68c77f2afa9e58760d79ac43165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68c77f2afa9e58760d79ac4316553e"/>
                    <pic:cNvPicPr>
                      <a:picLocks noChangeAspect="1"/>
                    </pic:cNvPicPr>
                  </pic:nvPicPr>
                  <pic:blipFill>
                    <a:blip r:embed="rId96"/>
                    <a:stretch>
                      <a:fillRect/>
                    </a:stretch>
                  </pic:blipFill>
                  <pic:spPr>
                    <a:xfrm>
                      <a:off x="0" y="0"/>
                      <a:ext cx="5759450" cy="4099560"/>
                    </a:xfrm>
                    <a:prstGeom prst="rect">
                      <a:avLst/>
                    </a:prstGeom>
                  </pic:spPr>
                </pic:pic>
              </a:graphicData>
            </a:graphic>
          </wp:inline>
        </w:drawing>
      </w:r>
    </w:p>
    <w:p w14:paraId="164D96FE" w14:textId="77777777" w:rsidR="00C511F8" w:rsidRDefault="00AF702B" w:rsidP="006621DD">
      <w:pPr>
        <w:pStyle w:val="a5"/>
        <w:wordWrap w:val="0"/>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9</w:t>
      </w:r>
      <w:bookmarkStart w:id="126" w:name="_Hlk167660277"/>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3</w:t>
      </w:r>
      <w:r>
        <w:rPr>
          <w:rFonts w:hint="eastAsia"/>
          <w:sz w:val="21"/>
          <w:szCs w:val="21"/>
        </w:rPr>
        <w:t>后系统运行状态</w:t>
      </w:r>
      <w:bookmarkEnd w:id="126"/>
    </w:p>
    <w:p w14:paraId="39A65C33" w14:textId="77777777" w:rsidR="00C511F8" w:rsidRDefault="00AF702B" w:rsidP="006621DD">
      <w:pPr>
        <w:tabs>
          <w:tab w:val="center" w:pos="4596"/>
          <w:tab w:val="left" w:pos="7518"/>
        </w:tabs>
        <w:wordWrap w:val="0"/>
        <w:jc w:val="left"/>
      </w:pPr>
      <w:r>
        <w:rPr>
          <w:rFonts w:hint="eastAsia"/>
        </w:rPr>
        <w:tab/>
      </w:r>
      <w:r>
        <w:rPr>
          <w:rFonts w:hint="eastAsia"/>
        </w:rPr>
        <w:tab/>
      </w:r>
      <w:r>
        <w:rPr>
          <w:rFonts w:hint="eastAsia"/>
          <w:noProof/>
        </w:rPr>
        <w:drawing>
          <wp:inline distT="0" distB="0" distL="114300" distR="114300" wp14:anchorId="44CF8C68" wp14:editId="694A57AE">
            <wp:extent cx="3178810" cy="3678555"/>
            <wp:effectExtent l="0" t="0" r="8890" b="4445"/>
            <wp:docPr id="10" name="图片 10" descr="b005cff9c3adc6569f306b246806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05cff9c3adc6569f306b24680666f"/>
                    <pic:cNvPicPr>
                      <a:picLocks noChangeAspect="1"/>
                    </pic:cNvPicPr>
                  </pic:nvPicPr>
                  <pic:blipFill>
                    <a:blip r:embed="rId97"/>
                    <a:stretch>
                      <a:fillRect/>
                    </a:stretch>
                  </pic:blipFill>
                  <pic:spPr>
                    <a:xfrm>
                      <a:off x="0" y="0"/>
                      <a:ext cx="3178810" cy="3678555"/>
                    </a:xfrm>
                    <a:prstGeom prst="rect">
                      <a:avLst/>
                    </a:prstGeom>
                  </pic:spPr>
                </pic:pic>
              </a:graphicData>
            </a:graphic>
          </wp:inline>
        </w:drawing>
      </w:r>
    </w:p>
    <w:p w14:paraId="3E2BE6C5"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10</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on</w:t>
      </w:r>
      <w:r>
        <w:rPr>
          <w:rFonts w:eastAsia="黑体"/>
        </w:rPr>
        <w:t>按键后</w:t>
      </w:r>
      <w:r>
        <w:rPr>
          <w:rFonts w:ascii="黑体" w:eastAsia="黑体" w:hAnsi="黑体" w:cs="黑体" w:hint="eastAsia"/>
        </w:rPr>
        <w:t>网页</w:t>
      </w:r>
    </w:p>
    <w:p w14:paraId="3540F007" w14:textId="77777777" w:rsidR="00C511F8" w:rsidRDefault="00AF702B" w:rsidP="006621DD">
      <w:pPr>
        <w:wordWrap w:val="0"/>
        <w:spacing w:line="360" w:lineRule="auto"/>
        <w:jc w:val="center"/>
        <w:rPr>
          <w:szCs w:val="21"/>
        </w:rPr>
      </w:pPr>
      <w:r>
        <w:rPr>
          <w:noProof/>
        </w:rPr>
        <w:drawing>
          <wp:inline distT="0" distB="0" distL="114300" distR="114300" wp14:anchorId="6412AF9C" wp14:editId="3BE7E81C">
            <wp:extent cx="4813935" cy="3736975"/>
            <wp:effectExtent l="0" t="0" r="12065" b="952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98"/>
                    <a:srcRect t="19543" r="147"/>
                    <a:stretch>
                      <a:fillRect/>
                    </a:stretch>
                  </pic:blipFill>
                  <pic:spPr>
                    <a:xfrm>
                      <a:off x="0" y="0"/>
                      <a:ext cx="4813935" cy="3736975"/>
                    </a:xfrm>
                    <a:prstGeom prst="rect">
                      <a:avLst/>
                    </a:prstGeom>
                    <a:noFill/>
                    <a:ln>
                      <a:noFill/>
                    </a:ln>
                  </pic:spPr>
                </pic:pic>
              </a:graphicData>
            </a:graphic>
          </wp:inline>
        </w:drawing>
      </w:r>
    </w:p>
    <w:p w14:paraId="17451BE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w:t>
      </w:r>
      <w:bookmarkStart w:id="127" w:name="_Hlk167660021"/>
      <w:r w:rsidRPr="00CD6AF6">
        <w:rPr>
          <w:rFonts w:ascii="Times New Roman" w:hAnsi="Times New Roman" w:hint="eastAsia"/>
          <w:sz w:val="21"/>
          <w:szCs w:val="21"/>
        </w:rPr>
        <w:t>1</w:t>
      </w:r>
      <w:r>
        <w:rPr>
          <w:rFonts w:ascii="Times New Roman" w:hAnsi="Times New Roman" w:hint="eastAsia"/>
          <w:sz w:val="21"/>
          <w:szCs w:val="21"/>
        </w:rPr>
        <w:t xml:space="preserve">　</w:t>
      </w:r>
      <w:r>
        <w:rPr>
          <w:rFonts w:hint="eastAsia"/>
          <w:sz w:val="21"/>
          <w:szCs w:val="21"/>
        </w:rPr>
        <w:t>打开命令串口调试结果</w:t>
      </w:r>
      <w:bookmarkEnd w:id="127"/>
    </w:p>
    <w:p w14:paraId="514D35B4"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4AC05E5A" wp14:editId="50F076EA">
            <wp:extent cx="5758815" cy="4050665"/>
            <wp:effectExtent l="0" t="0" r="6985" b="635"/>
            <wp:docPr id="40" name="图片 40" descr="ef7dfb75d05ad53bfdbc352113c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fb75d05ad53bfdbc352113c4996"/>
                    <pic:cNvPicPr>
                      <a:picLocks noChangeAspect="1"/>
                    </pic:cNvPicPr>
                  </pic:nvPicPr>
                  <pic:blipFill>
                    <a:blip r:embed="rId99"/>
                    <a:stretch>
                      <a:fillRect/>
                    </a:stretch>
                  </pic:blipFill>
                  <pic:spPr>
                    <a:xfrm>
                      <a:off x="0" y="0"/>
                      <a:ext cx="5758815" cy="4050665"/>
                    </a:xfrm>
                    <a:prstGeom prst="rect">
                      <a:avLst/>
                    </a:prstGeom>
                  </pic:spPr>
                </pic:pic>
              </a:graphicData>
            </a:graphic>
          </wp:inline>
        </w:drawing>
      </w:r>
    </w:p>
    <w:p w14:paraId="1A1215BB" w14:textId="77777777" w:rsidR="00C511F8" w:rsidRDefault="00AF702B" w:rsidP="006621DD">
      <w:pPr>
        <w:pStyle w:val="a5"/>
        <w:wordWrap w:val="0"/>
        <w:spacing w:line="360" w:lineRule="auto"/>
        <w:jc w:val="center"/>
        <w:rPr>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12</w:t>
      </w:r>
      <w:r>
        <w:rPr>
          <w:rFonts w:ascii="Times New Roman" w:hAnsi="Times New Roman" w:hint="eastAsia"/>
          <w:sz w:val="21"/>
          <w:szCs w:val="21"/>
        </w:rPr>
        <w:t xml:space="preserve">　</w:t>
      </w:r>
      <w:r>
        <w:rPr>
          <w:rFonts w:hint="eastAsia"/>
          <w:sz w:val="21"/>
          <w:szCs w:val="21"/>
        </w:rPr>
        <w:t>打开命令发送后系统运行状态</w:t>
      </w:r>
    </w:p>
    <w:p w14:paraId="42D86A85" w14:textId="77777777" w:rsidR="00C511F8" w:rsidRDefault="00AF702B" w:rsidP="006621DD">
      <w:pPr>
        <w:wordWrap w:val="0"/>
        <w:jc w:val="center"/>
      </w:pPr>
      <w:r>
        <w:rPr>
          <w:rFonts w:hint="eastAsia"/>
          <w:noProof/>
        </w:rPr>
        <w:drawing>
          <wp:inline distT="0" distB="0" distL="114300" distR="114300" wp14:anchorId="340ECF24" wp14:editId="372D73A4">
            <wp:extent cx="3035935" cy="3538855"/>
            <wp:effectExtent l="0" t="0" r="12065" b="4445"/>
            <wp:docPr id="42" name="图片 42" descr="0513793d3a42394db623480cc4f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513793d3a42394db623480cc4f1902"/>
                    <pic:cNvPicPr>
                      <a:picLocks noChangeAspect="1"/>
                    </pic:cNvPicPr>
                  </pic:nvPicPr>
                  <pic:blipFill>
                    <a:blip r:embed="rId100"/>
                    <a:stretch>
                      <a:fillRect/>
                    </a:stretch>
                  </pic:blipFill>
                  <pic:spPr>
                    <a:xfrm>
                      <a:off x="0" y="0"/>
                      <a:ext cx="3035935" cy="3538855"/>
                    </a:xfrm>
                    <a:prstGeom prst="rect">
                      <a:avLst/>
                    </a:prstGeom>
                  </pic:spPr>
                </pic:pic>
              </a:graphicData>
            </a:graphic>
          </wp:inline>
        </w:drawing>
      </w:r>
    </w:p>
    <w:p w14:paraId="037B4404"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13</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off</w:t>
      </w:r>
      <w:r>
        <w:rPr>
          <w:rFonts w:eastAsia="黑体"/>
        </w:rPr>
        <w:t>按键后网页</w:t>
      </w:r>
    </w:p>
    <w:p w14:paraId="2AECFCCF" w14:textId="77777777" w:rsidR="00C511F8" w:rsidRDefault="00AF702B" w:rsidP="006621DD">
      <w:pPr>
        <w:wordWrap w:val="0"/>
        <w:spacing w:line="360" w:lineRule="auto"/>
        <w:jc w:val="center"/>
        <w:rPr>
          <w:szCs w:val="21"/>
        </w:rPr>
      </w:pPr>
      <w:r>
        <w:rPr>
          <w:noProof/>
        </w:rPr>
        <w:drawing>
          <wp:inline distT="0" distB="0" distL="114300" distR="114300" wp14:anchorId="65BA3311" wp14:editId="334600DF">
            <wp:extent cx="3994150" cy="3498850"/>
            <wp:effectExtent l="0" t="0" r="6350"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01"/>
                    <a:stretch>
                      <a:fillRect/>
                    </a:stretch>
                  </pic:blipFill>
                  <pic:spPr>
                    <a:xfrm>
                      <a:off x="0" y="0"/>
                      <a:ext cx="3994150" cy="3498850"/>
                    </a:xfrm>
                    <a:prstGeom prst="rect">
                      <a:avLst/>
                    </a:prstGeom>
                    <a:noFill/>
                    <a:ln>
                      <a:noFill/>
                    </a:ln>
                  </pic:spPr>
                </pic:pic>
              </a:graphicData>
            </a:graphic>
          </wp:inline>
        </w:drawing>
      </w:r>
    </w:p>
    <w:p w14:paraId="60AB633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4</w:t>
      </w:r>
      <w:r>
        <w:rPr>
          <w:rFonts w:ascii="Times New Roman" w:hAnsi="Times New Roman" w:hint="eastAsia"/>
          <w:sz w:val="21"/>
          <w:szCs w:val="21"/>
        </w:rPr>
        <w:t xml:space="preserve">　</w:t>
      </w:r>
      <w:r>
        <w:rPr>
          <w:rFonts w:hint="eastAsia"/>
          <w:sz w:val="21"/>
          <w:szCs w:val="21"/>
        </w:rPr>
        <w:t>关闭命令串口调试结果</w:t>
      </w:r>
    </w:p>
    <w:p w14:paraId="2A0B3DC2"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F9C41DB" wp14:editId="4897360A">
            <wp:extent cx="5755640" cy="4004945"/>
            <wp:effectExtent l="0" t="0" r="10160" b="8255"/>
            <wp:docPr id="43" name="图片 43" descr="17d7370305e2fa231366864ac4fa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7d7370305e2fa231366864ac4fad77"/>
                    <pic:cNvPicPr>
                      <a:picLocks noChangeAspect="1"/>
                    </pic:cNvPicPr>
                  </pic:nvPicPr>
                  <pic:blipFill>
                    <a:blip r:embed="rId102"/>
                    <a:stretch>
                      <a:fillRect/>
                    </a:stretch>
                  </pic:blipFill>
                  <pic:spPr>
                    <a:xfrm>
                      <a:off x="0" y="0"/>
                      <a:ext cx="5755640" cy="4004945"/>
                    </a:xfrm>
                    <a:prstGeom prst="rect">
                      <a:avLst/>
                    </a:prstGeom>
                  </pic:spPr>
                </pic:pic>
              </a:graphicData>
            </a:graphic>
          </wp:inline>
        </w:drawing>
      </w:r>
    </w:p>
    <w:p w14:paraId="0C4CF51A" w14:textId="77777777" w:rsidR="00C511F8" w:rsidRDefault="00AF702B" w:rsidP="006621DD">
      <w:pPr>
        <w:pStyle w:val="a5"/>
        <w:wordWrap w:val="0"/>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关闭命令发送后系统运行状态</w:t>
      </w:r>
    </w:p>
    <w:p w14:paraId="7F638DB4" w14:textId="385B6257" w:rsidR="00C511F8" w:rsidRDefault="00AF702B" w:rsidP="006621DD">
      <w:pPr>
        <w:wordWrap w:val="0"/>
        <w:spacing w:line="360" w:lineRule="auto"/>
        <w:ind w:firstLineChars="200" w:firstLine="480"/>
      </w:pPr>
      <w:r>
        <w:rPr>
          <w:rFonts w:ascii="宋体" w:hAnsi="宋体" w:cs="宋体" w:hint="eastAsia"/>
          <w:sz w:val="24"/>
        </w:rPr>
        <w:t>当距离过远，无法连接</w:t>
      </w:r>
      <w:r w:rsidR="00DA1876">
        <w:rPr>
          <w:sz w:val="24"/>
        </w:rPr>
        <w:t>Wi-Fi</w:t>
      </w:r>
      <w:r>
        <w:rPr>
          <w:rFonts w:ascii="宋体" w:hAnsi="宋体" w:cs="宋体" w:hint="eastAsia"/>
          <w:sz w:val="24"/>
        </w:rPr>
        <w:t>信号时，可以使用流量上网，同时点开手机上的点灯科技服务器，可以看到远程路灯控制系统已经变成了在线，如图</w:t>
      </w:r>
      <w:r w:rsidRPr="00CD6AF6">
        <w:rPr>
          <w:sz w:val="24"/>
        </w:rPr>
        <w:t>5</w:t>
      </w:r>
      <w:r>
        <w:rPr>
          <w:sz w:val="24"/>
        </w:rPr>
        <w:t>.</w:t>
      </w:r>
      <w:r w:rsidRPr="00CD6AF6">
        <w:rPr>
          <w:sz w:val="24"/>
        </w:rPr>
        <w:t>16</w:t>
      </w:r>
      <w:r>
        <w:rPr>
          <w:rFonts w:ascii="宋体" w:hAnsi="宋体" w:cs="宋体" w:hint="eastAsia"/>
          <w:sz w:val="24"/>
        </w:rPr>
        <w:t>所示。</w:t>
      </w:r>
    </w:p>
    <w:p w14:paraId="2940397D" w14:textId="77777777" w:rsidR="00C511F8" w:rsidRDefault="00AF702B" w:rsidP="006621DD">
      <w:pPr>
        <w:wordWrap w:val="0"/>
        <w:jc w:val="center"/>
      </w:pPr>
      <w:r>
        <w:rPr>
          <w:rFonts w:hint="eastAsia"/>
          <w:noProof/>
        </w:rPr>
        <w:drawing>
          <wp:inline distT="0" distB="0" distL="114300" distR="114300" wp14:anchorId="6C010269" wp14:editId="7DC65BBE">
            <wp:extent cx="3492500" cy="2882900"/>
            <wp:effectExtent l="0" t="0" r="0" b="0"/>
            <wp:docPr id="84" name="图片 84" descr="bbb7fc8ce56b7248977415be911e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bb7fc8ce56b7248977415be911e0ab"/>
                    <pic:cNvPicPr>
                      <a:picLocks noChangeAspect="1"/>
                    </pic:cNvPicPr>
                  </pic:nvPicPr>
                  <pic:blipFill>
                    <a:blip r:embed="rId103"/>
                    <a:stretch>
                      <a:fillRect/>
                    </a:stretch>
                  </pic:blipFill>
                  <pic:spPr>
                    <a:xfrm>
                      <a:off x="0" y="0"/>
                      <a:ext cx="3492500" cy="2882900"/>
                    </a:xfrm>
                    <a:prstGeom prst="rect">
                      <a:avLst/>
                    </a:prstGeom>
                  </pic:spPr>
                </pic:pic>
              </a:graphicData>
            </a:graphic>
          </wp:inline>
        </w:drawing>
      </w:r>
    </w:p>
    <w:p w14:paraId="1FEA3712" w14:textId="77777777" w:rsidR="00C511F8" w:rsidRDefault="00AF702B" w:rsidP="006621DD">
      <w:pPr>
        <w:wordWrap w:val="0"/>
        <w:spacing w:line="360" w:lineRule="auto"/>
        <w:jc w:val="center"/>
        <w:rPr>
          <w:rFonts w:eastAsia="黑体"/>
        </w:rPr>
      </w:pPr>
      <w:r>
        <w:rPr>
          <w:rFonts w:eastAsia="黑体"/>
        </w:rPr>
        <w:t>图</w:t>
      </w:r>
      <w:r w:rsidRPr="00CD6AF6">
        <w:rPr>
          <w:rFonts w:eastAsia="黑体"/>
        </w:rPr>
        <w:t>5</w:t>
      </w:r>
      <w:r>
        <w:rPr>
          <w:rFonts w:eastAsia="黑体"/>
        </w:rPr>
        <w:t>.</w:t>
      </w:r>
      <w:r w:rsidRPr="00CD6AF6">
        <w:rPr>
          <w:rFonts w:eastAsia="黑体"/>
        </w:rPr>
        <w:t>16</w:t>
      </w:r>
      <w:r>
        <w:rPr>
          <w:rFonts w:eastAsia="黑体"/>
        </w:rPr>
        <w:t xml:space="preserve">　点灯科技</w:t>
      </w:r>
      <w:r w:rsidRPr="00802AA2">
        <w:rPr>
          <w:rFonts w:eastAsia="黑体"/>
        </w:rPr>
        <w:t>APP</w:t>
      </w:r>
      <w:r>
        <w:rPr>
          <w:rFonts w:eastAsia="黑体"/>
        </w:rPr>
        <w:t>界面</w:t>
      </w:r>
    </w:p>
    <w:p w14:paraId="774F6C07" w14:textId="77777777" w:rsidR="00C511F8" w:rsidRDefault="00AF702B" w:rsidP="006621DD">
      <w:pPr>
        <w:wordWrap w:val="0"/>
        <w:spacing w:line="360" w:lineRule="auto"/>
        <w:ind w:firstLineChars="200" w:firstLine="480"/>
      </w:pPr>
      <w:r>
        <w:rPr>
          <w:sz w:val="24"/>
        </w:rPr>
        <w:t>进入控制界面，屏幕上会显示两个按钮，此时按下按钮即可改变灯的状态，如图</w:t>
      </w:r>
      <w:r w:rsidRPr="00CD6AF6">
        <w:rPr>
          <w:sz w:val="24"/>
        </w:rPr>
        <w:t>5</w:t>
      </w:r>
      <w:r>
        <w:rPr>
          <w:sz w:val="24"/>
        </w:rPr>
        <w:t>.</w:t>
      </w:r>
      <w:r w:rsidRPr="00CD6AF6">
        <w:rPr>
          <w:sz w:val="24"/>
        </w:rPr>
        <w:t>17</w:t>
      </w:r>
      <w:r>
        <w:rPr>
          <w:sz w:val="24"/>
        </w:rPr>
        <w:t>所示。</w:t>
      </w:r>
    </w:p>
    <w:p w14:paraId="3CF0351D" w14:textId="77777777" w:rsidR="00C511F8" w:rsidRDefault="00AF702B" w:rsidP="006621DD">
      <w:pPr>
        <w:wordWrap w:val="0"/>
        <w:jc w:val="center"/>
      </w:pPr>
      <w:r>
        <w:rPr>
          <w:noProof/>
        </w:rPr>
        <w:drawing>
          <wp:inline distT="0" distB="0" distL="114300" distR="114300" wp14:anchorId="3DBA93EA" wp14:editId="39C956A5">
            <wp:extent cx="3389630" cy="2957195"/>
            <wp:effectExtent l="0" t="0" r="1270" b="1905"/>
            <wp:docPr id="86" name="图片 86" descr="d94ac8d04c753cc892a01f048a76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94ac8d04c753cc892a01f048a76b80"/>
                    <pic:cNvPicPr>
                      <a:picLocks noChangeAspect="1"/>
                    </pic:cNvPicPr>
                  </pic:nvPicPr>
                  <pic:blipFill>
                    <a:blip r:embed="rId104"/>
                    <a:stretch>
                      <a:fillRect/>
                    </a:stretch>
                  </pic:blipFill>
                  <pic:spPr>
                    <a:xfrm>
                      <a:off x="0" y="0"/>
                      <a:ext cx="3389630" cy="2957195"/>
                    </a:xfrm>
                    <a:prstGeom prst="rect">
                      <a:avLst/>
                    </a:prstGeom>
                  </pic:spPr>
                </pic:pic>
              </a:graphicData>
            </a:graphic>
          </wp:inline>
        </w:drawing>
      </w:r>
    </w:p>
    <w:p w14:paraId="66327B04" w14:textId="77777777" w:rsidR="00C511F8" w:rsidRDefault="00AF702B" w:rsidP="006621DD">
      <w:pPr>
        <w:wordWrap w:val="0"/>
        <w:spacing w:line="360" w:lineRule="auto"/>
        <w:jc w:val="center"/>
      </w:pPr>
      <w:r>
        <w:rPr>
          <w:rFonts w:eastAsia="黑体"/>
        </w:rPr>
        <w:t>图</w:t>
      </w:r>
      <w:r w:rsidRPr="00CD6AF6">
        <w:rPr>
          <w:rFonts w:eastAsia="黑体"/>
        </w:rPr>
        <w:t>5</w:t>
      </w:r>
      <w:r>
        <w:rPr>
          <w:rFonts w:eastAsia="黑体"/>
        </w:rPr>
        <w:t>.</w:t>
      </w:r>
      <w:r w:rsidRPr="00CD6AF6">
        <w:rPr>
          <w:rFonts w:eastAsia="黑体"/>
        </w:rPr>
        <w:t>17</w:t>
      </w:r>
      <w:r>
        <w:rPr>
          <w:rFonts w:eastAsia="黑体"/>
        </w:rPr>
        <w:t xml:space="preserve">　点灯科技</w:t>
      </w:r>
      <w:r w:rsidRPr="00802AA2">
        <w:rPr>
          <w:rFonts w:eastAsia="黑体"/>
        </w:rPr>
        <w:t>APP</w:t>
      </w:r>
      <w:r>
        <w:rPr>
          <w:rFonts w:eastAsia="黑体"/>
        </w:rPr>
        <w:t>控制界面</w:t>
      </w:r>
    </w:p>
    <w:p w14:paraId="39A62E5B" w14:textId="1D04361C" w:rsidR="00C511F8" w:rsidRDefault="00AF702B" w:rsidP="006621DD">
      <w:pPr>
        <w:wordWrap w:val="0"/>
        <w:spacing w:line="360" w:lineRule="auto"/>
        <w:ind w:firstLineChars="200" w:firstLine="480"/>
        <w:rPr>
          <w:sz w:val="24"/>
        </w:rPr>
      </w:pPr>
      <w:r>
        <w:rPr>
          <w:sz w:val="24"/>
        </w:rPr>
        <w:t>点击一灯开关和二灯开关后</w:t>
      </w:r>
      <w:r w:rsidRPr="00802AA2">
        <w:rPr>
          <w:rFonts w:hint="eastAsia"/>
          <w:sz w:val="24"/>
        </w:rPr>
        <w:t>ESP</w:t>
      </w:r>
      <w:r w:rsidRPr="00CD6AF6">
        <w:rPr>
          <w:sz w:val="24"/>
        </w:rPr>
        <w:t>826</w:t>
      </w:r>
      <w:r w:rsidRPr="00CD6AF6">
        <w:rPr>
          <w:rFonts w:hint="eastAsia"/>
          <w:sz w:val="24"/>
        </w:rPr>
        <w:t>6</w:t>
      </w:r>
      <w:r>
        <w:rPr>
          <w:sz w:val="24"/>
        </w:rPr>
        <w:t>会发送对应的指令，控制路灯的开启和关闭，这一过程不受距离限制，可以在任意的地方进行路灯的操控，同时也不受</w:t>
      </w:r>
      <w:r w:rsidR="00DA1876">
        <w:rPr>
          <w:sz w:val="24"/>
        </w:rPr>
        <w:t>Wi-Fi</w:t>
      </w:r>
      <w:r>
        <w:rPr>
          <w:sz w:val="24"/>
        </w:rPr>
        <w:t>网络的限制，在无法牵拉宽带的条件下，也可以使用远程控制</w:t>
      </w:r>
      <w:r>
        <w:rPr>
          <w:rFonts w:hint="eastAsia"/>
          <w:sz w:val="24"/>
        </w:rPr>
        <w:t>。例如按下</w:t>
      </w:r>
      <w:r w:rsidRPr="00802AA2">
        <w:rPr>
          <w:rFonts w:hint="eastAsia"/>
          <w:sz w:val="24"/>
        </w:rPr>
        <w:t>D</w:t>
      </w:r>
      <w:r w:rsidRPr="00CD6AF6">
        <w:rPr>
          <w:rFonts w:hint="eastAsia"/>
          <w:sz w:val="24"/>
        </w:rPr>
        <w:t>1</w:t>
      </w:r>
      <w:r>
        <w:rPr>
          <w:rFonts w:hint="eastAsia"/>
          <w:sz w:val="24"/>
        </w:rPr>
        <w:t>开灯按键，此时仿真状态如图</w:t>
      </w:r>
      <w:r w:rsidRPr="00CD6AF6">
        <w:rPr>
          <w:rFonts w:hint="eastAsia"/>
          <w:sz w:val="24"/>
        </w:rPr>
        <w:t>5</w:t>
      </w:r>
      <w:r>
        <w:rPr>
          <w:rFonts w:hint="eastAsia"/>
          <w:sz w:val="24"/>
        </w:rPr>
        <w:t>.</w:t>
      </w:r>
      <w:r w:rsidRPr="00CD6AF6">
        <w:rPr>
          <w:rFonts w:hint="eastAsia"/>
          <w:sz w:val="24"/>
        </w:rPr>
        <w:t>18</w:t>
      </w:r>
      <w:r>
        <w:rPr>
          <w:rFonts w:hint="eastAsia"/>
          <w:sz w:val="24"/>
        </w:rPr>
        <w:t>所示。</w:t>
      </w:r>
    </w:p>
    <w:p w14:paraId="374D3419"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C0DBB39" wp14:editId="35D47E42">
            <wp:extent cx="4084955" cy="3063875"/>
            <wp:effectExtent l="0" t="0" r="4445" b="9525"/>
            <wp:docPr id="28" name="图片 28" descr="d398b1427543593c935e95bdb80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398b1427543593c935e95bdb80d8f1"/>
                    <pic:cNvPicPr>
                      <a:picLocks noChangeAspect="1"/>
                    </pic:cNvPicPr>
                  </pic:nvPicPr>
                  <pic:blipFill>
                    <a:blip r:embed="rId105"/>
                    <a:stretch>
                      <a:fillRect/>
                    </a:stretch>
                  </pic:blipFill>
                  <pic:spPr>
                    <a:xfrm>
                      <a:off x="0" y="0"/>
                      <a:ext cx="4084955" cy="3063875"/>
                    </a:xfrm>
                    <a:prstGeom prst="rect">
                      <a:avLst/>
                    </a:prstGeom>
                  </pic:spPr>
                </pic:pic>
              </a:graphicData>
            </a:graphic>
          </wp:inline>
        </w:drawing>
      </w:r>
    </w:p>
    <w:p w14:paraId="27D47129" w14:textId="77777777" w:rsidR="00C511F8" w:rsidRDefault="00AF702B" w:rsidP="006621DD">
      <w:pPr>
        <w:wordWrap w:val="0"/>
        <w:spacing w:line="360" w:lineRule="auto"/>
        <w:jc w:val="center"/>
        <w:rPr>
          <w:rFonts w:eastAsia="黑体"/>
          <w:szCs w:val="21"/>
        </w:rPr>
      </w:pPr>
      <w:r>
        <w:rPr>
          <w:rFonts w:eastAsia="黑体"/>
          <w:szCs w:val="21"/>
        </w:rPr>
        <w:t>图</w:t>
      </w:r>
      <w:r w:rsidRPr="00CD6AF6">
        <w:rPr>
          <w:rFonts w:eastAsia="黑体"/>
          <w:szCs w:val="21"/>
        </w:rPr>
        <w:t>5</w:t>
      </w:r>
      <w:r>
        <w:rPr>
          <w:rFonts w:eastAsia="黑体"/>
          <w:szCs w:val="21"/>
        </w:rPr>
        <w:t>.</w:t>
      </w:r>
      <w:r w:rsidRPr="00CD6AF6">
        <w:rPr>
          <w:rFonts w:eastAsia="黑体"/>
          <w:szCs w:val="21"/>
        </w:rPr>
        <w:t>18</w:t>
      </w:r>
      <w:r>
        <w:rPr>
          <w:rFonts w:eastAsia="黑体"/>
          <w:szCs w:val="21"/>
        </w:rPr>
        <w:t xml:space="preserve">　点灯科技控制</w:t>
      </w:r>
      <w:r w:rsidRPr="00802AA2">
        <w:rPr>
          <w:rFonts w:eastAsia="黑体"/>
          <w:szCs w:val="21"/>
        </w:rPr>
        <w:t>D</w:t>
      </w:r>
      <w:r w:rsidRPr="00CD6AF6">
        <w:rPr>
          <w:rFonts w:eastAsia="黑体"/>
          <w:szCs w:val="21"/>
        </w:rPr>
        <w:t>1</w:t>
      </w:r>
      <w:r>
        <w:rPr>
          <w:rFonts w:eastAsia="黑体"/>
          <w:szCs w:val="21"/>
        </w:rPr>
        <w:t>打开</w:t>
      </w:r>
    </w:p>
    <w:p w14:paraId="1C05EFB7" w14:textId="77777777" w:rsidR="00C511F8" w:rsidRDefault="00AF702B" w:rsidP="006621DD">
      <w:pPr>
        <w:wordWrap w:val="0"/>
        <w:spacing w:beforeLines="50" w:before="156" w:afterLines="50" w:after="156" w:line="360" w:lineRule="auto"/>
        <w:outlineLvl w:val="2"/>
        <w:rPr>
          <w:rFonts w:eastAsia="黑体"/>
          <w:sz w:val="24"/>
        </w:rPr>
      </w:pPr>
      <w:bookmarkStart w:id="128" w:name="_Toc197360122"/>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29" w:name="_Hlk167660104"/>
      <w:r w:rsidRPr="00CD6AF6">
        <w:rPr>
          <w:rFonts w:eastAsia="黑体" w:hint="eastAsia"/>
          <w:sz w:val="24"/>
        </w:rPr>
        <w:t>4</w:t>
      </w:r>
      <w:r>
        <w:rPr>
          <w:rFonts w:eastAsia="黑体" w:hint="eastAsia"/>
          <w:sz w:val="24"/>
        </w:rPr>
        <w:t xml:space="preserve">　路灯检修模式</w:t>
      </w:r>
      <w:bookmarkEnd w:id="128"/>
      <w:bookmarkEnd w:id="129"/>
    </w:p>
    <w:p w14:paraId="2AC9ED57" w14:textId="77777777" w:rsidR="00C511F8" w:rsidRDefault="00AF702B" w:rsidP="006621DD">
      <w:pPr>
        <w:wordWrap w:val="0"/>
        <w:spacing w:line="360" w:lineRule="auto"/>
        <w:ind w:firstLineChars="200" w:firstLine="480"/>
        <w:rPr>
          <w:sz w:val="24"/>
        </w:rPr>
      </w:pPr>
      <w:r>
        <w:rPr>
          <w:rFonts w:hint="eastAsia"/>
          <w:sz w:val="24"/>
        </w:rPr>
        <w:t>按下路灯检修模式的模式键，系统切换工作模式为路灯检修模式，这时系统的运行状态如图</w:t>
      </w:r>
      <w:r w:rsidRPr="00CD6AF6">
        <w:rPr>
          <w:rFonts w:hint="eastAsia"/>
          <w:sz w:val="24"/>
        </w:rPr>
        <w:t>5</w:t>
      </w:r>
      <w:r>
        <w:rPr>
          <w:rFonts w:hint="eastAsia"/>
          <w:sz w:val="24"/>
        </w:rPr>
        <w:t>.</w:t>
      </w:r>
      <w:r w:rsidRPr="00CD6AF6">
        <w:rPr>
          <w:rFonts w:hint="eastAsia"/>
          <w:sz w:val="24"/>
        </w:rPr>
        <w:t>19</w:t>
      </w:r>
      <w:r>
        <w:rPr>
          <w:rFonts w:hint="eastAsia"/>
          <w:sz w:val="24"/>
        </w:rPr>
        <w:t>所示。当将</w:t>
      </w:r>
      <w:r w:rsidRPr="00802AA2">
        <w:rPr>
          <w:rFonts w:hint="eastAsia"/>
          <w:sz w:val="24"/>
        </w:rPr>
        <w:t>SW</w:t>
      </w:r>
      <w:r w:rsidRPr="00CD6AF6">
        <w:rPr>
          <w:rFonts w:hint="eastAsia"/>
          <w:sz w:val="24"/>
        </w:rPr>
        <w:t>1</w:t>
      </w:r>
      <w:r>
        <w:rPr>
          <w:rFonts w:hint="eastAsia"/>
          <w:sz w:val="24"/>
        </w:rPr>
        <w:t>断开以后，模拟</w:t>
      </w:r>
      <w:r w:rsidRPr="00802AA2">
        <w:rPr>
          <w:rFonts w:hint="eastAsia"/>
          <w:sz w:val="24"/>
        </w:rPr>
        <w:t>D</w:t>
      </w:r>
      <w:r w:rsidRPr="00CD6AF6">
        <w:rPr>
          <w:rFonts w:hint="eastAsia"/>
          <w:sz w:val="24"/>
        </w:rPr>
        <w:t>1</w:t>
      </w:r>
      <w:r>
        <w:rPr>
          <w:rFonts w:hint="eastAsia"/>
          <w:sz w:val="24"/>
        </w:rPr>
        <w:t>坏了时，系统运行状态如图</w:t>
      </w:r>
      <w:r w:rsidRPr="00CD6AF6">
        <w:rPr>
          <w:rFonts w:hint="eastAsia"/>
          <w:sz w:val="24"/>
        </w:rPr>
        <w:t>5</w:t>
      </w:r>
      <w:r>
        <w:rPr>
          <w:rFonts w:hint="eastAsia"/>
          <w:sz w:val="24"/>
        </w:rPr>
        <w:t>.</w:t>
      </w:r>
      <w:r w:rsidRPr="00CD6AF6">
        <w:rPr>
          <w:rFonts w:hint="eastAsia"/>
          <w:sz w:val="24"/>
        </w:rPr>
        <w:t>20</w:t>
      </w:r>
      <w:r>
        <w:rPr>
          <w:rFonts w:hint="eastAsia"/>
          <w:sz w:val="24"/>
        </w:rPr>
        <w:t>所示。接着将</w:t>
      </w:r>
      <w:r w:rsidRPr="00802AA2">
        <w:rPr>
          <w:rFonts w:hint="eastAsia"/>
          <w:sz w:val="24"/>
        </w:rPr>
        <w:t>SW</w:t>
      </w:r>
      <w:r w:rsidRPr="00CD6AF6">
        <w:rPr>
          <w:rFonts w:hint="eastAsia"/>
          <w:sz w:val="24"/>
        </w:rPr>
        <w:t>2</w:t>
      </w:r>
      <w:r>
        <w:rPr>
          <w:rFonts w:hint="eastAsia"/>
          <w:sz w:val="24"/>
        </w:rPr>
        <w:t>断开以后，模拟</w:t>
      </w:r>
      <w:r w:rsidRPr="00802AA2">
        <w:rPr>
          <w:rFonts w:hint="eastAsia"/>
          <w:sz w:val="24"/>
        </w:rPr>
        <w:t>D</w:t>
      </w:r>
      <w:r w:rsidRPr="00CD6AF6">
        <w:rPr>
          <w:rFonts w:hint="eastAsia"/>
          <w:sz w:val="24"/>
        </w:rPr>
        <w:t>2</w:t>
      </w:r>
      <w:r>
        <w:rPr>
          <w:rFonts w:hint="eastAsia"/>
          <w:sz w:val="24"/>
        </w:rPr>
        <w:t>坏了时，显示屏最下面一行循环显示第一个灯坏了以及第二个坏了，图</w:t>
      </w:r>
      <w:r w:rsidRPr="00CD6AF6">
        <w:rPr>
          <w:rFonts w:hint="eastAsia"/>
          <w:sz w:val="24"/>
        </w:rPr>
        <w:t>5</w:t>
      </w:r>
      <w:r>
        <w:rPr>
          <w:rFonts w:hint="eastAsia"/>
          <w:sz w:val="24"/>
        </w:rPr>
        <w:t>.</w:t>
      </w:r>
      <w:r w:rsidRPr="00CD6AF6">
        <w:rPr>
          <w:rFonts w:hint="eastAsia"/>
          <w:sz w:val="24"/>
        </w:rPr>
        <w:t>21</w:t>
      </w:r>
      <w:r>
        <w:rPr>
          <w:rFonts w:hint="eastAsia"/>
          <w:sz w:val="24"/>
        </w:rPr>
        <w:t>是</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都断开的系统运行状态，分图</w:t>
      </w:r>
      <w:r w:rsidRPr="00802AA2">
        <w:rPr>
          <w:rFonts w:hint="eastAsia"/>
          <w:sz w:val="24"/>
        </w:rPr>
        <w:t>a</w:t>
      </w:r>
      <w:r>
        <w:rPr>
          <w:rFonts w:hint="eastAsia"/>
          <w:sz w:val="24"/>
        </w:rPr>
        <w:t>为</w:t>
      </w:r>
      <w:r w:rsidRPr="00802AA2">
        <w:rPr>
          <w:rFonts w:hint="eastAsia"/>
          <w:sz w:val="24"/>
        </w:rPr>
        <w:t>OLED</w:t>
      </w:r>
      <w:r>
        <w:rPr>
          <w:rFonts w:hint="eastAsia"/>
          <w:sz w:val="24"/>
        </w:rPr>
        <w:t>显示屏显示第一个灯坏了的运行状态，分图</w:t>
      </w:r>
      <w:r w:rsidRPr="00802AA2">
        <w:rPr>
          <w:rFonts w:hint="eastAsia"/>
          <w:sz w:val="24"/>
        </w:rPr>
        <w:t>b</w:t>
      </w:r>
      <w:r>
        <w:rPr>
          <w:rFonts w:hint="eastAsia"/>
          <w:sz w:val="24"/>
        </w:rPr>
        <w:t>为</w:t>
      </w:r>
      <w:r w:rsidRPr="00802AA2">
        <w:rPr>
          <w:rFonts w:hint="eastAsia"/>
          <w:sz w:val="24"/>
        </w:rPr>
        <w:t>OLED</w:t>
      </w:r>
      <w:r>
        <w:rPr>
          <w:rFonts w:hint="eastAsia"/>
          <w:sz w:val="24"/>
        </w:rPr>
        <w:t>显示屏显示第二个灯坏了的运行状态。将</w:t>
      </w:r>
      <w:r w:rsidRPr="00802AA2">
        <w:rPr>
          <w:rFonts w:hint="eastAsia"/>
          <w:sz w:val="24"/>
        </w:rPr>
        <w:t>SW</w:t>
      </w:r>
      <w:r w:rsidRPr="00CD6AF6">
        <w:rPr>
          <w:rFonts w:hint="eastAsia"/>
          <w:sz w:val="24"/>
        </w:rPr>
        <w:t>1</w:t>
      </w:r>
      <w:r>
        <w:rPr>
          <w:rFonts w:hint="eastAsia"/>
          <w:sz w:val="24"/>
        </w:rPr>
        <w:t>闭合时，系统运行状态如图</w:t>
      </w:r>
      <w:r w:rsidRPr="00CD6AF6">
        <w:rPr>
          <w:rFonts w:hint="eastAsia"/>
          <w:sz w:val="24"/>
        </w:rPr>
        <w:t>5</w:t>
      </w:r>
      <w:r>
        <w:rPr>
          <w:rFonts w:hint="eastAsia"/>
          <w:sz w:val="24"/>
        </w:rPr>
        <w:t>.</w:t>
      </w:r>
      <w:r w:rsidRPr="00CD6AF6">
        <w:rPr>
          <w:rFonts w:hint="eastAsia"/>
          <w:sz w:val="24"/>
        </w:rPr>
        <w:t>22</w:t>
      </w:r>
      <w:r>
        <w:rPr>
          <w:rFonts w:hint="eastAsia"/>
          <w:sz w:val="24"/>
        </w:rPr>
        <w:t>所示。</w:t>
      </w:r>
    </w:p>
    <w:p w14:paraId="1FA2DC61"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33FC69E4" wp14:editId="75772757">
            <wp:extent cx="5759450" cy="4083050"/>
            <wp:effectExtent l="0" t="0" r="6350" b="6350"/>
            <wp:docPr id="45" name="图片 45"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106"/>
                    <a:stretch>
                      <a:fillRect/>
                    </a:stretch>
                  </pic:blipFill>
                  <pic:spPr>
                    <a:xfrm>
                      <a:off x="0" y="0"/>
                      <a:ext cx="5759450" cy="4083050"/>
                    </a:xfrm>
                    <a:prstGeom prst="rect">
                      <a:avLst/>
                    </a:prstGeom>
                  </pic:spPr>
                </pic:pic>
              </a:graphicData>
            </a:graphic>
          </wp:inline>
        </w:drawing>
      </w:r>
    </w:p>
    <w:p w14:paraId="45ED2A70"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4</w:t>
      </w:r>
      <w:r>
        <w:rPr>
          <w:rFonts w:hint="eastAsia"/>
          <w:sz w:val="21"/>
          <w:szCs w:val="21"/>
        </w:rPr>
        <w:t>后系统运行状态</w:t>
      </w:r>
    </w:p>
    <w:p w14:paraId="3681E32E"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72D3ACD" wp14:editId="1D35B09A">
            <wp:extent cx="5756275" cy="3876675"/>
            <wp:effectExtent l="0" t="0" r="9525" b="9525"/>
            <wp:docPr id="50" name="图片 50"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107"/>
                    <a:stretch>
                      <a:fillRect/>
                    </a:stretch>
                  </pic:blipFill>
                  <pic:spPr>
                    <a:xfrm>
                      <a:off x="0" y="0"/>
                      <a:ext cx="5756275" cy="3876675"/>
                    </a:xfrm>
                    <a:prstGeom prst="rect">
                      <a:avLst/>
                    </a:prstGeom>
                  </pic:spPr>
                </pic:pic>
              </a:graphicData>
            </a:graphic>
          </wp:inline>
        </w:drawing>
      </w:r>
    </w:p>
    <w:p w14:paraId="2FF5230B"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bookmarkStart w:id="130" w:name="_Hlk167660391"/>
      <w:r w:rsidRPr="00CD6AF6">
        <w:rPr>
          <w:rFonts w:ascii="Times New Roman" w:hAnsi="Times New Roman" w:hint="eastAsia"/>
          <w:sz w:val="21"/>
          <w:szCs w:val="21"/>
        </w:rPr>
        <w:t>20</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断开</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闭合系统运行状态</w:t>
      </w:r>
      <w:bookmarkEnd w:id="130"/>
    </w:p>
    <w:p w14:paraId="6A4E33D6"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2FC4CD9A" wp14:editId="2C1055A1">
            <wp:extent cx="5240655" cy="3686810"/>
            <wp:effectExtent l="0" t="0" r="4445" b="8890"/>
            <wp:docPr id="48" name="图片 48"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108"/>
                    <a:stretch>
                      <a:fillRect/>
                    </a:stretch>
                  </pic:blipFill>
                  <pic:spPr>
                    <a:xfrm>
                      <a:off x="0" y="0"/>
                      <a:ext cx="5240655" cy="3686810"/>
                    </a:xfrm>
                    <a:prstGeom prst="rect">
                      <a:avLst/>
                    </a:prstGeom>
                  </pic:spPr>
                </pic:pic>
              </a:graphicData>
            </a:graphic>
          </wp:inline>
        </w:drawing>
      </w:r>
    </w:p>
    <w:p w14:paraId="55278696" w14:textId="77777777" w:rsidR="00C511F8" w:rsidRDefault="00AF702B" w:rsidP="006621DD">
      <w:pPr>
        <w:pStyle w:val="a5"/>
        <w:wordWrap w:val="0"/>
        <w:spacing w:line="360" w:lineRule="auto"/>
        <w:ind w:firstLine="643"/>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显示屏显示第一个灯坏了</w:t>
      </w:r>
    </w:p>
    <w:p w14:paraId="68630D45" w14:textId="77777777" w:rsidR="00C511F8" w:rsidRDefault="00AF702B" w:rsidP="006621DD">
      <w:pPr>
        <w:wordWrap w:val="0"/>
        <w:jc w:val="center"/>
      </w:pPr>
      <w:r>
        <w:rPr>
          <w:rFonts w:hint="eastAsia"/>
          <w:noProof/>
        </w:rPr>
        <w:drawing>
          <wp:inline distT="0" distB="0" distL="114300" distR="114300" wp14:anchorId="09B1BC50" wp14:editId="0291ECBC">
            <wp:extent cx="5298440" cy="3799205"/>
            <wp:effectExtent l="0" t="0" r="10160" b="10795"/>
            <wp:docPr id="47" name="图片 47"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109"/>
                    <a:stretch>
                      <a:fillRect/>
                    </a:stretch>
                  </pic:blipFill>
                  <pic:spPr>
                    <a:xfrm>
                      <a:off x="0" y="0"/>
                      <a:ext cx="5298440" cy="3799205"/>
                    </a:xfrm>
                    <a:prstGeom prst="rect">
                      <a:avLst/>
                    </a:prstGeom>
                  </pic:spPr>
                </pic:pic>
              </a:graphicData>
            </a:graphic>
          </wp:inline>
        </w:drawing>
      </w:r>
    </w:p>
    <w:p w14:paraId="3B00F5AB" w14:textId="77777777" w:rsidR="00C511F8" w:rsidRDefault="00AF702B" w:rsidP="006621DD">
      <w:pPr>
        <w:pStyle w:val="a5"/>
        <w:wordWrap w:val="0"/>
        <w:spacing w:line="360" w:lineRule="auto"/>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显示屏显示第二个灯坏了</w:t>
      </w:r>
    </w:p>
    <w:p w14:paraId="2EDD86A6" w14:textId="77777777" w:rsidR="00C511F8" w:rsidRDefault="00AF702B" w:rsidP="006621DD">
      <w:pPr>
        <w:wordWrap w:val="0"/>
        <w:jc w:val="center"/>
        <w:rPr>
          <w:rFonts w:eastAsia="黑体"/>
        </w:rPr>
      </w:pPr>
      <w:r>
        <w:rPr>
          <w:rFonts w:eastAsia="黑体"/>
        </w:rPr>
        <w:t>图</w:t>
      </w:r>
      <w:r w:rsidRPr="00CD6AF6">
        <w:rPr>
          <w:rFonts w:eastAsia="黑体"/>
        </w:rPr>
        <w:t>5</w:t>
      </w:r>
      <w:r>
        <w:rPr>
          <w:rFonts w:eastAsia="黑体"/>
        </w:rPr>
        <w:t>.</w:t>
      </w:r>
      <w:r w:rsidRPr="00CD6AF6">
        <w:rPr>
          <w:rFonts w:eastAsia="黑体"/>
        </w:rPr>
        <w:t>21</w:t>
      </w:r>
      <w:r>
        <w:rPr>
          <w:rFonts w:eastAsia="黑体"/>
        </w:rPr>
        <w:t xml:space="preserve">　</w:t>
      </w:r>
      <w:r w:rsidRPr="00802AA2">
        <w:rPr>
          <w:rFonts w:eastAsia="黑体"/>
          <w:szCs w:val="21"/>
        </w:rPr>
        <w:t>SW</w:t>
      </w:r>
      <w:r w:rsidRPr="00CD6AF6">
        <w:rPr>
          <w:rFonts w:eastAsia="黑体"/>
          <w:szCs w:val="21"/>
        </w:rPr>
        <w:t>1</w:t>
      </w:r>
      <w:r>
        <w:rPr>
          <w:rFonts w:eastAsia="黑体"/>
          <w:szCs w:val="21"/>
        </w:rPr>
        <w:t>和</w:t>
      </w:r>
      <w:r w:rsidRPr="00802AA2">
        <w:rPr>
          <w:rFonts w:eastAsia="黑体"/>
          <w:szCs w:val="21"/>
        </w:rPr>
        <w:t>SW</w:t>
      </w:r>
      <w:r w:rsidRPr="00CD6AF6">
        <w:rPr>
          <w:rFonts w:eastAsia="黑体"/>
          <w:szCs w:val="21"/>
        </w:rPr>
        <w:t>2</w:t>
      </w:r>
      <w:r>
        <w:rPr>
          <w:rFonts w:eastAsia="黑体"/>
          <w:szCs w:val="21"/>
        </w:rPr>
        <w:t>都断开系统运行状态</w:t>
      </w:r>
    </w:p>
    <w:p w14:paraId="03836CDE" w14:textId="77777777" w:rsidR="00C511F8" w:rsidRDefault="00C511F8" w:rsidP="006621DD">
      <w:pPr>
        <w:wordWrap w:val="0"/>
        <w:jc w:val="center"/>
      </w:pPr>
    </w:p>
    <w:p w14:paraId="63F43CF7"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33338718" wp14:editId="5AD2704C">
            <wp:extent cx="5760720" cy="3836035"/>
            <wp:effectExtent l="0" t="0" r="5080" b="12065"/>
            <wp:docPr id="49" name="图片 49"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110"/>
                    <a:stretch>
                      <a:fillRect/>
                    </a:stretch>
                  </pic:blipFill>
                  <pic:spPr>
                    <a:xfrm>
                      <a:off x="0" y="0"/>
                      <a:ext cx="5760720" cy="3836035"/>
                    </a:xfrm>
                    <a:prstGeom prst="rect">
                      <a:avLst/>
                    </a:prstGeom>
                  </pic:spPr>
                </pic:pic>
              </a:graphicData>
            </a:graphic>
          </wp:inline>
        </w:drawing>
      </w:r>
    </w:p>
    <w:p w14:paraId="2BD3B20A"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闭合</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断开系统运行状态</w:t>
      </w:r>
    </w:p>
    <w:p w14:paraId="7361E918" w14:textId="77777777" w:rsidR="00C511F8" w:rsidRDefault="00C511F8" w:rsidP="006621DD">
      <w:pPr>
        <w:wordWrap w:val="0"/>
        <w:spacing w:line="360" w:lineRule="auto"/>
        <w:ind w:firstLineChars="200" w:firstLine="480"/>
        <w:rPr>
          <w:sz w:val="24"/>
        </w:rPr>
      </w:pPr>
    </w:p>
    <w:p w14:paraId="0E383828" w14:textId="77777777" w:rsidR="00C511F8" w:rsidRDefault="00C511F8" w:rsidP="006621DD">
      <w:pPr>
        <w:wordWrap w:val="0"/>
        <w:spacing w:line="360" w:lineRule="auto"/>
        <w:ind w:firstLineChars="200" w:firstLine="480"/>
        <w:rPr>
          <w:sz w:val="24"/>
        </w:rPr>
      </w:pPr>
    </w:p>
    <w:p w14:paraId="1DCF0284" w14:textId="77777777" w:rsidR="00C511F8" w:rsidRDefault="00C511F8" w:rsidP="006621DD">
      <w:pPr>
        <w:wordWrap w:val="0"/>
        <w:spacing w:line="360" w:lineRule="auto"/>
        <w:ind w:firstLineChars="200" w:firstLine="480"/>
        <w:rPr>
          <w:sz w:val="24"/>
        </w:rPr>
      </w:pPr>
    </w:p>
    <w:p w14:paraId="29A04D55" w14:textId="77777777" w:rsidR="00C511F8" w:rsidRDefault="00C511F8" w:rsidP="006621DD">
      <w:pPr>
        <w:wordWrap w:val="0"/>
        <w:spacing w:line="360" w:lineRule="auto"/>
        <w:ind w:firstLineChars="200" w:firstLine="480"/>
        <w:rPr>
          <w:sz w:val="24"/>
        </w:rPr>
      </w:pPr>
    </w:p>
    <w:p w14:paraId="05C38562" w14:textId="77777777" w:rsidR="00C511F8" w:rsidRDefault="00C511F8" w:rsidP="006621DD">
      <w:pPr>
        <w:wordWrap w:val="0"/>
        <w:spacing w:line="360" w:lineRule="auto"/>
        <w:ind w:firstLineChars="200" w:firstLine="480"/>
        <w:rPr>
          <w:sz w:val="24"/>
        </w:rPr>
      </w:pPr>
    </w:p>
    <w:p w14:paraId="38E0A95D" w14:textId="77777777" w:rsidR="00C511F8" w:rsidRDefault="00C511F8" w:rsidP="006621DD">
      <w:pPr>
        <w:wordWrap w:val="0"/>
        <w:spacing w:line="360" w:lineRule="auto"/>
        <w:ind w:firstLineChars="200" w:firstLine="480"/>
        <w:rPr>
          <w:sz w:val="24"/>
        </w:rPr>
      </w:pPr>
    </w:p>
    <w:p w14:paraId="1DCE276F" w14:textId="77777777" w:rsidR="00C511F8" w:rsidRDefault="00C511F8" w:rsidP="006621DD">
      <w:pPr>
        <w:wordWrap w:val="0"/>
        <w:spacing w:line="360" w:lineRule="auto"/>
        <w:ind w:firstLineChars="200" w:firstLine="480"/>
        <w:rPr>
          <w:sz w:val="24"/>
        </w:rPr>
      </w:pPr>
    </w:p>
    <w:p w14:paraId="08CB8E37" w14:textId="77777777" w:rsidR="00C511F8" w:rsidRDefault="00C511F8" w:rsidP="006621DD">
      <w:pPr>
        <w:wordWrap w:val="0"/>
        <w:spacing w:line="360" w:lineRule="auto"/>
        <w:ind w:firstLineChars="200" w:firstLine="480"/>
        <w:rPr>
          <w:sz w:val="24"/>
        </w:rPr>
      </w:pPr>
    </w:p>
    <w:p w14:paraId="041B9300" w14:textId="77777777" w:rsidR="00C511F8" w:rsidRDefault="00C511F8" w:rsidP="006621DD">
      <w:pPr>
        <w:wordWrap w:val="0"/>
        <w:spacing w:line="360" w:lineRule="auto"/>
        <w:ind w:firstLineChars="200" w:firstLine="480"/>
        <w:rPr>
          <w:sz w:val="24"/>
        </w:rPr>
      </w:pPr>
    </w:p>
    <w:p w14:paraId="30E31143" w14:textId="77777777" w:rsidR="00C511F8" w:rsidRDefault="00C511F8" w:rsidP="006621DD">
      <w:pPr>
        <w:wordWrap w:val="0"/>
        <w:spacing w:line="360" w:lineRule="auto"/>
        <w:ind w:firstLineChars="200" w:firstLine="480"/>
        <w:rPr>
          <w:sz w:val="24"/>
        </w:rPr>
      </w:pPr>
    </w:p>
    <w:p w14:paraId="1219FBE7" w14:textId="77777777" w:rsidR="00C511F8" w:rsidRDefault="00C511F8" w:rsidP="006621DD">
      <w:pPr>
        <w:wordWrap w:val="0"/>
        <w:spacing w:line="360" w:lineRule="auto"/>
        <w:ind w:firstLineChars="200" w:firstLine="480"/>
        <w:rPr>
          <w:sz w:val="24"/>
        </w:rPr>
      </w:pPr>
    </w:p>
    <w:p w14:paraId="09E1881D" w14:textId="77777777" w:rsidR="00C511F8" w:rsidRDefault="00C511F8" w:rsidP="006621DD">
      <w:pPr>
        <w:wordWrap w:val="0"/>
        <w:spacing w:line="360" w:lineRule="auto"/>
        <w:ind w:firstLineChars="200" w:firstLine="480"/>
        <w:rPr>
          <w:sz w:val="24"/>
        </w:rPr>
      </w:pPr>
    </w:p>
    <w:p w14:paraId="2C2F870B" w14:textId="77777777" w:rsidR="00C511F8" w:rsidRDefault="00C511F8" w:rsidP="006621DD">
      <w:pPr>
        <w:wordWrap w:val="0"/>
        <w:spacing w:line="360" w:lineRule="auto"/>
        <w:ind w:firstLineChars="200" w:firstLine="480"/>
        <w:rPr>
          <w:sz w:val="24"/>
        </w:rPr>
      </w:pPr>
    </w:p>
    <w:p w14:paraId="365C87EA" w14:textId="77777777" w:rsidR="00C511F8" w:rsidRDefault="00C511F8" w:rsidP="006621DD">
      <w:pPr>
        <w:wordWrap w:val="0"/>
        <w:spacing w:line="360" w:lineRule="auto"/>
        <w:ind w:firstLineChars="200" w:firstLine="480"/>
        <w:rPr>
          <w:sz w:val="24"/>
        </w:rPr>
      </w:pPr>
    </w:p>
    <w:p w14:paraId="16D6EA76" w14:textId="77777777" w:rsidR="00C511F8" w:rsidRDefault="00C511F8" w:rsidP="006621DD">
      <w:pPr>
        <w:wordWrap w:val="0"/>
        <w:spacing w:line="360" w:lineRule="auto"/>
        <w:rPr>
          <w:sz w:val="24"/>
        </w:rPr>
      </w:pPr>
    </w:p>
    <w:p w14:paraId="4DED6B29" w14:textId="7E0B080E" w:rsidR="00C511F8" w:rsidRDefault="00AF702B" w:rsidP="006621DD">
      <w:pPr>
        <w:pStyle w:val="1"/>
        <w:pageBreakBefore/>
        <w:wordWrap w:val="0"/>
        <w:spacing w:beforeLines="50" w:before="156" w:afterLines="50" w:after="156" w:line="360" w:lineRule="auto"/>
        <w:ind w:firstLineChars="0" w:firstLine="0"/>
        <w:rPr>
          <w:rFonts w:ascii="黑体" w:eastAsia="黑体" w:hAnsi="黑体" w:cs="黑体" w:hint="eastAsia"/>
          <w:sz w:val="32"/>
          <w:szCs w:val="32"/>
        </w:rPr>
      </w:pPr>
      <w:bookmarkStart w:id="131" w:name="_Toc30380"/>
      <w:bookmarkStart w:id="132" w:name="_Toc197360123"/>
      <w:r>
        <w:rPr>
          <w:rFonts w:ascii="黑体" w:eastAsia="黑体" w:hAnsi="黑体" w:cs="黑体" w:hint="eastAsia"/>
          <w:sz w:val="32"/>
          <w:szCs w:val="32"/>
        </w:rPr>
        <w:t>结　　论</w:t>
      </w:r>
      <w:bookmarkEnd w:id="131"/>
      <w:bookmarkEnd w:id="132"/>
    </w:p>
    <w:p w14:paraId="2834E9E0" w14:textId="40F2543C" w:rsidR="00C511F8" w:rsidRDefault="00AF702B" w:rsidP="006621DD">
      <w:pPr>
        <w:wordWrap w:val="0"/>
        <w:spacing w:line="360" w:lineRule="auto"/>
        <w:ind w:firstLineChars="200" w:firstLine="480"/>
        <w:rPr>
          <w:sz w:val="24"/>
        </w:rPr>
      </w:pPr>
      <w:r>
        <w:rPr>
          <w:rFonts w:hint="eastAsia"/>
          <w:sz w:val="24"/>
        </w:rPr>
        <w:t>智</w:t>
      </w:r>
      <w:r w:rsidR="00803622"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
    <w:p w14:paraId="10FCF205" w14:textId="77777777" w:rsidR="00C511F8" w:rsidRDefault="00C511F8" w:rsidP="006621DD">
      <w:pPr>
        <w:wordWrap w:val="0"/>
        <w:spacing w:line="360" w:lineRule="auto"/>
        <w:ind w:firstLineChars="200" w:firstLine="480"/>
        <w:rPr>
          <w:sz w:val="24"/>
        </w:rPr>
      </w:pPr>
    </w:p>
    <w:p w14:paraId="52DD73C5" w14:textId="77777777" w:rsidR="00C511F8" w:rsidRDefault="00C511F8" w:rsidP="006621DD">
      <w:pPr>
        <w:tabs>
          <w:tab w:val="left" w:pos="5775"/>
        </w:tabs>
        <w:wordWrap w:val="0"/>
        <w:jc w:val="center"/>
        <w:rPr>
          <w:rFonts w:ascii="黑体" w:eastAsia="黑体" w:hAnsi="黑体" w:cs="黑体" w:hint="eastAsia"/>
        </w:rPr>
      </w:pPr>
    </w:p>
    <w:p w14:paraId="14AF3120" w14:textId="77777777" w:rsidR="00C511F8" w:rsidRDefault="00C511F8" w:rsidP="006621DD">
      <w:pPr>
        <w:tabs>
          <w:tab w:val="left" w:pos="5775"/>
        </w:tabs>
        <w:wordWrap w:val="0"/>
        <w:jc w:val="center"/>
        <w:rPr>
          <w:rFonts w:ascii="黑体" w:eastAsia="黑体" w:hAnsi="黑体" w:cs="黑体" w:hint="eastAsia"/>
        </w:rPr>
      </w:pPr>
    </w:p>
    <w:p w14:paraId="1FFC42F6" w14:textId="77777777" w:rsidR="00C511F8" w:rsidRDefault="00C511F8" w:rsidP="006621DD">
      <w:pPr>
        <w:tabs>
          <w:tab w:val="left" w:pos="5775"/>
        </w:tabs>
        <w:wordWrap w:val="0"/>
        <w:jc w:val="center"/>
        <w:rPr>
          <w:rFonts w:ascii="黑体" w:eastAsia="黑体" w:hAnsi="黑体" w:cs="黑体" w:hint="eastAsia"/>
        </w:rPr>
      </w:pPr>
    </w:p>
    <w:p w14:paraId="2BA1A2E5" w14:textId="77777777" w:rsidR="00C511F8" w:rsidRDefault="00C511F8" w:rsidP="006621DD">
      <w:pPr>
        <w:tabs>
          <w:tab w:val="left" w:pos="5775"/>
        </w:tabs>
        <w:wordWrap w:val="0"/>
        <w:jc w:val="center"/>
        <w:rPr>
          <w:rFonts w:ascii="黑体" w:eastAsia="黑体" w:hAnsi="黑体" w:cs="黑体" w:hint="eastAsia"/>
        </w:rPr>
      </w:pPr>
    </w:p>
    <w:p w14:paraId="72F308A0" w14:textId="77777777" w:rsidR="00C511F8" w:rsidRDefault="00C511F8" w:rsidP="006621DD">
      <w:pPr>
        <w:tabs>
          <w:tab w:val="left" w:pos="5775"/>
        </w:tabs>
        <w:wordWrap w:val="0"/>
        <w:jc w:val="center"/>
        <w:rPr>
          <w:rFonts w:ascii="黑体" w:eastAsia="黑体" w:hAnsi="黑体" w:cs="黑体" w:hint="eastAsia"/>
        </w:rPr>
      </w:pPr>
    </w:p>
    <w:p w14:paraId="709ECF5E" w14:textId="77777777" w:rsidR="00C511F8" w:rsidRDefault="00C511F8" w:rsidP="006621DD">
      <w:pPr>
        <w:tabs>
          <w:tab w:val="left" w:pos="5775"/>
        </w:tabs>
        <w:wordWrap w:val="0"/>
        <w:jc w:val="center"/>
        <w:rPr>
          <w:rFonts w:ascii="黑体" w:eastAsia="黑体" w:hAnsi="黑体" w:cs="黑体" w:hint="eastAsia"/>
        </w:rPr>
      </w:pPr>
    </w:p>
    <w:p w14:paraId="1786430F" w14:textId="77777777" w:rsidR="00C511F8" w:rsidRDefault="00C511F8" w:rsidP="006621DD">
      <w:pPr>
        <w:tabs>
          <w:tab w:val="left" w:pos="5775"/>
        </w:tabs>
        <w:wordWrap w:val="0"/>
        <w:jc w:val="center"/>
        <w:rPr>
          <w:rFonts w:ascii="黑体" w:eastAsia="黑体" w:hAnsi="黑体" w:cs="黑体" w:hint="eastAsia"/>
        </w:rPr>
      </w:pPr>
    </w:p>
    <w:p w14:paraId="14C75E4F" w14:textId="77777777" w:rsidR="00C511F8" w:rsidRDefault="00C511F8" w:rsidP="006621DD">
      <w:pPr>
        <w:tabs>
          <w:tab w:val="left" w:pos="5775"/>
        </w:tabs>
        <w:wordWrap w:val="0"/>
        <w:jc w:val="center"/>
        <w:rPr>
          <w:rFonts w:ascii="黑体" w:eastAsia="黑体" w:hAnsi="黑体" w:cs="黑体" w:hint="eastAsia"/>
        </w:rPr>
      </w:pPr>
    </w:p>
    <w:p w14:paraId="3F79B798" w14:textId="77777777" w:rsidR="00C511F8" w:rsidRDefault="00C511F8" w:rsidP="006621DD">
      <w:pPr>
        <w:tabs>
          <w:tab w:val="left" w:pos="5775"/>
        </w:tabs>
        <w:wordWrap w:val="0"/>
        <w:jc w:val="center"/>
        <w:rPr>
          <w:rFonts w:ascii="黑体" w:eastAsia="黑体" w:hAnsi="黑体" w:cs="黑体" w:hint="eastAsia"/>
        </w:rPr>
      </w:pPr>
    </w:p>
    <w:p w14:paraId="3B851338" w14:textId="77777777" w:rsidR="00C511F8" w:rsidRDefault="00C511F8" w:rsidP="006621DD">
      <w:pPr>
        <w:tabs>
          <w:tab w:val="left" w:pos="5775"/>
        </w:tabs>
        <w:wordWrap w:val="0"/>
        <w:jc w:val="center"/>
        <w:rPr>
          <w:rFonts w:ascii="黑体" w:eastAsia="黑体" w:hAnsi="黑体" w:cs="黑体" w:hint="eastAsia"/>
        </w:rPr>
      </w:pPr>
    </w:p>
    <w:p w14:paraId="7B3F0C61" w14:textId="77777777" w:rsidR="00C511F8" w:rsidRDefault="00C511F8" w:rsidP="006621DD">
      <w:pPr>
        <w:tabs>
          <w:tab w:val="left" w:pos="5775"/>
        </w:tabs>
        <w:wordWrap w:val="0"/>
        <w:jc w:val="center"/>
        <w:rPr>
          <w:rFonts w:ascii="黑体" w:eastAsia="黑体" w:hAnsi="黑体" w:cs="黑体" w:hint="eastAsia"/>
        </w:rPr>
      </w:pPr>
    </w:p>
    <w:p w14:paraId="3CCAD88E" w14:textId="77777777" w:rsidR="00C511F8" w:rsidRDefault="00C511F8" w:rsidP="006621DD">
      <w:pPr>
        <w:tabs>
          <w:tab w:val="left" w:pos="5775"/>
        </w:tabs>
        <w:wordWrap w:val="0"/>
        <w:jc w:val="center"/>
        <w:rPr>
          <w:rFonts w:ascii="黑体" w:eastAsia="黑体" w:hAnsi="黑体" w:cs="黑体" w:hint="eastAsia"/>
        </w:rPr>
      </w:pPr>
    </w:p>
    <w:p w14:paraId="4CE2880B" w14:textId="77777777" w:rsidR="00C511F8" w:rsidRDefault="00C511F8" w:rsidP="006621DD">
      <w:pPr>
        <w:tabs>
          <w:tab w:val="left" w:pos="5775"/>
        </w:tabs>
        <w:wordWrap w:val="0"/>
        <w:jc w:val="center"/>
        <w:rPr>
          <w:rFonts w:ascii="黑体" w:eastAsia="黑体" w:hAnsi="黑体" w:cs="黑体" w:hint="eastAsia"/>
        </w:rPr>
      </w:pPr>
    </w:p>
    <w:p w14:paraId="2989DA46" w14:textId="77777777" w:rsidR="00C511F8" w:rsidRDefault="00C511F8" w:rsidP="006621DD">
      <w:pPr>
        <w:tabs>
          <w:tab w:val="left" w:pos="5775"/>
        </w:tabs>
        <w:wordWrap w:val="0"/>
        <w:jc w:val="center"/>
        <w:rPr>
          <w:rFonts w:ascii="黑体" w:eastAsia="黑体" w:hAnsi="黑体" w:cs="黑体" w:hint="eastAsia"/>
        </w:rPr>
      </w:pPr>
    </w:p>
    <w:p w14:paraId="288785D3" w14:textId="77777777" w:rsidR="00C511F8" w:rsidRDefault="00C511F8" w:rsidP="006621DD">
      <w:pPr>
        <w:tabs>
          <w:tab w:val="left" w:pos="5775"/>
        </w:tabs>
        <w:wordWrap w:val="0"/>
        <w:jc w:val="center"/>
        <w:rPr>
          <w:rFonts w:ascii="黑体" w:eastAsia="黑体" w:hAnsi="黑体" w:cs="黑体" w:hint="eastAsia"/>
        </w:rPr>
      </w:pPr>
    </w:p>
    <w:p w14:paraId="7225B3AF" w14:textId="77777777" w:rsidR="00C511F8" w:rsidRDefault="00AF702B" w:rsidP="006621DD">
      <w:pPr>
        <w:wordWrap w:val="0"/>
        <w:rPr>
          <w:rFonts w:ascii="黑体" w:eastAsia="黑体" w:hAnsi="黑体" w:cs="黑体" w:hint="eastAsia"/>
          <w:sz w:val="32"/>
          <w:szCs w:val="32"/>
        </w:rPr>
      </w:pPr>
      <w:bookmarkStart w:id="133" w:name="_Toc17009"/>
      <w:bookmarkStart w:id="134" w:name="_Toc7273"/>
      <w:bookmarkStart w:id="135" w:name="_Toc18102"/>
      <w:r>
        <w:rPr>
          <w:rFonts w:ascii="黑体" w:eastAsia="黑体" w:hAnsi="黑体" w:cs="黑体"/>
          <w:sz w:val="32"/>
          <w:szCs w:val="32"/>
        </w:rPr>
        <w:br w:type="page"/>
      </w:r>
    </w:p>
    <w:p w14:paraId="2B6B3E15" w14:textId="77777777" w:rsidR="00C511F8" w:rsidRDefault="00AF702B" w:rsidP="006621DD">
      <w:pPr>
        <w:tabs>
          <w:tab w:val="left" w:pos="1319"/>
        </w:tabs>
        <w:wordWrap w:val="0"/>
        <w:spacing w:line="360" w:lineRule="auto"/>
        <w:jc w:val="center"/>
        <w:outlineLvl w:val="0"/>
      </w:pPr>
      <w:bookmarkStart w:id="136" w:name="_Toc197360124"/>
      <w:r>
        <w:rPr>
          <w:rFonts w:ascii="黑体" w:eastAsia="黑体" w:hAnsi="黑体" w:cs="黑体" w:hint="eastAsia"/>
          <w:sz w:val="32"/>
          <w:szCs w:val="32"/>
        </w:rPr>
        <w:t>致　　谢</w:t>
      </w:r>
      <w:bookmarkEnd w:id="133"/>
      <w:bookmarkEnd w:id="134"/>
      <w:bookmarkEnd w:id="136"/>
    </w:p>
    <w:p w14:paraId="4C3968B2" w14:textId="77777777" w:rsidR="00C511F8" w:rsidRPr="00BE7513"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Pr>
          <w:rFonts w:ascii="宋体" w:hAnsi="宋体" w:cs="宋体" w:hint="eastAsia"/>
          <w:sz w:val="24"/>
        </w:rPr>
        <w:t>大学</w:t>
      </w:r>
      <w:r w:rsidRPr="00BE7513">
        <w:rPr>
          <w:rFonts w:ascii="宋体" w:hAnsi="宋体" w:cs="宋体" w:hint="eastAsia"/>
          <w:color w:val="FFFFFF" w:themeColor="background1"/>
          <w:sz w:val="24"/>
        </w:rPr>
        <w:t>一晃就过去了，回首这几年的时光，心中充满了不舍与感激。仿佛昨天我还是刚入学的那个懵懂又对大学生活充满无限向往的少年。行文至此，还是感觉一切是这么的不真实，但是这几年的经历也确实使我成长了很多。在这里我要感谢一路走来一路帮过我的人，有你们这四年的时光才有了意义！</w:t>
      </w:r>
    </w:p>
    <w:p w14:paraId="51724FED"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BE7513">
        <w:rPr>
          <w:rFonts w:ascii="宋体" w:hAnsi="宋体" w:cs="宋体" w:hint="eastAsia"/>
          <w:color w:val="FFFFFF" w:themeColor="background1"/>
          <w:sz w:val="24"/>
        </w:rPr>
        <w:t>首先，我真的非常地感激我的论文指导老师常凤筠老师，由于身体的原因使毕业论文对我来说变得很艰难，但是常老师还是愿意带我一起研究，从那个时候起常老师就是我最钦佩的老师。从我开始选题的时候，常老师就给了我很多宝贵的意见，这一路走来真的给常老师添了很多麻烦，我永远都忘不了常老师每一次修改论文时无微不至的细节，也忘不了常老师那次凌晨五点半起来给我提供修改意见，无论遇到什么困难常老师都没有放弃我而是耐心的讲解，无论是初稿二稿还是答辩稿，我的舍友也羡慕我能有这么好的论文指导老师，我</w:t>
      </w:r>
      <w:r w:rsidRPr="00803622">
        <w:rPr>
          <w:rFonts w:ascii="宋体" w:hAnsi="宋体" w:cs="宋体" w:hint="eastAsia"/>
          <w:color w:val="FFFFFF" w:themeColor="background1"/>
          <w:sz w:val="24"/>
        </w:rPr>
        <w:t>只想说常老师谢谢您，您辛苦了！</w:t>
      </w:r>
    </w:p>
    <w:p w14:paraId="29711A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其次，我想感谢我的家人们，谢谢你们把我抚养长大，一路走来你们无微不至的关心与爱护一次又一次的让我心里暖暖的，尤其是那段时间我在床上一天躺23小时的日子里你们无微不至的照顾，也许这就是家人，他们无言的爱让我感动不已，现在你们年纪也大了，是时候由我来承担起这个家的担子了，不辞劳苦这二十几年是时候该享福啦，因为你们的孩子真的长大了！</w:t>
      </w:r>
    </w:p>
    <w:p w14:paraId="730249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然后，我想感谢我的同学，我的室友，这四年我们一起努力一起进步，虽然毕业以后我们各奔东西但是这段回忆我会一直铭记在心里，希望我们以后每个人都前程似锦，　　　　　　　　　　　　　　　　　　　　　　　　　　　　　　　　　　　　　　　　　　　　　我们的友谊在岁月的长河里仍然熠熠生辉！</w:t>
      </w:r>
    </w:p>
    <w:p w14:paraId="39BA7FF9" w14:textId="77777777" w:rsidR="00C511F8" w:rsidRDefault="00AF702B" w:rsidP="006621DD">
      <w:pPr>
        <w:tabs>
          <w:tab w:val="left" w:pos="1319"/>
        </w:tabs>
        <w:wordWrap w:val="0"/>
        <w:spacing w:line="360" w:lineRule="auto"/>
        <w:ind w:firstLineChars="200" w:firstLine="480"/>
        <w:jc w:val="left"/>
      </w:pPr>
      <w:r w:rsidRPr="00803622">
        <w:rPr>
          <w:rFonts w:ascii="宋体" w:hAnsi="宋体" w:cs="宋体" w:hint="eastAsia"/>
          <w:color w:val="FFFFFF" w:themeColor="background1"/>
          <w:sz w:val="24"/>
        </w:rPr>
        <w:t>最后，我想感谢我的女朋友宫瑜，之前的我也许感觉我的人生也就和普通人一样简简单单的度过一辈子，直到你的出现让我真正的知道了生活的意义，你教会了我如何爱别人，但更重要的是也教会了我如何爱自己。虽然那段时间我们相隔两地，我们都很难过，但是真正的爱情一定经得住时间和距离的考验，终于现在的状态也越来越好了，又重新看到了希望，还好有你在我身边给我希望和勇气。写致谢的时候我们已经在一起一年两个月二十一天了，在这段日子里，我们都变成了更好的我们，让我知道了我永远不是我自己，有你在的日子里充满了惊喜。虽然大学生活即将结束但我知道对我们来说这只是刚刚开始，我只知道有你在的日子里每一天都很开心，春来暑往，秋收冬藏</w:t>
      </w:r>
      <w:r>
        <w:rPr>
          <w:rFonts w:ascii="宋体" w:hAnsi="宋体" w:cs="宋体" w:hint="eastAsia"/>
          <w:sz w:val="24"/>
        </w:rPr>
        <w:t>，我们来日方长！</w:t>
      </w:r>
      <w:bookmarkStart w:id="137" w:name="_Toc10576"/>
    </w:p>
    <w:p w14:paraId="42CC491A"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38" w:name="_Toc15396"/>
      <w:bookmarkStart w:id="139" w:name="_Toc197360125"/>
      <w:r>
        <w:rPr>
          <w:rFonts w:ascii="黑体" w:eastAsia="黑体" w:hAnsi="黑体" w:cs="黑体" w:hint="eastAsia"/>
          <w:sz w:val="32"/>
          <w:szCs w:val="32"/>
        </w:rPr>
        <w:t>参考文献</w:t>
      </w:r>
      <w:bookmarkEnd w:id="137"/>
      <w:bookmarkEnd w:id="138"/>
      <w:bookmarkEnd w:id="139"/>
    </w:p>
    <w:p w14:paraId="321D3586" w14:textId="77777777" w:rsidR="00C511F8" w:rsidRDefault="00AF702B" w:rsidP="006621DD">
      <w:pPr>
        <w:tabs>
          <w:tab w:val="left" w:pos="1319"/>
        </w:tabs>
        <w:wordWrap w:val="0"/>
        <w:spacing w:line="360" w:lineRule="auto"/>
        <w:jc w:val="left"/>
        <w:rPr>
          <w:sz w:val="24"/>
        </w:rPr>
      </w:pPr>
      <w:bookmarkStart w:id="140" w:name="_Toc26082"/>
      <w:r>
        <w:rPr>
          <w:sz w:val="24"/>
        </w:rPr>
        <w:t>[</w:t>
      </w:r>
      <w:r w:rsidRPr="00CD6AF6">
        <w:rPr>
          <w:sz w:val="24"/>
        </w:rPr>
        <w:t>1</w:t>
      </w:r>
      <w:r>
        <w:rPr>
          <w:sz w:val="24"/>
        </w:rPr>
        <w:t>]</w:t>
      </w:r>
      <w:r>
        <w:rPr>
          <w:rFonts w:ascii="宋体" w:hAnsi="宋体" w:cs="宋体" w:hint="eastAsia"/>
          <w:sz w:val="24"/>
        </w:rPr>
        <w:t>盘瑶,张剑云,朱颖,等.基于</w:t>
      </w:r>
      <w:r w:rsidRPr="00802AA2">
        <w:rPr>
          <w:sz w:val="24"/>
        </w:rPr>
        <w:t>NB</w:t>
      </w:r>
      <w:r>
        <w:rPr>
          <w:sz w:val="24"/>
        </w:rPr>
        <w:t>-</w:t>
      </w:r>
      <w:r w:rsidRPr="00802AA2">
        <w:rPr>
          <w:sz w:val="24"/>
        </w:rPr>
        <w:t>IoT</w:t>
      </w:r>
      <w:r>
        <w:rPr>
          <w:rFonts w:ascii="宋体" w:hAnsi="宋体" w:cs="宋体" w:hint="eastAsia"/>
          <w:sz w:val="24"/>
        </w:rPr>
        <w:t>与</w:t>
      </w:r>
      <w:r w:rsidRPr="00802AA2">
        <w:rPr>
          <w:sz w:val="24"/>
        </w:rPr>
        <w:t>ZigBee</w:t>
      </w:r>
      <w:r>
        <w:rPr>
          <w:rFonts w:ascii="宋体" w:hAnsi="宋体" w:cs="宋体" w:hint="eastAsia"/>
          <w:sz w:val="24"/>
        </w:rPr>
        <w:t>的智慧城市路灯管理系统设计</w:t>
      </w:r>
      <w:r>
        <w:rPr>
          <w:sz w:val="24"/>
        </w:rPr>
        <w:t>[</w:t>
      </w:r>
      <w:r w:rsidRPr="00802AA2">
        <w:rPr>
          <w:sz w:val="24"/>
        </w:rPr>
        <w:t>J</w:t>
      </w:r>
      <w:r>
        <w:rPr>
          <w:sz w:val="24"/>
        </w:rPr>
        <w:t>]</w:t>
      </w:r>
      <w:r>
        <w:rPr>
          <w:rFonts w:ascii="宋体" w:hAnsi="宋体" w:cs="宋体" w:hint="eastAsia"/>
          <w:sz w:val="24"/>
        </w:rPr>
        <w:t>.中国照明电器,</w:t>
      </w:r>
      <w:r w:rsidRPr="00CD6AF6">
        <w:rPr>
          <w:sz w:val="24"/>
        </w:rPr>
        <w:t>2022</w:t>
      </w:r>
      <w:r>
        <w:rPr>
          <w:sz w:val="24"/>
        </w:rPr>
        <w:t>,(</w:t>
      </w:r>
      <w:r w:rsidRPr="00CD6AF6">
        <w:rPr>
          <w:sz w:val="24"/>
        </w:rPr>
        <w:t>11</w:t>
      </w:r>
      <w:r>
        <w:rPr>
          <w:sz w:val="24"/>
        </w:rPr>
        <w:t>):</w:t>
      </w:r>
      <w:r w:rsidRPr="00CD6AF6">
        <w:rPr>
          <w:sz w:val="24"/>
        </w:rPr>
        <w:t>32</w:t>
      </w:r>
      <w:r>
        <w:rPr>
          <w:sz w:val="24"/>
        </w:rPr>
        <w:t>-</w:t>
      </w:r>
      <w:r w:rsidRPr="00CD6AF6">
        <w:rPr>
          <w:sz w:val="24"/>
        </w:rPr>
        <w:t>39</w:t>
      </w:r>
      <w:r>
        <w:rPr>
          <w:sz w:val="24"/>
        </w:rPr>
        <w:t>.</w:t>
      </w:r>
    </w:p>
    <w:p w14:paraId="259B2FA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2</w:t>
      </w:r>
      <w:r>
        <w:rPr>
          <w:sz w:val="24"/>
        </w:rPr>
        <w:t>]</w:t>
      </w:r>
      <w:r>
        <w:rPr>
          <w:rFonts w:ascii="宋体" w:hAnsi="宋体" w:cs="宋体" w:hint="eastAsia"/>
          <w:sz w:val="24"/>
        </w:rPr>
        <w:t>陈帅.基于</w:t>
      </w:r>
      <w:r w:rsidRPr="00CD6AF6">
        <w:rPr>
          <w:sz w:val="24"/>
        </w:rPr>
        <w:t>5</w:t>
      </w:r>
      <w:r w:rsidRPr="00802AA2">
        <w:rPr>
          <w:sz w:val="24"/>
        </w:rPr>
        <w:t>G</w:t>
      </w:r>
      <w:r>
        <w:rPr>
          <w:rFonts w:ascii="宋体" w:hAnsi="宋体" w:cs="宋体" w:hint="eastAsia"/>
          <w:sz w:val="24"/>
        </w:rPr>
        <w:t>的路灯管理控制系统设计</w:t>
      </w:r>
      <w:r>
        <w:rPr>
          <w:sz w:val="24"/>
        </w:rPr>
        <w:t>[</w:t>
      </w:r>
      <w:r w:rsidRPr="00802AA2">
        <w:rPr>
          <w:sz w:val="24"/>
        </w:rPr>
        <w:t>D</w:t>
      </w:r>
      <w:r>
        <w:rPr>
          <w:sz w:val="24"/>
        </w:rPr>
        <w:t>]</w:t>
      </w:r>
      <w:r>
        <w:rPr>
          <w:rFonts w:ascii="宋体" w:hAnsi="宋体" w:cs="宋体" w:hint="eastAsia"/>
          <w:sz w:val="24"/>
        </w:rPr>
        <w:t>.淮南：安徽理工大学,</w:t>
      </w:r>
      <w:r w:rsidRPr="00CD6AF6">
        <w:rPr>
          <w:sz w:val="24"/>
        </w:rPr>
        <w:t>2022</w:t>
      </w:r>
      <w:r>
        <w:rPr>
          <w:rFonts w:ascii="宋体" w:hAnsi="宋体" w:cs="宋体" w:hint="eastAsia"/>
          <w:sz w:val="24"/>
        </w:rPr>
        <w:t>.</w:t>
      </w:r>
    </w:p>
    <w:p w14:paraId="4D8092B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3</w:t>
      </w:r>
      <w:r>
        <w:rPr>
          <w:sz w:val="24"/>
        </w:rPr>
        <w:t>]</w:t>
      </w:r>
      <w:r>
        <w:rPr>
          <w:rFonts w:ascii="宋体" w:hAnsi="宋体" w:cs="宋体" w:hint="eastAsia"/>
          <w:sz w:val="24"/>
        </w:rPr>
        <w:t>渠元驰.基于</w:t>
      </w:r>
      <w:r w:rsidRPr="00802AA2">
        <w:rPr>
          <w:sz w:val="24"/>
        </w:rPr>
        <w:t>LoRa</w:t>
      </w:r>
      <w:r>
        <w:rPr>
          <w:rFonts w:ascii="宋体" w:hAnsi="宋体" w:cs="宋体" w:hint="eastAsia"/>
          <w:sz w:val="24"/>
        </w:rPr>
        <w:t>的智慧路灯控制系统设计与实现</w:t>
      </w:r>
      <w:r>
        <w:rPr>
          <w:sz w:val="24"/>
        </w:rPr>
        <w:t>[</w:t>
      </w:r>
      <w:r w:rsidRPr="00802AA2">
        <w:rPr>
          <w:sz w:val="24"/>
        </w:rPr>
        <w:t>D</w:t>
      </w:r>
      <w:r>
        <w:rPr>
          <w:sz w:val="24"/>
        </w:rPr>
        <w:t>]</w:t>
      </w:r>
      <w:r>
        <w:rPr>
          <w:rFonts w:ascii="宋体" w:hAnsi="宋体" w:cs="宋体" w:hint="eastAsia"/>
          <w:sz w:val="24"/>
        </w:rPr>
        <w:t>.昆明：云南大学,</w:t>
      </w:r>
      <w:r w:rsidRPr="00CD6AF6">
        <w:rPr>
          <w:sz w:val="24"/>
        </w:rPr>
        <w:t>2022</w:t>
      </w:r>
      <w:r>
        <w:rPr>
          <w:rFonts w:ascii="宋体" w:hAnsi="宋体" w:cs="宋体" w:hint="eastAsia"/>
          <w:sz w:val="24"/>
        </w:rPr>
        <w:t>.</w:t>
      </w:r>
    </w:p>
    <w:p w14:paraId="5889E11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4</w:t>
      </w:r>
      <w:r>
        <w:rPr>
          <w:sz w:val="24"/>
        </w:rPr>
        <w:t>]</w:t>
      </w:r>
      <w:r>
        <w:rPr>
          <w:rFonts w:ascii="宋体" w:hAnsi="宋体" w:cs="宋体" w:hint="eastAsia"/>
          <w:sz w:val="24"/>
        </w:rPr>
        <w:t>李璐,李昆杰,刘硕累,等.基于物联网的园区智慧路灯控制系统设计</w:t>
      </w:r>
      <w:r>
        <w:rPr>
          <w:sz w:val="24"/>
        </w:rPr>
        <w:t>[</w:t>
      </w:r>
      <w:r w:rsidRPr="00802AA2">
        <w:rPr>
          <w:sz w:val="24"/>
        </w:rPr>
        <w:t>J</w:t>
      </w:r>
      <w:r>
        <w:rPr>
          <w:sz w:val="24"/>
        </w:rPr>
        <w:t>]</w:t>
      </w:r>
      <w:r>
        <w:rPr>
          <w:rFonts w:ascii="宋体" w:hAnsi="宋体" w:cs="宋体" w:hint="eastAsia"/>
          <w:sz w:val="24"/>
        </w:rPr>
        <w:t>.湘南学院学报,</w:t>
      </w:r>
      <w:r w:rsidRPr="00CD6AF6">
        <w:rPr>
          <w:sz w:val="24"/>
        </w:rPr>
        <w:t>2022</w:t>
      </w:r>
      <w:r>
        <w:rPr>
          <w:sz w:val="24"/>
        </w:rPr>
        <w:t>,</w:t>
      </w:r>
      <w:r w:rsidRPr="00CD6AF6">
        <w:rPr>
          <w:sz w:val="24"/>
        </w:rPr>
        <w:t>43</w:t>
      </w:r>
      <w:r>
        <w:rPr>
          <w:sz w:val="24"/>
        </w:rPr>
        <w:t>(</w:t>
      </w:r>
      <w:r w:rsidRPr="00CD6AF6">
        <w:rPr>
          <w:sz w:val="24"/>
        </w:rPr>
        <w:t>02</w:t>
      </w:r>
      <w:r>
        <w:rPr>
          <w:sz w:val="24"/>
        </w:rPr>
        <w:t>):</w:t>
      </w:r>
      <w:r w:rsidRPr="00CD6AF6">
        <w:rPr>
          <w:sz w:val="24"/>
        </w:rPr>
        <w:t>97</w:t>
      </w:r>
      <w:r>
        <w:rPr>
          <w:sz w:val="24"/>
        </w:rPr>
        <w:t>-</w:t>
      </w:r>
      <w:r w:rsidRPr="00CD6AF6">
        <w:rPr>
          <w:sz w:val="24"/>
        </w:rPr>
        <w:t>103</w:t>
      </w:r>
      <w:r>
        <w:rPr>
          <w:rFonts w:ascii="宋体" w:hAnsi="宋体" w:cs="宋体" w:hint="eastAsia"/>
          <w:sz w:val="24"/>
        </w:rPr>
        <w:t>.</w:t>
      </w:r>
    </w:p>
    <w:p w14:paraId="3C8CB19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5</w:t>
      </w:r>
      <w:r>
        <w:rPr>
          <w:sz w:val="24"/>
        </w:rPr>
        <w:t>]</w:t>
      </w:r>
      <w:r>
        <w:rPr>
          <w:rFonts w:ascii="宋体" w:hAnsi="宋体" w:cs="宋体" w:hint="eastAsia"/>
          <w:sz w:val="24"/>
        </w:rPr>
        <w:t>张基延.智慧路灯（灯杆）控制系统设计</w:t>
      </w:r>
      <w:r>
        <w:rPr>
          <w:sz w:val="24"/>
        </w:rPr>
        <w:t>[</w:t>
      </w:r>
      <w:r w:rsidRPr="00802AA2">
        <w:rPr>
          <w:sz w:val="24"/>
        </w:rPr>
        <w:t>D</w:t>
      </w:r>
      <w:r>
        <w:rPr>
          <w:sz w:val="24"/>
        </w:rPr>
        <w:t>]</w:t>
      </w:r>
      <w:r>
        <w:rPr>
          <w:rFonts w:ascii="宋体" w:hAnsi="宋体" w:cs="宋体" w:hint="eastAsia"/>
          <w:sz w:val="24"/>
        </w:rPr>
        <w:t>.杭州：杭州电子科技大学,</w:t>
      </w:r>
      <w:r w:rsidRPr="00CD6AF6">
        <w:rPr>
          <w:sz w:val="24"/>
        </w:rPr>
        <w:t>2023</w:t>
      </w:r>
      <w:r>
        <w:rPr>
          <w:rFonts w:ascii="宋体" w:hAnsi="宋体" w:cs="宋体" w:hint="eastAsia"/>
          <w:sz w:val="24"/>
        </w:rPr>
        <w:t>.</w:t>
      </w:r>
    </w:p>
    <w:p w14:paraId="7C864C0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6</w:t>
      </w:r>
      <w:r>
        <w:rPr>
          <w:sz w:val="24"/>
        </w:rPr>
        <w:t>]</w:t>
      </w:r>
      <w:r>
        <w:rPr>
          <w:rFonts w:ascii="宋体" w:hAnsi="宋体" w:cs="宋体" w:hint="eastAsia"/>
          <w:sz w:val="24"/>
        </w:rPr>
        <w:t>胡蝶影.智慧路灯控制系统设计与算法研究</w:t>
      </w:r>
      <w:r>
        <w:rPr>
          <w:sz w:val="24"/>
        </w:rPr>
        <w:t>[</w:t>
      </w:r>
      <w:r w:rsidRPr="00802AA2">
        <w:rPr>
          <w:sz w:val="24"/>
        </w:rPr>
        <w:t>D</w:t>
      </w:r>
      <w:r>
        <w:rPr>
          <w:sz w:val="24"/>
        </w:rPr>
        <w:t>]</w:t>
      </w:r>
      <w:r>
        <w:rPr>
          <w:rFonts w:ascii="宋体" w:hAnsi="宋体" w:cs="宋体" w:hint="eastAsia"/>
          <w:sz w:val="24"/>
        </w:rPr>
        <w:t>.重庆：重庆理工大学,</w:t>
      </w:r>
      <w:r w:rsidRPr="00CD6AF6">
        <w:rPr>
          <w:sz w:val="24"/>
        </w:rPr>
        <w:t>2023</w:t>
      </w:r>
      <w:r>
        <w:rPr>
          <w:rFonts w:ascii="宋体" w:hAnsi="宋体" w:cs="宋体" w:hint="eastAsia"/>
          <w:sz w:val="24"/>
        </w:rPr>
        <w:t>.</w:t>
      </w:r>
    </w:p>
    <w:p w14:paraId="471F24F2"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7</w:t>
      </w:r>
      <w:r>
        <w:rPr>
          <w:sz w:val="24"/>
        </w:rPr>
        <w:t>]</w:t>
      </w:r>
      <w:r>
        <w:rPr>
          <w:rFonts w:ascii="宋体" w:hAnsi="宋体" w:cs="宋体" w:hint="eastAsia"/>
          <w:sz w:val="24"/>
        </w:rPr>
        <w:t>张桂莲,郑炎辉,石宜金.基于物联网的智慧路灯模拟控制系统设计与实现</w:t>
      </w:r>
      <w:r>
        <w:rPr>
          <w:sz w:val="24"/>
        </w:rPr>
        <w:t>[</w:t>
      </w:r>
      <w:r w:rsidRPr="00802AA2">
        <w:rPr>
          <w:sz w:val="24"/>
        </w:rPr>
        <w:t>J</w:t>
      </w:r>
      <w:r>
        <w:rPr>
          <w:sz w:val="24"/>
        </w:rPr>
        <w:t>]</w:t>
      </w:r>
      <w:r>
        <w:rPr>
          <w:rFonts w:ascii="宋体" w:hAnsi="宋体" w:cs="宋体" w:hint="eastAsia"/>
          <w:sz w:val="24"/>
        </w:rPr>
        <w:t>.电子制作,</w:t>
      </w:r>
      <w:r w:rsidRPr="00CD6AF6">
        <w:rPr>
          <w:sz w:val="24"/>
        </w:rPr>
        <w:t>2024</w:t>
      </w:r>
      <w:r>
        <w:rPr>
          <w:sz w:val="24"/>
        </w:rPr>
        <w:t>,</w:t>
      </w:r>
      <w:r w:rsidRPr="00CD6AF6">
        <w:rPr>
          <w:sz w:val="24"/>
        </w:rPr>
        <w:t>32</w:t>
      </w:r>
      <w:r>
        <w:rPr>
          <w:sz w:val="24"/>
        </w:rPr>
        <w:t>(</w:t>
      </w:r>
      <w:r w:rsidRPr="00CD6AF6">
        <w:rPr>
          <w:sz w:val="24"/>
        </w:rPr>
        <w:t>01</w:t>
      </w:r>
      <w:r>
        <w:rPr>
          <w:sz w:val="24"/>
        </w:rPr>
        <w:t>):</w:t>
      </w:r>
      <w:r w:rsidRPr="00CD6AF6">
        <w:rPr>
          <w:sz w:val="24"/>
        </w:rPr>
        <w:t>61</w:t>
      </w:r>
      <w:r>
        <w:rPr>
          <w:sz w:val="24"/>
        </w:rPr>
        <w:t>-</w:t>
      </w:r>
      <w:r w:rsidRPr="00CD6AF6">
        <w:rPr>
          <w:sz w:val="24"/>
        </w:rPr>
        <w:t>64</w:t>
      </w:r>
      <w:r>
        <w:rPr>
          <w:sz w:val="24"/>
        </w:rPr>
        <w:t>+</w:t>
      </w:r>
      <w:r w:rsidRPr="00CD6AF6">
        <w:rPr>
          <w:sz w:val="24"/>
        </w:rPr>
        <w:t>7</w:t>
      </w:r>
      <w:r>
        <w:rPr>
          <w:rFonts w:ascii="宋体" w:hAnsi="宋体" w:cs="宋体" w:hint="eastAsia"/>
          <w:sz w:val="24"/>
        </w:rPr>
        <w:t>.</w:t>
      </w:r>
    </w:p>
    <w:p w14:paraId="10D93C8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8</w:t>
      </w:r>
      <w:r>
        <w:rPr>
          <w:sz w:val="24"/>
        </w:rPr>
        <w:t>]</w:t>
      </w:r>
      <w:r>
        <w:rPr>
          <w:rFonts w:ascii="宋体" w:hAnsi="宋体" w:cs="宋体" w:hint="eastAsia"/>
          <w:sz w:val="24"/>
        </w:rPr>
        <w:t>罗青青,周正贵,方银银.基于</w:t>
      </w:r>
      <w:r w:rsidRPr="00802AA2">
        <w:rPr>
          <w:sz w:val="24"/>
        </w:rPr>
        <w:t>NB</w:t>
      </w:r>
      <w:r>
        <w:rPr>
          <w:sz w:val="24"/>
        </w:rPr>
        <w:t>-</w:t>
      </w:r>
      <w:r w:rsidRPr="00802AA2">
        <w:rPr>
          <w:sz w:val="24"/>
        </w:rPr>
        <w:t>IoT</w:t>
      </w:r>
      <w:r>
        <w:rPr>
          <w:rFonts w:ascii="宋体" w:hAnsi="宋体" w:cs="宋体" w:hint="eastAsia"/>
          <w:sz w:val="24"/>
        </w:rPr>
        <w:t>的智慧路灯检测系统</w:t>
      </w:r>
      <w:r>
        <w:rPr>
          <w:sz w:val="24"/>
        </w:rPr>
        <w:t>[</w:t>
      </w:r>
      <w:r w:rsidRPr="00802AA2">
        <w:rPr>
          <w:sz w:val="24"/>
        </w:rPr>
        <w:t>J</w:t>
      </w:r>
      <w:r>
        <w:rPr>
          <w:sz w:val="24"/>
        </w:rPr>
        <w:t>]</w:t>
      </w:r>
      <w:r>
        <w:rPr>
          <w:rFonts w:ascii="宋体" w:hAnsi="宋体" w:cs="宋体" w:hint="eastAsia"/>
          <w:sz w:val="24"/>
        </w:rPr>
        <w:t>.通化师范学院学报,</w:t>
      </w:r>
      <w:r w:rsidRPr="00CD6AF6">
        <w:rPr>
          <w:sz w:val="24"/>
        </w:rPr>
        <w:t>2023</w:t>
      </w:r>
      <w:r>
        <w:rPr>
          <w:sz w:val="24"/>
        </w:rPr>
        <w:t>,</w:t>
      </w:r>
      <w:r w:rsidRPr="00CD6AF6">
        <w:rPr>
          <w:sz w:val="24"/>
        </w:rPr>
        <w:t>44</w:t>
      </w:r>
      <w:r>
        <w:rPr>
          <w:sz w:val="24"/>
        </w:rPr>
        <w:t>(</w:t>
      </w:r>
      <w:r w:rsidRPr="00CD6AF6">
        <w:rPr>
          <w:sz w:val="24"/>
        </w:rPr>
        <w:t>08</w:t>
      </w:r>
      <w:r>
        <w:rPr>
          <w:sz w:val="24"/>
        </w:rPr>
        <w:t>):</w:t>
      </w:r>
      <w:r w:rsidRPr="00CD6AF6">
        <w:rPr>
          <w:sz w:val="24"/>
        </w:rPr>
        <w:t>1</w:t>
      </w:r>
      <w:r>
        <w:rPr>
          <w:sz w:val="24"/>
        </w:rPr>
        <w:t>-</w:t>
      </w:r>
      <w:r w:rsidRPr="00CD6AF6">
        <w:rPr>
          <w:sz w:val="24"/>
        </w:rPr>
        <w:t>8</w:t>
      </w:r>
      <w:r>
        <w:rPr>
          <w:rFonts w:ascii="宋体" w:hAnsi="宋体" w:cs="宋体" w:hint="eastAsia"/>
          <w:sz w:val="24"/>
        </w:rPr>
        <w:t>.</w:t>
      </w:r>
    </w:p>
    <w:p w14:paraId="78F47829"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9</w:t>
      </w:r>
      <w:r>
        <w:rPr>
          <w:sz w:val="24"/>
        </w:rPr>
        <w:t>]</w:t>
      </w:r>
      <w:r>
        <w:rPr>
          <w:rFonts w:ascii="宋体" w:hAnsi="宋体" w:cs="宋体" w:hint="eastAsia"/>
          <w:sz w:val="24"/>
        </w:rPr>
        <w:t>刘雪芹,朱颖,张剑云,等.基于</w:t>
      </w:r>
      <w:r w:rsidRPr="00802AA2">
        <w:rPr>
          <w:sz w:val="24"/>
        </w:rPr>
        <w:t>ZigBee</w:t>
      </w:r>
      <w:r>
        <w:rPr>
          <w:rFonts w:ascii="宋体" w:hAnsi="宋体" w:cs="宋体" w:hint="eastAsia"/>
          <w:sz w:val="24"/>
        </w:rPr>
        <w:t>自组网</w:t>
      </w:r>
      <w:r w:rsidRPr="00802AA2">
        <w:rPr>
          <w:sz w:val="24"/>
        </w:rPr>
        <w:t>Mesh</w:t>
      </w:r>
      <w:r>
        <w:rPr>
          <w:rFonts w:ascii="宋体" w:hAnsi="宋体" w:cs="宋体" w:hint="eastAsia"/>
          <w:sz w:val="24"/>
        </w:rPr>
        <w:t>网络的智慧路灯系统设计</w:t>
      </w:r>
      <w:r>
        <w:rPr>
          <w:sz w:val="24"/>
        </w:rPr>
        <w:t>[</w:t>
      </w:r>
      <w:r w:rsidRPr="00802AA2">
        <w:rPr>
          <w:sz w:val="24"/>
        </w:rPr>
        <w:t>J</w:t>
      </w:r>
      <w:r>
        <w:rPr>
          <w:sz w:val="24"/>
        </w:rPr>
        <w:t>]</w:t>
      </w:r>
      <w:r>
        <w:rPr>
          <w:rFonts w:ascii="宋体" w:hAnsi="宋体" w:cs="宋体" w:hint="eastAsia"/>
          <w:sz w:val="24"/>
        </w:rPr>
        <w:t>.现代电子技术,</w:t>
      </w:r>
      <w:r w:rsidRPr="00CD6AF6">
        <w:rPr>
          <w:sz w:val="24"/>
        </w:rPr>
        <w:t>2023</w:t>
      </w:r>
      <w:r>
        <w:rPr>
          <w:sz w:val="24"/>
        </w:rPr>
        <w:t>,</w:t>
      </w:r>
      <w:r w:rsidRPr="00CD6AF6">
        <w:rPr>
          <w:sz w:val="24"/>
        </w:rPr>
        <w:t>46</w:t>
      </w:r>
      <w:r>
        <w:rPr>
          <w:sz w:val="24"/>
        </w:rPr>
        <w:t>(</w:t>
      </w:r>
      <w:r w:rsidRPr="00CD6AF6">
        <w:rPr>
          <w:sz w:val="24"/>
        </w:rPr>
        <w:t>13</w:t>
      </w:r>
      <w:r>
        <w:rPr>
          <w:sz w:val="24"/>
        </w:rPr>
        <w:t>):</w:t>
      </w:r>
      <w:r w:rsidRPr="00CD6AF6">
        <w:rPr>
          <w:sz w:val="24"/>
        </w:rPr>
        <w:t>19</w:t>
      </w:r>
      <w:r>
        <w:rPr>
          <w:sz w:val="24"/>
        </w:rPr>
        <w:t>-</w:t>
      </w:r>
      <w:r w:rsidRPr="00CD6AF6">
        <w:rPr>
          <w:sz w:val="24"/>
        </w:rPr>
        <w:t>24</w:t>
      </w:r>
      <w:r>
        <w:rPr>
          <w:rFonts w:ascii="宋体" w:hAnsi="宋体" w:cs="宋体" w:hint="eastAsia"/>
          <w:sz w:val="24"/>
        </w:rPr>
        <w:t>.</w:t>
      </w:r>
    </w:p>
    <w:p w14:paraId="55B2AAAA"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10</w:t>
      </w:r>
      <w:r>
        <w:rPr>
          <w:sz w:val="24"/>
        </w:rPr>
        <w:t>]</w:t>
      </w:r>
      <w:r>
        <w:rPr>
          <w:rFonts w:ascii="宋体" w:hAnsi="宋体" w:cs="宋体" w:hint="eastAsia"/>
          <w:sz w:val="24"/>
        </w:rPr>
        <w:t>王鹏举,经本钦,嵇建波,等.智慧路灯自动控制与测试装置的设计与实现</w:t>
      </w:r>
      <w:r>
        <w:rPr>
          <w:sz w:val="24"/>
        </w:rPr>
        <w:t>[</w:t>
      </w:r>
      <w:r w:rsidRPr="00802AA2">
        <w:rPr>
          <w:sz w:val="24"/>
        </w:rPr>
        <w:t>J</w:t>
      </w:r>
      <w:r>
        <w:rPr>
          <w:sz w:val="24"/>
        </w:rPr>
        <w:t>]</w:t>
      </w:r>
      <w:r>
        <w:rPr>
          <w:rFonts w:ascii="宋体" w:hAnsi="宋体" w:cs="宋体" w:hint="eastAsia"/>
          <w:sz w:val="24"/>
        </w:rPr>
        <w:t>.计算机应用与软件,</w:t>
      </w:r>
      <w:r w:rsidRPr="00CD6AF6">
        <w:rPr>
          <w:sz w:val="24"/>
        </w:rPr>
        <w:t>2023</w:t>
      </w:r>
      <w:r>
        <w:rPr>
          <w:sz w:val="24"/>
        </w:rPr>
        <w:t>,</w:t>
      </w:r>
      <w:r w:rsidRPr="00CD6AF6">
        <w:rPr>
          <w:sz w:val="24"/>
        </w:rPr>
        <w:t>40</w:t>
      </w:r>
      <w:r>
        <w:rPr>
          <w:sz w:val="24"/>
        </w:rPr>
        <w:t>(</w:t>
      </w:r>
      <w:r w:rsidRPr="00CD6AF6">
        <w:rPr>
          <w:sz w:val="24"/>
        </w:rPr>
        <w:t>01</w:t>
      </w:r>
      <w:r>
        <w:rPr>
          <w:sz w:val="24"/>
        </w:rPr>
        <w:t>):</w:t>
      </w:r>
      <w:r w:rsidRPr="00CD6AF6">
        <w:rPr>
          <w:sz w:val="24"/>
        </w:rPr>
        <w:t>129</w:t>
      </w:r>
      <w:r>
        <w:rPr>
          <w:sz w:val="24"/>
        </w:rPr>
        <w:t>-</w:t>
      </w:r>
      <w:r w:rsidRPr="00CD6AF6">
        <w:rPr>
          <w:sz w:val="24"/>
        </w:rPr>
        <w:t>133</w:t>
      </w:r>
      <w:r>
        <w:rPr>
          <w:sz w:val="24"/>
        </w:rPr>
        <w:t>+</w:t>
      </w:r>
      <w:r w:rsidRPr="00CD6AF6">
        <w:rPr>
          <w:sz w:val="24"/>
        </w:rPr>
        <w:t>183</w:t>
      </w:r>
      <w:r>
        <w:rPr>
          <w:rFonts w:ascii="宋体" w:hAnsi="宋体" w:cs="宋体" w:hint="eastAsia"/>
          <w:sz w:val="24"/>
        </w:rPr>
        <w:t>.</w:t>
      </w:r>
    </w:p>
    <w:p w14:paraId="424A19A5"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11</w:t>
      </w:r>
      <w:r>
        <w:rPr>
          <w:sz w:val="24"/>
        </w:rPr>
        <w:t>]</w:t>
      </w:r>
      <w:r>
        <w:rPr>
          <w:rFonts w:ascii="宋体" w:hAnsi="宋体" w:cs="宋体" w:hint="eastAsia"/>
          <w:sz w:val="24"/>
        </w:rPr>
        <w:t>郑雄文,陈育,李志梅.</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.光源与照明,</w:t>
      </w:r>
      <w:r w:rsidRPr="00CD6AF6">
        <w:rPr>
          <w:sz w:val="24"/>
        </w:rPr>
        <w:t>2022</w:t>
      </w:r>
      <w:r>
        <w:rPr>
          <w:sz w:val="24"/>
        </w:rPr>
        <w:t>,(</w:t>
      </w:r>
      <w:r w:rsidRPr="00CD6AF6">
        <w:rPr>
          <w:sz w:val="24"/>
        </w:rPr>
        <w:t>11</w:t>
      </w:r>
      <w:r>
        <w:rPr>
          <w:sz w:val="24"/>
        </w:rPr>
        <w:t>):</w:t>
      </w:r>
      <w:r w:rsidRPr="00CD6AF6">
        <w:rPr>
          <w:sz w:val="24"/>
        </w:rPr>
        <w:t>47</w:t>
      </w:r>
      <w:r>
        <w:rPr>
          <w:sz w:val="24"/>
        </w:rPr>
        <w:t>-</w:t>
      </w:r>
      <w:r w:rsidRPr="00CD6AF6">
        <w:rPr>
          <w:sz w:val="24"/>
        </w:rPr>
        <w:t>49</w:t>
      </w:r>
      <w:r>
        <w:rPr>
          <w:rFonts w:ascii="宋体" w:hAnsi="宋体" w:cs="宋体" w:hint="eastAsia"/>
          <w:sz w:val="24"/>
        </w:rPr>
        <w:t>.</w:t>
      </w:r>
    </w:p>
    <w:p w14:paraId="2FC69946"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12</w:t>
      </w:r>
      <w:r>
        <w:rPr>
          <w:sz w:val="24"/>
        </w:rPr>
        <w:t>]</w:t>
      </w:r>
      <w:r>
        <w:rPr>
          <w:rFonts w:ascii="宋体" w:hAnsi="宋体" w:cs="宋体" w:hint="eastAsia"/>
          <w:sz w:val="24"/>
        </w:rPr>
        <w:t>金承璋,孙毅,蔡卫华.</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.智能建筑与智慧城市,</w:t>
      </w:r>
      <w:r w:rsidRPr="00CD6AF6">
        <w:rPr>
          <w:sz w:val="24"/>
        </w:rPr>
        <w:t>2022</w:t>
      </w:r>
      <w:r>
        <w:rPr>
          <w:sz w:val="24"/>
        </w:rPr>
        <w:t>,(</w:t>
      </w:r>
      <w:r w:rsidRPr="00CD6AF6">
        <w:rPr>
          <w:sz w:val="24"/>
        </w:rPr>
        <w:t>07</w:t>
      </w:r>
      <w:r>
        <w:rPr>
          <w:sz w:val="24"/>
        </w:rPr>
        <w:t>):</w:t>
      </w:r>
      <w:r w:rsidRPr="00CD6AF6">
        <w:rPr>
          <w:sz w:val="24"/>
        </w:rPr>
        <w:t>174</w:t>
      </w:r>
      <w:r>
        <w:rPr>
          <w:sz w:val="24"/>
        </w:rPr>
        <w:t>-</w:t>
      </w:r>
      <w:r w:rsidRPr="00CD6AF6">
        <w:rPr>
          <w:sz w:val="24"/>
        </w:rPr>
        <w:t>176</w:t>
      </w:r>
      <w:r>
        <w:rPr>
          <w:rFonts w:ascii="宋体" w:hAnsi="宋体" w:cs="宋体" w:hint="eastAsia"/>
          <w:sz w:val="24"/>
        </w:rPr>
        <w:t>.</w:t>
      </w:r>
    </w:p>
    <w:p w14:paraId="70F2CD19" w14:textId="77777777" w:rsidR="00C511F8" w:rsidRDefault="00AF702B" w:rsidP="006621DD">
      <w:pPr>
        <w:wordWrap w:val="0"/>
        <w:spacing w:line="360" w:lineRule="auto"/>
        <w:rPr>
          <w:rFonts w:cs="宋体"/>
          <w:sz w:val="24"/>
          <w:shd w:val="clear" w:color="auto" w:fill="FFFFFF"/>
        </w:rPr>
      </w:pPr>
      <w:bookmarkStart w:id="141" w:name="_Ref135747404"/>
      <w:r>
        <w:rPr>
          <w:sz w:val="24"/>
        </w:rPr>
        <w:t>[</w:t>
      </w:r>
      <w:r w:rsidRPr="00CD6AF6">
        <w:rPr>
          <w:sz w:val="24"/>
        </w:rPr>
        <w:t>1</w:t>
      </w:r>
      <w:r w:rsidRPr="00CD6AF6">
        <w:rPr>
          <w:rFonts w:hint="eastAsia"/>
          <w:sz w:val="24"/>
        </w:rPr>
        <w:t>3</w:t>
      </w:r>
      <w:r>
        <w:rPr>
          <w:sz w:val="24"/>
        </w:rPr>
        <w:t>]</w:t>
      </w:r>
      <w:r>
        <w:rPr>
          <w:rFonts w:cstheme="minorEastAsia" w:hint="eastAsia"/>
          <w:color w:val="333333"/>
          <w:sz w:val="24"/>
          <w:shd w:val="clear" w:color="auto" w:fill="FFFFFF"/>
        </w:rPr>
        <w:t>冯娜娜，冯娟娟，杨延宁，等．基</w:t>
      </w:r>
      <w:r>
        <w:rPr>
          <w:rFonts w:cstheme="minorEastAsia"/>
          <w:color w:val="333333"/>
          <w:sz w:val="24"/>
          <w:shd w:val="clear" w:color="auto" w:fill="FFFFFF"/>
        </w:rPr>
        <w:t>于</w:t>
      </w:r>
      <w:r w:rsidRPr="00802AA2">
        <w:rPr>
          <w:bCs/>
          <w:kern w:val="0"/>
          <w:sz w:val="24"/>
        </w:rPr>
        <w:t>ESP</w:t>
      </w:r>
      <w:r w:rsidRPr="00CD6AF6">
        <w:rPr>
          <w:bCs/>
          <w:kern w:val="0"/>
          <w:sz w:val="24"/>
        </w:rPr>
        <w:t>8266</w:t>
      </w:r>
      <w:r>
        <w:rPr>
          <w:rFonts w:cstheme="minorEastAsia"/>
          <w:color w:val="333333"/>
          <w:sz w:val="24"/>
          <w:shd w:val="clear" w:color="auto" w:fill="FFFFFF"/>
        </w:rPr>
        <w:t>的可视化温湿度实时监测器的设计</w:t>
      </w:r>
      <w:r>
        <w:rPr>
          <w:rFonts w:cstheme="minorEastAsia"/>
          <w:color w:val="333333"/>
          <w:sz w:val="24"/>
          <w:shd w:val="clear" w:color="auto" w:fill="FFFFFF"/>
        </w:rPr>
        <w:t>[</w:t>
      </w:r>
      <w:r w:rsidRPr="00802AA2">
        <w:rPr>
          <w:bCs/>
          <w:kern w:val="0"/>
          <w:sz w:val="24"/>
        </w:rPr>
        <w:t>J</w:t>
      </w:r>
      <w:r>
        <w:rPr>
          <w:rFonts w:cstheme="minorEastAsia"/>
          <w:color w:val="333333"/>
          <w:sz w:val="24"/>
          <w:shd w:val="clear" w:color="auto" w:fill="FFFFFF"/>
        </w:rPr>
        <w:t>]</w:t>
      </w:r>
      <w:r>
        <w:rPr>
          <w:rFonts w:cstheme="minorEastAsia" w:hint="eastAsia"/>
          <w:color w:val="333333"/>
          <w:sz w:val="24"/>
          <w:shd w:val="clear" w:color="auto" w:fill="FFFFFF"/>
        </w:rPr>
        <w:t>．延安大学学报（自然科学版），</w:t>
      </w:r>
      <w:r w:rsidRPr="00CD6AF6">
        <w:rPr>
          <w:bCs/>
          <w:kern w:val="0"/>
          <w:sz w:val="24"/>
        </w:rPr>
        <w:t>2020</w:t>
      </w:r>
      <w:r>
        <w:rPr>
          <w:rFonts w:hint="eastAsia"/>
          <w:bCs/>
          <w:kern w:val="0"/>
          <w:sz w:val="24"/>
        </w:rPr>
        <w:t>，</w:t>
      </w:r>
      <w:r w:rsidRPr="00CD6AF6">
        <w:rPr>
          <w:bCs/>
          <w:kern w:val="0"/>
          <w:sz w:val="24"/>
        </w:rPr>
        <w:t>39</w:t>
      </w:r>
      <w:r>
        <w:rPr>
          <w:bCs/>
          <w:kern w:val="0"/>
          <w:sz w:val="24"/>
        </w:rPr>
        <w:t>(</w:t>
      </w:r>
      <w:r w:rsidRPr="00CD6AF6">
        <w:rPr>
          <w:bCs/>
          <w:kern w:val="0"/>
          <w:sz w:val="24"/>
        </w:rPr>
        <w:t>04</w:t>
      </w:r>
      <w:r>
        <w:rPr>
          <w:bCs/>
          <w:kern w:val="0"/>
          <w:sz w:val="24"/>
        </w:rPr>
        <w:t>)</w:t>
      </w:r>
      <w:r>
        <w:rPr>
          <w:rFonts w:hint="eastAsia"/>
          <w:bCs/>
          <w:kern w:val="0"/>
          <w:sz w:val="24"/>
        </w:rPr>
        <w:t>：</w:t>
      </w:r>
      <w:r w:rsidRPr="00CD6AF6">
        <w:rPr>
          <w:bCs/>
          <w:kern w:val="0"/>
          <w:sz w:val="24"/>
        </w:rPr>
        <w:t>54</w:t>
      </w:r>
      <w:r>
        <w:rPr>
          <w:bCs/>
          <w:kern w:val="0"/>
          <w:sz w:val="24"/>
        </w:rPr>
        <w:t>-</w:t>
      </w:r>
      <w:r w:rsidRPr="00CD6AF6">
        <w:rPr>
          <w:bCs/>
          <w:kern w:val="0"/>
          <w:sz w:val="24"/>
        </w:rPr>
        <w:t>57</w:t>
      </w:r>
      <w:r>
        <w:rPr>
          <w:bCs/>
          <w:kern w:val="0"/>
          <w:sz w:val="24"/>
        </w:rPr>
        <w:t>+</w:t>
      </w:r>
      <w:r w:rsidRPr="00CD6AF6">
        <w:rPr>
          <w:bCs/>
          <w:kern w:val="0"/>
          <w:sz w:val="24"/>
        </w:rPr>
        <w:t>62</w:t>
      </w:r>
      <w:bookmarkStart w:id="142" w:name="_Hlk136184927"/>
      <w:r>
        <w:rPr>
          <w:rFonts w:cstheme="minorEastAsia" w:hint="eastAsia"/>
          <w:color w:val="333333"/>
          <w:sz w:val="24"/>
          <w:shd w:val="clear" w:color="auto" w:fill="FFFFFF"/>
        </w:rPr>
        <w:t>．</w:t>
      </w:r>
      <w:bookmarkEnd w:id="141"/>
      <w:bookmarkEnd w:id="142"/>
    </w:p>
    <w:p w14:paraId="2DB31A8A" w14:textId="77777777" w:rsidR="00C511F8" w:rsidRDefault="00AF702B" w:rsidP="006621DD">
      <w:pPr>
        <w:tabs>
          <w:tab w:val="left" w:pos="1319"/>
        </w:tabs>
        <w:wordWrap w:val="0"/>
        <w:spacing w:line="360" w:lineRule="auto"/>
        <w:jc w:val="left"/>
        <w:rPr>
          <w:rFonts w:ascii="宋体" w:hAnsi="宋体" w:cs="宋体" w:hint="eastAsia"/>
          <w:sz w:val="24"/>
        </w:rPr>
      </w:pPr>
      <w:bookmarkStart w:id="143" w:name="_Ref23259"/>
      <w:r>
        <w:rPr>
          <w:sz w:val="24"/>
        </w:rPr>
        <w:t>[</w:t>
      </w:r>
      <w:r w:rsidRPr="00CD6AF6">
        <w:rPr>
          <w:sz w:val="24"/>
        </w:rPr>
        <w:t>1</w:t>
      </w:r>
      <w:r w:rsidRPr="00CD6AF6">
        <w:rPr>
          <w:rFonts w:hint="eastAsia"/>
          <w:sz w:val="24"/>
        </w:rPr>
        <w:t>4</w:t>
      </w:r>
      <w:r>
        <w:rPr>
          <w:sz w:val="24"/>
        </w:rPr>
        <w:t>]</w:t>
      </w:r>
      <w:r>
        <w:rPr>
          <w:rFonts w:hint="eastAsia"/>
          <w:sz w:val="24"/>
        </w:rPr>
        <w:t>卜永波，罗小玲，陈一．基于</w:t>
      </w:r>
      <w:r w:rsidRPr="00802AA2">
        <w:rPr>
          <w:bCs/>
          <w:kern w:val="0"/>
          <w:sz w:val="24"/>
        </w:rPr>
        <w:t>DHT</w:t>
      </w:r>
      <w:r w:rsidRPr="00CD6AF6">
        <w:rPr>
          <w:bCs/>
          <w:kern w:val="0"/>
          <w:sz w:val="24"/>
        </w:rPr>
        <w:t>11</w:t>
      </w:r>
      <w:r>
        <w:rPr>
          <w:rFonts w:hint="eastAsia"/>
          <w:sz w:val="24"/>
        </w:rPr>
        <w:t>传感器的温湿度采集系统</w:t>
      </w:r>
      <w:r>
        <w:rPr>
          <w:sz w:val="24"/>
        </w:rPr>
        <w:t>[</w:t>
      </w:r>
      <w:r w:rsidRPr="00802AA2">
        <w:rPr>
          <w:bCs/>
          <w:kern w:val="0"/>
          <w:sz w:val="24"/>
        </w:rPr>
        <w:t>J</w:t>
      </w:r>
      <w:r>
        <w:rPr>
          <w:sz w:val="24"/>
        </w:rPr>
        <w:t>]</w:t>
      </w:r>
      <w:r>
        <w:rPr>
          <w:rFonts w:hint="eastAsia"/>
          <w:sz w:val="24"/>
        </w:rPr>
        <w:t>．计算机与现代化，</w:t>
      </w:r>
      <w:r w:rsidRPr="00CD6AF6">
        <w:rPr>
          <w:bCs/>
          <w:kern w:val="0"/>
          <w:sz w:val="24"/>
        </w:rPr>
        <w:t>2013</w:t>
      </w:r>
      <w:r>
        <w:rPr>
          <w:rFonts w:hint="eastAsia"/>
          <w:bCs/>
          <w:kern w:val="0"/>
          <w:sz w:val="24"/>
        </w:rPr>
        <w:t>，</w:t>
      </w:r>
      <w:r w:rsidRPr="00CD6AF6">
        <w:rPr>
          <w:bCs/>
          <w:kern w:val="0"/>
          <w:sz w:val="24"/>
        </w:rPr>
        <w:t>219</w:t>
      </w:r>
      <w:r>
        <w:rPr>
          <w:bCs/>
          <w:kern w:val="0"/>
          <w:sz w:val="24"/>
        </w:rPr>
        <w:t>(</w:t>
      </w:r>
      <w:r w:rsidRPr="00CD6AF6">
        <w:rPr>
          <w:bCs/>
          <w:kern w:val="0"/>
          <w:sz w:val="24"/>
        </w:rPr>
        <w:t>11</w:t>
      </w:r>
      <w:r>
        <w:rPr>
          <w:bCs/>
          <w:kern w:val="0"/>
          <w:sz w:val="24"/>
        </w:rPr>
        <w:t>)</w:t>
      </w:r>
      <w:r>
        <w:rPr>
          <w:rFonts w:hint="eastAsia"/>
          <w:bCs/>
          <w:kern w:val="0"/>
          <w:sz w:val="24"/>
        </w:rPr>
        <w:t>：</w:t>
      </w:r>
      <w:r w:rsidRPr="00CD6AF6">
        <w:rPr>
          <w:bCs/>
          <w:kern w:val="0"/>
          <w:sz w:val="24"/>
        </w:rPr>
        <w:t>133</w:t>
      </w:r>
      <w:r>
        <w:rPr>
          <w:bCs/>
          <w:kern w:val="0"/>
          <w:sz w:val="24"/>
        </w:rPr>
        <w:t>-</w:t>
      </w:r>
      <w:r w:rsidRPr="00CD6AF6">
        <w:rPr>
          <w:bCs/>
          <w:kern w:val="0"/>
          <w:sz w:val="24"/>
        </w:rPr>
        <w:t>135</w:t>
      </w:r>
      <w:r>
        <w:rPr>
          <w:rFonts w:hint="eastAsia"/>
          <w:sz w:val="24"/>
        </w:rPr>
        <w:t>．</w:t>
      </w:r>
      <w:bookmarkEnd w:id="143"/>
    </w:p>
    <w:p w14:paraId="4B0DEDA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5</w:t>
      </w:r>
      <w:r>
        <w:rPr>
          <w:sz w:val="24"/>
        </w:rPr>
        <w:t>]</w:t>
      </w:r>
      <w:r w:rsidRPr="00802AA2">
        <w:rPr>
          <w:sz w:val="24"/>
        </w:rPr>
        <w:t>Mai</w:t>
      </w:r>
      <w:r>
        <w:rPr>
          <w:sz w:val="24"/>
        </w:rPr>
        <w:t xml:space="preserve"> </w:t>
      </w:r>
      <w:r w:rsidRPr="00802AA2">
        <w:rPr>
          <w:sz w:val="24"/>
        </w:rPr>
        <w:t>Y</w:t>
      </w:r>
      <w:r>
        <w:rPr>
          <w:sz w:val="24"/>
        </w:rPr>
        <w:t xml:space="preserve"> ,</w:t>
      </w:r>
      <w:r w:rsidRPr="00802AA2">
        <w:rPr>
          <w:sz w:val="24"/>
        </w:rPr>
        <w:t>Mingjing</w:t>
      </w:r>
      <w:r>
        <w:rPr>
          <w:sz w:val="24"/>
        </w:rPr>
        <w:t xml:space="preserve"> </w:t>
      </w:r>
      <w:r w:rsidRPr="00802AA2">
        <w:rPr>
          <w:sz w:val="24"/>
        </w:rPr>
        <w:t>L</w:t>
      </w:r>
      <w:r>
        <w:rPr>
          <w:sz w:val="24"/>
        </w:rPr>
        <w:t xml:space="preserve"> ,</w:t>
      </w:r>
      <w:r w:rsidRPr="00802AA2">
        <w:rPr>
          <w:sz w:val="24"/>
        </w:rPr>
        <w:t>Yingbo</w:t>
      </w:r>
      <w:r>
        <w:rPr>
          <w:sz w:val="24"/>
        </w:rPr>
        <w:t xml:space="preserve"> </w:t>
      </w:r>
      <w:r w:rsidRPr="00802AA2">
        <w:rPr>
          <w:sz w:val="24"/>
        </w:rPr>
        <w:t>P</w:t>
      </w:r>
      <w:r>
        <w:rPr>
          <w:sz w:val="24"/>
        </w:rPr>
        <w:t xml:space="preserve"> , </w:t>
      </w:r>
      <w:r w:rsidRPr="00802AA2">
        <w:rPr>
          <w:sz w:val="24"/>
        </w:rPr>
        <w:t>et</w:t>
      </w:r>
      <w:r>
        <w:rPr>
          <w:sz w:val="24"/>
        </w:rPr>
        <w:t xml:space="preserve"> </w:t>
      </w:r>
      <w:r w:rsidRPr="00802AA2">
        <w:rPr>
          <w:sz w:val="24"/>
        </w:rPr>
        <w:t>al</w:t>
      </w:r>
      <w:r>
        <w:rPr>
          <w:sz w:val="24"/>
        </w:rPr>
        <w:t xml:space="preserve">. </w:t>
      </w:r>
      <w:r w:rsidRPr="00802AA2">
        <w:rPr>
          <w:sz w:val="24"/>
        </w:rPr>
        <w:t>Research</w:t>
      </w:r>
      <w:r>
        <w:rPr>
          <w:sz w:val="24"/>
        </w:rPr>
        <w:t xml:space="preserve"> </w:t>
      </w:r>
      <w:r w:rsidRPr="00802AA2">
        <w:rPr>
          <w:sz w:val="24"/>
        </w:rPr>
        <w:t>and</w:t>
      </w:r>
      <w:r>
        <w:rPr>
          <w:sz w:val="24"/>
        </w:rPr>
        <w:t xml:space="preserve"> </w:t>
      </w:r>
      <w:r w:rsidRPr="00802AA2">
        <w:rPr>
          <w:sz w:val="24"/>
        </w:rPr>
        <w:t>Design</w:t>
      </w:r>
      <w:r>
        <w:rPr>
          <w:sz w:val="24"/>
        </w:rPr>
        <w:t xml:space="preserve"> </w:t>
      </w:r>
      <w:r w:rsidRPr="00802AA2">
        <w:rPr>
          <w:sz w:val="24"/>
        </w:rPr>
        <w:t>of</w:t>
      </w:r>
      <w:r>
        <w:rPr>
          <w:sz w:val="24"/>
        </w:rPr>
        <w:t xml:space="preserve"> </w:t>
      </w:r>
      <w:r w:rsidRPr="00802AA2">
        <w:rPr>
          <w:sz w:val="24"/>
        </w:rPr>
        <w:t>an</w:t>
      </w:r>
      <w:r>
        <w:rPr>
          <w:sz w:val="24"/>
        </w:rPr>
        <w:t xml:space="preserve"> </w:t>
      </w:r>
      <w:r w:rsidRPr="00802AA2">
        <w:rPr>
          <w:sz w:val="24"/>
        </w:rPr>
        <w:t>Intelligent</w:t>
      </w:r>
      <w:r>
        <w:rPr>
          <w:sz w:val="24"/>
        </w:rPr>
        <w:t xml:space="preserve"> </w:t>
      </w:r>
      <w:r w:rsidRPr="00802AA2">
        <w:rPr>
          <w:sz w:val="24"/>
        </w:rPr>
        <w:t>Street</w:t>
      </w:r>
      <w:r>
        <w:rPr>
          <w:sz w:val="24"/>
        </w:rPr>
        <w:t xml:space="preserve"> </w:t>
      </w:r>
      <w:r w:rsidRPr="00802AA2">
        <w:rPr>
          <w:sz w:val="24"/>
        </w:rPr>
        <w:t>Lamp</w:t>
      </w:r>
      <w:r>
        <w:rPr>
          <w:sz w:val="24"/>
        </w:rPr>
        <w:t xml:space="preserve"> </w:t>
      </w:r>
      <w:r w:rsidRPr="00802AA2">
        <w:rPr>
          <w:sz w:val="24"/>
        </w:rPr>
        <w:t>Control</w:t>
      </w:r>
      <w:r>
        <w:rPr>
          <w:sz w:val="24"/>
        </w:rPr>
        <w:t xml:space="preserve"> </w:t>
      </w:r>
      <w:r w:rsidRPr="00802AA2">
        <w:rPr>
          <w:sz w:val="24"/>
        </w:rPr>
        <w:t>System</w:t>
      </w:r>
      <w:r>
        <w:rPr>
          <w:sz w:val="24"/>
        </w:rPr>
        <w:t xml:space="preserve"> </w:t>
      </w:r>
      <w:r w:rsidRPr="00802AA2">
        <w:rPr>
          <w:sz w:val="24"/>
        </w:rPr>
        <w:t>Based</w:t>
      </w:r>
      <w:r>
        <w:rPr>
          <w:sz w:val="24"/>
        </w:rPr>
        <w:t xml:space="preserve"> </w:t>
      </w:r>
      <w:r w:rsidRPr="00802AA2">
        <w:rPr>
          <w:sz w:val="24"/>
        </w:rPr>
        <w:t>on</w:t>
      </w:r>
      <w:r>
        <w:rPr>
          <w:sz w:val="24"/>
        </w:rPr>
        <w:t xml:space="preserve"> </w:t>
      </w:r>
      <w:r w:rsidRPr="00802AA2">
        <w:rPr>
          <w:sz w:val="24"/>
        </w:rPr>
        <w:t>NB</w:t>
      </w:r>
      <w:r>
        <w:rPr>
          <w:sz w:val="24"/>
        </w:rPr>
        <w:t>-</w:t>
      </w:r>
      <w:r w:rsidRPr="00802AA2">
        <w:rPr>
          <w:sz w:val="24"/>
        </w:rPr>
        <w:t>IoT</w:t>
      </w:r>
      <w:r>
        <w:rPr>
          <w:sz w:val="24"/>
        </w:rPr>
        <w:t xml:space="preserve"> [</w:t>
      </w:r>
      <w:r w:rsidRPr="00802AA2">
        <w:rPr>
          <w:sz w:val="24"/>
        </w:rPr>
        <w:t>J</w:t>
      </w:r>
      <w:r>
        <w:rPr>
          <w:sz w:val="24"/>
        </w:rPr>
        <w:t xml:space="preserve">]. </w:t>
      </w:r>
      <w:r w:rsidRPr="00802AA2">
        <w:rPr>
          <w:sz w:val="24"/>
        </w:rPr>
        <w:t>Automatic</w:t>
      </w:r>
      <w:r>
        <w:rPr>
          <w:sz w:val="24"/>
        </w:rPr>
        <w:t xml:space="preserve"> </w:t>
      </w:r>
      <w:r w:rsidRPr="00802AA2">
        <w:rPr>
          <w:sz w:val="24"/>
        </w:rPr>
        <w:t>Control</w:t>
      </w:r>
      <w:r>
        <w:rPr>
          <w:sz w:val="24"/>
        </w:rPr>
        <w:t xml:space="preserve"> </w:t>
      </w:r>
      <w:r w:rsidRPr="00802AA2">
        <w:rPr>
          <w:sz w:val="24"/>
        </w:rPr>
        <w:t>and</w:t>
      </w:r>
      <w:r>
        <w:rPr>
          <w:sz w:val="24"/>
        </w:rPr>
        <w:t xml:space="preserve"> </w:t>
      </w:r>
      <w:r w:rsidRPr="00802AA2">
        <w:rPr>
          <w:sz w:val="24"/>
        </w:rPr>
        <w:t>Computer</w:t>
      </w:r>
      <w:r>
        <w:rPr>
          <w:sz w:val="24"/>
        </w:rPr>
        <w:t xml:space="preserve"> </w:t>
      </w:r>
      <w:r w:rsidRPr="00802AA2">
        <w:rPr>
          <w:sz w:val="24"/>
        </w:rPr>
        <w:t>Sciences</w:t>
      </w:r>
      <w:r>
        <w:rPr>
          <w:sz w:val="24"/>
        </w:rPr>
        <w:t xml:space="preserve">, </w:t>
      </w:r>
      <w:r w:rsidRPr="00CD6AF6">
        <w:rPr>
          <w:sz w:val="24"/>
        </w:rPr>
        <w:t>2024</w:t>
      </w:r>
      <w:r>
        <w:rPr>
          <w:sz w:val="24"/>
        </w:rPr>
        <w:t xml:space="preserve">, </w:t>
      </w:r>
      <w:r w:rsidRPr="00CD6AF6">
        <w:rPr>
          <w:sz w:val="24"/>
        </w:rPr>
        <w:t>58</w:t>
      </w:r>
      <w:r>
        <w:rPr>
          <w:sz w:val="24"/>
        </w:rPr>
        <w:t xml:space="preserve"> (</w:t>
      </w:r>
      <w:r w:rsidRPr="00CD6AF6">
        <w:rPr>
          <w:sz w:val="24"/>
        </w:rPr>
        <w:t>1</w:t>
      </w:r>
      <w:r>
        <w:rPr>
          <w:sz w:val="24"/>
        </w:rPr>
        <w:t xml:space="preserve">): </w:t>
      </w:r>
      <w:r w:rsidRPr="00CD6AF6">
        <w:rPr>
          <w:sz w:val="24"/>
        </w:rPr>
        <w:t>78</w:t>
      </w:r>
      <w:r>
        <w:rPr>
          <w:sz w:val="24"/>
        </w:rPr>
        <w:t>-</w:t>
      </w:r>
      <w:r w:rsidRPr="00CD6AF6">
        <w:rPr>
          <w:sz w:val="24"/>
        </w:rPr>
        <w:t>89</w:t>
      </w:r>
      <w:r>
        <w:rPr>
          <w:sz w:val="24"/>
        </w:rPr>
        <w:t>.</w:t>
      </w:r>
    </w:p>
    <w:p w14:paraId="70642C56"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6</w:t>
      </w:r>
      <w:r>
        <w:rPr>
          <w:sz w:val="24"/>
        </w:rPr>
        <w:t>]</w:t>
      </w:r>
      <w:r w:rsidRPr="00802AA2">
        <w:rPr>
          <w:sz w:val="24"/>
        </w:rPr>
        <w:t>Liu</w:t>
      </w:r>
      <w:r>
        <w:rPr>
          <w:sz w:val="24"/>
        </w:rPr>
        <w:t xml:space="preserve"> </w:t>
      </w:r>
      <w:r w:rsidRPr="00802AA2">
        <w:rPr>
          <w:sz w:val="24"/>
        </w:rPr>
        <w:t>M</w:t>
      </w:r>
      <w:r>
        <w:rPr>
          <w:sz w:val="24"/>
        </w:rPr>
        <w:t xml:space="preserve"> . </w:t>
      </w:r>
      <w:r w:rsidRPr="00802AA2">
        <w:rPr>
          <w:sz w:val="24"/>
        </w:rPr>
        <w:t>Campus</w:t>
      </w:r>
      <w:r>
        <w:rPr>
          <w:sz w:val="24"/>
        </w:rPr>
        <w:t xml:space="preserve"> </w:t>
      </w:r>
      <w:r w:rsidRPr="00802AA2">
        <w:rPr>
          <w:sz w:val="24"/>
        </w:rPr>
        <w:t>smart</w:t>
      </w:r>
      <w:r>
        <w:rPr>
          <w:sz w:val="24"/>
        </w:rPr>
        <w:t xml:space="preserve"> </w:t>
      </w:r>
      <w:r w:rsidRPr="00802AA2">
        <w:rPr>
          <w:sz w:val="24"/>
        </w:rPr>
        <w:t>street</w:t>
      </w:r>
      <w:r>
        <w:rPr>
          <w:sz w:val="24"/>
        </w:rPr>
        <w:t xml:space="preserve"> </w:t>
      </w:r>
      <w:r w:rsidRPr="00802AA2">
        <w:rPr>
          <w:sz w:val="24"/>
        </w:rPr>
        <w:t>lamps</w:t>
      </w:r>
      <w:r>
        <w:rPr>
          <w:sz w:val="24"/>
        </w:rPr>
        <w:t xml:space="preserve"> </w:t>
      </w:r>
      <w:r w:rsidRPr="00802AA2">
        <w:rPr>
          <w:sz w:val="24"/>
        </w:rPr>
        <w:t>using</w:t>
      </w:r>
      <w:r>
        <w:rPr>
          <w:sz w:val="24"/>
        </w:rPr>
        <w:t xml:space="preserve"> </w:t>
      </w:r>
      <w:r w:rsidRPr="00802AA2">
        <w:rPr>
          <w:sz w:val="24"/>
        </w:rPr>
        <w:t>internet</w:t>
      </w:r>
      <w:r>
        <w:rPr>
          <w:sz w:val="24"/>
        </w:rPr>
        <w:t xml:space="preserve"> </w:t>
      </w:r>
      <w:r w:rsidRPr="00802AA2">
        <w:rPr>
          <w:sz w:val="24"/>
        </w:rPr>
        <w:t>of</w:t>
      </w:r>
      <w:r>
        <w:rPr>
          <w:sz w:val="24"/>
        </w:rPr>
        <w:t xml:space="preserve"> </w:t>
      </w:r>
      <w:r w:rsidRPr="00802AA2">
        <w:rPr>
          <w:sz w:val="24"/>
        </w:rPr>
        <w:t>things</w:t>
      </w:r>
      <w:r>
        <w:rPr>
          <w:sz w:val="24"/>
        </w:rPr>
        <w:t xml:space="preserve"> </w:t>
      </w:r>
      <w:r w:rsidRPr="00802AA2">
        <w:rPr>
          <w:sz w:val="24"/>
        </w:rPr>
        <w:t>technology</w:t>
      </w:r>
      <w:r>
        <w:rPr>
          <w:sz w:val="24"/>
        </w:rPr>
        <w:t xml:space="preserve"> [</w:t>
      </w:r>
      <w:r w:rsidRPr="00802AA2">
        <w:rPr>
          <w:sz w:val="24"/>
        </w:rPr>
        <w:t>J</w:t>
      </w:r>
      <w:r>
        <w:rPr>
          <w:sz w:val="24"/>
        </w:rPr>
        <w:t xml:space="preserve">]. </w:t>
      </w:r>
      <w:r w:rsidRPr="00802AA2">
        <w:rPr>
          <w:sz w:val="24"/>
        </w:rPr>
        <w:t>International</w:t>
      </w:r>
      <w:r>
        <w:rPr>
          <w:sz w:val="24"/>
        </w:rPr>
        <w:t xml:space="preserve"> </w:t>
      </w:r>
      <w:r w:rsidRPr="00802AA2">
        <w:rPr>
          <w:sz w:val="24"/>
        </w:rPr>
        <w:t>Journal</w:t>
      </w:r>
      <w:r>
        <w:rPr>
          <w:sz w:val="24"/>
        </w:rPr>
        <w:t xml:space="preserve"> </w:t>
      </w:r>
      <w:r w:rsidRPr="00802AA2">
        <w:rPr>
          <w:sz w:val="24"/>
        </w:rPr>
        <w:t>of</w:t>
      </w:r>
      <w:r>
        <w:rPr>
          <w:sz w:val="24"/>
        </w:rPr>
        <w:t xml:space="preserve"> </w:t>
      </w:r>
      <w:r w:rsidRPr="00802AA2">
        <w:rPr>
          <w:sz w:val="24"/>
        </w:rPr>
        <w:t>Critical</w:t>
      </w:r>
      <w:r>
        <w:rPr>
          <w:sz w:val="24"/>
        </w:rPr>
        <w:t xml:space="preserve"> </w:t>
      </w:r>
      <w:r w:rsidRPr="00802AA2">
        <w:rPr>
          <w:sz w:val="24"/>
        </w:rPr>
        <w:t>Infrastructures</w:t>
      </w:r>
      <w:r>
        <w:rPr>
          <w:sz w:val="24"/>
        </w:rPr>
        <w:t xml:space="preserve">, </w:t>
      </w:r>
      <w:r w:rsidRPr="00CD6AF6">
        <w:rPr>
          <w:sz w:val="24"/>
        </w:rPr>
        <w:t>2023</w:t>
      </w:r>
      <w:r>
        <w:rPr>
          <w:sz w:val="24"/>
        </w:rPr>
        <w:t xml:space="preserve">, </w:t>
      </w:r>
      <w:r w:rsidRPr="00CD6AF6">
        <w:rPr>
          <w:sz w:val="24"/>
        </w:rPr>
        <w:t>19</w:t>
      </w:r>
      <w:r>
        <w:rPr>
          <w:sz w:val="24"/>
        </w:rPr>
        <w:t xml:space="preserve"> (</w:t>
      </w:r>
      <w:r w:rsidRPr="00CD6AF6">
        <w:rPr>
          <w:sz w:val="24"/>
        </w:rPr>
        <w:t>4</w:t>
      </w:r>
      <w:r>
        <w:rPr>
          <w:sz w:val="24"/>
        </w:rPr>
        <w:t xml:space="preserve">): </w:t>
      </w:r>
      <w:r w:rsidRPr="00CD6AF6">
        <w:rPr>
          <w:sz w:val="24"/>
        </w:rPr>
        <w:t>291</w:t>
      </w:r>
      <w:r>
        <w:rPr>
          <w:sz w:val="24"/>
        </w:rPr>
        <w:t>-</w:t>
      </w:r>
      <w:r w:rsidRPr="00CD6AF6">
        <w:rPr>
          <w:sz w:val="24"/>
        </w:rPr>
        <w:t>300</w:t>
      </w:r>
      <w:r>
        <w:rPr>
          <w:sz w:val="24"/>
        </w:rPr>
        <w:t xml:space="preserve">. </w:t>
      </w:r>
    </w:p>
    <w:p w14:paraId="4E05D04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7</w:t>
      </w:r>
      <w:r>
        <w:rPr>
          <w:sz w:val="24"/>
        </w:rPr>
        <w:t>]</w:t>
      </w:r>
      <w:r w:rsidRPr="00802AA2">
        <w:rPr>
          <w:sz w:val="24"/>
        </w:rPr>
        <w:t>Khaula</w:t>
      </w:r>
      <w:r>
        <w:rPr>
          <w:sz w:val="24"/>
        </w:rPr>
        <w:t xml:space="preserve"> </w:t>
      </w:r>
      <w:r w:rsidRPr="00802AA2">
        <w:rPr>
          <w:sz w:val="24"/>
        </w:rPr>
        <w:t>A</w:t>
      </w:r>
      <w:r>
        <w:rPr>
          <w:sz w:val="24"/>
        </w:rPr>
        <w:t xml:space="preserve"> ,</w:t>
      </w:r>
      <w:r w:rsidRPr="00802AA2">
        <w:rPr>
          <w:sz w:val="24"/>
        </w:rPr>
        <w:t>Rhman</w:t>
      </w:r>
      <w:r>
        <w:rPr>
          <w:sz w:val="24"/>
        </w:rPr>
        <w:t xml:space="preserve"> </w:t>
      </w:r>
      <w:r w:rsidRPr="00802AA2">
        <w:rPr>
          <w:sz w:val="24"/>
        </w:rPr>
        <w:t>A</w:t>
      </w:r>
      <w:r>
        <w:rPr>
          <w:sz w:val="24"/>
        </w:rPr>
        <w:t xml:space="preserve"> </w:t>
      </w:r>
      <w:r w:rsidRPr="00802AA2">
        <w:rPr>
          <w:sz w:val="24"/>
        </w:rPr>
        <w:t>F</w:t>
      </w:r>
      <w:r>
        <w:rPr>
          <w:sz w:val="24"/>
        </w:rPr>
        <w:t xml:space="preserve"> </w:t>
      </w:r>
      <w:r w:rsidRPr="00802AA2">
        <w:rPr>
          <w:sz w:val="24"/>
        </w:rPr>
        <w:t>E</w:t>
      </w:r>
      <w:r>
        <w:rPr>
          <w:sz w:val="24"/>
        </w:rPr>
        <w:t xml:space="preserve"> . </w:t>
      </w:r>
      <w:r w:rsidRPr="00802AA2">
        <w:rPr>
          <w:sz w:val="24"/>
        </w:rPr>
        <w:t>Drones</w:t>
      </w:r>
      <w:r>
        <w:rPr>
          <w:sz w:val="24"/>
        </w:rPr>
        <w:t xml:space="preserve"> </w:t>
      </w:r>
      <w:r w:rsidRPr="00802AA2">
        <w:rPr>
          <w:sz w:val="24"/>
        </w:rPr>
        <w:t>applications</w:t>
      </w:r>
      <w:r>
        <w:rPr>
          <w:sz w:val="24"/>
        </w:rPr>
        <w:t xml:space="preserve"> </w:t>
      </w:r>
      <w:r w:rsidRPr="00802AA2">
        <w:rPr>
          <w:sz w:val="24"/>
        </w:rPr>
        <w:t>for</w:t>
      </w:r>
      <w:r>
        <w:rPr>
          <w:sz w:val="24"/>
        </w:rPr>
        <w:t xml:space="preserve"> </w:t>
      </w:r>
      <w:r w:rsidRPr="00802AA2">
        <w:rPr>
          <w:sz w:val="24"/>
        </w:rPr>
        <w:t>smart</w:t>
      </w:r>
      <w:r>
        <w:rPr>
          <w:sz w:val="24"/>
        </w:rPr>
        <w:t xml:space="preserve"> </w:t>
      </w:r>
      <w:r w:rsidRPr="00802AA2">
        <w:rPr>
          <w:sz w:val="24"/>
        </w:rPr>
        <w:t>cities</w:t>
      </w:r>
      <w:r>
        <w:rPr>
          <w:sz w:val="24"/>
        </w:rPr>
        <w:t xml:space="preserve">: </w:t>
      </w:r>
      <w:r w:rsidRPr="00802AA2">
        <w:rPr>
          <w:sz w:val="24"/>
        </w:rPr>
        <w:t>Monitoring</w:t>
      </w:r>
      <w:r>
        <w:rPr>
          <w:sz w:val="24"/>
        </w:rPr>
        <w:t xml:space="preserve"> </w:t>
      </w:r>
      <w:r w:rsidRPr="00802AA2">
        <w:rPr>
          <w:sz w:val="24"/>
        </w:rPr>
        <w:t>palm</w:t>
      </w:r>
      <w:r>
        <w:rPr>
          <w:sz w:val="24"/>
        </w:rPr>
        <w:t xml:space="preserve"> </w:t>
      </w:r>
      <w:r w:rsidRPr="00802AA2">
        <w:rPr>
          <w:sz w:val="24"/>
        </w:rPr>
        <w:t>trees</w:t>
      </w:r>
      <w:r>
        <w:rPr>
          <w:sz w:val="24"/>
        </w:rPr>
        <w:t xml:space="preserve"> </w:t>
      </w:r>
      <w:r w:rsidRPr="00802AA2">
        <w:rPr>
          <w:sz w:val="24"/>
        </w:rPr>
        <w:t>and</w:t>
      </w:r>
      <w:r>
        <w:rPr>
          <w:sz w:val="24"/>
        </w:rPr>
        <w:t xml:space="preserve"> </w:t>
      </w:r>
      <w:r w:rsidRPr="00802AA2">
        <w:rPr>
          <w:sz w:val="24"/>
        </w:rPr>
        <w:t>street</w:t>
      </w:r>
      <w:r>
        <w:rPr>
          <w:sz w:val="24"/>
        </w:rPr>
        <w:t xml:space="preserve"> </w:t>
      </w:r>
      <w:r w:rsidRPr="00802AA2">
        <w:rPr>
          <w:sz w:val="24"/>
        </w:rPr>
        <w:t>lights</w:t>
      </w:r>
      <w:r>
        <w:rPr>
          <w:sz w:val="24"/>
        </w:rPr>
        <w:t xml:space="preserve"> [</w:t>
      </w:r>
      <w:r w:rsidRPr="00802AA2">
        <w:rPr>
          <w:sz w:val="24"/>
        </w:rPr>
        <w:t>J</w:t>
      </w:r>
      <w:r>
        <w:rPr>
          <w:sz w:val="24"/>
        </w:rPr>
        <w:t xml:space="preserve">]. </w:t>
      </w:r>
      <w:r w:rsidRPr="00802AA2">
        <w:rPr>
          <w:sz w:val="24"/>
        </w:rPr>
        <w:t>Open</w:t>
      </w:r>
      <w:r>
        <w:rPr>
          <w:sz w:val="24"/>
        </w:rPr>
        <w:t xml:space="preserve"> </w:t>
      </w:r>
      <w:r w:rsidRPr="00802AA2">
        <w:rPr>
          <w:sz w:val="24"/>
        </w:rPr>
        <w:t>Geosciences</w:t>
      </w:r>
      <w:r>
        <w:rPr>
          <w:sz w:val="24"/>
        </w:rPr>
        <w:t xml:space="preserve">, </w:t>
      </w:r>
      <w:r w:rsidRPr="00CD6AF6">
        <w:rPr>
          <w:sz w:val="24"/>
        </w:rPr>
        <w:t>2022</w:t>
      </w:r>
      <w:r>
        <w:rPr>
          <w:sz w:val="24"/>
        </w:rPr>
        <w:t xml:space="preserve">, </w:t>
      </w:r>
      <w:r w:rsidRPr="00CD6AF6">
        <w:rPr>
          <w:sz w:val="24"/>
        </w:rPr>
        <w:t>14</w:t>
      </w:r>
      <w:r>
        <w:rPr>
          <w:sz w:val="24"/>
        </w:rPr>
        <w:t xml:space="preserve"> (</w:t>
      </w:r>
      <w:r w:rsidRPr="00CD6AF6">
        <w:rPr>
          <w:sz w:val="24"/>
        </w:rPr>
        <w:t>1</w:t>
      </w:r>
      <w:r>
        <w:rPr>
          <w:sz w:val="24"/>
        </w:rPr>
        <w:t xml:space="preserve">): </w:t>
      </w:r>
      <w:r w:rsidRPr="00CD6AF6">
        <w:rPr>
          <w:sz w:val="24"/>
        </w:rPr>
        <w:t>1650</w:t>
      </w:r>
      <w:r>
        <w:rPr>
          <w:sz w:val="24"/>
        </w:rPr>
        <w:t>-</w:t>
      </w:r>
      <w:r w:rsidRPr="00CD6AF6">
        <w:rPr>
          <w:sz w:val="24"/>
        </w:rPr>
        <w:t>1</w:t>
      </w:r>
      <w:bookmarkEnd w:id="135"/>
      <w:bookmarkEnd w:id="140"/>
      <w:r>
        <w:rPr>
          <w:sz w:val="24"/>
        </w:rPr>
        <w:t>.</w:t>
      </w:r>
    </w:p>
    <w:p w14:paraId="50154449" w14:textId="77777777" w:rsidR="00C511F8" w:rsidRDefault="00C511F8" w:rsidP="006621DD">
      <w:pPr>
        <w:tabs>
          <w:tab w:val="left" w:pos="1319"/>
        </w:tabs>
        <w:wordWrap w:val="0"/>
        <w:spacing w:line="360" w:lineRule="auto"/>
        <w:jc w:val="left"/>
        <w:rPr>
          <w:sz w:val="24"/>
        </w:rPr>
      </w:pPr>
    </w:p>
    <w:p w14:paraId="5AE9795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bookmarkStart w:id="144" w:name="_Toc17866"/>
      <w:bookmarkStart w:id="145" w:name="_Toc167741181"/>
    </w:p>
    <w:p w14:paraId="49E0C9C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A8F86F"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04F95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8331E1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C15FD7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2A8D4E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1FBAD1B"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2CB7D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1953AC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FB9F7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211ED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5A8695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8DEA6B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0ADBDF4"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45CF19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CADE1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5BCB10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2DFD918"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098441C"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46" w:name="_Toc197360126"/>
      <w:r>
        <w:rPr>
          <w:rFonts w:ascii="黑体" w:eastAsia="黑体" w:hAnsi="黑体" w:cs="黑体" w:hint="eastAsia"/>
          <w:sz w:val="32"/>
          <w:szCs w:val="32"/>
        </w:rPr>
        <w:t>附　　录</w:t>
      </w:r>
      <w:bookmarkEnd w:id="144"/>
      <w:bookmarkEnd w:id="145"/>
      <w:bookmarkEnd w:id="146"/>
    </w:p>
    <w:p w14:paraId="1C79D093" w14:textId="77777777" w:rsidR="00C511F8" w:rsidRDefault="00AF702B" w:rsidP="006621DD">
      <w:pPr>
        <w:tabs>
          <w:tab w:val="left" w:pos="1319"/>
        </w:tabs>
        <w:wordWrap w:val="0"/>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0843482F" w14:textId="77777777" w:rsidR="00C511F8" w:rsidRDefault="00C511F8" w:rsidP="006621DD">
      <w:pPr>
        <w:tabs>
          <w:tab w:val="left" w:pos="1319"/>
        </w:tabs>
        <w:wordWrap w:val="0"/>
        <w:spacing w:line="360" w:lineRule="auto"/>
        <w:ind w:firstLineChars="200" w:firstLine="480"/>
        <w:jc w:val="left"/>
        <w:rPr>
          <w:sz w:val="24"/>
        </w:rPr>
      </w:pPr>
    </w:p>
    <w:p w14:paraId="1834F0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receive</w:t>
      </w:r>
      <w:r>
        <w:rPr>
          <w:sz w:val="24"/>
        </w:rPr>
        <w:t>(</w:t>
      </w:r>
      <w:r w:rsidRPr="00802AA2">
        <w:rPr>
          <w:sz w:val="24"/>
        </w:rPr>
        <w:t>void</w:t>
      </w:r>
      <w:r>
        <w:rPr>
          <w:sz w:val="24"/>
        </w:rPr>
        <w:t>)</w:t>
      </w:r>
    </w:p>
    <w:p w14:paraId="41EA907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5EB532B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1</w:t>
      </w:r>
      <w:r>
        <w:rPr>
          <w:sz w:val="24"/>
        </w:rPr>
        <w:t>[]="</w:t>
      </w:r>
      <w:r w:rsidRPr="00802AA2">
        <w:rPr>
          <w:sz w:val="24"/>
        </w:rPr>
        <w:t>open</w:t>
      </w:r>
      <w:r w:rsidRPr="00CD6AF6">
        <w:rPr>
          <w:sz w:val="24"/>
        </w:rPr>
        <w:t>1</w:t>
      </w:r>
      <w:r>
        <w:rPr>
          <w:sz w:val="24"/>
        </w:rPr>
        <w:t>";     //</w:t>
      </w:r>
      <w:r>
        <w:rPr>
          <w:sz w:val="24"/>
        </w:rPr>
        <w:t>开灯</w:t>
      </w:r>
      <w:r w:rsidRPr="00CD6AF6">
        <w:rPr>
          <w:sz w:val="24"/>
        </w:rPr>
        <w:t>1</w:t>
      </w:r>
    </w:p>
    <w:p w14:paraId="6866AE1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2</w:t>
      </w:r>
      <w:r>
        <w:rPr>
          <w:sz w:val="24"/>
        </w:rPr>
        <w:t>[]="</w:t>
      </w:r>
      <w:r w:rsidRPr="00802AA2">
        <w:rPr>
          <w:sz w:val="24"/>
        </w:rPr>
        <w:t>open</w:t>
      </w:r>
      <w:r w:rsidRPr="00CD6AF6">
        <w:rPr>
          <w:sz w:val="24"/>
        </w:rPr>
        <w:t>2</w:t>
      </w:r>
      <w:r>
        <w:rPr>
          <w:sz w:val="24"/>
        </w:rPr>
        <w:t>";     //</w:t>
      </w:r>
      <w:r>
        <w:rPr>
          <w:sz w:val="24"/>
        </w:rPr>
        <w:t>开灯</w:t>
      </w:r>
      <w:r w:rsidRPr="00CD6AF6">
        <w:rPr>
          <w:sz w:val="24"/>
        </w:rPr>
        <w:t>2</w:t>
      </w:r>
    </w:p>
    <w:p w14:paraId="46321AA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w:t>
      </w:r>
      <w:r w:rsidRPr="00CD6AF6">
        <w:rPr>
          <w:sz w:val="24"/>
        </w:rPr>
        <w:t>8</w:t>
      </w:r>
      <w:r>
        <w:rPr>
          <w:sz w:val="24"/>
        </w:rPr>
        <w:t xml:space="preserve"> </w:t>
      </w:r>
      <w:r w:rsidRPr="00802AA2">
        <w:rPr>
          <w:sz w:val="24"/>
        </w:rPr>
        <w:t>CloseCmd</w:t>
      </w:r>
      <w:r w:rsidRPr="00CD6AF6">
        <w:rPr>
          <w:sz w:val="24"/>
        </w:rPr>
        <w:t>1</w:t>
      </w:r>
      <w:r>
        <w:rPr>
          <w:sz w:val="24"/>
        </w:rPr>
        <w:t>[]="</w:t>
      </w:r>
      <w:r w:rsidRPr="00802AA2">
        <w:rPr>
          <w:sz w:val="24"/>
        </w:rPr>
        <w:t>close</w:t>
      </w:r>
      <w:r w:rsidRPr="00CD6AF6">
        <w:rPr>
          <w:sz w:val="24"/>
        </w:rPr>
        <w:t>1</w:t>
      </w:r>
      <w:r>
        <w:rPr>
          <w:sz w:val="24"/>
        </w:rPr>
        <w:t>";   //</w:t>
      </w:r>
      <w:r>
        <w:rPr>
          <w:sz w:val="24"/>
        </w:rPr>
        <w:t>关灯</w:t>
      </w:r>
      <w:r w:rsidRPr="00CD6AF6">
        <w:rPr>
          <w:sz w:val="24"/>
        </w:rPr>
        <w:t>1</w:t>
      </w:r>
    </w:p>
    <w:p w14:paraId="0B3622A9"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CloseCmd</w:t>
      </w:r>
      <w:r w:rsidRPr="00CD6AF6">
        <w:rPr>
          <w:sz w:val="24"/>
        </w:rPr>
        <w:t>2</w:t>
      </w:r>
      <w:r>
        <w:rPr>
          <w:sz w:val="24"/>
        </w:rPr>
        <w:t>[]="</w:t>
      </w:r>
      <w:r w:rsidRPr="00802AA2">
        <w:rPr>
          <w:sz w:val="24"/>
        </w:rPr>
        <w:t>close</w:t>
      </w:r>
      <w:r w:rsidRPr="00CD6AF6">
        <w:rPr>
          <w:sz w:val="24"/>
        </w:rPr>
        <w:t>2</w:t>
      </w:r>
      <w:r>
        <w:rPr>
          <w:sz w:val="24"/>
        </w:rPr>
        <w:t>";   //</w:t>
      </w:r>
      <w:r>
        <w:rPr>
          <w:sz w:val="24"/>
        </w:rPr>
        <w:t>关灯</w:t>
      </w:r>
      <w:r w:rsidRPr="00CD6AF6">
        <w:rPr>
          <w:sz w:val="24"/>
        </w:rPr>
        <w:t>2</w:t>
      </w:r>
    </w:p>
    <w:p w14:paraId="36DC6FA2"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Pr>
          <w:sz w:val="24"/>
        </w:rPr>
        <w:tab/>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t</w:t>
      </w:r>
      <w:r>
        <w:rPr>
          <w:sz w:val="24"/>
        </w:rPr>
        <w:t>,</w:t>
      </w:r>
      <w:r w:rsidRPr="00802AA2">
        <w:rPr>
          <w:sz w:val="24"/>
        </w:rPr>
        <w:t>len</w:t>
      </w:r>
      <w:r>
        <w:rPr>
          <w:sz w:val="24"/>
        </w:rPr>
        <w:t xml:space="preserve">;  </w:t>
      </w:r>
      <w:r>
        <w:rPr>
          <w:sz w:val="24"/>
        </w:rPr>
        <w:tab/>
      </w:r>
    </w:p>
    <w:p w14:paraId="41B3633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设置标志位</w:t>
      </w:r>
    </w:p>
    <w:p w14:paraId="19F1BB6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8000</w:t>
      </w:r>
      <w:r>
        <w:rPr>
          <w:sz w:val="24"/>
        </w:rPr>
        <w:t>)</w:t>
      </w:r>
    </w:p>
    <w:p w14:paraId="69B00FE6" w14:textId="77777777" w:rsidR="00C511F8" w:rsidRDefault="00AF702B" w:rsidP="006621DD">
      <w:pPr>
        <w:tabs>
          <w:tab w:val="left" w:pos="1319"/>
        </w:tabs>
        <w:wordWrap w:val="0"/>
        <w:spacing w:line="360" w:lineRule="auto"/>
        <w:ind w:firstLineChars="200" w:firstLine="480"/>
        <w:jc w:val="left"/>
        <w:rPr>
          <w:sz w:val="24"/>
        </w:rPr>
      </w:pPr>
      <w:r>
        <w:rPr>
          <w:sz w:val="24"/>
        </w:rPr>
        <w:tab/>
        <w:t>{</w:t>
      </w:r>
      <w:r>
        <w:rPr>
          <w:sz w:val="24"/>
        </w:rPr>
        <w:tab/>
      </w:r>
      <w:r>
        <w:rPr>
          <w:sz w:val="24"/>
        </w:rPr>
        <w:tab/>
      </w:r>
      <w:r>
        <w:rPr>
          <w:sz w:val="24"/>
        </w:rPr>
        <w:tab/>
      </w:r>
      <w:r>
        <w:rPr>
          <w:sz w:val="24"/>
        </w:rPr>
        <w:tab/>
      </w:r>
      <w:r>
        <w:rPr>
          <w:sz w:val="24"/>
        </w:rPr>
        <w:tab/>
        <w:t xml:space="preserve">   </w:t>
      </w:r>
    </w:p>
    <w:p w14:paraId="225ED9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len</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3</w:t>
      </w:r>
      <w:r w:rsidRPr="00802AA2">
        <w:rPr>
          <w:sz w:val="24"/>
        </w:rPr>
        <w:t>fff</w:t>
      </w:r>
      <w:r>
        <w:rPr>
          <w:sz w:val="24"/>
        </w:rPr>
        <w:t>;//</w:t>
      </w:r>
      <w:r>
        <w:rPr>
          <w:sz w:val="24"/>
        </w:rPr>
        <w:t>得到此次接收到的数据长度</w:t>
      </w:r>
    </w:p>
    <w:p w14:paraId="2BC8E40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for</w:t>
      </w:r>
      <w:r>
        <w:rPr>
          <w:sz w:val="24"/>
        </w:rPr>
        <w:t>(</w:t>
      </w:r>
      <w:r w:rsidRPr="00802AA2">
        <w:rPr>
          <w:sz w:val="24"/>
        </w:rPr>
        <w:t>t</w:t>
      </w:r>
      <w:r>
        <w:rPr>
          <w:sz w:val="24"/>
        </w:rPr>
        <w:t>=</w:t>
      </w:r>
      <w:r w:rsidRPr="00CD6AF6">
        <w:rPr>
          <w:sz w:val="24"/>
        </w:rPr>
        <w:t>0</w:t>
      </w:r>
      <w:r>
        <w:rPr>
          <w:sz w:val="24"/>
        </w:rPr>
        <w:t>;</w:t>
      </w:r>
      <w:r w:rsidRPr="00802AA2">
        <w:rPr>
          <w:sz w:val="24"/>
        </w:rPr>
        <w:t>t</w:t>
      </w:r>
      <w:r>
        <w:rPr>
          <w:sz w:val="24"/>
        </w:rPr>
        <w:t>&lt;</w:t>
      </w:r>
      <w:r w:rsidRPr="00802AA2">
        <w:rPr>
          <w:sz w:val="24"/>
        </w:rPr>
        <w:t>len</w:t>
      </w:r>
      <w:r>
        <w:rPr>
          <w:sz w:val="24"/>
        </w:rPr>
        <w:t>;</w:t>
      </w:r>
      <w:r w:rsidRPr="00802AA2">
        <w:rPr>
          <w:sz w:val="24"/>
        </w:rPr>
        <w:t>t</w:t>
      </w:r>
      <w:r>
        <w:rPr>
          <w:sz w:val="24"/>
        </w:rPr>
        <w:t>++)</w:t>
      </w:r>
    </w:p>
    <w:p w14:paraId="54E08C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4579028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E63AED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1</w:t>
      </w:r>
      <w:r>
        <w:rPr>
          <w:sz w:val="24"/>
        </w:rPr>
        <w:t>=</w:t>
      </w:r>
      <w:r w:rsidRPr="00CD6AF6">
        <w:rPr>
          <w:sz w:val="24"/>
        </w:rPr>
        <w:t>0</w:t>
      </w:r>
      <w:r>
        <w:rPr>
          <w:sz w:val="24"/>
        </w:rPr>
        <w:t>;  //</w:t>
      </w:r>
      <w:r>
        <w:rPr>
          <w:sz w:val="24"/>
        </w:rPr>
        <w:t>若接受数据与打开</w:t>
      </w:r>
      <w:r w:rsidRPr="00CD6AF6">
        <w:rPr>
          <w:sz w:val="24"/>
        </w:rPr>
        <w:t>1</w:t>
      </w:r>
      <w:r>
        <w:rPr>
          <w:sz w:val="24"/>
        </w:rPr>
        <w:t>命令不同将</w:t>
      </w:r>
      <w:r w:rsidRPr="00802AA2">
        <w:rPr>
          <w:sz w:val="24"/>
        </w:rPr>
        <w:t>flag</w:t>
      </w:r>
      <w:r>
        <w:rPr>
          <w:sz w:val="24"/>
        </w:rPr>
        <w:t>_</w:t>
      </w:r>
      <w:r w:rsidRPr="00802AA2">
        <w:rPr>
          <w:sz w:val="24"/>
        </w:rPr>
        <w:t>O</w:t>
      </w:r>
      <w:r w:rsidRPr="00CD6AF6">
        <w:rPr>
          <w:sz w:val="24"/>
        </w:rPr>
        <w:t>1</w:t>
      </w:r>
      <w:r>
        <w:rPr>
          <w:sz w:val="24"/>
        </w:rPr>
        <w:t>置为</w:t>
      </w:r>
      <w:r w:rsidRPr="00CD6AF6">
        <w:rPr>
          <w:sz w:val="24"/>
        </w:rPr>
        <w:t>0</w:t>
      </w:r>
    </w:p>
    <w:p w14:paraId="6137633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24E6318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2</w:t>
      </w:r>
      <w:r>
        <w:rPr>
          <w:sz w:val="24"/>
        </w:rPr>
        <w:t>=</w:t>
      </w:r>
      <w:r w:rsidRPr="00CD6AF6">
        <w:rPr>
          <w:sz w:val="24"/>
        </w:rPr>
        <w:t>0</w:t>
      </w:r>
      <w:r>
        <w:rPr>
          <w:sz w:val="24"/>
        </w:rPr>
        <w:t>;  //</w:t>
      </w:r>
      <w:r>
        <w:rPr>
          <w:sz w:val="24"/>
        </w:rPr>
        <w:t>若接受数据与打开</w:t>
      </w:r>
      <w:r w:rsidRPr="00CD6AF6">
        <w:rPr>
          <w:sz w:val="24"/>
        </w:rPr>
        <w:t>2</w:t>
      </w:r>
      <w:r>
        <w:rPr>
          <w:sz w:val="24"/>
        </w:rPr>
        <w:t>命令不同将</w:t>
      </w:r>
      <w:r w:rsidRPr="00802AA2">
        <w:rPr>
          <w:sz w:val="24"/>
        </w:rPr>
        <w:t>flag</w:t>
      </w:r>
      <w:r>
        <w:rPr>
          <w:sz w:val="24"/>
        </w:rPr>
        <w:t>_</w:t>
      </w:r>
      <w:r w:rsidRPr="00802AA2">
        <w:rPr>
          <w:sz w:val="24"/>
        </w:rPr>
        <w:t>O</w:t>
      </w:r>
      <w:r w:rsidRPr="00CD6AF6">
        <w:rPr>
          <w:sz w:val="24"/>
        </w:rPr>
        <w:t>2</w:t>
      </w:r>
      <w:r>
        <w:rPr>
          <w:sz w:val="24"/>
        </w:rPr>
        <w:t>置为</w:t>
      </w:r>
      <w:r w:rsidRPr="00CD6AF6">
        <w:rPr>
          <w:sz w:val="24"/>
        </w:rPr>
        <w:t>0</w:t>
      </w:r>
    </w:p>
    <w:p w14:paraId="2E064416"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CloseCmd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16EBD2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1</w:t>
      </w:r>
      <w:r>
        <w:rPr>
          <w:sz w:val="24"/>
        </w:rPr>
        <w:t>=</w:t>
      </w:r>
      <w:r w:rsidRPr="00CD6AF6">
        <w:rPr>
          <w:sz w:val="24"/>
        </w:rPr>
        <w:t>0</w:t>
      </w:r>
      <w:r>
        <w:rPr>
          <w:sz w:val="24"/>
        </w:rPr>
        <w:t>;  //</w:t>
      </w:r>
      <w:r>
        <w:rPr>
          <w:sz w:val="24"/>
        </w:rPr>
        <w:t>若接受数据与关闭</w:t>
      </w:r>
      <w:r w:rsidRPr="00CD6AF6">
        <w:rPr>
          <w:sz w:val="24"/>
        </w:rPr>
        <w:t>1</w:t>
      </w:r>
      <w:r>
        <w:rPr>
          <w:sz w:val="24"/>
        </w:rPr>
        <w:t>命令不同将</w:t>
      </w:r>
      <w:r w:rsidRPr="00802AA2">
        <w:rPr>
          <w:sz w:val="24"/>
        </w:rPr>
        <w:t>flag</w:t>
      </w:r>
      <w:r>
        <w:rPr>
          <w:sz w:val="24"/>
        </w:rPr>
        <w:t>_</w:t>
      </w:r>
      <w:r w:rsidRPr="00802AA2">
        <w:rPr>
          <w:sz w:val="24"/>
        </w:rPr>
        <w:t>C</w:t>
      </w:r>
      <w:r w:rsidRPr="00CD6AF6">
        <w:rPr>
          <w:sz w:val="24"/>
        </w:rPr>
        <w:t>1</w:t>
      </w:r>
      <w:r>
        <w:rPr>
          <w:sz w:val="24"/>
        </w:rPr>
        <w:t>置为</w:t>
      </w:r>
      <w:r w:rsidRPr="00CD6AF6">
        <w:rPr>
          <w:sz w:val="24"/>
        </w:rPr>
        <w:t>0</w:t>
      </w:r>
    </w:p>
    <w:p w14:paraId="505AA39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CloseCmd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04269F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2</w:t>
      </w:r>
      <w:r>
        <w:rPr>
          <w:sz w:val="24"/>
        </w:rPr>
        <w:t>=</w:t>
      </w:r>
      <w:r w:rsidRPr="00CD6AF6">
        <w:rPr>
          <w:sz w:val="24"/>
        </w:rPr>
        <w:t>0</w:t>
      </w:r>
      <w:r>
        <w:rPr>
          <w:sz w:val="24"/>
        </w:rPr>
        <w:t>;  //</w:t>
      </w:r>
      <w:r>
        <w:rPr>
          <w:sz w:val="24"/>
        </w:rPr>
        <w:t>若接受数据与关闭</w:t>
      </w:r>
      <w:r w:rsidRPr="00CD6AF6">
        <w:rPr>
          <w:sz w:val="24"/>
        </w:rPr>
        <w:t>2</w:t>
      </w:r>
      <w:r>
        <w:rPr>
          <w:sz w:val="24"/>
        </w:rPr>
        <w:t>命令不同将</w:t>
      </w:r>
      <w:r w:rsidRPr="00802AA2">
        <w:rPr>
          <w:sz w:val="24"/>
        </w:rPr>
        <w:t>flag</w:t>
      </w:r>
      <w:r>
        <w:rPr>
          <w:sz w:val="24"/>
        </w:rPr>
        <w:t>_</w:t>
      </w:r>
      <w:r w:rsidRPr="00802AA2">
        <w:rPr>
          <w:sz w:val="24"/>
        </w:rPr>
        <w:t>C</w:t>
      </w:r>
      <w:r w:rsidRPr="00CD6AF6">
        <w:rPr>
          <w:sz w:val="24"/>
        </w:rPr>
        <w:t>2</w:t>
      </w:r>
      <w:r>
        <w:rPr>
          <w:sz w:val="24"/>
        </w:rPr>
        <w:t>置为</w:t>
      </w:r>
      <w:r w:rsidRPr="00CD6AF6">
        <w:rPr>
          <w:sz w:val="24"/>
        </w:rPr>
        <w:t>0</w:t>
      </w:r>
    </w:p>
    <w:p w14:paraId="4EE8E71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USART</w:t>
      </w:r>
      <w:r>
        <w:rPr>
          <w:sz w:val="24"/>
        </w:rPr>
        <w:t>_</w:t>
      </w:r>
      <w:r w:rsidRPr="00802AA2">
        <w:rPr>
          <w:sz w:val="24"/>
        </w:rPr>
        <w:t>SendData</w:t>
      </w:r>
      <w:r>
        <w:rPr>
          <w:sz w:val="24"/>
        </w:rPr>
        <w:t>(</w:t>
      </w:r>
      <w:r w:rsidRPr="00802AA2">
        <w:rPr>
          <w:sz w:val="24"/>
        </w:rPr>
        <w:t>USART</w:t>
      </w:r>
      <w:r w:rsidRPr="00CD6AF6">
        <w:rPr>
          <w:sz w:val="24"/>
        </w:rPr>
        <w:t>1</w:t>
      </w:r>
      <w:r>
        <w:rPr>
          <w:sz w:val="24"/>
        </w:rPr>
        <w:t xml:space="preserve">, </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w:t>
      </w:r>
      <w:r>
        <w:rPr>
          <w:sz w:val="24"/>
        </w:rPr>
        <w:t>向串口</w:t>
      </w:r>
      <w:r w:rsidRPr="00CD6AF6">
        <w:rPr>
          <w:sz w:val="24"/>
        </w:rPr>
        <w:t>1</w:t>
      </w:r>
      <w:r>
        <w:rPr>
          <w:sz w:val="24"/>
        </w:rPr>
        <w:t>发送数据</w:t>
      </w:r>
    </w:p>
    <w:p w14:paraId="57F6A24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while</w:t>
      </w:r>
      <w:r>
        <w:rPr>
          <w:sz w:val="24"/>
        </w:rPr>
        <w:t>(</w:t>
      </w:r>
      <w:r w:rsidRPr="00802AA2">
        <w:rPr>
          <w:sz w:val="24"/>
        </w:rPr>
        <w:t>USART</w:t>
      </w:r>
      <w:r>
        <w:rPr>
          <w:sz w:val="24"/>
        </w:rPr>
        <w:t>_</w:t>
      </w:r>
      <w:r w:rsidRPr="00802AA2">
        <w:rPr>
          <w:sz w:val="24"/>
        </w:rPr>
        <w:t>GetFlagStatus</w:t>
      </w:r>
      <w:r>
        <w:rPr>
          <w:sz w:val="24"/>
        </w:rPr>
        <w:t>(</w:t>
      </w:r>
      <w:r w:rsidRPr="00802AA2">
        <w:rPr>
          <w:sz w:val="24"/>
        </w:rPr>
        <w:t>USART</w:t>
      </w:r>
      <w:r w:rsidRPr="00CD6AF6">
        <w:rPr>
          <w:sz w:val="24"/>
        </w:rPr>
        <w:t>1</w:t>
      </w:r>
      <w:r>
        <w:rPr>
          <w:sz w:val="24"/>
        </w:rPr>
        <w:t>,</w:t>
      </w:r>
      <w:r w:rsidRPr="00802AA2">
        <w:rPr>
          <w:sz w:val="24"/>
        </w:rPr>
        <w:t>USART</w:t>
      </w:r>
      <w:r>
        <w:rPr>
          <w:sz w:val="24"/>
        </w:rPr>
        <w:t>_</w:t>
      </w:r>
      <w:r w:rsidRPr="00802AA2">
        <w:rPr>
          <w:sz w:val="24"/>
        </w:rPr>
        <w:t>FLAG</w:t>
      </w:r>
      <w:r>
        <w:rPr>
          <w:sz w:val="24"/>
        </w:rPr>
        <w:t>_</w:t>
      </w:r>
      <w:r w:rsidRPr="00802AA2">
        <w:rPr>
          <w:sz w:val="24"/>
        </w:rPr>
        <w:t>TC</w:t>
      </w:r>
      <w:r>
        <w:rPr>
          <w:sz w:val="24"/>
        </w:rPr>
        <w:t>)!=</w:t>
      </w:r>
      <w:r w:rsidRPr="00802AA2">
        <w:rPr>
          <w:sz w:val="24"/>
        </w:rPr>
        <w:t>SET</w:t>
      </w:r>
      <w:r>
        <w:rPr>
          <w:sz w:val="24"/>
        </w:rPr>
        <w:t>);//</w:t>
      </w:r>
      <w:r>
        <w:rPr>
          <w:sz w:val="24"/>
        </w:rPr>
        <w:t>等待发送结束</w:t>
      </w:r>
    </w:p>
    <w:p w14:paraId="2BBBF20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6440E2E3"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表示上位机发送的是打开</w:t>
      </w:r>
      <w:r w:rsidRPr="00CD6AF6">
        <w:rPr>
          <w:sz w:val="24"/>
        </w:rPr>
        <w:t>1</w:t>
      </w:r>
      <w:r>
        <w:rPr>
          <w:sz w:val="24"/>
        </w:rPr>
        <w:t>命令</w:t>
      </w:r>
    </w:p>
    <w:p w14:paraId="284D115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2F9EAED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已打开第一盏灯了！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75A53F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F85A8D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5AB65C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表示上位机发送的是打开</w:t>
      </w:r>
      <w:r w:rsidRPr="00CD6AF6">
        <w:rPr>
          <w:sz w:val="24"/>
        </w:rPr>
        <w:t>2</w:t>
      </w:r>
      <w:r>
        <w:rPr>
          <w:sz w:val="24"/>
        </w:rPr>
        <w:t>命令</w:t>
      </w:r>
    </w:p>
    <w:p w14:paraId="3B6C27B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3F3C2F3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已打开第二盏灯了！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02ECDA8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53883CB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C8D2F5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表示上位机发送的是关闭</w:t>
      </w:r>
      <w:r w:rsidRPr="00CD6AF6">
        <w:rPr>
          <w:sz w:val="24"/>
        </w:rPr>
        <w:t>1</w:t>
      </w:r>
      <w:r>
        <w:rPr>
          <w:sz w:val="24"/>
        </w:rPr>
        <w:t>命令</w:t>
      </w:r>
    </w:p>
    <w:p w14:paraId="3F5EE431"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36650AB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已关闭第一盏灯了！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D59AD7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4602F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08FFC5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表示上位机发送的是关闭</w:t>
      </w:r>
      <w:r w:rsidRPr="00CD6AF6">
        <w:rPr>
          <w:sz w:val="24"/>
        </w:rPr>
        <w:t>2</w:t>
      </w:r>
      <w:r>
        <w:rPr>
          <w:sz w:val="24"/>
        </w:rPr>
        <w:t>命令</w:t>
      </w:r>
      <w:r>
        <w:rPr>
          <w:sz w:val="24"/>
        </w:rPr>
        <w:t xml:space="preserve"> </w:t>
      </w:r>
    </w:p>
    <w:p w14:paraId="574C1AA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1DA86379"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已关闭第二盏灯了！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FFCDFC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03212EA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B06BAD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p>
    <w:p w14:paraId="3C39C61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USART</w:t>
      </w:r>
      <w:r>
        <w:rPr>
          <w:sz w:val="24"/>
        </w:rPr>
        <w:t>_</w:t>
      </w:r>
      <w:r w:rsidRPr="00802AA2">
        <w:rPr>
          <w:sz w:val="24"/>
        </w:rPr>
        <w:t>RX</w:t>
      </w:r>
      <w:r>
        <w:rPr>
          <w:sz w:val="24"/>
        </w:rPr>
        <w:t>_</w:t>
      </w:r>
      <w:r w:rsidRPr="00802AA2">
        <w:rPr>
          <w:sz w:val="24"/>
        </w:rPr>
        <w:t>STA</w:t>
      </w:r>
      <w:r>
        <w:rPr>
          <w:sz w:val="24"/>
        </w:rPr>
        <w:t>=</w:t>
      </w:r>
      <w:r w:rsidRPr="00CD6AF6">
        <w:rPr>
          <w:sz w:val="24"/>
        </w:rPr>
        <w:t>0</w:t>
      </w:r>
      <w:r>
        <w:rPr>
          <w:sz w:val="24"/>
        </w:rPr>
        <w:t>;</w:t>
      </w:r>
    </w:p>
    <w:p w14:paraId="0F71028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D7AA1EC"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64A2D35E" w14:textId="77777777" w:rsidR="00C511F8" w:rsidRDefault="00C511F8" w:rsidP="006621DD">
      <w:pPr>
        <w:tabs>
          <w:tab w:val="left" w:pos="1319"/>
        </w:tabs>
        <w:wordWrap w:val="0"/>
        <w:spacing w:line="360" w:lineRule="auto"/>
        <w:ind w:firstLineChars="200" w:firstLine="480"/>
        <w:jc w:val="left"/>
        <w:rPr>
          <w:sz w:val="24"/>
        </w:rPr>
      </w:pPr>
    </w:p>
    <w:p w14:paraId="5593A8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control</w:t>
      </w:r>
      <w:r>
        <w:rPr>
          <w:sz w:val="24"/>
        </w:rPr>
        <w:t>(</w:t>
      </w:r>
      <w:r w:rsidRPr="00802AA2">
        <w:rPr>
          <w:sz w:val="24"/>
        </w:rPr>
        <w:t>void</w:t>
      </w:r>
      <w:r>
        <w:rPr>
          <w:sz w:val="24"/>
        </w:rPr>
        <w:t>)</w:t>
      </w:r>
    </w:p>
    <w:p w14:paraId="1CA39C19"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4BA83197"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1</w:t>
      </w:r>
      <w:r>
        <w:rPr>
          <w:sz w:val="24"/>
        </w:rPr>
        <w:t>)</w:t>
      </w:r>
    </w:p>
    <w:p w14:paraId="0E8344C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CF22E6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TimeData</w:t>
      </w:r>
      <w:r>
        <w:rPr>
          <w:sz w:val="24"/>
        </w:rPr>
        <w:t>.</w:t>
      </w:r>
      <w:r w:rsidRPr="00802AA2">
        <w:rPr>
          <w:sz w:val="24"/>
        </w:rPr>
        <w:t>hour</w:t>
      </w:r>
      <w:r>
        <w:rPr>
          <w:sz w:val="24"/>
        </w:rPr>
        <w:t xml:space="preserve"> &gt;= </w:t>
      </w:r>
      <w:r w:rsidRPr="00CD6AF6">
        <w:rPr>
          <w:sz w:val="24"/>
        </w:rPr>
        <w:t>23</w:t>
      </w:r>
      <w:r>
        <w:rPr>
          <w:sz w:val="24"/>
        </w:rPr>
        <w:t xml:space="preserve"> || </w:t>
      </w:r>
      <w:r w:rsidRPr="00802AA2">
        <w:rPr>
          <w:sz w:val="24"/>
        </w:rPr>
        <w:t>TimeData</w:t>
      </w:r>
      <w:r>
        <w:rPr>
          <w:sz w:val="24"/>
        </w:rPr>
        <w:t>.</w:t>
      </w:r>
      <w:r w:rsidRPr="00802AA2">
        <w:rPr>
          <w:sz w:val="24"/>
        </w:rPr>
        <w:t>hour</w:t>
      </w:r>
      <w:r>
        <w:rPr>
          <w:sz w:val="24"/>
        </w:rPr>
        <w:t xml:space="preserve"> &lt; </w:t>
      </w:r>
      <w:r w:rsidRPr="00CD6AF6">
        <w:rPr>
          <w:sz w:val="24"/>
        </w:rPr>
        <w:t>4</w:t>
      </w:r>
      <w:r>
        <w:rPr>
          <w:sz w:val="24"/>
        </w:rPr>
        <w:t>) //</w:t>
      </w:r>
      <w:r>
        <w:rPr>
          <w:sz w:val="24"/>
        </w:rPr>
        <w:t>打开</w:t>
      </w:r>
    </w:p>
    <w:p w14:paraId="51EA1FE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1DD67A2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else</w:t>
      </w:r>
      <w:r>
        <w:rPr>
          <w:sz w:val="24"/>
        </w:rPr>
        <w:t xml:space="preserve"> </w:t>
      </w:r>
      <w:r w:rsidRPr="00802AA2">
        <w:rPr>
          <w:sz w:val="24"/>
        </w:rPr>
        <w:t>if</w:t>
      </w:r>
      <w:r>
        <w:rPr>
          <w:sz w:val="24"/>
        </w:rPr>
        <w:t>((</w:t>
      </w:r>
      <w:r w:rsidRPr="00802AA2">
        <w:rPr>
          <w:sz w:val="24"/>
        </w:rPr>
        <w:t>TimeData</w:t>
      </w:r>
      <w:r>
        <w:rPr>
          <w:sz w:val="24"/>
        </w:rPr>
        <w:t>.</w:t>
      </w:r>
      <w:r w:rsidRPr="00802AA2">
        <w:rPr>
          <w:sz w:val="24"/>
        </w:rPr>
        <w:t>hour</w:t>
      </w:r>
      <w:r>
        <w:rPr>
          <w:sz w:val="24"/>
        </w:rPr>
        <w:t xml:space="preserve"> &lt; </w:t>
      </w:r>
      <w:r w:rsidRPr="00CD6AF6">
        <w:rPr>
          <w:sz w:val="24"/>
        </w:rPr>
        <w:t>23</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18</w:t>
      </w:r>
      <w:r>
        <w:rPr>
          <w:sz w:val="24"/>
        </w:rPr>
        <w:t>)|| (</w:t>
      </w:r>
      <w:r w:rsidRPr="00802AA2">
        <w:rPr>
          <w:sz w:val="24"/>
        </w:rPr>
        <w:t>TimeData</w:t>
      </w:r>
      <w:r>
        <w:rPr>
          <w:sz w:val="24"/>
        </w:rPr>
        <w:t>.</w:t>
      </w:r>
      <w:r w:rsidRPr="00802AA2">
        <w:rPr>
          <w:sz w:val="24"/>
        </w:rPr>
        <w:t>hour</w:t>
      </w:r>
      <w:r>
        <w:rPr>
          <w:sz w:val="24"/>
        </w:rPr>
        <w:t xml:space="preserve"> &lt; </w:t>
      </w:r>
      <w:r w:rsidRPr="00CD6AF6">
        <w:rPr>
          <w:sz w:val="24"/>
        </w:rPr>
        <w:t>6</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4</w:t>
      </w:r>
      <w:r>
        <w:rPr>
          <w:sz w:val="24"/>
        </w:rPr>
        <w:t>))//</w:t>
      </w:r>
      <w:r>
        <w:rPr>
          <w:sz w:val="24"/>
        </w:rPr>
        <w:t>红外检测</w:t>
      </w:r>
    </w:p>
    <w:p w14:paraId="4819A5A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AF3DB7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People</w:t>
      </w:r>
      <w:r>
        <w:rPr>
          <w:sz w:val="24"/>
        </w:rPr>
        <w:t>();</w:t>
      </w:r>
    </w:p>
    <w:p w14:paraId="1836629B"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Car</w:t>
      </w:r>
      <w:r>
        <w:rPr>
          <w:sz w:val="24"/>
        </w:rPr>
        <w:t>();</w:t>
      </w:r>
    </w:p>
    <w:p w14:paraId="7971A50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7D40942"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3C73E00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2</w:t>
      </w:r>
      <w:r>
        <w:rPr>
          <w:sz w:val="24"/>
        </w:rPr>
        <w:t>)</w:t>
      </w:r>
    </w:p>
    <w:p w14:paraId="4467199B"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4E22B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dark</w:t>
      </w:r>
      <w:r>
        <w:rPr>
          <w:sz w:val="24"/>
        </w:rPr>
        <w:t>();</w:t>
      </w:r>
    </w:p>
    <w:p w14:paraId="4A963399"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F46571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3</w:t>
      </w:r>
      <w:r>
        <w:rPr>
          <w:sz w:val="24"/>
        </w:rPr>
        <w:t>)</w:t>
      </w:r>
    </w:p>
    <w:p w14:paraId="4888C7E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69D72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receive</w:t>
      </w:r>
      <w:r>
        <w:rPr>
          <w:sz w:val="24"/>
        </w:rPr>
        <w:t>();</w:t>
      </w:r>
    </w:p>
    <w:p w14:paraId="716F3AF8"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336337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4</w:t>
      </w:r>
      <w:r>
        <w:rPr>
          <w:sz w:val="24"/>
        </w:rPr>
        <w:t>)</w:t>
      </w:r>
    </w:p>
    <w:p w14:paraId="6160D09D"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A30115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bad</w:t>
      </w:r>
      <w:r>
        <w:rPr>
          <w:sz w:val="24"/>
        </w:rPr>
        <w:t>();</w:t>
      </w:r>
    </w:p>
    <w:p w14:paraId="01153B0E"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687276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29FF97C7" w14:textId="77777777" w:rsidR="00C511F8" w:rsidRDefault="00C511F8" w:rsidP="006621DD">
      <w:pPr>
        <w:tabs>
          <w:tab w:val="left" w:pos="1319"/>
        </w:tabs>
        <w:wordWrap w:val="0"/>
        <w:spacing w:line="360" w:lineRule="auto"/>
        <w:ind w:firstLineChars="200" w:firstLine="480"/>
        <w:jc w:val="left"/>
        <w:rPr>
          <w:sz w:val="24"/>
        </w:rPr>
      </w:pPr>
    </w:p>
    <w:p w14:paraId="4D6E67D9" w14:textId="77777777" w:rsidR="00C511F8" w:rsidRDefault="00AF702B" w:rsidP="006621DD">
      <w:pPr>
        <w:tabs>
          <w:tab w:val="left" w:pos="1319"/>
        </w:tabs>
        <w:wordWrap w:val="0"/>
        <w:spacing w:line="360" w:lineRule="auto"/>
        <w:ind w:firstLineChars="200" w:firstLine="480"/>
        <w:jc w:val="left"/>
        <w:rPr>
          <w:sz w:val="24"/>
        </w:rPr>
      </w:pPr>
      <w:r w:rsidRPr="00802AA2">
        <w:rPr>
          <w:sz w:val="24"/>
        </w:rPr>
        <w:t>int</w:t>
      </w:r>
      <w:r>
        <w:rPr>
          <w:sz w:val="24"/>
        </w:rPr>
        <w:t xml:space="preserve"> </w:t>
      </w:r>
      <w:r w:rsidRPr="00802AA2">
        <w:rPr>
          <w:sz w:val="24"/>
        </w:rPr>
        <w:t>main</w:t>
      </w:r>
      <w:r>
        <w:rPr>
          <w:sz w:val="24"/>
        </w:rPr>
        <w:t>(</w:t>
      </w:r>
      <w:r w:rsidRPr="00802AA2">
        <w:rPr>
          <w:sz w:val="24"/>
        </w:rPr>
        <w:t>void</w:t>
      </w:r>
      <w:r>
        <w:rPr>
          <w:sz w:val="24"/>
        </w:rPr>
        <w:t>)</w:t>
      </w:r>
    </w:p>
    <w:p w14:paraId="1F92DB0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5FE90F41" w14:textId="77777777" w:rsidR="00C511F8" w:rsidRDefault="00AF702B" w:rsidP="006621DD">
      <w:pPr>
        <w:tabs>
          <w:tab w:val="left" w:pos="1319"/>
        </w:tabs>
        <w:wordWrap w:val="0"/>
        <w:spacing w:line="360" w:lineRule="auto"/>
        <w:ind w:firstLineChars="200" w:firstLine="480"/>
        <w:jc w:val="left"/>
        <w:rPr>
          <w:sz w:val="24"/>
        </w:rPr>
      </w:pPr>
      <w:r>
        <w:rPr>
          <w:sz w:val="24"/>
        </w:rPr>
        <w:tab/>
      </w:r>
    </w:p>
    <w:p w14:paraId="0AFB128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delay</w:t>
      </w:r>
      <w:r>
        <w:rPr>
          <w:sz w:val="24"/>
        </w:rPr>
        <w:t>_</w:t>
      </w:r>
      <w:r w:rsidRPr="00802AA2">
        <w:rPr>
          <w:sz w:val="24"/>
        </w:rPr>
        <w:t>init</w:t>
      </w:r>
      <w:r>
        <w:rPr>
          <w:sz w:val="24"/>
        </w:rPr>
        <w:t>();</w:t>
      </w:r>
    </w:p>
    <w:p w14:paraId="5D0347D8"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Led</w:t>
      </w:r>
      <w:r>
        <w:rPr>
          <w:sz w:val="24"/>
        </w:rPr>
        <w:t>_</w:t>
      </w:r>
      <w:r w:rsidRPr="00802AA2">
        <w:rPr>
          <w:sz w:val="24"/>
        </w:rPr>
        <w:t>Init</w:t>
      </w:r>
      <w:r>
        <w:rPr>
          <w:sz w:val="24"/>
        </w:rPr>
        <w:t>();</w:t>
      </w:r>
      <w:r>
        <w:rPr>
          <w:sz w:val="24"/>
        </w:rPr>
        <w:tab/>
      </w:r>
    </w:p>
    <w:p w14:paraId="61E8122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Buz</w:t>
      </w:r>
      <w:r>
        <w:rPr>
          <w:sz w:val="24"/>
        </w:rPr>
        <w:t>_</w:t>
      </w:r>
      <w:r w:rsidRPr="00802AA2">
        <w:rPr>
          <w:sz w:val="24"/>
        </w:rPr>
        <w:t>Init</w:t>
      </w:r>
      <w:r>
        <w:rPr>
          <w:sz w:val="24"/>
        </w:rPr>
        <w:t>();</w:t>
      </w:r>
    </w:p>
    <w:p w14:paraId="1F0CE5C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Key</w:t>
      </w:r>
      <w:r>
        <w:rPr>
          <w:sz w:val="24"/>
        </w:rPr>
        <w:t>_</w:t>
      </w:r>
      <w:r w:rsidRPr="00802AA2">
        <w:rPr>
          <w:sz w:val="24"/>
        </w:rPr>
        <w:t>Init</w:t>
      </w:r>
      <w:r>
        <w:rPr>
          <w:sz w:val="24"/>
        </w:rPr>
        <w:t>();</w:t>
      </w:r>
    </w:p>
    <w:p w14:paraId="4CD75F4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OLED</w:t>
      </w:r>
      <w:r>
        <w:rPr>
          <w:sz w:val="24"/>
        </w:rPr>
        <w:t>_</w:t>
      </w:r>
      <w:r w:rsidRPr="00802AA2">
        <w:rPr>
          <w:sz w:val="24"/>
        </w:rPr>
        <w:t>Init</w:t>
      </w:r>
      <w:r>
        <w:rPr>
          <w:sz w:val="24"/>
        </w:rPr>
        <w:t>();</w:t>
      </w:r>
    </w:p>
    <w:p w14:paraId="7D6E0C4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DS</w:t>
      </w:r>
      <w:r w:rsidRPr="00CD6AF6">
        <w:rPr>
          <w:sz w:val="24"/>
        </w:rPr>
        <w:t>1302</w:t>
      </w:r>
      <w:r>
        <w:rPr>
          <w:sz w:val="24"/>
        </w:rPr>
        <w:t>_</w:t>
      </w:r>
      <w:r w:rsidRPr="00802AA2">
        <w:rPr>
          <w:sz w:val="24"/>
        </w:rPr>
        <w:t>GPIO</w:t>
      </w:r>
      <w:r>
        <w:rPr>
          <w:sz w:val="24"/>
        </w:rPr>
        <w:t>_</w:t>
      </w:r>
      <w:r w:rsidRPr="00802AA2">
        <w:rPr>
          <w:sz w:val="24"/>
        </w:rPr>
        <w:t>Init</w:t>
      </w:r>
      <w:r>
        <w:rPr>
          <w:sz w:val="24"/>
        </w:rPr>
        <w:t>();</w:t>
      </w:r>
    </w:p>
    <w:p w14:paraId="01DA5E4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PIR</w:t>
      </w:r>
      <w:r>
        <w:rPr>
          <w:sz w:val="24"/>
        </w:rPr>
        <w:t>_</w:t>
      </w:r>
      <w:r w:rsidRPr="00802AA2">
        <w:rPr>
          <w:sz w:val="24"/>
        </w:rPr>
        <w:t>Init</w:t>
      </w:r>
      <w:r>
        <w:rPr>
          <w:sz w:val="24"/>
        </w:rPr>
        <w:t>();</w:t>
      </w:r>
    </w:p>
    <w:p w14:paraId="315EC8B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SRD</w:t>
      </w:r>
      <w:r>
        <w:rPr>
          <w:sz w:val="24"/>
        </w:rPr>
        <w:t>_</w:t>
      </w:r>
      <w:r w:rsidRPr="00802AA2">
        <w:rPr>
          <w:sz w:val="24"/>
        </w:rPr>
        <w:t>Init</w:t>
      </w:r>
      <w:r>
        <w:rPr>
          <w:sz w:val="24"/>
        </w:rPr>
        <w:t>();</w:t>
      </w:r>
    </w:p>
    <w:p w14:paraId="1C46096B"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ADC</w:t>
      </w:r>
      <w:r w:rsidRPr="00CD6AF6">
        <w:rPr>
          <w:sz w:val="24"/>
        </w:rPr>
        <w:t>1</w:t>
      </w:r>
      <w:r>
        <w:rPr>
          <w:sz w:val="24"/>
        </w:rPr>
        <w:t>_</w:t>
      </w:r>
      <w:r w:rsidRPr="00802AA2">
        <w:rPr>
          <w:sz w:val="24"/>
        </w:rPr>
        <w:t>Init</w:t>
      </w:r>
      <w:r>
        <w:rPr>
          <w:sz w:val="24"/>
        </w:rPr>
        <w:t>();</w:t>
      </w:r>
    </w:p>
    <w:p w14:paraId="45E4138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NVIC</w:t>
      </w:r>
      <w:r>
        <w:rPr>
          <w:sz w:val="24"/>
        </w:rPr>
        <w:t>_</w:t>
      </w:r>
      <w:r w:rsidRPr="00802AA2">
        <w:rPr>
          <w:sz w:val="24"/>
        </w:rPr>
        <w:t>PriorityGroupConfig</w:t>
      </w:r>
      <w:r>
        <w:rPr>
          <w:sz w:val="24"/>
        </w:rPr>
        <w:t>(</w:t>
      </w:r>
      <w:r w:rsidRPr="00802AA2">
        <w:rPr>
          <w:sz w:val="24"/>
        </w:rPr>
        <w:t>NVIC</w:t>
      </w:r>
      <w:r>
        <w:rPr>
          <w:sz w:val="24"/>
        </w:rPr>
        <w:t>_</w:t>
      </w:r>
      <w:r w:rsidRPr="00802AA2">
        <w:rPr>
          <w:sz w:val="24"/>
        </w:rPr>
        <w:t>PriorityGroup</w:t>
      </w:r>
      <w:r>
        <w:rPr>
          <w:sz w:val="24"/>
        </w:rPr>
        <w:t>_</w:t>
      </w:r>
      <w:r w:rsidRPr="00CD6AF6">
        <w:rPr>
          <w:sz w:val="24"/>
        </w:rPr>
        <w:t>3</w:t>
      </w:r>
      <w:r>
        <w:rPr>
          <w:sz w:val="24"/>
        </w:rPr>
        <w:t>); //</w:t>
      </w:r>
      <w:r>
        <w:rPr>
          <w:sz w:val="24"/>
        </w:rPr>
        <w:t>设置</w:t>
      </w:r>
      <w:r w:rsidRPr="00802AA2">
        <w:rPr>
          <w:sz w:val="24"/>
        </w:rPr>
        <w:t>NVIC</w:t>
      </w:r>
      <w:r>
        <w:rPr>
          <w:sz w:val="24"/>
        </w:rPr>
        <w:t>中断分组</w:t>
      </w:r>
      <w:r w:rsidRPr="00CD6AF6">
        <w:rPr>
          <w:sz w:val="24"/>
        </w:rPr>
        <w:t>2</w:t>
      </w:r>
      <w:r>
        <w:rPr>
          <w:sz w:val="24"/>
        </w:rPr>
        <w:t>:</w:t>
      </w:r>
      <w:r w:rsidRPr="00CD6AF6">
        <w:rPr>
          <w:sz w:val="24"/>
        </w:rPr>
        <w:t>2</w:t>
      </w:r>
      <w:r>
        <w:rPr>
          <w:sz w:val="24"/>
        </w:rPr>
        <w:t>位抢占优先级，</w:t>
      </w:r>
      <w:r w:rsidRPr="00CD6AF6">
        <w:rPr>
          <w:sz w:val="24"/>
        </w:rPr>
        <w:t>2</w:t>
      </w:r>
      <w:r>
        <w:rPr>
          <w:sz w:val="24"/>
        </w:rPr>
        <w:t>位响应优先级</w:t>
      </w:r>
    </w:p>
    <w:p w14:paraId="59CF059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uart</w:t>
      </w:r>
      <w:r>
        <w:rPr>
          <w:sz w:val="24"/>
        </w:rPr>
        <w:t>_</w:t>
      </w:r>
      <w:r w:rsidRPr="00802AA2">
        <w:rPr>
          <w:sz w:val="24"/>
        </w:rPr>
        <w:t>init</w:t>
      </w:r>
      <w:r>
        <w:rPr>
          <w:sz w:val="24"/>
        </w:rPr>
        <w:t>(</w:t>
      </w:r>
      <w:r w:rsidRPr="00CD6AF6">
        <w:rPr>
          <w:sz w:val="24"/>
        </w:rPr>
        <w:t>115200</w:t>
      </w:r>
      <w:r>
        <w:rPr>
          <w:sz w:val="24"/>
        </w:rPr>
        <w:t>);</w:t>
      </w:r>
      <w:r>
        <w:rPr>
          <w:sz w:val="24"/>
        </w:rPr>
        <w:tab/>
        <w:t xml:space="preserve"> //</w:t>
      </w:r>
      <w:r>
        <w:rPr>
          <w:sz w:val="24"/>
        </w:rPr>
        <w:t>串口初始化为</w:t>
      </w:r>
      <w:r w:rsidRPr="00CD6AF6">
        <w:rPr>
          <w:sz w:val="24"/>
        </w:rPr>
        <w:t>115200</w:t>
      </w:r>
    </w:p>
    <w:p w14:paraId="7615D42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while</w:t>
      </w:r>
      <w:r>
        <w:rPr>
          <w:sz w:val="24"/>
        </w:rPr>
        <w:t>(</w:t>
      </w:r>
      <w:r w:rsidRPr="00CD6AF6">
        <w:rPr>
          <w:sz w:val="24"/>
        </w:rPr>
        <w:t>1</w:t>
      </w:r>
      <w:r>
        <w:rPr>
          <w:sz w:val="24"/>
        </w:rPr>
        <w:t xml:space="preserve">){ </w:t>
      </w:r>
    </w:p>
    <w:p w14:paraId="3E79EB9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key</w:t>
      </w:r>
      <w:r>
        <w:rPr>
          <w:sz w:val="24"/>
        </w:rPr>
        <w:t>;</w:t>
      </w:r>
    </w:p>
    <w:p w14:paraId="6650A61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DS</w:t>
      </w:r>
      <w:r w:rsidRPr="00CD6AF6">
        <w:rPr>
          <w:sz w:val="24"/>
        </w:rPr>
        <w:t>1302</w:t>
      </w:r>
      <w:r>
        <w:rPr>
          <w:sz w:val="24"/>
        </w:rPr>
        <w:t>_</w:t>
      </w:r>
      <w:r w:rsidRPr="00802AA2">
        <w:rPr>
          <w:sz w:val="24"/>
        </w:rPr>
        <w:t>show</w:t>
      </w:r>
      <w:r>
        <w:rPr>
          <w:sz w:val="24"/>
        </w:rPr>
        <w:t>_</w:t>
      </w:r>
      <w:r w:rsidRPr="00802AA2">
        <w:rPr>
          <w:sz w:val="24"/>
        </w:rPr>
        <w:t>realTime</w:t>
      </w:r>
      <w:r>
        <w:rPr>
          <w:sz w:val="24"/>
        </w:rPr>
        <w:t>();</w:t>
      </w:r>
    </w:p>
    <w:p w14:paraId="3F00F28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SRD</w:t>
      </w:r>
      <w:r>
        <w:rPr>
          <w:sz w:val="24"/>
        </w:rPr>
        <w:t>_</w:t>
      </w:r>
      <w:r w:rsidRPr="00802AA2">
        <w:rPr>
          <w:sz w:val="24"/>
        </w:rPr>
        <w:t>Start</w:t>
      </w:r>
      <w:r>
        <w:rPr>
          <w:sz w:val="24"/>
        </w:rPr>
        <w:t>();</w:t>
      </w:r>
    </w:p>
    <w:p w14:paraId="2265495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get</w:t>
      </w:r>
      <w:r>
        <w:rPr>
          <w:sz w:val="24"/>
        </w:rPr>
        <w:t>_</w:t>
      </w:r>
      <w:r w:rsidRPr="00802AA2">
        <w:rPr>
          <w:sz w:val="24"/>
        </w:rPr>
        <w:t>light</w:t>
      </w:r>
      <w:r>
        <w:rPr>
          <w:sz w:val="24"/>
        </w:rPr>
        <w:t>();</w:t>
      </w:r>
    </w:p>
    <w:p w14:paraId="22BC353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6</w:t>
      </w:r>
      <w:r>
        <w:rPr>
          <w:sz w:val="24"/>
        </w:rPr>
        <w:t xml:space="preserve">, </w:t>
      </w:r>
      <w:r w:rsidRPr="00CD6AF6">
        <w:rPr>
          <w:sz w:val="24"/>
        </w:rPr>
        <w:t>33</w:t>
      </w:r>
      <w:r>
        <w:rPr>
          <w:sz w:val="24"/>
        </w:rPr>
        <w:t>);</w:t>
      </w:r>
    </w:p>
    <w:p w14:paraId="2952ADA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7</w:t>
      </w:r>
      <w:r>
        <w:rPr>
          <w:sz w:val="24"/>
        </w:rPr>
        <w:t xml:space="preserve">, </w:t>
      </w:r>
      <w:r w:rsidRPr="00CD6AF6">
        <w:rPr>
          <w:sz w:val="24"/>
        </w:rPr>
        <w:t>34</w:t>
      </w:r>
      <w:r>
        <w:rPr>
          <w:sz w:val="24"/>
        </w:rPr>
        <w:t>);</w:t>
      </w:r>
    </w:p>
    <w:p w14:paraId="63DC2F9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ShowNum</w:t>
      </w:r>
      <w:r>
        <w:rPr>
          <w:sz w:val="24"/>
        </w:rPr>
        <w:t>(</w:t>
      </w:r>
      <w:r w:rsidRPr="00CD6AF6">
        <w:rPr>
          <w:sz w:val="24"/>
        </w:rPr>
        <w:t>2</w:t>
      </w:r>
      <w:r>
        <w:rPr>
          <w:sz w:val="24"/>
        </w:rPr>
        <w:t xml:space="preserve">, </w:t>
      </w:r>
      <w:r w:rsidRPr="00CD6AF6">
        <w:rPr>
          <w:sz w:val="24"/>
        </w:rPr>
        <w:t>15</w:t>
      </w:r>
      <w:r>
        <w:rPr>
          <w:sz w:val="24"/>
        </w:rPr>
        <w:t xml:space="preserve">, </w:t>
      </w:r>
      <w:r w:rsidRPr="00802AA2">
        <w:rPr>
          <w:sz w:val="24"/>
        </w:rPr>
        <w:t>mode</w:t>
      </w:r>
      <w:r>
        <w:rPr>
          <w:sz w:val="24"/>
        </w:rPr>
        <w:t xml:space="preserve">, </w:t>
      </w:r>
      <w:r w:rsidRPr="00CD6AF6">
        <w:rPr>
          <w:sz w:val="24"/>
        </w:rPr>
        <w:t>1</w:t>
      </w:r>
      <w:r>
        <w:rPr>
          <w:sz w:val="24"/>
        </w:rPr>
        <w:t>);</w:t>
      </w:r>
    </w:p>
    <w:p w14:paraId="11198FF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Keyboard</w:t>
      </w:r>
      <w:r>
        <w:rPr>
          <w:sz w:val="24"/>
        </w:rPr>
        <w:t>_</w:t>
      </w:r>
      <w:r w:rsidRPr="00802AA2">
        <w:rPr>
          <w:sz w:val="24"/>
        </w:rPr>
        <w:t>Read</w:t>
      </w:r>
      <w:r>
        <w:rPr>
          <w:sz w:val="24"/>
        </w:rPr>
        <w:t>();</w:t>
      </w:r>
    </w:p>
    <w:p w14:paraId="1CB5AD3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&lt;</w:t>
      </w:r>
      <w:r w:rsidRPr="00CD6AF6">
        <w:rPr>
          <w:sz w:val="24"/>
        </w:rPr>
        <w:t>17</w:t>
      </w:r>
      <w:r>
        <w:rPr>
          <w:sz w:val="24"/>
        </w:rPr>
        <w:t>)</w:t>
      </w:r>
    </w:p>
    <w:p w14:paraId="00C3A5D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time</w:t>
      </w:r>
      <w:r>
        <w:rPr>
          <w:sz w:val="24"/>
        </w:rPr>
        <w:t>_</w:t>
      </w:r>
      <w:r w:rsidRPr="00802AA2">
        <w:rPr>
          <w:sz w:val="24"/>
        </w:rPr>
        <w:t>Init</w:t>
      </w:r>
      <w:r>
        <w:rPr>
          <w:sz w:val="24"/>
        </w:rPr>
        <w:t>();</w:t>
      </w:r>
    </w:p>
    <w:p w14:paraId="6CBE418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w:t>
      </w:r>
      <w:r>
        <w:rPr>
          <w:sz w:val="24"/>
        </w:rPr>
        <w:t>_</w:t>
      </w:r>
      <w:r w:rsidRPr="00802AA2">
        <w:rPr>
          <w:sz w:val="24"/>
        </w:rPr>
        <w:t>GetNum</w:t>
      </w:r>
      <w:r>
        <w:rPr>
          <w:sz w:val="24"/>
        </w:rPr>
        <w:t>();</w:t>
      </w:r>
    </w:p>
    <w:p w14:paraId="59E4039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&gt; </w:t>
      </w:r>
      <w:r w:rsidRPr="00CD6AF6">
        <w:rPr>
          <w:sz w:val="24"/>
        </w:rPr>
        <w:t>1</w:t>
      </w:r>
      <w:r>
        <w:rPr>
          <w:sz w:val="24"/>
        </w:rPr>
        <w:t>)</w:t>
      </w:r>
    </w:p>
    <w:p w14:paraId="1B6AF5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mode</w:t>
      </w:r>
      <w:r>
        <w:rPr>
          <w:sz w:val="24"/>
        </w:rPr>
        <w:t xml:space="preserve"> = </w:t>
      </w:r>
      <w:r w:rsidRPr="00802AA2">
        <w:rPr>
          <w:sz w:val="24"/>
        </w:rPr>
        <w:t>key</w:t>
      </w:r>
      <w:r>
        <w:rPr>
          <w:sz w:val="24"/>
        </w:rPr>
        <w:t>;</w:t>
      </w:r>
    </w:p>
    <w:p w14:paraId="714D7F9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control</w:t>
      </w:r>
      <w:r>
        <w:rPr>
          <w:sz w:val="24"/>
        </w:rPr>
        <w:t>();</w:t>
      </w:r>
    </w:p>
    <w:p w14:paraId="4524AA6F"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AAB316D" w14:textId="77777777" w:rsidR="00C511F8" w:rsidRDefault="00AF702B" w:rsidP="006621DD">
      <w:pPr>
        <w:tabs>
          <w:tab w:val="left" w:pos="1319"/>
        </w:tabs>
        <w:wordWrap w:val="0"/>
        <w:spacing w:line="360" w:lineRule="auto"/>
        <w:ind w:firstLineChars="200" w:firstLine="480"/>
        <w:jc w:val="left"/>
        <w:rPr>
          <w:sz w:val="24"/>
        </w:rPr>
      </w:pPr>
      <w:r>
        <w:rPr>
          <w:rFonts w:hint="eastAsia"/>
          <w:sz w:val="24"/>
        </w:rPr>
        <w:t>｝</w:t>
      </w:r>
    </w:p>
    <w:p w14:paraId="0493F8EB" w14:textId="77777777" w:rsidR="00C511F8" w:rsidRDefault="00C511F8" w:rsidP="006621DD">
      <w:pPr>
        <w:tabs>
          <w:tab w:val="left" w:pos="1319"/>
        </w:tabs>
        <w:wordWrap w:val="0"/>
        <w:spacing w:line="360" w:lineRule="auto"/>
        <w:jc w:val="left"/>
        <w:rPr>
          <w:sz w:val="24"/>
        </w:rPr>
      </w:pPr>
    </w:p>
    <w:sectPr w:rsidR="00C511F8">
      <w:headerReference w:type="default" r:id="rId111"/>
      <w:pgSz w:w="11906" w:h="16838"/>
      <w:pgMar w:top="1701"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84CB" w14:textId="77777777" w:rsidR="009B207D" w:rsidRDefault="009B207D">
      <w:r>
        <w:separator/>
      </w:r>
    </w:p>
  </w:endnote>
  <w:endnote w:type="continuationSeparator" w:id="0">
    <w:p w14:paraId="33DDAD31" w14:textId="77777777" w:rsidR="009B207D" w:rsidRDefault="009B2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97883C11-D631-4502-AA34-6D8D52703A8D}"/>
    <w:embedBold r:id="rId2" w:subsetted="1" w:fontKey="{7B309A9A-DF6B-4BBA-9FEA-29BD62431350}"/>
  </w:font>
  <w:font w:name="Cambria">
    <w:panose1 w:val="02040503050406030204"/>
    <w:charset w:val="00"/>
    <w:family w:val="roman"/>
    <w:pitch w:val="variable"/>
    <w:sig w:usb0="E00006FF" w:usb1="420024FF" w:usb2="02000000" w:usb3="00000000" w:csb0="0000019F" w:csb1="00000000"/>
    <w:embedRegular r:id="rId3" w:subsetted="1" w:fontKey="{130A5222-AA5F-4498-A31A-C458A0AB8F59}"/>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embedRegular r:id="rId4" w:subsetted="1" w:fontKey="{31D7610A-5983-401E-AC62-EF2A016A30A5}"/>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47158B90-5C31-4F9F-AD83-06C6EB1B9F56}"/>
    <w:embedItalic r:id="rId6" w:fontKey="{B4199ABA-87F4-41D9-9E82-82E6579E1F4D}"/>
  </w:font>
  <w:font w:name="等线">
    <w:altName w:val="DengXian"/>
    <w:panose1 w:val="02010600030101010101"/>
    <w:charset w:val="86"/>
    <w:family w:val="auto"/>
    <w:pitch w:val="variable"/>
    <w:sig w:usb0="A00002BF" w:usb1="38CF7CFA" w:usb2="00000016" w:usb3="00000000" w:csb0="0004000F" w:csb1="00000000"/>
    <w:embedRegular r:id="rId7" w:subsetted="1" w:fontKey="{121D21A4-F2B7-4C1E-B7C1-0ED65E40D6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172" w14:textId="77777777" w:rsidR="001B49F0" w:rsidRDefault="001B49F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8B2F" w14:textId="77777777" w:rsidR="009B207D" w:rsidRDefault="009B207D">
      <w:r>
        <w:separator/>
      </w:r>
    </w:p>
  </w:footnote>
  <w:footnote w:type="continuationSeparator" w:id="0">
    <w:p w14:paraId="0D0314B6" w14:textId="77777777" w:rsidR="009B207D" w:rsidRDefault="009B2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ECC0" w14:textId="77777777" w:rsidR="001B49F0" w:rsidRDefault="001B49F0">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61824" behindDoc="0" locked="0" layoutInCell="1" allowOverlap="1" wp14:anchorId="234EFE15" wp14:editId="2876319D">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E2A44A4" w14:textId="77777777" w:rsidR="001B49F0" w:rsidRDefault="001B49F0">
                          <w:pPr>
                            <w:snapToGrid w:val="0"/>
                            <w:rPr>
                              <w:sz w:val="18"/>
                            </w:rPr>
                          </w:pPr>
                          <w:r>
                            <w:rPr>
                              <w:rFonts w:hint="eastAsia"/>
                              <w:sz w:val="18"/>
                            </w:rPr>
                            <w:t xml:space="preserve"> </w:t>
                          </w:r>
                        </w:p>
                      </w:txbxContent>
                    </wps:txbx>
                    <wps:bodyPr lIns="0" tIns="0" rIns="0" bIns="0"/>
                  </wps:wsp>
                </a:graphicData>
              </a:graphic>
            </wp:anchor>
          </w:drawing>
        </mc:Choice>
        <mc:Fallback>
          <w:pict>
            <v:shapetype w14:anchorId="234EFE15"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61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0E2A44A4" w14:textId="77777777" w:rsidR="001B49F0" w:rsidRDefault="001B49F0">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2343"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64896" behindDoc="0" locked="0" layoutInCell="1" allowOverlap="1" wp14:anchorId="595A2089" wp14:editId="719F1310">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F649B50" w14:textId="2EF6E07A"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355221">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595A2089"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648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0F649B50" w14:textId="2EF6E07A"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355221">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D12"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52608" behindDoc="0" locked="0" layoutInCell="1" allowOverlap="1" wp14:anchorId="7EAB5135" wp14:editId="0D575CF6">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203E5071" w14:textId="621F55AE"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355221">
                            <w:rPr>
                              <w:noProof/>
                              <w:szCs w:val="21"/>
                            </w:rPr>
                            <w:t>II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7EAB5135"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526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203E5071" w14:textId="621F55AE"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355221">
                      <w:rPr>
                        <w:noProof/>
                        <w:szCs w:val="21"/>
                      </w:rPr>
                      <w:t>II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15AA" w14:textId="77777777" w:rsidR="001B49F0" w:rsidRDefault="001B49F0">
    <w:pPr>
      <w:pStyle w:val="ac"/>
    </w:pPr>
    <w:r>
      <w:rPr>
        <w:noProof/>
        <w:sz w:val="21"/>
      </w:rPr>
      <mc:AlternateContent>
        <mc:Choice Requires="wps">
          <w:drawing>
            <wp:anchor distT="0" distB="0" distL="114300" distR="114300" simplePos="0" relativeHeight="251658752" behindDoc="0" locked="0" layoutInCell="1" allowOverlap="1" wp14:anchorId="6B9602D6" wp14:editId="74F7B1CB">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268616" w14:textId="77777777" w:rsidR="001B49F0" w:rsidRDefault="001B49F0"/>
                      </w:txbxContent>
                    </wps:txbx>
                    <wps:bodyPr wrap="none" lIns="0" tIns="0" rIns="0" bIns="0">
                      <a:spAutoFit/>
                    </wps:bodyPr>
                  </wps:wsp>
                </a:graphicData>
              </a:graphic>
            </wp:anchor>
          </w:drawing>
        </mc:Choice>
        <mc:Fallback>
          <w:pict>
            <v:shapetype w14:anchorId="6B9602D6"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587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1268616" w14:textId="77777777" w:rsidR="001B49F0" w:rsidRDefault="001B49F0"/>
                </w:txbxContent>
              </v:textbox>
              <w10:wrap anchorx="margin"/>
            </v:shape>
          </w:pict>
        </mc:Fallback>
      </mc:AlternateContent>
    </w:r>
    <w:r>
      <w:rPr>
        <w:noProof/>
        <w:sz w:val="21"/>
        <w:szCs w:val="21"/>
      </w:rPr>
      <mc:AlternateContent>
        <mc:Choice Requires="wps">
          <w:drawing>
            <wp:anchor distT="0" distB="0" distL="114300" distR="114300" simplePos="0" relativeHeight="251655680" behindDoc="0" locked="0" layoutInCell="1" allowOverlap="1" wp14:anchorId="5D6CA1DE" wp14:editId="2B8ABBDC">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0B24FC7B" w14:textId="77777777" w:rsidR="001B49F0" w:rsidRDefault="001B49F0">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5D6CA1DE" id="文本框184" o:spid="_x0000_s1030" type="#_x0000_t202" style="position:absolute;left:0;text-align:left;margin-left:-3pt;margin-top:0;width:48.2pt;height:13.6pt;z-index:2516556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0B24FC7B" w14:textId="77777777" w:rsidR="001B49F0" w:rsidRDefault="001B49F0">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E97A" w14:textId="77777777" w:rsidR="001B49F0" w:rsidRDefault="001B49F0">
    <w:pPr>
      <w:pStyle w:val="ac"/>
      <w:rPr>
        <w:sz w:val="21"/>
        <w:szCs w:val="21"/>
      </w:rPr>
    </w:pPr>
    <w:r>
      <w:rPr>
        <w:noProof/>
        <w:sz w:val="21"/>
      </w:rPr>
      <mc:AlternateContent>
        <mc:Choice Requires="wps">
          <w:drawing>
            <wp:anchor distT="0" distB="0" distL="114300" distR="114300" simplePos="0" relativeHeight="251658245" behindDoc="0" locked="0" layoutInCell="1" allowOverlap="1" wp14:anchorId="0455A438" wp14:editId="64899BC8">
              <wp:simplePos x="0" y="0"/>
              <wp:positionH relativeFrom="margin">
                <wp:align>right</wp:align>
              </wp:positionH>
              <wp:positionV relativeFrom="paragraph">
                <wp:posOffset>0</wp:posOffset>
              </wp:positionV>
              <wp:extent cx="604520" cy="1790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60452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5A438" id="_x0000_t202" coordsize="21600,21600" o:spt="202" path="m,l,21600r21600,l21600,xe">
              <v:stroke joinstyle="miter"/>
              <v:path gradientshapeok="t" o:connecttype="rect"/>
            </v:shapetype>
            <v:shape id="文本框 51" o:spid="_x0000_s1031" type="#_x0000_t202" style="position:absolute;left:0;text-align:left;margin-left:-3.6pt;margin-top:0;width:47.6pt;height:14.1pt;z-index:25165824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" filled="f" stroked="f" strokeweight=".5pt">
              <v:textbox inset="0,0,0,0">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250"/>
    <w:multiLevelType w:val="multilevel"/>
    <w:tmpl w:val="BE0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69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1"/>
    <w:rsid w:val="000025CD"/>
    <w:rsid w:val="0000618D"/>
    <w:rsid w:val="000064F6"/>
    <w:rsid w:val="00006670"/>
    <w:rsid w:val="00010660"/>
    <w:rsid w:val="00010C4B"/>
    <w:rsid w:val="0001159C"/>
    <w:rsid w:val="000122CE"/>
    <w:rsid w:val="00012645"/>
    <w:rsid w:val="000127F7"/>
    <w:rsid w:val="000129DB"/>
    <w:rsid w:val="00014BF0"/>
    <w:rsid w:val="00014DD5"/>
    <w:rsid w:val="00016C60"/>
    <w:rsid w:val="000178E0"/>
    <w:rsid w:val="00020841"/>
    <w:rsid w:val="00021339"/>
    <w:rsid w:val="00021AB0"/>
    <w:rsid w:val="00022C92"/>
    <w:rsid w:val="00023C95"/>
    <w:rsid w:val="00026E5E"/>
    <w:rsid w:val="000301DB"/>
    <w:rsid w:val="00031479"/>
    <w:rsid w:val="00031B5E"/>
    <w:rsid w:val="0003262C"/>
    <w:rsid w:val="000328A7"/>
    <w:rsid w:val="00032A81"/>
    <w:rsid w:val="0003342A"/>
    <w:rsid w:val="00033C45"/>
    <w:rsid w:val="000344D4"/>
    <w:rsid w:val="00041E34"/>
    <w:rsid w:val="00041F1A"/>
    <w:rsid w:val="00042029"/>
    <w:rsid w:val="00047E15"/>
    <w:rsid w:val="00051CC1"/>
    <w:rsid w:val="00052B8E"/>
    <w:rsid w:val="00052D25"/>
    <w:rsid w:val="000538F3"/>
    <w:rsid w:val="00055D9D"/>
    <w:rsid w:val="00056DDA"/>
    <w:rsid w:val="000572E3"/>
    <w:rsid w:val="00060A57"/>
    <w:rsid w:val="00063F18"/>
    <w:rsid w:val="00065539"/>
    <w:rsid w:val="000669BC"/>
    <w:rsid w:val="000673F7"/>
    <w:rsid w:val="00067B49"/>
    <w:rsid w:val="000714EB"/>
    <w:rsid w:val="00071F5D"/>
    <w:rsid w:val="0007513B"/>
    <w:rsid w:val="00080B3F"/>
    <w:rsid w:val="00083002"/>
    <w:rsid w:val="000839F2"/>
    <w:rsid w:val="00086A74"/>
    <w:rsid w:val="000873FC"/>
    <w:rsid w:val="000901BC"/>
    <w:rsid w:val="000902BC"/>
    <w:rsid w:val="000911BB"/>
    <w:rsid w:val="00091EF3"/>
    <w:rsid w:val="00093280"/>
    <w:rsid w:val="00094F0B"/>
    <w:rsid w:val="000969B4"/>
    <w:rsid w:val="000A0AB1"/>
    <w:rsid w:val="000A2E2F"/>
    <w:rsid w:val="000A3223"/>
    <w:rsid w:val="000A32AF"/>
    <w:rsid w:val="000A5286"/>
    <w:rsid w:val="000A6406"/>
    <w:rsid w:val="000A7136"/>
    <w:rsid w:val="000A74FA"/>
    <w:rsid w:val="000B0867"/>
    <w:rsid w:val="000B0B18"/>
    <w:rsid w:val="000B2138"/>
    <w:rsid w:val="000B2701"/>
    <w:rsid w:val="000B5047"/>
    <w:rsid w:val="000B51F9"/>
    <w:rsid w:val="000B53D2"/>
    <w:rsid w:val="000B5AD2"/>
    <w:rsid w:val="000B72DF"/>
    <w:rsid w:val="000C13F7"/>
    <w:rsid w:val="000C20B4"/>
    <w:rsid w:val="000C275D"/>
    <w:rsid w:val="000C2954"/>
    <w:rsid w:val="000C2B88"/>
    <w:rsid w:val="000C2EE8"/>
    <w:rsid w:val="000C41E6"/>
    <w:rsid w:val="000C7832"/>
    <w:rsid w:val="000C7F50"/>
    <w:rsid w:val="000D0DAD"/>
    <w:rsid w:val="000D2717"/>
    <w:rsid w:val="000D4382"/>
    <w:rsid w:val="000D4EAC"/>
    <w:rsid w:val="000D5C63"/>
    <w:rsid w:val="000D6761"/>
    <w:rsid w:val="000D7FB8"/>
    <w:rsid w:val="000E05D4"/>
    <w:rsid w:val="000E1B98"/>
    <w:rsid w:val="000E1BB7"/>
    <w:rsid w:val="000E2AAF"/>
    <w:rsid w:val="000E46E4"/>
    <w:rsid w:val="000E54F6"/>
    <w:rsid w:val="000E56A6"/>
    <w:rsid w:val="000E77BF"/>
    <w:rsid w:val="000E7BD2"/>
    <w:rsid w:val="000F092F"/>
    <w:rsid w:val="000F2481"/>
    <w:rsid w:val="000F258E"/>
    <w:rsid w:val="000F4CEA"/>
    <w:rsid w:val="000F666C"/>
    <w:rsid w:val="000F6B8F"/>
    <w:rsid w:val="000F774B"/>
    <w:rsid w:val="001008DB"/>
    <w:rsid w:val="00102B8D"/>
    <w:rsid w:val="00102B9B"/>
    <w:rsid w:val="0010565A"/>
    <w:rsid w:val="00106FA1"/>
    <w:rsid w:val="0011002B"/>
    <w:rsid w:val="00111C49"/>
    <w:rsid w:val="00112083"/>
    <w:rsid w:val="001123DE"/>
    <w:rsid w:val="001129BC"/>
    <w:rsid w:val="001141DD"/>
    <w:rsid w:val="001165C6"/>
    <w:rsid w:val="001175DE"/>
    <w:rsid w:val="001204F7"/>
    <w:rsid w:val="001216A4"/>
    <w:rsid w:val="00121E06"/>
    <w:rsid w:val="00122D7E"/>
    <w:rsid w:val="001246AD"/>
    <w:rsid w:val="00126550"/>
    <w:rsid w:val="00126A90"/>
    <w:rsid w:val="00131148"/>
    <w:rsid w:val="00132D64"/>
    <w:rsid w:val="0013406F"/>
    <w:rsid w:val="001340F6"/>
    <w:rsid w:val="00134D75"/>
    <w:rsid w:val="001366DD"/>
    <w:rsid w:val="001373BF"/>
    <w:rsid w:val="00137A4E"/>
    <w:rsid w:val="00140B65"/>
    <w:rsid w:val="00141105"/>
    <w:rsid w:val="00145823"/>
    <w:rsid w:val="00146089"/>
    <w:rsid w:val="001515E1"/>
    <w:rsid w:val="00151F77"/>
    <w:rsid w:val="0015213C"/>
    <w:rsid w:val="00152FBF"/>
    <w:rsid w:val="001530AF"/>
    <w:rsid w:val="001538CA"/>
    <w:rsid w:val="0015488F"/>
    <w:rsid w:val="00154BC4"/>
    <w:rsid w:val="00154D68"/>
    <w:rsid w:val="00154EEE"/>
    <w:rsid w:val="001609B4"/>
    <w:rsid w:val="00161868"/>
    <w:rsid w:val="00163DED"/>
    <w:rsid w:val="00163F66"/>
    <w:rsid w:val="001662A6"/>
    <w:rsid w:val="0017179F"/>
    <w:rsid w:val="00172A27"/>
    <w:rsid w:val="00172DDA"/>
    <w:rsid w:val="00174549"/>
    <w:rsid w:val="00177B52"/>
    <w:rsid w:val="001824A2"/>
    <w:rsid w:val="001834D7"/>
    <w:rsid w:val="0018386C"/>
    <w:rsid w:val="0018400D"/>
    <w:rsid w:val="001842B5"/>
    <w:rsid w:val="00184A9A"/>
    <w:rsid w:val="00187EAB"/>
    <w:rsid w:val="0019203D"/>
    <w:rsid w:val="00193770"/>
    <w:rsid w:val="0019511D"/>
    <w:rsid w:val="0019548A"/>
    <w:rsid w:val="001963DA"/>
    <w:rsid w:val="001A071F"/>
    <w:rsid w:val="001A0B1B"/>
    <w:rsid w:val="001A1353"/>
    <w:rsid w:val="001A15E4"/>
    <w:rsid w:val="001A1977"/>
    <w:rsid w:val="001A1A3C"/>
    <w:rsid w:val="001A1EE1"/>
    <w:rsid w:val="001A24A9"/>
    <w:rsid w:val="001A5A3B"/>
    <w:rsid w:val="001A6008"/>
    <w:rsid w:val="001A6579"/>
    <w:rsid w:val="001B0766"/>
    <w:rsid w:val="001B0B7A"/>
    <w:rsid w:val="001B49F0"/>
    <w:rsid w:val="001B4C80"/>
    <w:rsid w:val="001B57D9"/>
    <w:rsid w:val="001B5EAA"/>
    <w:rsid w:val="001B5F61"/>
    <w:rsid w:val="001B658C"/>
    <w:rsid w:val="001C01FA"/>
    <w:rsid w:val="001C09DE"/>
    <w:rsid w:val="001C146F"/>
    <w:rsid w:val="001C228D"/>
    <w:rsid w:val="001C40D5"/>
    <w:rsid w:val="001C5708"/>
    <w:rsid w:val="001C63E0"/>
    <w:rsid w:val="001C70D9"/>
    <w:rsid w:val="001D449E"/>
    <w:rsid w:val="001D5345"/>
    <w:rsid w:val="001D5A65"/>
    <w:rsid w:val="001E013B"/>
    <w:rsid w:val="001E0D92"/>
    <w:rsid w:val="001E11AE"/>
    <w:rsid w:val="001E1569"/>
    <w:rsid w:val="001E23A9"/>
    <w:rsid w:val="001E252D"/>
    <w:rsid w:val="001E2605"/>
    <w:rsid w:val="001E2CD2"/>
    <w:rsid w:val="001E3FE2"/>
    <w:rsid w:val="001E4FF0"/>
    <w:rsid w:val="001E792E"/>
    <w:rsid w:val="001F0471"/>
    <w:rsid w:val="001F0A64"/>
    <w:rsid w:val="001F1C2D"/>
    <w:rsid w:val="001F6BAE"/>
    <w:rsid w:val="001F711F"/>
    <w:rsid w:val="001F7533"/>
    <w:rsid w:val="002009C6"/>
    <w:rsid w:val="00201EE8"/>
    <w:rsid w:val="00202B0A"/>
    <w:rsid w:val="00202F01"/>
    <w:rsid w:val="002033AE"/>
    <w:rsid w:val="00207034"/>
    <w:rsid w:val="00207F12"/>
    <w:rsid w:val="002120CB"/>
    <w:rsid w:val="002137A1"/>
    <w:rsid w:val="00213AA2"/>
    <w:rsid w:val="00214CC3"/>
    <w:rsid w:val="002150B0"/>
    <w:rsid w:val="00215733"/>
    <w:rsid w:val="0022167B"/>
    <w:rsid w:val="00221EAC"/>
    <w:rsid w:val="00226E58"/>
    <w:rsid w:val="00231AFA"/>
    <w:rsid w:val="00231E83"/>
    <w:rsid w:val="00234864"/>
    <w:rsid w:val="00234A95"/>
    <w:rsid w:val="0023523D"/>
    <w:rsid w:val="002355E6"/>
    <w:rsid w:val="00235679"/>
    <w:rsid w:val="002378E9"/>
    <w:rsid w:val="00240D5B"/>
    <w:rsid w:val="00240EA2"/>
    <w:rsid w:val="00241671"/>
    <w:rsid w:val="0024334F"/>
    <w:rsid w:val="002439C6"/>
    <w:rsid w:val="00245352"/>
    <w:rsid w:val="00245630"/>
    <w:rsid w:val="002468EF"/>
    <w:rsid w:val="00250019"/>
    <w:rsid w:val="00252B05"/>
    <w:rsid w:val="00253012"/>
    <w:rsid w:val="002551E7"/>
    <w:rsid w:val="00261B5E"/>
    <w:rsid w:val="002634EA"/>
    <w:rsid w:val="00266D7E"/>
    <w:rsid w:val="00267BA1"/>
    <w:rsid w:val="0027012F"/>
    <w:rsid w:val="00270673"/>
    <w:rsid w:val="00271994"/>
    <w:rsid w:val="002736A8"/>
    <w:rsid w:val="00275F90"/>
    <w:rsid w:val="00277B97"/>
    <w:rsid w:val="00281F23"/>
    <w:rsid w:val="00283F7E"/>
    <w:rsid w:val="002841F1"/>
    <w:rsid w:val="002857B9"/>
    <w:rsid w:val="002873AC"/>
    <w:rsid w:val="002875B9"/>
    <w:rsid w:val="002915AD"/>
    <w:rsid w:val="00292360"/>
    <w:rsid w:val="00292D21"/>
    <w:rsid w:val="0029397F"/>
    <w:rsid w:val="002942BF"/>
    <w:rsid w:val="0029493C"/>
    <w:rsid w:val="00294AD5"/>
    <w:rsid w:val="00294E32"/>
    <w:rsid w:val="00295F4B"/>
    <w:rsid w:val="00297237"/>
    <w:rsid w:val="00297B11"/>
    <w:rsid w:val="002A029B"/>
    <w:rsid w:val="002A27B0"/>
    <w:rsid w:val="002A47EB"/>
    <w:rsid w:val="002A5135"/>
    <w:rsid w:val="002A5A61"/>
    <w:rsid w:val="002A64D5"/>
    <w:rsid w:val="002A6956"/>
    <w:rsid w:val="002A6AC3"/>
    <w:rsid w:val="002A7229"/>
    <w:rsid w:val="002A7786"/>
    <w:rsid w:val="002B08B5"/>
    <w:rsid w:val="002B0A7A"/>
    <w:rsid w:val="002B12FE"/>
    <w:rsid w:val="002B15FE"/>
    <w:rsid w:val="002B1835"/>
    <w:rsid w:val="002B2D5F"/>
    <w:rsid w:val="002B3449"/>
    <w:rsid w:val="002B5870"/>
    <w:rsid w:val="002B6275"/>
    <w:rsid w:val="002C0561"/>
    <w:rsid w:val="002C1504"/>
    <w:rsid w:val="002C152C"/>
    <w:rsid w:val="002C26D7"/>
    <w:rsid w:val="002C5451"/>
    <w:rsid w:val="002C75F0"/>
    <w:rsid w:val="002D1AC2"/>
    <w:rsid w:val="002D305C"/>
    <w:rsid w:val="002D4F08"/>
    <w:rsid w:val="002D5438"/>
    <w:rsid w:val="002D5472"/>
    <w:rsid w:val="002D57F9"/>
    <w:rsid w:val="002D6142"/>
    <w:rsid w:val="002E1AFF"/>
    <w:rsid w:val="002E1CB9"/>
    <w:rsid w:val="002E7014"/>
    <w:rsid w:val="002F10BA"/>
    <w:rsid w:val="002F13C8"/>
    <w:rsid w:val="002F2718"/>
    <w:rsid w:val="002F3466"/>
    <w:rsid w:val="002F4FFE"/>
    <w:rsid w:val="002F5E3A"/>
    <w:rsid w:val="002F776D"/>
    <w:rsid w:val="002F7B48"/>
    <w:rsid w:val="0030230F"/>
    <w:rsid w:val="00302C92"/>
    <w:rsid w:val="00303184"/>
    <w:rsid w:val="00304C07"/>
    <w:rsid w:val="00305550"/>
    <w:rsid w:val="00305AFE"/>
    <w:rsid w:val="00305DB1"/>
    <w:rsid w:val="0030630E"/>
    <w:rsid w:val="003073CE"/>
    <w:rsid w:val="00307A8E"/>
    <w:rsid w:val="00314A2A"/>
    <w:rsid w:val="00314CD7"/>
    <w:rsid w:val="003156E7"/>
    <w:rsid w:val="00315BCD"/>
    <w:rsid w:val="00316073"/>
    <w:rsid w:val="0031732C"/>
    <w:rsid w:val="003175F2"/>
    <w:rsid w:val="00317EC1"/>
    <w:rsid w:val="00321AE9"/>
    <w:rsid w:val="00324232"/>
    <w:rsid w:val="003244EE"/>
    <w:rsid w:val="003254D7"/>
    <w:rsid w:val="003265FB"/>
    <w:rsid w:val="00327B8C"/>
    <w:rsid w:val="00330785"/>
    <w:rsid w:val="00330E36"/>
    <w:rsid w:val="0033169C"/>
    <w:rsid w:val="003316E8"/>
    <w:rsid w:val="00333368"/>
    <w:rsid w:val="00333681"/>
    <w:rsid w:val="003370A4"/>
    <w:rsid w:val="00337149"/>
    <w:rsid w:val="00337CBE"/>
    <w:rsid w:val="0034124F"/>
    <w:rsid w:val="00342384"/>
    <w:rsid w:val="00342756"/>
    <w:rsid w:val="00344CFF"/>
    <w:rsid w:val="003464D6"/>
    <w:rsid w:val="003479F9"/>
    <w:rsid w:val="00350E8E"/>
    <w:rsid w:val="003520EB"/>
    <w:rsid w:val="003521F1"/>
    <w:rsid w:val="00352CAB"/>
    <w:rsid w:val="00355121"/>
    <w:rsid w:val="00355221"/>
    <w:rsid w:val="00355CB7"/>
    <w:rsid w:val="00355EC0"/>
    <w:rsid w:val="00356F61"/>
    <w:rsid w:val="0036006B"/>
    <w:rsid w:val="00360220"/>
    <w:rsid w:val="003607BC"/>
    <w:rsid w:val="00360BCF"/>
    <w:rsid w:val="00360C74"/>
    <w:rsid w:val="003610B2"/>
    <w:rsid w:val="003632D4"/>
    <w:rsid w:val="00363A54"/>
    <w:rsid w:val="00364885"/>
    <w:rsid w:val="0036524F"/>
    <w:rsid w:val="00371802"/>
    <w:rsid w:val="0037469D"/>
    <w:rsid w:val="00374E8D"/>
    <w:rsid w:val="0037520A"/>
    <w:rsid w:val="003767DD"/>
    <w:rsid w:val="003776FB"/>
    <w:rsid w:val="00380C12"/>
    <w:rsid w:val="0038105F"/>
    <w:rsid w:val="00381217"/>
    <w:rsid w:val="00381B31"/>
    <w:rsid w:val="0038317F"/>
    <w:rsid w:val="0038467E"/>
    <w:rsid w:val="00385E69"/>
    <w:rsid w:val="00390BF3"/>
    <w:rsid w:val="00390CF2"/>
    <w:rsid w:val="00392D45"/>
    <w:rsid w:val="003934A5"/>
    <w:rsid w:val="00393889"/>
    <w:rsid w:val="003969D6"/>
    <w:rsid w:val="00397B01"/>
    <w:rsid w:val="003A037B"/>
    <w:rsid w:val="003A09FD"/>
    <w:rsid w:val="003A0C5D"/>
    <w:rsid w:val="003A1714"/>
    <w:rsid w:val="003A263E"/>
    <w:rsid w:val="003A31DD"/>
    <w:rsid w:val="003A3949"/>
    <w:rsid w:val="003A52C2"/>
    <w:rsid w:val="003A61D1"/>
    <w:rsid w:val="003A7DEE"/>
    <w:rsid w:val="003B29CB"/>
    <w:rsid w:val="003B2ABE"/>
    <w:rsid w:val="003B4C47"/>
    <w:rsid w:val="003B4F5C"/>
    <w:rsid w:val="003B62E0"/>
    <w:rsid w:val="003B6B34"/>
    <w:rsid w:val="003B745B"/>
    <w:rsid w:val="003C1137"/>
    <w:rsid w:val="003C1421"/>
    <w:rsid w:val="003C1B25"/>
    <w:rsid w:val="003C220E"/>
    <w:rsid w:val="003C283C"/>
    <w:rsid w:val="003C2883"/>
    <w:rsid w:val="003C3070"/>
    <w:rsid w:val="003C3C17"/>
    <w:rsid w:val="003C3CBA"/>
    <w:rsid w:val="003C42C0"/>
    <w:rsid w:val="003C44E9"/>
    <w:rsid w:val="003C6185"/>
    <w:rsid w:val="003D1D68"/>
    <w:rsid w:val="003D4D23"/>
    <w:rsid w:val="003D68A3"/>
    <w:rsid w:val="003D7E05"/>
    <w:rsid w:val="003E0197"/>
    <w:rsid w:val="003E3201"/>
    <w:rsid w:val="003E366C"/>
    <w:rsid w:val="003E3E75"/>
    <w:rsid w:val="003E40A3"/>
    <w:rsid w:val="003E45C9"/>
    <w:rsid w:val="003E4E3D"/>
    <w:rsid w:val="003E771C"/>
    <w:rsid w:val="003F0C65"/>
    <w:rsid w:val="003F1362"/>
    <w:rsid w:val="003F3622"/>
    <w:rsid w:val="003F48FF"/>
    <w:rsid w:val="003F5D65"/>
    <w:rsid w:val="0040176D"/>
    <w:rsid w:val="0040215D"/>
    <w:rsid w:val="00402686"/>
    <w:rsid w:val="00402C29"/>
    <w:rsid w:val="00403ACC"/>
    <w:rsid w:val="004042E7"/>
    <w:rsid w:val="00407B40"/>
    <w:rsid w:val="0041012E"/>
    <w:rsid w:val="004108B0"/>
    <w:rsid w:val="00411993"/>
    <w:rsid w:val="00411EF2"/>
    <w:rsid w:val="00412DDD"/>
    <w:rsid w:val="00414570"/>
    <w:rsid w:val="00415BCC"/>
    <w:rsid w:val="00416DE5"/>
    <w:rsid w:val="00420F33"/>
    <w:rsid w:val="00421CBA"/>
    <w:rsid w:val="00422FC7"/>
    <w:rsid w:val="004234DA"/>
    <w:rsid w:val="00424C5C"/>
    <w:rsid w:val="00424CE1"/>
    <w:rsid w:val="0042557F"/>
    <w:rsid w:val="004256A7"/>
    <w:rsid w:val="004265AA"/>
    <w:rsid w:val="004269F4"/>
    <w:rsid w:val="00430367"/>
    <w:rsid w:val="00430907"/>
    <w:rsid w:val="00434044"/>
    <w:rsid w:val="00435C9C"/>
    <w:rsid w:val="00436D64"/>
    <w:rsid w:val="00436F28"/>
    <w:rsid w:val="0043742F"/>
    <w:rsid w:val="004375DD"/>
    <w:rsid w:val="0044042C"/>
    <w:rsid w:val="00440733"/>
    <w:rsid w:val="00440D44"/>
    <w:rsid w:val="00444792"/>
    <w:rsid w:val="0044643B"/>
    <w:rsid w:val="0044727A"/>
    <w:rsid w:val="00451244"/>
    <w:rsid w:val="00452AB5"/>
    <w:rsid w:val="0045394F"/>
    <w:rsid w:val="0045465A"/>
    <w:rsid w:val="00455955"/>
    <w:rsid w:val="00456518"/>
    <w:rsid w:val="004579F7"/>
    <w:rsid w:val="00457DDB"/>
    <w:rsid w:val="00460826"/>
    <w:rsid w:val="004611E5"/>
    <w:rsid w:val="00462D05"/>
    <w:rsid w:val="004645FD"/>
    <w:rsid w:val="00470AEA"/>
    <w:rsid w:val="00470C67"/>
    <w:rsid w:val="00472321"/>
    <w:rsid w:val="00474F50"/>
    <w:rsid w:val="00475D02"/>
    <w:rsid w:val="00476326"/>
    <w:rsid w:val="00476D5A"/>
    <w:rsid w:val="00477B96"/>
    <w:rsid w:val="00477BBB"/>
    <w:rsid w:val="004801DD"/>
    <w:rsid w:val="00480652"/>
    <w:rsid w:val="00481CEA"/>
    <w:rsid w:val="00482086"/>
    <w:rsid w:val="00482922"/>
    <w:rsid w:val="00483B2C"/>
    <w:rsid w:val="00484110"/>
    <w:rsid w:val="00485F5B"/>
    <w:rsid w:val="00486DA2"/>
    <w:rsid w:val="004870BA"/>
    <w:rsid w:val="00487A8C"/>
    <w:rsid w:val="004902AA"/>
    <w:rsid w:val="00490A07"/>
    <w:rsid w:val="00491432"/>
    <w:rsid w:val="00491932"/>
    <w:rsid w:val="0049263E"/>
    <w:rsid w:val="00493A8A"/>
    <w:rsid w:val="00495691"/>
    <w:rsid w:val="00495930"/>
    <w:rsid w:val="004963C9"/>
    <w:rsid w:val="004A2466"/>
    <w:rsid w:val="004A2863"/>
    <w:rsid w:val="004A7054"/>
    <w:rsid w:val="004A716A"/>
    <w:rsid w:val="004A72D6"/>
    <w:rsid w:val="004B1CE4"/>
    <w:rsid w:val="004B3865"/>
    <w:rsid w:val="004B3E51"/>
    <w:rsid w:val="004B5D6D"/>
    <w:rsid w:val="004B6110"/>
    <w:rsid w:val="004B6239"/>
    <w:rsid w:val="004B6265"/>
    <w:rsid w:val="004B66F0"/>
    <w:rsid w:val="004B7008"/>
    <w:rsid w:val="004C0508"/>
    <w:rsid w:val="004C0C0C"/>
    <w:rsid w:val="004C5FB4"/>
    <w:rsid w:val="004C6152"/>
    <w:rsid w:val="004C6C42"/>
    <w:rsid w:val="004D057A"/>
    <w:rsid w:val="004D1A06"/>
    <w:rsid w:val="004D40DA"/>
    <w:rsid w:val="004D4D9B"/>
    <w:rsid w:val="004E1DA5"/>
    <w:rsid w:val="004E2D3B"/>
    <w:rsid w:val="004E2F0B"/>
    <w:rsid w:val="004E42BE"/>
    <w:rsid w:val="004E44BD"/>
    <w:rsid w:val="004E656F"/>
    <w:rsid w:val="004E67BA"/>
    <w:rsid w:val="004E6ACE"/>
    <w:rsid w:val="004E7059"/>
    <w:rsid w:val="004E7E31"/>
    <w:rsid w:val="004E7E5C"/>
    <w:rsid w:val="004E7F3B"/>
    <w:rsid w:val="004F17C3"/>
    <w:rsid w:val="004F1C70"/>
    <w:rsid w:val="004F2558"/>
    <w:rsid w:val="004F49B3"/>
    <w:rsid w:val="004F534A"/>
    <w:rsid w:val="004F5954"/>
    <w:rsid w:val="004F6D17"/>
    <w:rsid w:val="004F6F48"/>
    <w:rsid w:val="004F7117"/>
    <w:rsid w:val="004F7315"/>
    <w:rsid w:val="00501D20"/>
    <w:rsid w:val="00502920"/>
    <w:rsid w:val="00502E5F"/>
    <w:rsid w:val="00505B0D"/>
    <w:rsid w:val="005069BC"/>
    <w:rsid w:val="005070BF"/>
    <w:rsid w:val="00507D3F"/>
    <w:rsid w:val="0051150D"/>
    <w:rsid w:val="00511884"/>
    <w:rsid w:val="00511D05"/>
    <w:rsid w:val="005139A6"/>
    <w:rsid w:val="00514A40"/>
    <w:rsid w:val="0051698E"/>
    <w:rsid w:val="0051728D"/>
    <w:rsid w:val="00517763"/>
    <w:rsid w:val="00517AD6"/>
    <w:rsid w:val="00517FF2"/>
    <w:rsid w:val="00523D09"/>
    <w:rsid w:val="00523F36"/>
    <w:rsid w:val="00524735"/>
    <w:rsid w:val="00524883"/>
    <w:rsid w:val="00524B50"/>
    <w:rsid w:val="00527BE4"/>
    <w:rsid w:val="00527D9C"/>
    <w:rsid w:val="005309BD"/>
    <w:rsid w:val="005324B9"/>
    <w:rsid w:val="00534BCC"/>
    <w:rsid w:val="00534D3C"/>
    <w:rsid w:val="005358D4"/>
    <w:rsid w:val="00535941"/>
    <w:rsid w:val="0053662E"/>
    <w:rsid w:val="00537502"/>
    <w:rsid w:val="00537A61"/>
    <w:rsid w:val="00541B82"/>
    <w:rsid w:val="00542669"/>
    <w:rsid w:val="005426E1"/>
    <w:rsid w:val="00542943"/>
    <w:rsid w:val="00542971"/>
    <w:rsid w:val="005439D3"/>
    <w:rsid w:val="005476F5"/>
    <w:rsid w:val="00547BA9"/>
    <w:rsid w:val="00551645"/>
    <w:rsid w:val="00551EDE"/>
    <w:rsid w:val="0055278F"/>
    <w:rsid w:val="00552ADC"/>
    <w:rsid w:val="00555068"/>
    <w:rsid w:val="0055563A"/>
    <w:rsid w:val="005557DD"/>
    <w:rsid w:val="0055628E"/>
    <w:rsid w:val="00557E3C"/>
    <w:rsid w:val="00560725"/>
    <w:rsid w:val="00561B59"/>
    <w:rsid w:val="0056473B"/>
    <w:rsid w:val="00564CCF"/>
    <w:rsid w:val="00566334"/>
    <w:rsid w:val="00567D72"/>
    <w:rsid w:val="0057073D"/>
    <w:rsid w:val="005716F3"/>
    <w:rsid w:val="00572606"/>
    <w:rsid w:val="00572EAC"/>
    <w:rsid w:val="00574117"/>
    <w:rsid w:val="0057434B"/>
    <w:rsid w:val="00576180"/>
    <w:rsid w:val="00576335"/>
    <w:rsid w:val="0057672F"/>
    <w:rsid w:val="00576DEE"/>
    <w:rsid w:val="00576F8E"/>
    <w:rsid w:val="0057776D"/>
    <w:rsid w:val="00582632"/>
    <w:rsid w:val="00583977"/>
    <w:rsid w:val="00583C26"/>
    <w:rsid w:val="00586290"/>
    <w:rsid w:val="00586CC1"/>
    <w:rsid w:val="00590E13"/>
    <w:rsid w:val="0059472A"/>
    <w:rsid w:val="005959A0"/>
    <w:rsid w:val="00596F78"/>
    <w:rsid w:val="00596FF1"/>
    <w:rsid w:val="005A026B"/>
    <w:rsid w:val="005A0DE2"/>
    <w:rsid w:val="005A10B7"/>
    <w:rsid w:val="005A142F"/>
    <w:rsid w:val="005A18A7"/>
    <w:rsid w:val="005A1F4F"/>
    <w:rsid w:val="005A2978"/>
    <w:rsid w:val="005A2D17"/>
    <w:rsid w:val="005A3238"/>
    <w:rsid w:val="005A407D"/>
    <w:rsid w:val="005A443D"/>
    <w:rsid w:val="005A73A3"/>
    <w:rsid w:val="005A7462"/>
    <w:rsid w:val="005A7534"/>
    <w:rsid w:val="005A7D78"/>
    <w:rsid w:val="005B1B77"/>
    <w:rsid w:val="005B430C"/>
    <w:rsid w:val="005B513E"/>
    <w:rsid w:val="005B5829"/>
    <w:rsid w:val="005B5C19"/>
    <w:rsid w:val="005B7803"/>
    <w:rsid w:val="005C073D"/>
    <w:rsid w:val="005C0A7A"/>
    <w:rsid w:val="005C0D56"/>
    <w:rsid w:val="005C2D07"/>
    <w:rsid w:val="005C55CD"/>
    <w:rsid w:val="005C6151"/>
    <w:rsid w:val="005C67D8"/>
    <w:rsid w:val="005D2069"/>
    <w:rsid w:val="005D3643"/>
    <w:rsid w:val="005D47D3"/>
    <w:rsid w:val="005D4E94"/>
    <w:rsid w:val="005D5458"/>
    <w:rsid w:val="005D645B"/>
    <w:rsid w:val="005D6973"/>
    <w:rsid w:val="005D7B86"/>
    <w:rsid w:val="005D7C41"/>
    <w:rsid w:val="005E0F1E"/>
    <w:rsid w:val="005E171D"/>
    <w:rsid w:val="005E211C"/>
    <w:rsid w:val="005E327A"/>
    <w:rsid w:val="005E53B1"/>
    <w:rsid w:val="005E74FC"/>
    <w:rsid w:val="005F18AF"/>
    <w:rsid w:val="005F1EE6"/>
    <w:rsid w:val="005F1F71"/>
    <w:rsid w:val="005F33BD"/>
    <w:rsid w:val="005F375D"/>
    <w:rsid w:val="005F37DB"/>
    <w:rsid w:val="005F5371"/>
    <w:rsid w:val="005F56B1"/>
    <w:rsid w:val="005F6CED"/>
    <w:rsid w:val="005F7F81"/>
    <w:rsid w:val="0060174A"/>
    <w:rsid w:val="0060189B"/>
    <w:rsid w:val="00602163"/>
    <w:rsid w:val="00602C37"/>
    <w:rsid w:val="00604553"/>
    <w:rsid w:val="00604FBF"/>
    <w:rsid w:val="00605B05"/>
    <w:rsid w:val="00605BE7"/>
    <w:rsid w:val="00606C3D"/>
    <w:rsid w:val="006073A0"/>
    <w:rsid w:val="00607453"/>
    <w:rsid w:val="00611AB6"/>
    <w:rsid w:val="006127C4"/>
    <w:rsid w:val="00612A32"/>
    <w:rsid w:val="0061310D"/>
    <w:rsid w:val="00613DC4"/>
    <w:rsid w:val="00615315"/>
    <w:rsid w:val="006155E3"/>
    <w:rsid w:val="00615E9A"/>
    <w:rsid w:val="00615EEB"/>
    <w:rsid w:val="0061660E"/>
    <w:rsid w:val="0061720C"/>
    <w:rsid w:val="00617669"/>
    <w:rsid w:val="0062077A"/>
    <w:rsid w:val="00620A49"/>
    <w:rsid w:val="00620A55"/>
    <w:rsid w:val="00622490"/>
    <w:rsid w:val="00622D0D"/>
    <w:rsid w:val="00623433"/>
    <w:rsid w:val="00624623"/>
    <w:rsid w:val="00626BDD"/>
    <w:rsid w:val="0062741A"/>
    <w:rsid w:val="0063051B"/>
    <w:rsid w:val="00631291"/>
    <w:rsid w:val="00631310"/>
    <w:rsid w:val="006315EB"/>
    <w:rsid w:val="006327DA"/>
    <w:rsid w:val="00632C7C"/>
    <w:rsid w:val="0063337C"/>
    <w:rsid w:val="006348A6"/>
    <w:rsid w:val="00641240"/>
    <w:rsid w:val="00641A96"/>
    <w:rsid w:val="0064237A"/>
    <w:rsid w:val="00643475"/>
    <w:rsid w:val="006434EB"/>
    <w:rsid w:val="0064450F"/>
    <w:rsid w:val="00644B62"/>
    <w:rsid w:val="00644CEF"/>
    <w:rsid w:val="006450E4"/>
    <w:rsid w:val="00645318"/>
    <w:rsid w:val="00647418"/>
    <w:rsid w:val="00647C2F"/>
    <w:rsid w:val="00650552"/>
    <w:rsid w:val="00651BD5"/>
    <w:rsid w:val="0065393F"/>
    <w:rsid w:val="00654870"/>
    <w:rsid w:val="006552A1"/>
    <w:rsid w:val="0065534D"/>
    <w:rsid w:val="00657C48"/>
    <w:rsid w:val="00660BA1"/>
    <w:rsid w:val="00661415"/>
    <w:rsid w:val="006621DD"/>
    <w:rsid w:val="006664AE"/>
    <w:rsid w:val="00666DA9"/>
    <w:rsid w:val="00667388"/>
    <w:rsid w:val="00672477"/>
    <w:rsid w:val="00672873"/>
    <w:rsid w:val="00672DC1"/>
    <w:rsid w:val="0067366B"/>
    <w:rsid w:val="00673EE8"/>
    <w:rsid w:val="0067462B"/>
    <w:rsid w:val="00675A64"/>
    <w:rsid w:val="00676D19"/>
    <w:rsid w:val="0067713A"/>
    <w:rsid w:val="006808C3"/>
    <w:rsid w:val="00681232"/>
    <w:rsid w:val="00681DC8"/>
    <w:rsid w:val="006853B1"/>
    <w:rsid w:val="006868C0"/>
    <w:rsid w:val="006875FF"/>
    <w:rsid w:val="00687B6E"/>
    <w:rsid w:val="00687E59"/>
    <w:rsid w:val="00691AF6"/>
    <w:rsid w:val="0069297F"/>
    <w:rsid w:val="00692BC3"/>
    <w:rsid w:val="006961D5"/>
    <w:rsid w:val="00696821"/>
    <w:rsid w:val="00696857"/>
    <w:rsid w:val="00696A84"/>
    <w:rsid w:val="006A0785"/>
    <w:rsid w:val="006A124D"/>
    <w:rsid w:val="006A21D4"/>
    <w:rsid w:val="006A34B5"/>
    <w:rsid w:val="006B0254"/>
    <w:rsid w:val="006B0F8D"/>
    <w:rsid w:val="006B1F79"/>
    <w:rsid w:val="006B603D"/>
    <w:rsid w:val="006C0E60"/>
    <w:rsid w:val="006C1783"/>
    <w:rsid w:val="006C2148"/>
    <w:rsid w:val="006C2712"/>
    <w:rsid w:val="006C2CF4"/>
    <w:rsid w:val="006C30F5"/>
    <w:rsid w:val="006C4507"/>
    <w:rsid w:val="006C4DF7"/>
    <w:rsid w:val="006C4F08"/>
    <w:rsid w:val="006C6ED4"/>
    <w:rsid w:val="006D00A4"/>
    <w:rsid w:val="006D13BD"/>
    <w:rsid w:val="006D3691"/>
    <w:rsid w:val="006D4226"/>
    <w:rsid w:val="006D58C9"/>
    <w:rsid w:val="006D59A8"/>
    <w:rsid w:val="006D61CA"/>
    <w:rsid w:val="006E0FBD"/>
    <w:rsid w:val="006E111C"/>
    <w:rsid w:val="006E14E2"/>
    <w:rsid w:val="006E1CBB"/>
    <w:rsid w:val="006E21D4"/>
    <w:rsid w:val="006E5D84"/>
    <w:rsid w:val="006E5FA0"/>
    <w:rsid w:val="006E61EB"/>
    <w:rsid w:val="006E6767"/>
    <w:rsid w:val="006E6ED7"/>
    <w:rsid w:val="006E725C"/>
    <w:rsid w:val="006E733A"/>
    <w:rsid w:val="006E7E99"/>
    <w:rsid w:val="006F0FDF"/>
    <w:rsid w:val="006F1073"/>
    <w:rsid w:val="006F2DE3"/>
    <w:rsid w:val="006F3814"/>
    <w:rsid w:val="006F3E51"/>
    <w:rsid w:val="006F63F7"/>
    <w:rsid w:val="006F68CD"/>
    <w:rsid w:val="00700CED"/>
    <w:rsid w:val="00701764"/>
    <w:rsid w:val="00703AF5"/>
    <w:rsid w:val="0070685F"/>
    <w:rsid w:val="007079E3"/>
    <w:rsid w:val="00712B13"/>
    <w:rsid w:val="00713B4C"/>
    <w:rsid w:val="0071671D"/>
    <w:rsid w:val="0071741B"/>
    <w:rsid w:val="0071773A"/>
    <w:rsid w:val="00717D27"/>
    <w:rsid w:val="00717EF9"/>
    <w:rsid w:val="007223D2"/>
    <w:rsid w:val="00723718"/>
    <w:rsid w:val="007305B7"/>
    <w:rsid w:val="00732200"/>
    <w:rsid w:val="007325B7"/>
    <w:rsid w:val="0073325A"/>
    <w:rsid w:val="007336D7"/>
    <w:rsid w:val="00733E57"/>
    <w:rsid w:val="00734838"/>
    <w:rsid w:val="007410CF"/>
    <w:rsid w:val="00742839"/>
    <w:rsid w:val="007434D1"/>
    <w:rsid w:val="00743919"/>
    <w:rsid w:val="007440E5"/>
    <w:rsid w:val="00744421"/>
    <w:rsid w:val="00744758"/>
    <w:rsid w:val="00744F70"/>
    <w:rsid w:val="00745FF7"/>
    <w:rsid w:val="00746656"/>
    <w:rsid w:val="007515F8"/>
    <w:rsid w:val="00752363"/>
    <w:rsid w:val="00754672"/>
    <w:rsid w:val="00755A3D"/>
    <w:rsid w:val="00757421"/>
    <w:rsid w:val="007603B2"/>
    <w:rsid w:val="00764B55"/>
    <w:rsid w:val="0076661C"/>
    <w:rsid w:val="007675BE"/>
    <w:rsid w:val="0076769B"/>
    <w:rsid w:val="00770CE1"/>
    <w:rsid w:val="00771DE6"/>
    <w:rsid w:val="007746C4"/>
    <w:rsid w:val="007752AB"/>
    <w:rsid w:val="00777704"/>
    <w:rsid w:val="00777927"/>
    <w:rsid w:val="00777ADF"/>
    <w:rsid w:val="00782BD7"/>
    <w:rsid w:val="00783DD5"/>
    <w:rsid w:val="0078543A"/>
    <w:rsid w:val="007865FA"/>
    <w:rsid w:val="007866DB"/>
    <w:rsid w:val="0078753A"/>
    <w:rsid w:val="00787629"/>
    <w:rsid w:val="0079141F"/>
    <w:rsid w:val="007914AB"/>
    <w:rsid w:val="00791D5B"/>
    <w:rsid w:val="00793691"/>
    <w:rsid w:val="007956A2"/>
    <w:rsid w:val="00796434"/>
    <w:rsid w:val="007A083A"/>
    <w:rsid w:val="007A1FF1"/>
    <w:rsid w:val="007A386C"/>
    <w:rsid w:val="007A38F7"/>
    <w:rsid w:val="007A5988"/>
    <w:rsid w:val="007A6661"/>
    <w:rsid w:val="007A6C2B"/>
    <w:rsid w:val="007A6D56"/>
    <w:rsid w:val="007B2335"/>
    <w:rsid w:val="007B3057"/>
    <w:rsid w:val="007B418E"/>
    <w:rsid w:val="007B51E4"/>
    <w:rsid w:val="007B54DF"/>
    <w:rsid w:val="007B6A2F"/>
    <w:rsid w:val="007C09CA"/>
    <w:rsid w:val="007C1D19"/>
    <w:rsid w:val="007C528A"/>
    <w:rsid w:val="007C7EB6"/>
    <w:rsid w:val="007D0A80"/>
    <w:rsid w:val="007D1998"/>
    <w:rsid w:val="007D2CB9"/>
    <w:rsid w:val="007D3B69"/>
    <w:rsid w:val="007D4587"/>
    <w:rsid w:val="007D7D75"/>
    <w:rsid w:val="007E00E7"/>
    <w:rsid w:val="007E0E64"/>
    <w:rsid w:val="007E22B8"/>
    <w:rsid w:val="007E2731"/>
    <w:rsid w:val="007E2D74"/>
    <w:rsid w:val="007E5236"/>
    <w:rsid w:val="007E5D17"/>
    <w:rsid w:val="007E6CFF"/>
    <w:rsid w:val="007F1AF6"/>
    <w:rsid w:val="007F20EE"/>
    <w:rsid w:val="007F36E3"/>
    <w:rsid w:val="007F393C"/>
    <w:rsid w:val="007F4BF3"/>
    <w:rsid w:val="00801318"/>
    <w:rsid w:val="00801B04"/>
    <w:rsid w:val="00802AA2"/>
    <w:rsid w:val="00803622"/>
    <w:rsid w:val="00804482"/>
    <w:rsid w:val="00804E02"/>
    <w:rsid w:val="008056D8"/>
    <w:rsid w:val="00810901"/>
    <w:rsid w:val="008112CC"/>
    <w:rsid w:val="00811CA8"/>
    <w:rsid w:val="00813AF6"/>
    <w:rsid w:val="008151E5"/>
    <w:rsid w:val="008152C5"/>
    <w:rsid w:val="00815D8D"/>
    <w:rsid w:val="008174B3"/>
    <w:rsid w:val="00820E64"/>
    <w:rsid w:val="008218AF"/>
    <w:rsid w:val="00821EDB"/>
    <w:rsid w:val="00823ADA"/>
    <w:rsid w:val="00823E51"/>
    <w:rsid w:val="00824EC4"/>
    <w:rsid w:val="00824F55"/>
    <w:rsid w:val="008251F5"/>
    <w:rsid w:val="0082526E"/>
    <w:rsid w:val="008261B4"/>
    <w:rsid w:val="00826557"/>
    <w:rsid w:val="00827889"/>
    <w:rsid w:val="008310B7"/>
    <w:rsid w:val="00831588"/>
    <w:rsid w:val="008328C0"/>
    <w:rsid w:val="00832AE3"/>
    <w:rsid w:val="00832B7F"/>
    <w:rsid w:val="008347AF"/>
    <w:rsid w:val="0083511D"/>
    <w:rsid w:val="00835B3C"/>
    <w:rsid w:val="00837821"/>
    <w:rsid w:val="008400C9"/>
    <w:rsid w:val="00844D55"/>
    <w:rsid w:val="00846E47"/>
    <w:rsid w:val="0084765B"/>
    <w:rsid w:val="00850159"/>
    <w:rsid w:val="00850E24"/>
    <w:rsid w:val="0085393E"/>
    <w:rsid w:val="00853D55"/>
    <w:rsid w:val="00854F5E"/>
    <w:rsid w:val="008567F2"/>
    <w:rsid w:val="00856C62"/>
    <w:rsid w:val="008623B0"/>
    <w:rsid w:val="00862B53"/>
    <w:rsid w:val="00864C08"/>
    <w:rsid w:val="008706A8"/>
    <w:rsid w:val="00870DAC"/>
    <w:rsid w:val="00873792"/>
    <w:rsid w:val="00876A53"/>
    <w:rsid w:val="008800F4"/>
    <w:rsid w:val="0088570C"/>
    <w:rsid w:val="00886A58"/>
    <w:rsid w:val="00887405"/>
    <w:rsid w:val="0088788D"/>
    <w:rsid w:val="008906C0"/>
    <w:rsid w:val="00891D3B"/>
    <w:rsid w:val="008929D0"/>
    <w:rsid w:val="00892D22"/>
    <w:rsid w:val="00893A24"/>
    <w:rsid w:val="00893E6A"/>
    <w:rsid w:val="008945C5"/>
    <w:rsid w:val="00894C72"/>
    <w:rsid w:val="00896630"/>
    <w:rsid w:val="008A11A9"/>
    <w:rsid w:val="008A18A5"/>
    <w:rsid w:val="008A42A1"/>
    <w:rsid w:val="008A4894"/>
    <w:rsid w:val="008A51CC"/>
    <w:rsid w:val="008A5A98"/>
    <w:rsid w:val="008A5CF5"/>
    <w:rsid w:val="008B0641"/>
    <w:rsid w:val="008B398D"/>
    <w:rsid w:val="008B3BB9"/>
    <w:rsid w:val="008C0229"/>
    <w:rsid w:val="008C2D81"/>
    <w:rsid w:val="008C2E4D"/>
    <w:rsid w:val="008C3307"/>
    <w:rsid w:val="008C4800"/>
    <w:rsid w:val="008C6C8D"/>
    <w:rsid w:val="008C706A"/>
    <w:rsid w:val="008D3805"/>
    <w:rsid w:val="008D40E8"/>
    <w:rsid w:val="008D43E3"/>
    <w:rsid w:val="008D5F8F"/>
    <w:rsid w:val="008D65D7"/>
    <w:rsid w:val="008D6C85"/>
    <w:rsid w:val="008D7790"/>
    <w:rsid w:val="008E05D9"/>
    <w:rsid w:val="008E0A70"/>
    <w:rsid w:val="008E2822"/>
    <w:rsid w:val="008E4AEB"/>
    <w:rsid w:val="008E4E90"/>
    <w:rsid w:val="008E6E29"/>
    <w:rsid w:val="008F1B43"/>
    <w:rsid w:val="008F1CA9"/>
    <w:rsid w:val="008F2986"/>
    <w:rsid w:val="008F2C12"/>
    <w:rsid w:val="008F5589"/>
    <w:rsid w:val="008F72E7"/>
    <w:rsid w:val="00900515"/>
    <w:rsid w:val="0090077C"/>
    <w:rsid w:val="00901607"/>
    <w:rsid w:val="0090283D"/>
    <w:rsid w:val="0090388B"/>
    <w:rsid w:val="00903F54"/>
    <w:rsid w:val="00904440"/>
    <w:rsid w:val="00905EFA"/>
    <w:rsid w:val="0090632A"/>
    <w:rsid w:val="00910C2C"/>
    <w:rsid w:val="00910F51"/>
    <w:rsid w:val="009117D4"/>
    <w:rsid w:val="00914ADA"/>
    <w:rsid w:val="00915470"/>
    <w:rsid w:val="00915C42"/>
    <w:rsid w:val="009160BF"/>
    <w:rsid w:val="00916873"/>
    <w:rsid w:val="009233AF"/>
    <w:rsid w:val="009239C2"/>
    <w:rsid w:val="00924D12"/>
    <w:rsid w:val="0093080B"/>
    <w:rsid w:val="00931A8E"/>
    <w:rsid w:val="009349F9"/>
    <w:rsid w:val="00935C52"/>
    <w:rsid w:val="00935FEC"/>
    <w:rsid w:val="00936FFD"/>
    <w:rsid w:val="00937034"/>
    <w:rsid w:val="0093714A"/>
    <w:rsid w:val="0094176D"/>
    <w:rsid w:val="00942328"/>
    <w:rsid w:val="009449A8"/>
    <w:rsid w:val="0094518C"/>
    <w:rsid w:val="0094565D"/>
    <w:rsid w:val="00946E66"/>
    <w:rsid w:val="00947C38"/>
    <w:rsid w:val="00950055"/>
    <w:rsid w:val="0095077B"/>
    <w:rsid w:val="00950EE7"/>
    <w:rsid w:val="00951BE3"/>
    <w:rsid w:val="00952D29"/>
    <w:rsid w:val="00955A00"/>
    <w:rsid w:val="009572A0"/>
    <w:rsid w:val="00957FAD"/>
    <w:rsid w:val="00961083"/>
    <w:rsid w:val="009614EE"/>
    <w:rsid w:val="009620B2"/>
    <w:rsid w:val="00963B8F"/>
    <w:rsid w:val="0096422A"/>
    <w:rsid w:val="009645CB"/>
    <w:rsid w:val="009650C5"/>
    <w:rsid w:val="009651F1"/>
    <w:rsid w:val="00966C50"/>
    <w:rsid w:val="00967809"/>
    <w:rsid w:val="009756AE"/>
    <w:rsid w:val="00976066"/>
    <w:rsid w:val="009775CE"/>
    <w:rsid w:val="00977688"/>
    <w:rsid w:val="00980C2E"/>
    <w:rsid w:val="00981623"/>
    <w:rsid w:val="00982037"/>
    <w:rsid w:val="00982816"/>
    <w:rsid w:val="00982C4D"/>
    <w:rsid w:val="0098349B"/>
    <w:rsid w:val="00983547"/>
    <w:rsid w:val="009853D9"/>
    <w:rsid w:val="009874C1"/>
    <w:rsid w:val="009879D2"/>
    <w:rsid w:val="00987BC3"/>
    <w:rsid w:val="00991E24"/>
    <w:rsid w:val="009928B8"/>
    <w:rsid w:val="00994ECA"/>
    <w:rsid w:val="00996790"/>
    <w:rsid w:val="00996C89"/>
    <w:rsid w:val="00997F49"/>
    <w:rsid w:val="009A46AF"/>
    <w:rsid w:val="009A49FF"/>
    <w:rsid w:val="009A4E44"/>
    <w:rsid w:val="009A590F"/>
    <w:rsid w:val="009A6A69"/>
    <w:rsid w:val="009A772C"/>
    <w:rsid w:val="009B0795"/>
    <w:rsid w:val="009B0C90"/>
    <w:rsid w:val="009B207D"/>
    <w:rsid w:val="009B2828"/>
    <w:rsid w:val="009B28B3"/>
    <w:rsid w:val="009B2B2D"/>
    <w:rsid w:val="009B3C34"/>
    <w:rsid w:val="009B42BD"/>
    <w:rsid w:val="009B5F57"/>
    <w:rsid w:val="009B66BA"/>
    <w:rsid w:val="009B6F11"/>
    <w:rsid w:val="009B79EC"/>
    <w:rsid w:val="009B7FD8"/>
    <w:rsid w:val="009C0998"/>
    <w:rsid w:val="009C0F3E"/>
    <w:rsid w:val="009C2E5C"/>
    <w:rsid w:val="009C371E"/>
    <w:rsid w:val="009C3C1C"/>
    <w:rsid w:val="009D1CE2"/>
    <w:rsid w:val="009D1E03"/>
    <w:rsid w:val="009D254A"/>
    <w:rsid w:val="009D48FF"/>
    <w:rsid w:val="009D76C5"/>
    <w:rsid w:val="009D7993"/>
    <w:rsid w:val="009D7D3F"/>
    <w:rsid w:val="009E1644"/>
    <w:rsid w:val="009E352E"/>
    <w:rsid w:val="009E36E0"/>
    <w:rsid w:val="009E3831"/>
    <w:rsid w:val="009E3A07"/>
    <w:rsid w:val="009E4289"/>
    <w:rsid w:val="009E6D0A"/>
    <w:rsid w:val="009E6F2B"/>
    <w:rsid w:val="009E72E8"/>
    <w:rsid w:val="009E7476"/>
    <w:rsid w:val="009F1A66"/>
    <w:rsid w:val="009F1CE0"/>
    <w:rsid w:val="009F3B8B"/>
    <w:rsid w:val="009F494D"/>
    <w:rsid w:val="009F5885"/>
    <w:rsid w:val="009F594D"/>
    <w:rsid w:val="009F5BC3"/>
    <w:rsid w:val="009F65C8"/>
    <w:rsid w:val="009F705E"/>
    <w:rsid w:val="00A0036D"/>
    <w:rsid w:val="00A00B75"/>
    <w:rsid w:val="00A00F14"/>
    <w:rsid w:val="00A0121F"/>
    <w:rsid w:val="00A01C14"/>
    <w:rsid w:val="00A02669"/>
    <w:rsid w:val="00A02CFA"/>
    <w:rsid w:val="00A02DA8"/>
    <w:rsid w:val="00A04F76"/>
    <w:rsid w:val="00A058CA"/>
    <w:rsid w:val="00A05C45"/>
    <w:rsid w:val="00A05CAC"/>
    <w:rsid w:val="00A077B2"/>
    <w:rsid w:val="00A07F69"/>
    <w:rsid w:val="00A10985"/>
    <w:rsid w:val="00A10E5B"/>
    <w:rsid w:val="00A12246"/>
    <w:rsid w:val="00A16C69"/>
    <w:rsid w:val="00A16CFD"/>
    <w:rsid w:val="00A2017A"/>
    <w:rsid w:val="00A20BEA"/>
    <w:rsid w:val="00A215E4"/>
    <w:rsid w:val="00A21D7F"/>
    <w:rsid w:val="00A22FCB"/>
    <w:rsid w:val="00A237DD"/>
    <w:rsid w:val="00A27C62"/>
    <w:rsid w:val="00A30B51"/>
    <w:rsid w:val="00A30ED6"/>
    <w:rsid w:val="00A3435D"/>
    <w:rsid w:val="00A34CD6"/>
    <w:rsid w:val="00A37BE9"/>
    <w:rsid w:val="00A42115"/>
    <w:rsid w:val="00A42458"/>
    <w:rsid w:val="00A42D8F"/>
    <w:rsid w:val="00A4304E"/>
    <w:rsid w:val="00A4351E"/>
    <w:rsid w:val="00A44017"/>
    <w:rsid w:val="00A45475"/>
    <w:rsid w:val="00A45688"/>
    <w:rsid w:val="00A46920"/>
    <w:rsid w:val="00A50A42"/>
    <w:rsid w:val="00A50F43"/>
    <w:rsid w:val="00A5283D"/>
    <w:rsid w:val="00A54598"/>
    <w:rsid w:val="00A54AD6"/>
    <w:rsid w:val="00A54C60"/>
    <w:rsid w:val="00A5647A"/>
    <w:rsid w:val="00A569F7"/>
    <w:rsid w:val="00A570D9"/>
    <w:rsid w:val="00A60B03"/>
    <w:rsid w:val="00A611EF"/>
    <w:rsid w:val="00A612A7"/>
    <w:rsid w:val="00A616A2"/>
    <w:rsid w:val="00A62066"/>
    <w:rsid w:val="00A65845"/>
    <w:rsid w:val="00A65BD4"/>
    <w:rsid w:val="00A701A7"/>
    <w:rsid w:val="00A702C7"/>
    <w:rsid w:val="00A715CE"/>
    <w:rsid w:val="00A71AC5"/>
    <w:rsid w:val="00A71ADE"/>
    <w:rsid w:val="00A71C67"/>
    <w:rsid w:val="00A7244A"/>
    <w:rsid w:val="00A73833"/>
    <w:rsid w:val="00A73E87"/>
    <w:rsid w:val="00A74007"/>
    <w:rsid w:val="00A74552"/>
    <w:rsid w:val="00A74D56"/>
    <w:rsid w:val="00A751C4"/>
    <w:rsid w:val="00A76B8E"/>
    <w:rsid w:val="00A76EA0"/>
    <w:rsid w:val="00A77633"/>
    <w:rsid w:val="00A801C5"/>
    <w:rsid w:val="00A81BEB"/>
    <w:rsid w:val="00A82892"/>
    <w:rsid w:val="00A8329D"/>
    <w:rsid w:val="00A832BB"/>
    <w:rsid w:val="00A9293E"/>
    <w:rsid w:val="00A92C2B"/>
    <w:rsid w:val="00A92F44"/>
    <w:rsid w:val="00A93D49"/>
    <w:rsid w:val="00A95264"/>
    <w:rsid w:val="00A9527E"/>
    <w:rsid w:val="00A95FD1"/>
    <w:rsid w:val="00AA0267"/>
    <w:rsid w:val="00AA153B"/>
    <w:rsid w:val="00AA45C3"/>
    <w:rsid w:val="00AA4ED2"/>
    <w:rsid w:val="00AA6179"/>
    <w:rsid w:val="00AA7AF4"/>
    <w:rsid w:val="00AB0AC8"/>
    <w:rsid w:val="00AB0F00"/>
    <w:rsid w:val="00AB140C"/>
    <w:rsid w:val="00AB147E"/>
    <w:rsid w:val="00AB3AB8"/>
    <w:rsid w:val="00AB3DFE"/>
    <w:rsid w:val="00AB435C"/>
    <w:rsid w:val="00AB507C"/>
    <w:rsid w:val="00AB6776"/>
    <w:rsid w:val="00AB6785"/>
    <w:rsid w:val="00AB711A"/>
    <w:rsid w:val="00AC07B7"/>
    <w:rsid w:val="00AC0EB6"/>
    <w:rsid w:val="00AC1453"/>
    <w:rsid w:val="00AC168F"/>
    <w:rsid w:val="00AC1AA2"/>
    <w:rsid w:val="00AC1EE2"/>
    <w:rsid w:val="00AC2394"/>
    <w:rsid w:val="00AC4BB2"/>
    <w:rsid w:val="00AC504E"/>
    <w:rsid w:val="00AD195B"/>
    <w:rsid w:val="00AD2209"/>
    <w:rsid w:val="00AD2BC3"/>
    <w:rsid w:val="00AD4E8D"/>
    <w:rsid w:val="00AD5E3A"/>
    <w:rsid w:val="00AD67FC"/>
    <w:rsid w:val="00AE0CAF"/>
    <w:rsid w:val="00AE2145"/>
    <w:rsid w:val="00AE3644"/>
    <w:rsid w:val="00AE42FB"/>
    <w:rsid w:val="00AE6330"/>
    <w:rsid w:val="00AE7462"/>
    <w:rsid w:val="00AE7911"/>
    <w:rsid w:val="00AF0A21"/>
    <w:rsid w:val="00AF1613"/>
    <w:rsid w:val="00AF27CA"/>
    <w:rsid w:val="00AF4A54"/>
    <w:rsid w:val="00AF5FCD"/>
    <w:rsid w:val="00AF702B"/>
    <w:rsid w:val="00AF73C6"/>
    <w:rsid w:val="00B002CE"/>
    <w:rsid w:val="00B005DE"/>
    <w:rsid w:val="00B00E11"/>
    <w:rsid w:val="00B01C7E"/>
    <w:rsid w:val="00B03589"/>
    <w:rsid w:val="00B04945"/>
    <w:rsid w:val="00B04D11"/>
    <w:rsid w:val="00B06C7F"/>
    <w:rsid w:val="00B06D59"/>
    <w:rsid w:val="00B07CD2"/>
    <w:rsid w:val="00B11AD8"/>
    <w:rsid w:val="00B131A4"/>
    <w:rsid w:val="00B13783"/>
    <w:rsid w:val="00B14D5F"/>
    <w:rsid w:val="00B151A7"/>
    <w:rsid w:val="00B1541A"/>
    <w:rsid w:val="00B15CE8"/>
    <w:rsid w:val="00B166DD"/>
    <w:rsid w:val="00B1692B"/>
    <w:rsid w:val="00B2010E"/>
    <w:rsid w:val="00B20132"/>
    <w:rsid w:val="00B212B2"/>
    <w:rsid w:val="00B21B15"/>
    <w:rsid w:val="00B21B8B"/>
    <w:rsid w:val="00B22D8E"/>
    <w:rsid w:val="00B231F6"/>
    <w:rsid w:val="00B23493"/>
    <w:rsid w:val="00B24FFB"/>
    <w:rsid w:val="00B2513E"/>
    <w:rsid w:val="00B31EAC"/>
    <w:rsid w:val="00B31FD8"/>
    <w:rsid w:val="00B32694"/>
    <w:rsid w:val="00B33A88"/>
    <w:rsid w:val="00B36311"/>
    <w:rsid w:val="00B36BD2"/>
    <w:rsid w:val="00B3745A"/>
    <w:rsid w:val="00B41022"/>
    <w:rsid w:val="00B417C9"/>
    <w:rsid w:val="00B41D76"/>
    <w:rsid w:val="00B42701"/>
    <w:rsid w:val="00B43A4E"/>
    <w:rsid w:val="00B45C92"/>
    <w:rsid w:val="00B461AD"/>
    <w:rsid w:val="00B46C08"/>
    <w:rsid w:val="00B46E1F"/>
    <w:rsid w:val="00B47B81"/>
    <w:rsid w:val="00B50527"/>
    <w:rsid w:val="00B50F86"/>
    <w:rsid w:val="00B51A23"/>
    <w:rsid w:val="00B51BA5"/>
    <w:rsid w:val="00B52D84"/>
    <w:rsid w:val="00B60616"/>
    <w:rsid w:val="00B60908"/>
    <w:rsid w:val="00B6189B"/>
    <w:rsid w:val="00B63200"/>
    <w:rsid w:val="00B6338A"/>
    <w:rsid w:val="00B63840"/>
    <w:rsid w:val="00B641DE"/>
    <w:rsid w:val="00B6507C"/>
    <w:rsid w:val="00B71864"/>
    <w:rsid w:val="00B731D7"/>
    <w:rsid w:val="00B738E5"/>
    <w:rsid w:val="00B7469A"/>
    <w:rsid w:val="00B76761"/>
    <w:rsid w:val="00B769C1"/>
    <w:rsid w:val="00B77E7E"/>
    <w:rsid w:val="00B81C2C"/>
    <w:rsid w:val="00B824FF"/>
    <w:rsid w:val="00B83490"/>
    <w:rsid w:val="00B83561"/>
    <w:rsid w:val="00B846C8"/>
    <w:rsid w:val="00B9163D"/>
    <w:rsid w:val="00B929A9"/>
    <w:rsid w:val="00B92A0C"/>
    <w:rsid w:val="00B92AEF"/>
    <w:rsid w:val="00B92BEF"/>
    <w:rsid w:val="00B92F60"/>
    <w:rsid w:val="00B954EA"/>
    <w:rsid w:val="00B95DBA"/>
    <w:rsid w:val="00B95DF9"/>
    <w:rsid w:val="00B96877"/>
    <w:rsid w:val="00B972F6"/>
    <w:rsid w:val="00BA03DA"/>
    <w:rsid w:val="00BA0B07"/>
    <w:rsid w:val="00BA0EBA"/>
    <w:rsid w:val="00BA15BF"/>
    <w:rsid w:val="00BA18F1"/>
    <w:rsid w:val="00BA2082"/>
    <w:rsid w:val="00BA3AE3"/>
    <w:rsid w:val="00BA41FB"/>
    <w:rsid w:val="00BA4B0A"/>
    <w:rsid w:val="00BA559B"/>
    <w:rsid w:val="00BA5CBF"/>
    <w:rsid w:val="00BA6704"/>
    <w:rsid w:val="00BA6A4C"/>
    <w:rsid w:val="00BB1AE4"/>
    <w:rsid w:val="00BB4D71"/>
    <w:rsid w:val="00BC0870"/>
    <w:rsid w:val="00BC1073"/>
    <w:rsid w:val="00BC13F9"/>
    <w:rsid w:val="00BC4488"/>
    <w:rsid w:val="00BC5B1A"/>
    <w:rsid w:val="00BC745D"/>
    <w:rsid w:val="00BC74EF"/>
    <w:rsid w:val="00BD1A11"/>
    <w:rsid w:val="00BD1FDC"/>
    <w:rsid w:val="00BD2EDD"/>
    <w:rsid w:val="00BD5253"/>
    <w:rsid w:val="00BD6129"/>
    <w:rsid w:val="00BE0AE6"/>
    <w:rsid w:val="00BE1561"/>
    <w:rsid w:val="00BE1FB1"/>
    <w:rsid w:val="00BE42ED"/>
    <w:rsid w:val="00BE7513"/>
    <w:rsid w:val="00BF5CEA"/>
    <w:rsid w:val="00BF5EEB"/>
    <w:rsid w:val="00BF7B1E"/>
    <w:rsid w:val="00BF7C9E"/>
    <w:rsid w:val="00C02B2A"/>
    <w:rsid w:val="00C02F3E"/>
    <w:rsid w:val="00C04D64"/>
    <w:rsid w:val="00C10005"/>
    <w:rsid w:val="00C10F4B"/>
    <w:rsid w:val="00C11C6D"/>
    <w:rsid w:val="00C15E53"/>
    <w:rsid w:val="00C166E3"/>
    <w:rsid w:val="00C1776B"/>
    <w:rsid w:val="00C17DD9"/>
    <w:rsid w:val="00C22B93"/>
    <w:rsid w:val="00C24BA1"/>
    <w:rsid w:val="00C266AA"/>
    <w:rsid w:val="00C27E0F"/>
    <w:rsid w:val="00C3138E"/>
    <w:rsid w:val="00C32155"/>
    <w:rsid w:val="00C326EF"/>
    <w:rsid w:val="00C37008"/>
    <w:rsid w:val="00C37CDB"/>
    <w:rsid w:val="00C4128D"/>
    <w:rsid w:val="00C4141C"/>
    <w:rsid w:val="00C4181D"/>
    <w:rsid w:val="00C41FE4"/>
    <w:rsid w:val="00C43074"/>
    <w:rsid w:val="00C43084"/>
    <w:rsid w:val="00C44021"/>
    <w:rsid w:val="00C44C32"/>
    <w:rsid w:val="00C4567A"/>
    <w:rsid w:val="00C460C2"/>
    <w:rsid w:val="00C46227"/>
    <w:rsid w:val="00C4650E"/>
    <w:rsid w:val="00C46D39"/>
    <w:rsid w:val="00C50B4D"/>
    <w:rsid w:val="00C511F8"/>
    <w:rsid w:val="00C523BD"/>
    <w:rsid w:val="00C53824"/>
    <w:rsid w:val="00C542A5"/>
    <w:rsid w:val="00C54E7F"/>
    <w:rsid w:val="00C55E69"/>
    <w:rsid w:val="00C57132"/>
    <w:rsid w:val="00C5732C"/>
    <w:rsid w:val="00C57EA4"/>
    <w:rsid w:val="00C605AC"/>
    <w:rsid w:val="00C605DE"/>
    <w:rsid w:val="00C61D0D"/>
    <w:rsid w:val="00C62612"/>
    <w:rsid w:val="00C6288F"/>
    <w:rsid w:val="00C630BA"/>
    <w:rsid w:val="00C631A2"/>
    <w:rsid w:val="00C6579F"/>
    <w:rsid w:val="00C721D5"/>
    <w:rsid w:val="00C72F10"/>
    <w:rsid w:val="00C7546F"/>
    <w:rsid w:val="00C7591F"/>
    <w:rsid w:val="00C76B01"/>
    <w:rsid w:val="00C81455"/>
    <w:rsid w:val="00C81BFA"/>
    <w:rsid w:val="00C87A12"/>
    <w:rsid w:val="00C91779"/>
    <w:rsid w:val="00C92325"/>
    <w:rsid w:val="00C9264F"/>
    <w:rsid w:val="00C92733"/>
    <w:rsid w:val="00C935B7"/>
    <w:rsid w:val="00C93933"/>
    <w:rsid w:val="00C939D3"/>
    <w:rsid w:val="00C93F11"/>
    <w:rsid w:val="00C94915"/>
    <w:rsid w:val="00C94B54"/>
    <w:rsid w:val="00C94ECC"/>
    <w:rsid w:val="00C94F2D"/>
    <w:rsid w:val="00C97934"/>
    <w:rsid w:val="00CA3A5A"/>
    <w:rsid w:val="00CA583B"/>
    <w:rsid w:val="00CA597C"/>
    <w:rsid w:val="00CA6EC1"/>
    <w:rsid w:val="00CA73EA"/>
    <w:rsid w:val="00CA785C"/>
    <w:rsid w:val="00CB0F98"/>
    <w:rsid w:val="00CB1666"/>
    <w:rsid w:val="00CB1A56"/>
    <w:rsid w:val="00CB3333"/>
    <w:rsid w:val="00CB453F"/>
    <w:rsid w:val="00CB5659"/>
    <w:rsid w:val="00CB6B3D"/>
    <w:rsid w:val="00CB7006"/>
    <w:rsid w:val="00CB74ED"/>
    <w:rsid w:val="00CC13DB"/>
    <w:rsid w:val="00CC2998"/>
    <w:rsid w:val="00CC592A"/>
    <w:rsid w:val="00CC7191"/>
    <w:rsid w:val="00CC725A"/>
    <w:rsid w:val="00CD0941"/>
    <w:rsid w:val="00CD253A"/>
    <w:rsid w:val="00CD31A3"/>
    <w:rsid w:val="00CD5893"/>
    <w:rsid w:val="00CD58E5"/>
    <w:rsid w:val="00CD5921"/>
    <w:rsid w:val="00CD6499"/>
    <w:rsid w:val="00CD6AF6"/>
    <w:rsid w:val="00CE29A9"/>
    <w:rsid w:val="00CE3584"/>
    <w:rsid w:val="00CE7EA1"/>
    <w:rsid w:val="00CF028B"/>
    <w:rsid w:val="00CF2C65"/>
    <w:rsid w:val="00CF3223"/>
    <w:rsid w:val="00CF3A90"/>
    <w:rsid w:val="00CF4E3F"/>
    <w:rsid w:val="00CF5103"/>
    <w:rsid w:val="00CF587C"/>
    <w:rsid w:val="00CF7324"/>
    <w:rsid w:val="00D000E3"/>
    <w:rsid w:val="00D00235"/>
    <w:rsid w:val="00D003A0"/>
    <w:rsid w:val="00D00B50"/>
    <w:rsid w:val="00D01B5B"/>
    <w:rsid w:val="00D026A2"/>
    <w:rsid w:val="00D0307F"/>
    <w:rsid w:val="00D06CF8"/>
    <w:rsid w:val="00D06F4A"/>
    <w:rsid w:val="00D10361"/>
    <w:rsid w:val="00D11B45"/>
    <w:rsid w:val="00D12DE3"/>
    <w:rsid w:val="00D132F7"/>
    <w:rsid w:val="00D14938"/>
    <w:rsid w:val="00D1525D"/>
    <w:rsid w:val="00D15C23"/>
    <w:rsid w:val="00D16C2D"/>
    <w:rsid w:val="00D16FFD"/>
    <w:rsid w:val="00D173C5"/>
    <w:rsid w:val="00D216C2"/>
    <w:rsid w:val="00D21BBA"/>
    <w:rsid w:val="00D247C9"/>
    <w:rsid w:val="00D24A36"/>
    <w:rsid w:val="00D25B12"/>
    <w:rsid w:val="00D2764A"/>
    <w:rsid w:val="00D277E2"/>
    <w:rsid w:val="00D30DE9"/>
    <w:rsid w:val="00D31247"/>
    <w:rsid w:val="00D32F0B"/>
    <w:rsid w:val="00D33427"/>
    <w:rsid w:val="00D337D1"/>
    <w:rsid w:val="00D33CC6"/>
    <w:rsid w:val="00D34854"/>
    <w:rsid w:val="00D352FA"/>
    <w:rsid w:val="00D37C8F"/>
    <w:rsid w:val="00D426D9"/>
    <w:rsid w:val="00D4493E"/>
    <w:rsid w:val="00D468B9"/>
    <w:rsid w:val="00D477DF"/>
    <w:rsid w:val="00D47E1E"/>
    <w:rsid w:val="00D50451"/>
    <w:rsid w:val="00D51253"/>
    <w:rsid w:val="00D52FA9"/>
    <w:rsid w:val="00D538BD"/>
    <w:rsid w:val="00D53A75"/>
    <w:rsid w:val="00D55AA1"/>
    <w:rsid w:val="00D566B1"/>
    <w:rsid w:val="00D57901"/>
    <w:rsid w:val="00D57F7D"/>
    <w:rsid w:val="00D60235"/>
    <w:rsid w:val="00D60874"/>
    <w:rsid w:val="00D61530"/>
    <w:rsid w:val="00D6247F"/>
    <w:rsid w:val="00D62851"/>
    <w:rsid w:val="00D632A9"/>
    <w:rsid w:val="00D713D3"/>
    <w:rsid w:val="00D71587"/>
    <w:rsid w:val="00D71AC7"/>
    <w:rsid w:val="00D725BB"/>
    <w:rsid w:val="00D72C83"/>
    <w:rsid w:val="00D75BD6"/>
    <w:rsid w:val="00D76A5A"/>
    <w:rsid w:val="00D77170"/>
    <w:rsid w:val="00D80E80"/>
    <w:rsid w:val="00D81A77"/>
    <w:rsid w:val="00D830DD"/>
    <w:rsid w:val="00D84815"/>
    <w:rsid w:val="00D85A29"/>
    <w:rsid w:val="00D85B34"/>
    <w:rsid w:val="00D86E86"/>
    <w:rsid w:val="00D87263"/>
    <w:rsid w:val="00D90E0E"/>
    <w:rsid w:val="00D921DE"/>
    <w:rsid w:val="00D9337B"/>
    <w:rsid w:val="00D933A9"/>
    <w:rsid w:val="00D940AD"/>
    <w:rsid w:val="00D9410E"/>
    <w:rsid w:val="00D95722"/>
    <w:rsid w:val="00DA0A58"/>
    <w:rsid w:val="00DA1014"/>
    <w:rsid w:val="00DA11DD"/>
    <w:rsid w:val="00DA1876"/>
    <w:rsid w:val="00DA1B81"/>
    <w:rsid w:val="00DA1FB8"/>
    <w:rsid w:val="00DA290C"/>
    <w:rsid w:val="00DA32AE"/>
    <w:rsid w:val="00DA5255"/>
    <w:rsid w:val="00DA7309"/>
    <w:rsid w:val="00DB1AD2"/>
    <w:rsid w:val="00DB23EC"/>
    <w:rsid w:val="00DB27B7"/>
    <w:rsid w:val="00DB3D0C"/>
    <w:rsid w:val="00DB46F2"/>
    <w:rsid w:val="00DB71EB"/>
    <w:rsid w:val="00DC24E1"/>
    <w:rsid w:val="00DC255F"/>
    <w:rsid w:val="00DC3001"/>
    <w:rsid w:val="00DC34F2"/>
    <w:rsid w:val="00DC352A"/>
    <w:rsid w:val="00DC572B"/>
    <w:rsid w:val="00DC5DA3"/>
    <w:rsid w:val="00DC6952"/>
    <w:rsid w:val="00DC6D96"/>
    <w:rsid w:val="00DC713F"/>
    <w:rsid w:val="00DC7DE6"/>
    <w:rsid w:val="00DD0732"/>
    <w:rsid w:val="00DD0A75"/>
    <w:rsid w:val="00DD0B1A"/>
    <w:rsid w:val="00DD0E9D"/>
    <w:rsid w:val="00DD4595"/>
    <w:rsid w:val="00DD61E7"/>
    <w:rsid w:val="00DE0162"/>
    <w:rsid w:val="00DE0996"/>
    <w:rsid w:val="00DE0A9B"/>
    <w:rsid w:val="00DE1886"/>
    <w:rsid w:val="00DE350F"/>
    <w:rsid w:val="00DF026D"/>
    <w:rsid w:val="00DF1114"/>
    <w:rsid w:val="00DF1B42"/>
    <w:rsid w:val="00DF28DF"/>
    <w:rsid w:val="00DF2F06"/>
    <w:rsid w:val="00DF3CBB"/>
    <w:rsid w:val="00DF46B6"/>
    <w:rsid w:val="00DF53A6"/>
    <w:rsid w:val="00DF665C"/>
    <w:rsid w:val="00DF75DC"/>
    <w:rsid w:val="00E00BDB"/>
    <w:rsid w:val="00E03B2A"/>
    <w:rsid w:val="00E0412E"/>
    <w:rsid w:val="00E04668"/>
    <w:rsid w:val="00E0506C"/>
    <w:rsid w:val="00E10263"/>
    <w:rsid w:val="00E12F7D"/>
    <w:rsid w:val="00E1428E"/>
    <w:rsid w:val="00E16008"/>
    <w:rsid w:val="00E20F5D"/>
    <w:rsid w:val="00E22968"/>
    <w:rsid w:val="00E229D4"/>
    <w:rsid w:val="00E230C8"/>
    <w:rsid w:val="00E23E87"/>
    <w:rsid w:val="00E243DF"/>
    <w:rsid w:val="00E245E6"/>
    <w:rsid w:val="00E254E5"/>
    <w:rsid w:val="00E25772"/>
    <w:rsid w:val="00E2590B"/>
    <w:rsid w:val="00E259AE"/>
    <w:rsid w:val="00E2654F"/>
    <w:rsid w:val="00E26B5F"/>
    <w:rsid w:val="00E30298"/>
    <w:rsid w:val="00E30488"/>
    <w:rsid w:val="00E31B4F"/>
    <w:rsid w:val="00E334A9"/>
    <w:rsid w:val="00E365FA"/>
    <w:rsid w:val="00E4150F"/>
    <w:rsid w:val="00E43DAB"/>
    <w:rsid w:val="00E45E78"/>
    <w:rsid w:val="00E46679"/>
    <w:rsid w:val="00E46962"/>
    <w:rsid w:val="00E47485"/>
    <w:rsid w:val="00E47E61"/>
    <w:rsid w:val="00E519E5"/>
    <w:rsid w:val="00E52EBA"/>
    <w:rsid w:val="00E5420B"/>
    <w:rsid w:val="00E546F8"/>
    <w:rsid w:val="00E55FCF"/>
    <w:rsid w:val="00E56DDE"/>
    <w:rsid w:val="00E611B8"/>
    <w:rsid w:val="00E61B06"/>
    <w:rsid w:val="00E61F34"/>
    <w:rsid w:val="00E62311"/>
    <w:rsid w:val="00E62DE4"/>
    <w:rsid w:val="00E62F9A"/>
    <w:rsid w:val="00E657BC"/>
    <w:rsid w:val="00E65DBB"/>
    <w:rsid w:val="00E65F60"/>
    <w:rsid w:val="00E66FAE"/>
    <w:rsid w:val="00E67497"/>
    <w:rsid w:val="00E67896"/>
    <w:rsid w:val="00E72F7B"/>
    <w:rsid w:val="00E742C9"/>
    <w:rsid w:val="00E74B51"/>
    <w:rsid w:val="00E74E2A"/>
    <w:rsid w:val="00E8057E"/>
    <w:rsid w:val="00E823AF"/>
    <w:rsid w:val="00E84702"/>
    <w:rsid w:val="00E85D5D"/>
    <w:rsid w:val="00E8706C"/>
    <w:rsid w:val="00E90D55"/>
    <w:rsid w:val="00E921D1"/>
    <w:rsid w:val="00E9279F"/>
    <w:rsid w:val="00E92B4E"/>
    <w:rsid w:val="00E93792"/>
    <w:rsid w:val="00E94DA2"/>
    <w:rsid w:val="00E955A8"/>
    <w:rsid w:val="00E95FB5"/>
    <w:rsid w:val="00E9643D"/>
    <w:rsid w:val="00E96D9A"/>
    <w:rsid w:val="00EA0D95"/>
    <w:rsid w:val="00EA182A"/>
    <w:rsid w:val="00EA24D6"/>
    <w:rsid w:val="00EA3C7C"/>
    <w:rsid w:val="00EA413F"/>
    <w:rsid w:val="00EA54CE"/>
    <w:rsid w:val="00EA5582"/>
    <w:rsid w:val="00EA66B3"/>
    <w:rsid w:val="00EA680E"/>
    <w:rsid w:val="00EA73E1"/>
    <w:rsid w:val="00EA79D6"/>
    <w:rsid w:val="00EA7AB7"/>
    <w:rsid w:val="00EB0373"/>
    <w:rsid w:val="00EB04F1"/>
    <w:rsid w:val="00EB0A33"/>
    <w:rsid w:val="00EB17E8"/>
    <w:rsid w:val="00EB1C1E"/>
    <w:rsid w:val="00EB1CC3"/>
    <w:rsid w:val="00EB2224"/>
    <w:rsid w:val="00EB2997"/>
    <w:rsid w:val="00EB2F7F"/>
    <w:rsid w:val="00EB32DC"/>
    <w:rsid w:val="00EB347F"/>
    <w:rsid w:val="00EB5528"/>
    <w:rsid w:val="00EB7121"/>
    <w:rsid w:val="00EC0B00"/>
    <w:rsid w:val="00EC1417"/>
    <w:rsid w:val="00EC1B1A"/>
    <w:rsid w:val="00EC3F8B"/>
    <w:rsid w:val="00EC5FA9"/>
    <w:rsid w:val="00ED01C6"/>
    <w:rsid w:val="00ED1692"/>
    <w:rsid w:val="00ED1DE1"/>
    <w:rsid w:val="00EE01E9"/>
    <w:rsid w:val="00EE0D11"/>
    <w:rsid w:val="00EE1ED5"/>
    <w:rsid w:val="00EE5765"/>
    <w:rsid w:val="00EE5FCB"/>
    <w:rsid w:val="00EE733E"/>
    <w:rsid w:val="00EE758B"/>
    <w:rsid w:val="00EF1ECD"/>
    <w:rsid w:val="00EF2541"/>
    <w:rsid w:val="00EF2EF0"/>
    <w:rsid w:val="00EF38A2"/>
    <w:rsid w:val="00EF400B"/>
    <w:rsid w:val="00EF41F8"/>
    <w:rsid w:val="00EF5049"/>
    <w:rsid w:val="00EF5F26"/>
    <w:rsid w:val="00EF7A3C"/>
    <w:rsid w:val="00EF7B93"/>
    <w:rsid w:val="00EF7F56"/>
    <w:rsid w:val="00F005DE"/>
    <w:rsid w:val="00F02F8C"/>
    <w:rsid w:val="00F03561"/>
    <w:rsid w:val="00F0492F"/>
    <w:rsid w:val="00F04EB1"/>
    <w:rsid w:val="00F067EF"/>
    <w:rsid w:val="00F06B7C"/>
    <w:rsid w:val="00F10384"/>
    <w:rsid w:val="00F129E8"/>
    <w:rsid w:val="00F12B2C"/>
    <w:rsid w:val="00F12DA9"/>
    <w:rsid w:val="00F13C91"/>
    <w:rsid w:val="00F1475D"/>
    <w:rsid w:val="00F147B9"/>
    <w:rsid w:val="00F14858"/>
    <w:rsid w:val="00F160D2"/>
    <w:rsid w:val="00F2025F"/>
    <w:rsid w:val="00F2147C"/>
    <w:rsid w:val="00F235AF"/>
    <w:rsid w:val="00F245B2"/>
    <w:rsid w:val="00F24BF4"/>
    <w:rsid w:val="00F27FCA"/>
    <w:rsid w:val="00F3056E"/>
    <w:rsid w:val="00F32D30"/>
    <w:rsid w:val="00F33B20"/>
    <w:rsid w:val="00F33FB4"/>
    <w:rsid w:val="00F3490A"/>
    <w:rsid w:val="00F35891"/>
    <w:rsid w:val="00F368C9"/>
    <w:rsid w:val="00F36907"/>
    <w:rsid w:val="00F36AD2"/>
    <w:rsid w:val="00F37541"/>
    <w:rsid w:val="00F40512"/>
    <w:rsid w:val="00F41A1D"/>
    <w:rsid w:val="00F41E71"/>
    <w:rsid w:val="00F42DDD"/>
    <w:rsid w:val="00F42E52"/>
    <w:rsid w:val="00F44465"/>
    <w:rsid w:val="00F45675"/>
    <w:rsid w:val="00F468E6"/>
    <w:rsid w:val="00F47CBC"/>
    <w:rsid w:val="00F53C44"/>
    <w:rsid w:val="00F5444A"/>
    <w:rsid w:val="00F57568"/>
    <w:rsid w:val="00F606E3"/>
    <w:rsid w:val="00F606EC"/>
    <w:rsid w:val="00F60707"/>
    <w:rsid w:val="00F61131"/>
    <w:rsid w:val="00F62293"/>
    <w:rsid w:val="00F62F39"/>
    <w:rsid w:val="00F64B3F"/>
    <w:rsid w:val="00F65E7C"/>
    <w:rsid w:val="00F66FB6"/>
    <w:rsid w:val="00F67E0F"/>
    <w:rsid w:val="00F70BD6"/>
    <w:rsid w:val="00F73A14"/>
    <w:rsid w:val="00F74E77"/>
    <w:rsid w:val="00F75033"/>
    <w:rsid w:val="00F761CD"/>
    <w:rsid w:val="00F76843"/>
    <w:rsid w:val="00F77584"/>
    <w:rsid w:val="00F8026F"/>
    <w:rsid w:val="00F80867"/>
    <w:rsid w:val="00F8147A"/>
    <w:rsid w:val="00F83A47"/>
    <w:rsid w:val="00F84B98"/>
    <w:rsid w:val="00F84C57"/>
    <w:rsid w:val="00F8629A"/>
    <w:rsid w:val="00F87D57"/>
    <w:rsid w:val="00F902D9"/>
    <w:rsid w:val="00F95F9E"/>
    <w:rsid w:val="00F96405"/>
    <w:rsid w:val="00F976A7"/>
    <w:rsid w:val="00FA2086"/>
    <w:rsid w:val="00FA3220"/>
    <w:rsid w:val="00FA4FDC"/>
    <w:rsid w:val="00FA733B"/>
    <w:rsid w:val="00FA7D3F"/>
    <w:rsid w:val="00FB5FA5"/>
    <w:rsid w:val="00FB639D"/>
    <w:rsid w:val="00FB7883"/>
    <w:rsid w:val="00FC38AC"/>
    <w:rsid w:val="00FC6D0C"/>
    <w:rsid w:val="00FC7F95"/>
    <w:rsid w:val="00FD0519"/>
    <w:rsid w:val="00FD122A"/>
    <w:rsid w:val="00FD1A84"/>
    <w:rsid w:val="00FD2293"/>
    <w:rsid w:val="00FD3075"/>
    <w:rsid w:val="00FD65DD"/>
    <w:rsid w:val="00FD6AD2"/>
    <w:rsid w:val="00FE0D78"/>
    <w:rsid w:val="00FE11C0"/>
    <w:rsid w:val="00FE201E"/>
    <w:rsid w:val="00FE21CE"/>
    <w:rsid w:val="00FE3356"/>
    <w:rsid w:val="00FE4FE4"/>
    <w:rsid w:val="00FE64FB"/>
    <w:rsid w:val="00FE7AB2"/>
    <w:rsid w:val="00FF10BC"/>
    <w:rsid w:val="00FF1F5F"/>
    <w:rsid w:val="00FF22E1"/>
    <w:rsid w:val="00FF31E9"/>
    <w:rsid w:val="00FF366D"/>
    <w:rsid w:val="00FF3FC3"/>
    <w:rsid w:val="00FF4E51"/>
    <w:rsid w:val="00FF599C"/>
    <w:rsid w:val="00FF67B8"/>
    <w:rsid w:val="00FF68B4"/>
    <w:rsid w:val="00FF7804"/>
    <w:rsid w:val="00FF7A49"/>
    <w:rsid w:val="010225CF"/>
    <w:rsid w:val="01173BC7"/>
    <w:rsid w:val="02C86A49"/>
    <w:rsid w:val="03B24C65"/>
    <w:rsid w:val="04713684"/>
    <w:rsid w:val="04973045"/>
    <w:rsid w:val="05BF57AE"/>
    <w:rsid w:val="06772DB5"/>
    <w:rsid w:val="07BD5C05"/>
    <w:rsid w:val="07EC0EF2"/>
    <w:rsid w:val="08B40031"/>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A54614"/>
    <w:rsid w:val="0DD407CB"/>
    <w:rsid w:val="0E214277"/>
    <w:rsid w:val="0E630E75"/>
    <w:rsid w:val="0F712691"/>
    <w:rsid w:val="10941485"/>
    <w:rsid w:val="10CF32FA"/>
    <w:rsid w:val="10E2004F"/>
    <w:rsid w:val="116C726B"/>
    <w:rsid w:val="119B573C"/>
    <w:rsid w:val="11B6232F"/>
    <w:rsid w:val="120647F0"/>
    <w:rsid w:val="1243381F"/>
    <w:rsid w:val="127727E6"/>
    <w:rsid w:val="12801720"/>
    <w:rsid w:val="12D97474"/>
    <w:rsid w:val="12EF4C63"/>
    <w:rsid w:val="13151E04"/>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6F2449"/>
    <w:rsid w:val="1F464620"/>
    <w:rsid w:val="1F672DCC"/>
    <w:rsid w:val="1FBF7661"/>
    <w:rsid w:val="1FC15EA7"/>
    <w:rsid w:val="1FDC4530"/>
    <w:rsid w:val="20254CE5"/>
    <w:rsid w:val="218E6CD6"/>
    <w:rsid w:val="21F02DA0"/>
    <w:rsid w:val="222E3F1E"/>
    <w:rsid w:val="223C28FD"/>
    <w:rsid w:val="22446095"/>
    <w:rsid w:val="224774F0"/>
    <w:rsid w:val="22576B7B"/>
    <w:rsid w:val="23201794"/>
    <w:rsid w:val="233627D5"/>
    <w:rsid w:val="233A382B"/>
    <w:rsid w:val="24361996"/>
    <w:rsid w:val="247360DF"/>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8F4A58"/>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F9437F"/>
    <w:rsid w:val="35FD48DE"/>
    <w:rsid w:val="36002711"/>
    <w:rsid w:val="361605D5"/>
    <w:rsid w:val="36543B58"/>
    <w:rsid w:val="367F7741"/>
    <w:rsid w:val="36E54E61"/>
    <w:rsid w:val="373A3577"/>
    <w:rsid w:val="3757736A"/>
    <w:rsid w:val="37670F11"/>
    <w:rsid w:val="37D4329C"/>
    <w:rsid w:val="37FE1C4C"/>
    <w:rsid w:val="39BC217E"/>
    <w:rsid w:val="3A4078F3"/>
    <w:rsid w:val="3B0113B3"/>
    <w:rsid w:val="3B513FDB"/>
    <w:rsid w:val="3B7848CE"/>
    <w:rsid w:val="3BB24BF6"/>
    <w:rsid w:val="3C860462"/>
    <w:rsid w:val="3C8E14E7"/>
    <w:rsid w:val="3CAA4661"/>
    <w:rsid w:val="3CE973EE"/>
    <w:rsid w:val="3DFD146D"/>
    <w:rsid w:val="3ECF36F7"/>
    <w:rsid w:val="3EF219A1"/>
    <w:rsid w:val="3F32535B"/>
    <w:rsid w:val="40322A06"/>
    <w:rsid w:val="409A4E93"/>
    <w:rsid w:val="414B56F0"/>
    <w:rsid w:val="42070339"/>
    <w:rsid w:val="42221F8F"/>
    <w:rsid w:val="43E95B47"/>
    <w:rsid w:val="442F68B8"/>
    <w:rsid w:val="44534AB2"/>
    <w:rsid w:val="44585084"/>
    <w:rsid w:val="44A51846"/>
    <w:rsid w:val="45AC1FC9"/>
    <w:rsid w:val="45E5269D"/>
    <w:rsid w:val="461A4FB2"/>
    <w:rsid w:val="464239A7"/>
    <w:rsid w:val="465F392B"/>
    <w:rsid w:val="46CF3C50"/>
    <w:rsid w:val="475C26A6"/>
    <w:rsid w:val="479954ED"/>
    <w:rsid w:val="48DE3947"/>
    <w:rsid w:val="4987772B"/>
    <w:rsid w:val="49DD7B8A"/>
    <w:rsid w:val="4B0F59AA"/>
    <w:rsid w:val="4C5B795C"/>
    <w:rsid w:val="4CA44D63"/>
    <w:rsid w:val="4DCC08D4"/>
    <w:rsid w:val="4DDB78FB"/>
    <w:rsid w:val="4E8E642D"/>
    <w:rsid w:val="4E9B7D02"/>
    <w:rsid w:val="4F325194"/>
    <w:rsid w:val="4FB21842"/>
    <w:rsid w:val="506F30C5"/>
    <w:rsid w:val="50F75426"/>
    <w:rsid w:val="51245F5F"/>
    <w:rsid w:val="516A0D64"/>
    <w:rsid w:val="524C1D14"/>
    <w:rsid w:val="5404728A"/>
    <w:rsid w:val="54F54783"/>
    <w:rsid w:val="556868B4"/>
    <w:rsid w:val="559F5609"/>
    <w:rsid w:val="56156014"/>
    <w:rsid w:val="57940818"/>
    <w:rsid w:val="57F161E3"/>
    <w:rsid w:val="583730AB"/>
    <w:rsid w:val="584E1F0F"/>
    <w:rsid w:val="586C008D"/>
    <w:rsid w:val="597A11E3"/>
    <w:rsid w:val="59F44540"/>
    <w:rsid w:val="5BA62968"/>
    <w:rsid w:val="5C071324"/>
    <w:rsid w:val="5C4C0B36"/>
    <w:rsid w:val="5C4F5038"/>
    <w:rsid w:val="5CD75950"/>
    <w:rsid w:val="5D1A6A8C"/>
    <w:rsid w:val="5EB6328A"/>
    <w:rsid w:val="5F6E638E"/>
    <w:rsid w:val="60F61B14"/>
    <w:rsid w:val="61D373A9"/>
    <w:rsid w:val="62D65957"/>
    <w:rsid w:val="632B094F"/>
    <w:rsid w:val="64A21D84"/>
    <w:rsid w:val="65F02DC2"/>
    <w:rsid w:val="660E5BEE"/>
    <w:rsid w:val="662841B4"/>
    <w:rsid w:val="6680494C"/>
    <w:rsid w:val="669453A6"/>
    <w:rsid w:val="66C54B5A"/>
    <w:rsid w:val="67253742"/>
    <w:rsid w:val="67BE1BAD"/>
    <w:rsid w:val="686D4300"/>
    <w:rsid w:val="691549A4"/>
    <w:rsid w:val="696312BF"/>
    <w:rsid w:val="69786BE9"/>
    <w:rsid w:val="69D11179"/>
    <w:rsid w:val="69F10ACD"/>
    <w:rsid w:val="6A4F3879"/>
    <w:rsid w:val="6ABC1AF6"/>
    <w:rsid w:val="6AC275DA"/>
    <w:rsid w:val="6B786BBD"/>
    <w:rsid w:val="6C022DB1"/>
    <w:rsid w:val="6C0C008A"/>
    <w:rsid w:val="6C856606"/>
    <w:rsid w:val="6CB40C7E"/>
    <w:rsid w:val="6CF00B94"/>
    <w:rsid w:val="6CFE222F"/>
    <w:rsid w:val="6D2F50EC"/>
    <w:rsid w:val="6DD82A7B"/>
    <w:rsid w:val="6E63792E"/>
    <w:rsid w:val="6EE2648C"/>
    <w:rsid w:val="6F8F3178"/>
    <w:rsid w:val="6F9957DB"/>
    <w:rsid w:val="707214FA"/>
    <w:rsid w:val="713F5BA4"/>
    <w:rsid w:val="71F8755E"/>
    <w:rsid w:val="7278369A"/>
    <w:rsid w:val="72AE0667"/>
    <w:rsid w:val="72EF38E5"/>
    <w:rsid w:val="73BE0BDC"/>
    <w:rsid w:val="75263174"/>
    <w:rsid w:val="760459BF"/>
    <w:rsid w:val="761E10E6"/>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6FB58"/>
  <w14:defaultImageDpi w14:val="32767"/>
  <w15:docId w15:val="{EBB6296A-B814-463E-A64B-26CD3E29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69BC"/>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uiPriority w:val="99"/>
    <w:unhideWhenUsed/>
    <w:qFormat/>
    <w:rPr>
      <w:vertAlign w:val="superscript"/>
    </w:rPr>
  </w:style>
  <w:style w:type="character" w:styleId="af2">
    <w:name w:val="page number"/>
    <w:uiPriority w:val="99"/>
    <w:unhideWhenUsed/>
    <w:qFormat/>
  </w:style>
  <w:style w:type="character" w:styleId="af3">
    <w:name w:val="Hyperlink"/>
    <w:uiPriority w:val="99"/>
    <w:unhideWhenUsed/>
    <w:qFormat/>
    <w:rPr>
      <w:color w:val="0000FF"/>
      <w:u w:val="single"/>
    </w:rPr>
  </w:style>
  <w:style w:type="character" w:styleId="af4">
    <w:name w:val="annotation reference"/>
    <w:qFormat/>
    <w:rPr>
      <w:sz w:val="21"/>
      <w:szCs w:val="21"/>
    </w:rPr>
  </w:style>
  <w:style w:type="paragraph" w:styleId="af5">
    <w:name w:val="No Spacing"/>
    <w:uiPriority w:val="1"/>
    <w:qFormat/>
    <w:pPr>
      <w:widowControl w:val="0"/>
      <w:spacing w:line="360" w:lineRule="auto"/>
      <w:jc w:val="center"/>
    </w:pPr>
    <w:rPr>
      <w:rFonts w:eastAsia="黑体" w:cs="宋体"/>
      <w:kern w:val="2"/>
      <w:sz w:val="21"/>
      <w:szCs w:val="22"/>
    </w:rPr>
  </w:style>
  <w:style w:type="paragraph" w:styleId="af6">
    <w:name w:val="List Paragraph"/>
    <w:basedOn w:val="a"/>
    <w:uiPriority w:val="34"/>
    <w:qFormat/>
    <w:pPr>
      <w:ind w:firstLineChars="200" w:firstLine="420"/>
    </w:pPr>
  </w:style>
  <w:style w:type="paragraph" w:customStyle="1" w:styleId="af7">
    <w:name w:val="论文正文"/>
    <w:basedOn w:val="a"/>
    <w:qFormat/>
    <w:locked/>
    <w:pPr>
      <w:spacing w:line="400" w:lineRule="exact"/>
      <w:ind w:firstLineChars="200" w:firstLine="200"/>
    </w:pPr>
    <w:rPr>
      <w:color w:val="000000"/>
      <w:sz w:val="24"/>
    </w:rPr>
  </w:style>
  <w:style w:type="paragraph" w:customStyle="1" w:styleId="af8">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9">
    <w:name w:val="图题"/>
    <w:basedOn w:val="a"/>
    <w:next w:val="--"/>
    <w:qFormat/>
    <w:pPr>
      <w:spacing w:beforeLines="50" w:before="50" w:afterLines="50" w:after="50" w:line="360" w:lineRule="auto"/>
      <w:jc w:val="center"/>
    </w:pPr>
    <w:rPr>
      <w:rFonts w:eastAsia="黑体"/>
      <w:bCs/>
      <w:szCs w:val="21"/>
    </w:rPr>
  </w:style>
  <w:style w:type="paragraph" w:customStyle="1" w:styleId="afa">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b">
    <w:name w:val="Placeholder Text"/>
    <w:basedOn w:val="a2"/>
    <w:uiPriority w:val="99"/>
    <w:unhideWhenUsed/>
    <w:rsid w:val="00DA1B81"/>
    <w:rPr>
      <w:color w:val="666666"/>
    </w:rPr>
  </w:style>
  <w:style w:type="character" w:customStyle="1" w:styleId="Char">
    <w:name w:val="毕设正文 Char"/>
    <w:link w:val="afa"/>
    <w:qFormat/>
    <w:rsid w:val="005A3238"/>
    <w:rPr>
      <w:sz w:val="24"/>
      <w:szCs w:val="22"/>
    </w:rPr>
  </w:style>
  <w:style w:type="paragraph" w:styleId="afc">
    <w:name w:val="Revision"/>
    <w:hidden/>
    <w:uiPriority w:val="99"/>
    <w:unhideWhenUsed/>
    <w:rsid w:val="003A09FD"/>
    <w:rPr>
      <w:kern w:val="2"/>
      <w:sz w:val="21"/>
      <w:szCs w:val="24"/>
    </w:rPr>
  </w:style>
  <w:style w:type="character" w:styleId="afd">
    <w:name w:val="Strong"/>
    <w:basedOn w:val="a2"/>
    <w:uiPriority w:val="22"/>
    <w:qFormat/>
    <w:rsid w:val="00745FF7"/>
    <w:rPr>
      <w:b/>
      <w:bCs/>
    </w:rPr>
  </w:style>
  <w:style w:type="paragraph" w:styleId="HTML">
    <w:name w:val="HTML Preformatted"/>
    <w:basedOn w:val="a"/>
    <w:link w:val="HTML0"/>
    <w:uiPriority w:val="99"/>
    <w:semiHidden/>
    <w:unhideWhenUsed/>
    <w:rsid w:val="00551EDE"/>
    <w:rPr>
      <w:rFonts w:ascii="Courier New" w:hAnsi="Courier New" w:cs="Courier New"/>
      <w:sz w:val="20"/>
      <w:szCs w:val="20"/>
    </w:rPr>
  </w:style>
  <w:style w:type="character" w:customStyle="1" w:styleId="HTML0">
    <w:name w:val="HTML 预设格式 字符"/>
    <w:basedOn w:val="a2"/>
    <w:link w:val="HTML"/>
    <w:uiPriority w:val="99"/>
    <w:semiHidden/>
    <w:rsid w:val="00551EDE"/>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890">
      <w:bodyDiv w:val="1"/>
      <w:marLeft w:val="0"/>
      <w:marRight w:val="0"/>
      <w:marTop w:val="0"/>
      <w:marBottom w:val="0"/>
      <w:divBdr>
        <w:top w:val="none" w:sz="0" w:space="0" w:color="auto"/>
        <w:left w:val="none" w:sz="0" w:space="0" w:color="auto"/>
        <w:bottom w:val="none" w:sz="0" w:space="0" w:color="auto"/>
        <w:right w:val="none" w:sz="0" w:space="0" w:color="auto"/>
      </w:divBdr>
    </w:div>
    <w:div w:id="28530092">
      <w:bodyDiv w:val="1"/>
      <w:marLeft w:val="0"/>
      <w:marRight w:val="0"/>
      <w:marTop w:val="0"/>
      <w:marBottom w:val="0"/>
      <w:divBdr>
        <w:top w:val="none" w:sz="0" w:space="0" w:color="auto"/>
        <w:left w:val="none" w:sz="0" w:space="0" w:color="auto"/>
        <w:bottom w:val="none" w:sz="0" w:space="0" w:color="auto"/>
        <w:right w:val="none" w:sz="0" w:space="0" w:color="auto"/>
      </w:divBdr>
    </w:div>
    <w:div w:id="57631052">
      <w:bodyDiv w:val="1"/>
      <w:marLeft w:val="0"/>
      <w:marRight w:val="0"/>
      <w:marTop w:val="0"/>
      <w:marBottom w:val="0"/>
      <w:divBdr>
        <w:top w:val="none" w:sz="0" w:space="0" w:color="auto"/>
        <w:left w:val="none" w:sz="0" w:space="0" w:color="auto"/>
        <w:bottom w:val="none" w:sz="0" w:space="0" w:color="auto"/>
        <w:right w:val="none" w:sz="0" w:space="0" w:color="auto"/>
      </w:divBdr>
    </w:div>
    <w:div w:id="101845851">
      <w:bodyDiv w:val="1"/>
      <w:marLeft w:val="0"/>
      <w:marRight w:val="0"/>
      <w:marTop w:val="0"/>
      <w:marBottom w:val="0"/>
      <w:divBdr>
        <w:top w:val="none" w:sz="0" w:space="0" w:color="auto"/>
        <w:left w:val="none" w:sz="0" w:space="0" w:color="auto"/>
        <w:bottom w:val="none" w:sz="0" w:space="0" w:color="auto"/>
        <w:right w:val="none" w:sz="0" w:space="0" w:color="auto"/>
      </w:divBdr>
      <w:divsChild>
        <w:div w:id="2121145466">
          <w:marLeft w:val="0"/>
          <w:marRight w:val="0"/>
          <w:marTop w:val="0"/>
          <w:marBottom w:val="0"/>
          <w:divBdr>
            <w:top w:val="none" w:sz="0" w:space="0" w:color="auto"/>
            <w:left w:val="none" w:sz="0" w:space="0" w:color="auto"/>
            <w:bottom w:val="none" w:sz="0" w:space="0" w:color="auto"/>
            <w:right w:val="none" w:sz="0" w:space="0" w:color="auto"/>
          </w:divBdr>
          <w:divsChild>
            <w:div w:id="4397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8316">
      <w:bodyDiv w:val="1"/>
      <w:marLeft w:val="0"/>
      <w:marRight w:val="0"/>
      <w:marTop w:val="0"/>
      <w:marBottom w:val="0"/>
      <w:divBdr>
        <w:top w:val="none" w:sz="0" w:space="0" w:color="auto"/>
        <w:left w:val="none" w:sz="0" w:space="0" w:color="auto"/>
        <w:bottom w:val="none" w:sz="0" w:space="0" w:color="auto"/>
        <w:right w:val="none" w:sz="0" w:space="0" w:color="auto"/>
      </w:divBdr>
    </w:div>
    <w:div w:id="274213324">
      <w:bodyDiv w:val="1"/>
      <w:marLeft w:val="0"/>
      <w:marRight w:val="0"/>
      <w:marTop w:val="0"/>
      <w:marBottom w:val="0"/>
      <w:divBdr>
        <w:top w:val="none" w:sz="0" w:space="0" w:color="auto"/>
        <w:left w:val="none" w:sz="0" w:space="0" w:color="auto"/>
        <w:bottom w:val="none" w:sz="0" w:space="0" w:color="auto"/>
        <w:right w:val="none" w:sz="0" w:space="0" w:color="auto"/>
      </w:divBdr>
      <w:divsChild>
        <w:div w:id="2093165138">
          <w:marLeft w:val="0"/>
          <w:marRight w:val="0"/>
          <w:marTop w:val="0"/>
          <w:marBottom w:val="0"/>
          <w:divBdr>
            <w:top w:val="none" w:sz="0" w:space="0" w:color="auto"/>
            <w:left w:val="none" w:sz="0" w:space="0" w:color="auto"/>
            <w:bottom w:val="none" w:sz="0" w:space="0" w:color="auto"/>
            <w:right w:val="none" w:sz="0" w:space="0" w:color="auto"/>
          </w:divBdr>
          <w:divsChild>
            <w:div w:id="770320969">
              <w:marLeft w:val="0"/>
              <w:marRight w:val="0"/>
              <w:marTop w:val="0"/>
              <w:marBottom w:val="0"/>
              <w:divBdr>
                <w:top w:val="none" w:sz="0" w:space="0" w:color="auto"/>
                <w:left w:val="none" w:sz="0" w:space="0" w:color="auto"/>
                <w:bottom w:val="none" w:sz="0" w:space="0" w:color="auto"/>
                <w:right w:val="none" w:sz="0" w:space="0" w:color="auto"/>
              </w:divBdr>
            </w:div>
            <w:div w:id="1120220913">
              <w:marLeft w:val="0"/>
              <w:marRight w:val="0"/>
              <w:marTop w:val="0"/>
              <w:marBottom w:val="0"/>
              <w:divBdr>
                <w:top w:val="none" w:sz="0" w:space="0" w:color="auto"/>
                <w:left w:val="none" w:sz="0" w:space="0" w:color="auto"/>
                <w:bottom w:val="none" w:sz="0" w:space="0" w:color="auto"/>
                <w:right w:val="none" w:sz="0" w:space="0" w:color="auto"/>
              </w:divBdr>
            </w:div>
            <w:div w:id="1591620283">
              <w:marLeft w:val="0"/>
              <w:marRight w:val="0"/>
              <w:marTop w:val="0"/>
              <w:marBottom w:val="0"/>
              <w:divBdr>
                <w:top w:val="none" w:sz="0" w:space="0" w:color="auto"/>
                <w:left w:val="none" w:sz="0" w:space="0" w:color="auto"/>
                <w:bottom w:val="none" w:sz="0" w:space="0" w:color="auto"/>
                <w:right w:val="none" w:sz="0" w:space="0" w:color="auto"/>
              </w:divBdr>
            </w:div>
            <w:div w:id="1020428284">
              <w:marLeft w:val="0"/>
              <w:marRight w:val="0"/>
              <w:marTop w:val="0"/>
              <w:marBottom w:val="0"/>
              <w:divBdr>
                <w:top w:val="none" w:sz="0" w:space="0" w:color="auto"/>
                <w:left w:val="none" w:sz="0" w:space="0" w:color="auto"/>
                <w:bottom w:val="none" w:sz="0" w:space="0" w:color="auto"/>
                <w:right w:val="none" w:sz="0" w:space="0" w:color="auto"/>
              </w:divBdr>
            </w:div>
            <w:div w:id="414908781">
              <w:marLeft w:val="0"/>
              <w:marRight w:val="0"/>
              <w:marTop w:val="0"/>
              <w:marBottom w:val="0"/>
              <w:divBdr>
                <w:top w:val="none" w:sz="0" w:space="0" w:color="auto"/>
                <w:left w:val="none" w:sz="0" w:space="0" w:color="auto"/>
                <w:bottom w:val="none" w:sz="0" w:space="0" w:color="auto"/>
                <w:right w:val="none" w:sz="0" w:space="0" w:color="auto"/>
              </w:divBdr>
            </w:div>
            <w:div w:id="787509036">
              <w:marLeft w:val="0"/>
              <w:marRight w:val="0"/>
              <w:marTop w:val="0"/>
              <w:marBottom w:val="0"/>
              <w:divBdr>
                <w:top w:val="none" w:sz="0" w:space="0" w:color="auto"/>
                <w:left w:val="none" w:sz="0" w:space="0" w:color="auto"/>
                <w:bottom w:val="none" w:sz="0" w:space="0" w:color="auto"/>
                <w:right w:val="none" w:sz="0" w:space="0" w:color="auto"/>
              </w:divBdr>
            </w:div>
            <w:div w:id="430321223">
              <w:marLeft w:val="0"/>
              <w:marRight w:val="0"/>
              <w:marTop w:val="0"/>
              <w:marBottom w:val="0"/>
              <w:divBdr>
                <w:top w:val="none" w:sz="0" w:space="0" w:color="auto"/>
                <w:left w:val="none" w:sz="0" w:space="0" w:color="auto"/>
                <w:bottom w:val="none" w:sz="0" w:space="0" w:color="auto"/>
                <w:right w:val="none" w:sz="0" w:space="0" w:color="auto"/>
              </w:divBdr>
            </w:div>
            <w:div w:id="1948542985">
              <w:marLeft w:val="0"/>
              <w:marRight w:val="0"/>
              <w:marTop w:val="0"/>
              <w:marBottom w:val="0"/>
              <w:divBdr>
                <w:top w:val="none" w:sz="0" w:space="0" w:color="auto"/>
                <w:left w:val="none" w:sz="0" w:space="0" w:color="auto"/>
                <w:bottom w:val="none" w:sz="0" w:space="0" w:color="auto"/>
                <w:right w:val="none" w:sz="0" w:space="0" w:color="auto"/>
              </w:divBdr>
            </w:div>
            <w:div w:id="1083987776">
              <w:marLeft w:val="0"/>
              <w:marRight w:val="0"/>
              <w:marTop w:val="0"/>
              <w:marBottom w:val="0"/>
              <w:divBdr>
                <w:top w:val="none" w:sz="0" w:space="0" w:color="auto"/>
                <w:left w:val="none" w:sz="0" w:space="0" w:color="auto"/>
                <w:bottom w:val="none" w:sz="0" w:space="0" w:color="auto"/>
                <w:right w:val="none" w:sz="0" w:space="0" w:color="auto"/>
              </w:divBdr>
            </w:div>
            <w:div w:id="1124080824">
              <w:marLeft w:val="0"/>
              <w:marRight w:val="0"/>
              <w:marTop w:val="0"/>
              <w:marBottom w:val="0"/>
              <w:divBdr>
                <w:top w:val="none" w:sz="0" w:space="0" w:color="auto"/>
                <w:left w:val="none" w:sz="0" w:space="0" w:color="auto"/>
                <w:bottom w:val="none" w:sz="0" w:space="0" w:color="auto"/>
                <w:right w:val="none" w:sz="0" w:space="0" w:color="auto"/>
              </w:divBdr>
            </w:div>
            <w:div w:id="1117413916">
              <w:marLeft w:val="0"/>
              <w:marRight w:val="0"/>
              <w:marTop w:val="0"/>
              <w:marBottom w:val="0"/>
              <w:divBdr>
                <w:top w:val="none" w:sz="0" w:space="0" w:color="auto"/>
                <w:left w:val="none" w:sz="0" w:space="0" w:color="auto"/>
                <w:bottom w:val="none" w:sz="0" w:space="0" w:color="auto"/>
                <w:right w:val="none" w:sz="0" w:space="0" w:color="auto"/>
              </w:divBdr>
            </w:div>
            <w:div w:id="1830438750">
              <w:marLeft w:val="0"/>
              <w:marRight w:val="0"/>
              <w:marTop w:val="0"/>
              <w:marBottom w:val="0"/>
              <w:divBdr>
                <w:top w:val="none" w:sz="0" w:space="0" w:color="auto"/>
                <w:left w:val="none" w:sz="0" w:space="0" w:color="auto"/>
                <w:bottom w:val="none" w:sz="0" w:space="0" w:color="auto"/>
                <w:right w:val="none" w:sz="0" w:space="0" w:color="auto"/>
              </w:divBdr>
            </w:div>
            <w:div w:id="1875265380">
              <w:marLeft w:val="0"/>
              <w:marRight w:val="0"/>
              <w:marTop w:val="0"/>
              <w:marBottom w:val="0"/>
              <w:divBdr>
                <w:top w:val="none" w:sz="0" w:space="0" w:color="auto"/>
                <w:left w:val="none" w:sz="0" w:space="0" w:color="auto"/>
                <w:bottom w:val="none" w:sz="0" w:space="0" w:color="auto"/>
                <w:right w:val="none" w:sz="0" w:space="0" w:color="auto"/>
              </w:divBdr>
            </w:div>
            <w:div w:id="1947076607">
              <w:marLeft w:val="0"/>
              <w:marRight w:val="0"/>
              <w:marTop w:val="0"/>
              <w:marBottom w:val="0"/>
              <w:divBdr>
                <w:top w:val="none" w:sz="0" w:space="0" w:color="auto"/>
                <w:left w:val="none" w:sz="0" w:space="0" w:color="auto"/>
                <w:bottom w:val="none" w:sz="0" w:space="0" w:color="auto"/>
                <w:right w:val="none" w:sz="0" w:space="0" w:color="auto"/>
              </w:divBdr>
            </w:div>
            <w:div w:id="11243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687">
      <w:bodyDiv w:val="1"/>
      <w:marLeft w:val="0"/>
      <w:marRight w:val="0"/>
      <w:marTop w:val="0"/>
      <w:marBottom w:val="0"/>
      <w:divBdr>
        <w:top w:val="none" w:sz="0" w:space="0" w:color="auto"/>
        <w:left w:val="none" w:sz="0" w:space="0" w:color="auto"/>
        <w:bottom w:val="none" w:sz="0" w:space="0" w:color="auto"/>
        <w:right w:val="none" w:sz="0" w:space="0" w:color="auto"/>
      </w:divBdr>
      <w:divsChild>
        <w:div w:id="113524931">
          <w:marLeft w:val="0"/>
          <w:marRight w:val="0"/>
          <w:marTop w:val="0"/>
          <w:marBottom w:val="0"/>
          <w:divBdr>
            <w:top w:val="none" w:sz="0" w:space="0" w:color="auto"/>
            <w:left w:val="none" w:sz="0" w:space="0" w:color="auto"/>
            <w:bottom w:val="none" w:sz="0" w:space="0" w:color="auto"/>
            <w:right w:val="none" w:sz="0" w:space="0" w:color="auto"/>
          </w:divBdr>
          <w:divsChild>
            <w:div w:id="573785698">
              <w:marLeft w:val="0"/>
              <w:marRight w:val="0"/>
              <w:marTop w:val="0"/>
              <w:marBottom w:val="0"/>
              <w:divBdr>
                <w:top w:val="none" w:sz="0" w:space="0" w:color="auto"/>
                <w:left w:val="none" w:sz="0" w:space="0" w:color="auto"/>
                <w:bottom w:val="none" w:sz="0" w:space="0" w:color="auto"/>
                <w:right w:val="none" w:sz="0" w:space="0" w:color="auto"/>
              </w:divBdr>
            </w:div>
            <w:div w:id="923417799">
              <w:marLeft w:val="0"/>
              <w:marRight w:val="0"/>
              <w:marTop w:val="0"/>
              <w:marBottom w:val="0"/>
              <w:divBdr>
                <w:top w:val="none" w:sz="0" w:space="0" w:color="auto"/>
                <w:left w:val="none" w:sz="0" w:space="0" w:color="auto"/>
                <w:bottom w:val="none" w:sz="0" w:space="0" w:color="auto"/>
                <w:right w:val="none" w:sz="0" w:space="0" w:color="auto"/>
              </w:divBdr>
            </w:div>
            <w:div w:id="843082866">
              <w:marLeft w:val="0"/>
              <w:marRight w:val="0"/>
              <w:marTop w:val="0"/>
              <w:marBottom w:val="0"/>
              <w:divBdr>
                <w:top w:val="none" w:sz="0" w:space="0" w:color="auto"/>
                <w:left w:val="none" w:sz="0" w:space="0" w:color="auto"/>
                <w:bottom w:val="none" w:sz="0" w:space="0" w:color="auto"/>
                <w:right w:val="none" w:sz="0" w:space="0" w:color="auto"/>
              </w:divBdr>
            </w:div>
            <w:div w:id="1928423164">
              <w:marLeft w:val="0"/>
              <w:marRight w:val="0"/>
              <w:marTop w:val="0"/>
              <w:marBottom w:val="0"/>
              <w:divBdr>
                <w:top w:val="none" w:sz="0" w:space="0" w:color="auto"/>
                <w:left w:val="none" w:sz="0" w:space="0" w:color="auto"/>
                <w:bottom w:val="none" w:sz="0" w:space="0" w:color="auto"/>
                <w:right w:val="none" w:sz="0" w:space="0" w:color="auto"/>
              </w:divBdr>
            </w:div>
            <w:div w:id="2118980357">
              <w:marLeft w:val="0"/>
              <w:marRight w:val="0"/>
              <w:marTop w:val="0"/>
              <w:marBottom w:val="0"/>
              <w:divBdr>
                <w:top w:val="none" w:sz="0" w:space="0" w:color="auto"/>
                <w:left w:val="none" w:sz="0" w:space="0" w:color="auto"/>
                <w:bottom w:val="none" w:sz="0" w:space="0" w:color="auto"/>
                <w:right w:val="none" w:sz="0" w:space="0" w:color="auto"/>
              </w:divBdr>
            </w:div>
            <w:div w:id="849367232">
              <w:marLeft w:val="0"/>
              <w:marRight w:val="0"/>
              <w:marTop w:val="0"/>
              <w:marBottom w:val="0"/>
              <w:divBdr>
                <w:top w:val="none" w:sz="0" w:space="0" w:color="auto"/>
                <w:left w:val="none" w:sz="0" w:space="0" w:color="auto"/>
                <w:bottom w:val="none" w:sz="0" w:space="0" w:color="auto"/>
                <w:right w:val="none" w:sz="0" w:space="0" w:color="auto"/>
              </w:divBdr>
            </w:div>
            <w:div w:id="1992784381">
              <w:marLeft w:val="0"/>
              <w:marRight w:val="0"/>
              <w:marTop w:val="0"/>
              <w:marBottom w:val="0"/>
              <w:divBdr>
                <w:top w:val="none" w:sz="0" w:space="0" w:color="auto"/>
                <w:left w:val="none" w:sz="0" w:space="0" w:color="auto"/>
                <w:bottom w:val="none" w:sz="0" w:space="0" w:color="auto"/>
                <w:right w:val="none" w:sz="0" w:space="0" w:color="auto"/>
              </w:divBdr>
            </w:div>
            <w:div w:id="2040620534">
              <w:marLeft w:val="0"/>
              <w:marRight w:val="0"/>
              <w:marTop w:val="0"/>
              <w:marBottom w:val="0"/>
              <w:divBdr>
                <w:top w:val="none" w:sz="0" w:space="0" w:color="auto"/>
                <w:left w:val="none" w:sz="0" w:space="0" w:color="auto"/>
                <w:bottom w:val="none" w:sz="0" w:space="0" w:color="auto"/>
                <w:right w:val="none" w:sz="0" w:space="0" w:color="auto"/>
              </w:divBdr>
            </w:div>
            <w:div w:id="642926483">
              <w:marLeft w:val="0"/>
              <w:marRight w:val="0"/>
              <w:marTop w:val="0"/>
              <w:marBottom w:val="0"/>
              <w:divBdr>
                <w:top w:val="none" w:sz="0" w:space="0" w:color="auto"/>
                <w:left w:val="none" w:sz="0" w:space="0" w:color="auto"/>
                <w:bottom w:val="none" w:sz="0" w:space="0" w:color="auto"/>
                <w:right w:val="none" w:sz="0" w:space="0" w:color="auto"/>
              </w:divBdr>
            </w:div>
            <w:div w:id="2090030036">
              <w:marLeft w:val="0"/>
              <w:marRight w:val="0"/>
              <w:marTop w:val="0"/>
              <w:marBottom w:val="0"/>
              <w:divBdr>
                <w:top w:val="none" w:sz="0" w:space="0" w:color="auto"/>
                <w:left w:val="none" w:sz="0" w:space="0" w:color="auto"/>
                <w:bottom w:val="none" w:sz="0" w:space="0" w:color="auto"/>
                <w:right w:val="none" w:sz="0" w:space="0" w:color="auto"/>
              </w:divBdr>
            </w:div>
            <w:div w:id="345987910">
              <w:marLeft w:val="0"/>
              <w:marRight w:val="0"/>
              <w:marTop w:val="0"/>
              <w:marBottom w:val="0"/>
              <w:divBdr>
                <w:top w:val="none" w:sz="0" w:space="0" w:color="auto"/>
                <w:left w:val="none" w:sz="0" w:space="0" w:color="auto"/>
                <w:bottom w:val="none" w:sz="0" w:space="0" w:color="auto"/>
                <w:right w:val="none" w:sz="0" w:space="0" w:color="auto"/>
              </w:divBdr>
            </w:div>
            <w:div w:id="719476473">
              <w:marLeft w:val="0"/>
              <w:marRight w:val="0"/>
              <w:marTop w:val="0"/>
              <w:marBottom w:val="0"/>
              <w:divBdr>
                <w:top w:val="none" w:sz="0" w:space="0" w:color="auto"/>
                <w:left w:val="none" w:sz="0" w:space="0" w:color="auto"/>
                <w:bottom w:val="none" w:sz="0" w:space="0" w:color="auto"/>
                <w:right w:val="none" w:sz="0" w:space="0" w:color="auto"/>
              </w:divBdr>
            </w:div>
            <w:div w:id="869680737">
              <w:marLeft w:val="0"/>
              <w:marRight w:val="0"/>
              <w:marTop w:val="0"/>
              <w:marBottom w:val="0"/>
              <w:divBdr>
                <w:top w:val="none" w:sz="0" w:space="0" w:color="auto"/>
                <w:left w:val="none" w:sz="0" w:space="0" w:color="auto"/>
                <w:bottom w:val="none" w:sz="0" w:space="0" w:color="auto"/>
                <w:right w:val="none" w:sz="0" w:space="0" w:color="auto"/>
              </w:divBdr>
            </w:div>
            <w:div w:id="464543306">
              <w:marLeft w:val="0"/>
              <w:marRight w:val="0"/>
              <w:marTop w:val="0"/>
              <w:marBottom w:val="0"/>
              <w:divBdr>
                <w:top w:val="none" w:sz="0" w:space="0" w:color="auto"/>
                <w:left w:val="none" w:sz="0" w:space="0" w:color="auto"/>
                <w:bottom w:val="none" w:sz="0" w:space="0" w:color="auto"/>
                <w:right w:val="none" w:sz="0" w:space="0" w:color="auto"/>
              </w:divBdr>
            </w:div>
            <w:div w:id="19287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421">
      <w:bodyDiv w:val="1"/>
      <w:marLeft w:val="0"/>
      <w:marRight w:val="0"/>
      <w:marTop w:val="0"/>
      <w:marBottom w:val="0"/>
      <w:divBdr>
        <w:top w:val="none" w:sz="0" w:space="0" w:color="auto"/>
        <w:left w:val="none" w:sz="0" w:space="0" w:color="auto"/>
        <w:bottom w:val="none" w:sz="0" w:space="0" w:color="auto"/>
        <w:right w:val="none" w:sz="0" w:space="0" w:color="auto"/>
      </w:divBdr>
    </w:div>
    <w:div w:id="505898422">
      <w:bodyDiv w:val="1"/>
      <w:marLeft w:val="0"/>
      <w:marRight w:val="0"/>
      <w:marTop w:val="0"/>
      <w:marBottom w:val="0"/>
      <w:divBdr>
        <w:top w:val="none" w:sz="0" w:space="0" w:color="auto"/>
        <w:left w:val="none" w:sz="0" w:space="0" w:color="auto"/>
        <w:bottom w:val="none" w:sz="0" w:space="0" w:color="auto"/>
        <w:right w:val="none" w:sz="0" w:space="0" w:color="auto"/>
      </w:divBdr>
    </w:div>
    <w:div w:id="597520248">
      <w:bodyDiv w:val="1"/>
      <w:marLeft w:val="0"/>
      <w:marRight w:val="0"/>
      <w:marTop w:val="0"/>
      <w:marBottom w:val="0"/>
      <w:divBdr>
        <w:top w:val="none" w:sz="0" w:space="0" w:color="auto"/>
        <w:left w:val="none" w:sz="0" w:space="0" w:color="auto"/>
        <w:bottom w:val="none" w:sz="0" w:space="0" w:color="auto"/>
        <w:right w:val="none" w:sz="0" w:space="0" w:color="auto"/>
      </w:divBdr>
    </w:div>
    <w:div w:id="727801342">
      <w:bodyDiv w:val="1"/>
      <w:marLeft w:val="0"/>
      <w:marRight w:val="0"/>
      <w:marTop w:val="0"/>
      <w:marBottom w:val="0"/>
      <w:divBdr>
        <w:top w:val="none" w:sz="0" w:space="0" w:color="auto"/>
        <w:left w:val="none" w:sz="0" w:space="0" w:color="auto"/>
        <w:bottom w:val="none" w:sz="0" w:space="0" w:color="auto"/>
        <w:right w:val="none" w:sz="0" w:space="0" w:color="auto"/>
      </w:divBdr>
    </w:div>
    <w:div w:id="765813053">
      <w:bodyDiv w:val="1"/>
      <w:marLeft w:val="0"/>
      <w:marRight w:val="0"/>
      <w:marTop w:val="0"/>
      <w:marBottom w:val="0"/>
      <w:divBdr>
        <w:top w:val="none" w:sz="0" w:space="0" w:color="auto"/>
        <w:left w:val="none" w:sz="0" w:space="0" w:color="auto"/>
        <w:bottom w:val="none" w:sz="0" w:space="0" w:color="auto"/>
        <w:right w:val="none" w:sz="0" w:space="0" w:color="auto"/>
      </w:divBdr>
    </w:div>
    <w:div w:id="943998966">
      <w:bodyDiv w:val="1"/>
      <w:marLeft w:val="0"/>
      <w:marRight w:val="0"/>
      <w:marTop w:val="0"/>
      <w:marBottom w:val="0"/>
      <w:divBdr>
        <w:top w:val="none" w:sz="0" w:space="0" w:color="auto"/>
        <w:left w:val="none" w:sz="0" w:space="0" w:color="auto"/>
        <w:bottom w:val="none" w:sz="0" w:space="0" w:color="auto"/>
        <w:right w:val="none" w:sz="0" w:space="0" w:color="auto"/>
      </w:divBdr>
    </w:div>
    <w:div w:id="1068839889">
      <w:bodyDiv w:val="1"/>
      <w:marLeft w:val="0"/>
      <w:marRight w:val="0"/>
      <w:marTop w:val="0"/>
      <w:marBottom w:val="0"/>
      <w:divBdr>
        <w:top w:val="none" w:sz="0" w:space="0" w:color="auto"/>
        <w:left w:val="none" w:sz="0" w:space="0" w:color="auto"/>
        <w:bottom w:val="none" w:sz="0" w:space="0" w:color="auto"/>
        <w:right w:val="none" w:sz="0" w:space="0" w:color="auto"/>
      </w:divBdr>
    </w:div>
    <w:div w:id="1074939071">
      <w:bodyDiv w:val="1"/>
      <w:marLeft w:val="0"/>
      <w:marRight w:val="0"/>
      <w:marTop w:val="0"/>
      <w:marBottom w:val="0"/>
      <w:divBdr>
        <w:top w:val="none" w:sz="0" w:space="0" w:color="auto"/>
        <w:left w:val="none" w:sz="0" w:space="0" w:color="auto"/>
        <w:bottom w:val="none" w:sz="0" w:space="0" w:color="auto"/>
        <w:right w:val="none" w:sz="0" w:space="0" w:color="auto"/>
      </w:divBdr>
    </w:div>
    <w:div w:id="1164397000">
      <w:bodyDiv w:val="1"/>
      <w:marLeft w:val="0"/>
      <w:marRight w:val="0"/>
      <w:marTop w:val="0"/>
      <w:marBottom w:val="0"/>
      <w:divBdr>
        <w:top w:val="none" w:sz="0" w:space="0" w:color="auto"/>
        <w:left w:val="none" w:sz="0" w:space="0" w:color="auto"/>
        <w:bottom w:val="none" w:sz="0" w:space="0" w:color="auto"/>
        <w:right w:val="none" w:sz="0" w:space="0" w:color="auto"/>
      </w:divBdr>
    </w:div>
    <w:div w:id="1251623486">
      <w:bodyDiv w:val="1"/>
      <w:marLeft w:val="0"/>
      <w:marRight w:val="0"/>
      <w:marTop w:val="0"/>
      <w:marBottom w:val="0"/>
      <w:divBdr>
        <w:top w:val="none" w:sz="0" w:space="0" w:color="auto"/>
        <w:left w:val="none" w:sz="0" w:space="0" w:color="auto"/>
        <w:bottom w:val="none" w:sz="0" w:space="0" w:color="auto"/>
        <w:right w:val="none" w:sz="0" w:space="0" w:color="auto"/>
      </w:divBdr>
      <w:divsChild>
        <w:div w:id="1111127794">
          <w:marLeft w:val="0"/>
          <w:marRight w:val="0"/>
          <w:marTop w:val="0"/>
          <w:marBottom w:val="0"/>
          <w:divBdr>
            <w:top w:val="none" w:sz="0" w:space="0" w:color="auto"/>
            <w:left w:val="none" w:sz="0" w:space="0" w:color="auto"/>
            <w:bottom w:val="none" w:sz="0" w:space="0" w:color="auto"/>
            <w:right w:val="none" w:sz="0" w:space="0" w:color="auto"/>
          </w:divBdr>
          <w:divsChild>
            <w:div w:id="13405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9523">
      <w:bodyDiv w:val="1"/>
      <w:marLeft w:val="0"/>
      <w:marRight w:val="0"/>
      <w:marTop w:val="0"/>
      <w:marBottom w:val="0"/>
      <w:divBdr>
        <w:top w:val="none" w:sz="0" w:space="0" w:color="auto"/>
        <w:left w:val="none" w:sz="0" w:space="0" w:color="auto"/>
        <w:bottom w:val="none" w:sz="0" w:space="0" w:color="auto"/>
        <w:right w:val="none" w:sz="0" w:space="0" w:color="auto"/>
      </w:divBdr>
    </w:div>
    <w:div w:id="1290167999">
      <w:bodyDiv w:val="1"/>
      <w:marLeft w:val="0"/>
      <w:marRight w:val="0"/>
      <w:marTop w:val="0"/>
      <w:marBottom w:val="0"/>
      <w:divBdr>
        <w:top w:val="none" w:sz="0" w:space="0" w:color="auto"/>
        <w:left w:val="none" w:sz="0" w:space="0" w:color="auto"/>
        <w:bottom w:val="none" w:sz="0" w:space="0" w:color="auto"/>
        <w:right w:val="none" w:sz="0" w:space="0" w:color="auto"/>
      </w:divBdr>
    </w:div>
    <w:div w:id="1295722259">
      <w:bodyDiv w:val="1"/>
      <w:marLeft w:val="0"/>
      <w:marRight w:val="0"/>
      <w:marTop w:val="0"/>
      <w:marBottom w:val="0"/>
      <w:divBdr>
        <w:top w:val="none" w:sz="0" w:space="0" w:color="auto"/>
        <w:left w:val="none" w:sz="0" w:space="0" w:color="auto"/>
        <w:bottom w:val="none" w:sz="0" w:space="0" w:color="auto"/>
        <w:right w:val="none" w:sz="0" w:space="0" w:color="auto"/>
      </w:divBdr>
    </w:div>
    <w:div w:id="1504471536">
      <w:bodyDiv w:val="1"/>
      <w:marLeft w:val="0"/>
      <w:marRight w:val="0"/>
      <w:marTop w:val="0"/>
      <w:marBottom w:val="0"/>
      <w:divBdr>
        <w:top w:val="none" w:sz="0" w:space="0" w:color="auto"/>
        <w:left w:val="none" w:sz="0" w:space="0" w:color="auto"/>
        <w:bottom w:val="none" w:sz="0" w:space="0" w:color="auto"/>
        <w:right w:val="none" w:sz="0" w:space="0" w:color="auto"/>
      </w:divBdr>
    </w:div>
    <w:div w:id="1555701252">
      <w:bodyDiv w:val="1"/>
      <w:marLeft w:val="0"/>
      <w:marRight w:val="0"/>
      <w:marTop w:val="0"/>
      <w:marBottom w:val="0"/>
      <w:divBdr>
        <w:top w:val="none" w:sz="0" w:space="0" w:color="auto"/>
        <w:left w:val="none" w:sz="0" w:space="0" w:color="auto"/>
        <w:bottom w:val="none" w:sz="0" w:space="0" w:color="auto"/>
        <w:right w:val="none" w:sz="0" w:space="0" w:color="auto"/>
      </w:divBdr>
    </w:div>
    <w:div w:id="1651403789">
      <w:bodyDiv w:val="1"/>
      <w:marLeft w:val="0"/>
      <w:marRight w:val="0"/>
      <w:marTop w:val="0"/>
      <w:marBottom w:val="0"/>
      <w:divBdr>
        <w:top w:val="none" w:sz="0" w:space="0" w:color="auto"/>
        <w:left w:val="none" w:sz="0" w:space="0" w:color="auto"/>
        <w:bottom w:val="none" w:sz="0" w:space="0" w:color="auto"/>
        <w:right w:val="none" w:sz="0" w:space="0" w:color="auto"/>
      </w:divBdr>
    </w:div>
    <w:div w:id="1695770412">
      <w:bodyDiv w:val="1"/>
      <w:marLeft w:val="0"/>
      <w:marRight w:val="0"/>
      <w:marTop w:val="0"/>
      <w:marBottom w:val="0"/>
      <w:divBdr>
        <w:top w:val="none" w:sz="0" w:space="0" w:color="auto"/>
        <w:left w:val="none" w:sz="0" w:space="0" w:color="auto"/>
        <w:bottom w:val="none" w:sz="0" w:space="0" w:color="auto"/>
        <w:right w:val="none" w:sz="0" w:space="0" w:color="auto"/>
      </w:divBdr>
    </w:div>
    <w:div w:id="1883134093">
      <w:bodyDiv w:val="1"/>
      <w:marLeft w:val="0"/>
      <w:marRight w:val="0"/>
      <w:marTop w:val="0"/>
      <w:marBottom w:val="0"/>
      <w:divBdr>
        <w:top w:val="none" w:sz="0" w:space="0" w:color="auto"/>
        <w:left w:val="none" w:sz="0" w:space="0" w:color="auto"/>
        <w:bottom w:val="none" w:sz="0" w:space="0" w:color="auto"/>
        <w:right w:val="none" w:sz="0" w:space="0" w:color="auto"/>
      </w:divBdr>
    </w:div>
    <w:div w:id="2027292717">
      <w:bodyDiv w:val="1"/>
      <w:marLeft w:val="0"/>
      <w:marRight w:val="0"/>
      <w:marTop w:val="0"/>
      <w:marBottom w:val="0"/>
      <w:divBdr>
        <w:top w:val="none" w:sz="0" w:space="0" w:color="auto"/>
        <w:left w:val="none" w:sz="0" w:space="0" w:color="auto"/>
        <w:bottom w:val="none" w:sz="0" w:space="0" w:color="auto"/>
        <w:right w:val="none" w:sz="0" w:space="0" w:color="auto"/>
      </w:divBdr>
    </w:div>
    <w:div w:id="2098667866">
      <w:bodyDiv w:val="1"/>
      <w:marLeft w:val="0"/>
      <w:marRight w:val="0"/>
      <w:marTop w:val="0"/>
      <w:marBottom w:val="0"/>
      <w:divBdr>
        <w:top w:val="none" w:sz="0" w:space="0" w:color="auto"/>
        <w:left w:val="none" w:sz="0" w:space="0" w:color="auto"/>
        <w:bottom w:val="none" w:sz="0" w:space="0" w:color="auto"/>
        <w:right w:val="none" w:sz="0" w:space="0" w:color="auto"/>
      </w:divBdr>
    </w:div>
    <w:div w:id="2112506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g"/><Relationship Id="rId84" Type="http://schemas.openxmlformats.org/officeDocument/2006/relationships/image" Target="media/image71.png"/><Relationship Id="rId89" Type="http://schemas.openxmlformats.org/officeDocument/2006/relationships/image" Target="media/image76.jpeg"/><Relationship Id="rId112" Type="http://schemas.openxmlformats.org/officeDocument/2006/relationships/fontTable" Target="fontTable.xml"/><Relationship Id="rId16" Type="http://schemas.openxmlformats.org/officeDocument/2006/relationships/header" Target="header4.xml"/><Relationship Id="rId107" Type="http://schemas.openxmlformats.org/officeDocument/2006/relationships/image" Target="media/image94.jpeg"/><Relationship Id="rId11" Type="http://schemas.openxmlformats.org/officeDocument/2006/relationships/image" Target="media/image3.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eg"/><Relationship Id="rId5" Type="http://schemas.openxmlformats.org/officeDocument/2006/relationships/settings" Target="settings.xml"/><Relationship Id="rId90" Type="http://schemas.openxmlformats.org/officeDocument/2006/relationships/image" Target="media/image77.jpeg"/><Relationship Id="rId95" Type="http://schemas.openxmlformats.org/officeDocument/2006/relationships/image" Target="media/image82.jpeg"/><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theme" Target="theme/theme1.xml"/><Relationship Id="rId80" Type="http://schemas.openxmlformats.org/officeDocument/2006/relationships/image" Target="media/image67.jp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footer" Target="footer1.xml"/><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jpeg"/><Relationship Id="rId108" Type="http://schemas.openxmlformats.org/officeDocument/2006/relationships/image" Target="media/image95.jpe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jpeg"/><Relationship Id="rId96"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jpe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G"/><Relationship Id="rId86" Type="http://schemas.openxmlformats.org/officeDocument/2006/relationships/image" Target="media/image73.png"/><Relationship Id="rId94" Type="http://schemas.openxmlformats.org/officeDocument/2006/relationships/image" Target="media/image81.jpeg"/><Relationship Id="rId99" Type="http://schemas.openxmlformats.org/officeDocument/2006/relationships/image" Target="media/image86.jpeg"/><Relationship Id="rId101" Type="http://schemas.openxmlformats.org/officeDocument/2006/relationships/image" Target="media/image88.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jpe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jpeg"/><Relationship Id="rId104" Type="http://schemas.openxmlformats.org/officeDocument/2006/relationships/image" Target="media/image91.jpeg"/><Relationship Id="rId7" Type="http://schemas.openxmlformats.org/officeDocument/2006/relationships/footnotes" Target="footnotes.xml"/><Relationship Id="rId71" Type="http://schemas.openxmlformats.org/officeDocument/2006/relationships/image" Target="media/image58.jpe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jpg"/><Relationship Id="rId87" Type="http://schemas.openxmlformats.org/officeDocument/2006/relationships/image" Target="media/image74.png"/><Relationship Id="rId110" Type="http://schemas.openxmlformats.org/officeDocument/2006/relationships/image" Target="media/image97.jpe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jpeg"/><Relationship Id="rId14"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eg"/><Relationship Id="rId105" Type="http://schemas.openxmlformats.org/officeDocument/2006/relationships/image" Target="media/image92.jpe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jp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7.jpe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50B489-3EDA-4EEA-BE94-F13443B4F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86</Pages>
  <Words>19031</Words>
  <Characters>24742</Characters>
  <Application>Microsoft Office Word</Application>
  <DocSecurity>0</DocSecurity>
  <Lines>1124</Lines>
  <Paragraphs>841</Paragraphs>
  <ScaleCrop>false</ScaleCrop>
  <Company>Microsoft</Company>
  <LinksUpToDate>false</LinksUpToDate>
  <CharactersWithSpaces>42932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334</cp:revision>
  <dcterms:created xsi:type="dcterms:W3CDTF">2025-05-11T13:24:00Z</dcterms:created>
  <dcterms:modified xsi:type="dcterms:W3CDTF">2025-05-14T06:23:00Z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2A9B4834815B42FBA91D27D671440F40_13</vt:lpwstr>
  </property>
</Properties>
</file>